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07E04" w14:textId="77777777" w:rsidR="005F457E" w:rsidRDefault="00000000">
      <w:pPr>
        <w:spacing w:after="0" w:line="360" w:lineRule="auto"/>
        <w:ind w:firstLineChars="0" w:firstLine="0"/>
        <w:jc w:val="center"/>
        <w:textAlignment w:val="auto"/>
        <w:rPr>
          <w:rFonts w:eastAsia="宋体"/>
          <w:b/>
          <w:color w:val="000000" w:themeColor="text1"/>
          <w:sz w:val="40"/>
          <w:szCs w:val="40"/>
        </w:rPr>
      </w:pPr>
      <w:bookmarkStart w:id="0" w:name="_Toc25501"/>
      <w:bookmarkStart w:id="1" w:name="_Toc173927324"/>
      <w:r>
        <w:rPr>
          <w:rFonts w:eastAsia="宋体" w:hint="eastAsia"/>
          <w:b/>
          <w:color w:val="000000" w:themeColor="text1"/>
          <w:sz w:val="40"/>
          <w:szCs w:val="40"/>
        </w:rPr>
        <w:t>奥飞数据中心</w:t>
      </w:r>
    </w:p>
    <w:p w14:paraId="07AF2690" w14:textId="77777777" w:rsidR="005F457E" w:rsidRDefault="00000000">
      <w:pPr>
        <w:kinsoku w:val="0"/>
        <w:spacing w:after="0" w:line="360" w:lineRule="auto"/>
        <w:ind w:firstLineChars="0" w:firstLine="0"/>
        <w:jc w:val="center"/>
        <w:textAlignment w:val="auto"/>
        <w:rPr>
          <w:rFonts w:eastAsia="宋体"/>
          <w:b/>
          <w:color w:val="000000" w:themeColor="text1"/>
          <w:sz w:val="40"/>
          <w:szCs w:val="40"/>
        </w:rPr>
      </w:pPr>
      <w:r>
        <w:rPr>
          <w:rFonts w:eastAsia="宋体" w:hint="eastAsia"/>
          <w:b/>
          <w:color w:val="000000" w:themeColor="text1"/>
          <w:sz w:val="40"/>
          <w:szCs w:val="40"/>
        </w:rPr>
        <w:t>基础设施领域不动产投资信托基金</w:t>
      </w:r>
      <w:bookmarkEnd w:id="0"/>
      <w:bookmarkEnd w:id="1"/>
      <w:r>
        <w:rPr>
          <w:rFonts w:eastAsia="宋体" w:hint="eastAsia"/>
          <w:b/>
          <w:color w:val="000000" w:themeColor="text1"/>
          <w:sz w:val="40"/>
          <w:szCs w:val="40"/>
        </w:rPr>
        <w:t>（</w:t>
      </w:r>
      <w:r>
        <w:rPr>
          <w:rFonts w:eastAsia="宋体"/>
          <w:b/>
          <w:color w:val="000000" w:themeColor="text1"/>
          <w:sz w:val="40"/>
          <w:szCs w:val="40"/>
        </w:rPr>
        <w:t>REITs</w:t>
      </w:r>
      <w:r>
        <w:rPr>
          <w:rFonts w:eastAsia="宋体" w:hint="eastAsia"/>
          <w:b/>
          <w:color w:val="000000" w:themeColor="text1"/>
          <w:sz w:val="40"/>
          <w:szCs w:val="40"/>
        </w:rPr>
        <w:t>）</w:t>
      </w:r>
    </w:p>
    <w:p w14:paraId="6567243F" w14:textId="77777777" w:rsidR="005F457E" w:rsidRDefault="00000000">
      <w:pPr>
        <w:spacing w:after="0" w:line="360" w:lineRule="auto"/>
        <w:ind w:firstLineChars="0" w:firstLine="0"/>
        <w:jc w:val="center"/>
        <w:textAlignment w:val="auto"/>
        <w:rPr>
          <w:rFonts w:eastAsia="宋体"/>
          <w:b/>
          <w:color w:val="000000" w:themeColor="text1"/>
          <w:sz w:val="40"/>
          <w:szCs w:val="40"/>
        </w:rPr>
      </w:pPr>
      <w:bookmarkStart w:id="2" w:name="_Toc29392"/>
      <w:bookmarkStart w:id="3" w:name="_Toc173927326"/>
      <w:r>
        <w:rPr>
          <w:rFonts w:eastAsia="宋体" w:hint="eastAsia"/>
          <w:b/>
          <w:color w:val="000000" w:themeColor="text1"/>
          <w:sz w:val="40"/>
          <w:szCs w:val="40"/>
        </w:rPr>
        <w:t>项目申报材料</w:t>
      </w:r>
      <w:bookmarkEnd w:id="2"/>
      <w:bookmarkEnd w:id="3"/>
    </w:p>
    <w:p w14:paraId="40E67F18" w14:textId="77777777" w:rsidR="005F457E" w:rsidRDefault="005F457E">
      <w:pPr>
        <w:spacing w:after="0" w:line="360" w:lineRule="auto"/>
        <w:ind w:firstLineChars="0" w:firstLine="0"/>
        <w:jc w:val="center"/>
        <w:rPr>
          <w:color w:val="000000" w:themeColor="text1"/>
        </w:rPr>
      </w:pPr>
    </w:p>
    <w:p w14:paraId="65A69F5F" w14:textId="762DECF6" w:rsidR="005F457E" w:rsidRDefault="00000000">
      <w:pPr>
        <w:spacing w:after="0" w:line="360" w:lineRule="auto"/>
        <w:ind w:firstLineChars="0" w:firstLine="0"/>
        <w:jc w:val="center"/>
        <w:rPr>
          <w:color w:val="000000" w:themeColor="text1"/>
        </w:rPr>
      </w:pPr>
      <w:r>
        <w:rPr>
          <w:noProof/>
          <w:color w:val="000000" w:themeColor="text1"/>
        </w:rPr>
        <w:drawing>
          <wp:inline distT="0" distB="0" distL="0" distR="0" wp14:anchorId="020569A6" wp14:editId="62C7D050">
            <wp:extent cx="1950085" cy="579120"/>
            <wp:effectExtent l="0" t="0" r="0" b="6350"/>
            <wp:docPr id="8102424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242456" name="图片 1"/>
                    <pic:cNvPicPr>
                      <a:picLocks noChangeAspect="1" noChangeArrowheads="1"/>
                    </pic:cNvPicPr>
                  </pic:nvPicPr>
                  <pic:blipFill>
                    <a:blip r:embed="rId9" cstate="print">
                      <a:extLst>
                        <a:ext uri="{28A0092B-C50C-407E-A947-70E740481C1C}">
                          <a14:useLocalDpi xmlns:a14="http://schemas.microsoft.com/office/drawing/2010/main" val="0"/>
                        </a:ext>
                      </a:extLst>
                    </a:blip>
                    <a:srcRect b="20901"/>
                    <a:stretch>
                      <a:fillRect/>
                    </a:stretch>
                  </pic:blipFill>
                  <pic:spPr>
                    <a:xfrm>
                      <a:off x="0" y="0"/>
                      <a:ext cx="1950085" cy="579120"/>
                    </a:xfrm>
                    <a:prstGeom prst="rect">
                      <a:avLst/>
                    </a:prstGeom>
                    <a:noFill/>
                    <a:ln>
                      <a:noFill/>
                    </a:ln>
                  </pic:spPr>
                </pic:pic>
              </a:graphicData>
            </a:graphic>
          </wp:inline>
        </w:drawing>
      </w:r>
    </w:p>
    <w:p w14:paraId="443CEFAE" w14:textId="77777777" w:rsidR="005F457E" w:rsidRDefault="00000000">
      <w:pPr>
        <w:spacing w:after="0" w:line="360" w:lineRule="auto"/>
        <w:ind w:firstLineChars="0" w:firstLine="0"/>
        <w:jc w:val="center"/>
        <w:rPr>
          <w:color w:val="000000" w:themeColor="text1"/>
        </w:rPr>
      </w:pPr>
      <w:bookmarkStart w:id="4" w:name="_Toc173927327"/>
      <w:bookmarkStart w:id="5" w:name="_Toc21474"/>
      <w:r>
        <w:rPr>
          <w:rFonts w:hint="eastAsia"/>
          <w:color w:val="000000" w:themeColor="text1"/>
        </w:rPr>
        <w:t>原始权益人</w:t>
      </w:r>
      <w:bookmarkEnd w:id="4"/>
      <w:bookmarkEnd w:id="5"/>
    </w:p>
    <w:p w14:paraId="45AC28FF" w14:textId="77777777" w:rsidR="005F457E" w:rsidRDefault="00000000">
      <w:pPr>
        <w:spacing w:after="0" w:line="360" w:lineRule="auto"/>
        <w:ind w:firstLineChars="0" w:firstLine="0"/>
        <w:jc w:val="center"/>
        <w:rPr>
          <w:color w:val="000000" w:themeColor="text1"/>
        </w:rPr>
      </w:pPr>
      <w:r>
        <w:rPr>
          <w:rFonts w:hint="eastAsia"/>
          <w:color w:val="000000" w:themeColor="text1"/>
        </w:rPr>
        <w:t>广东奥飞数据科技股份有限公司</w:t>
      </w:r>
    </w:p>
    <w:p w14:paraId="73A753B9" w14:textId="77777777" w:rsidR="005F457E" w:rsidRDefault="00000000">
      <w:pPr>
        <w:spacing w:after="0" w:line="360" w:lineRule="auto"/>
        <w:ind w:firstLineChars="0" w:firstLine="0"/>
        <w:jc w:val="center"/>
        <w:rPr>
          <w:color w:val="000000" w:themeColor="text1"/>
        </w:rPr>
      </w:pPr>
      <w:r>
        <w:rPr>
          <w:rFonts w:hint="eastAsia"/>
          <w:color w:val="000000" w:themeColor="text1"/>
        </w:rPr>
        <w:t>固安聚龙自动化设备有限公司</w:t>
      </w:r>
    </w:p>
    <w:p w14:paraId="202FE9F5" w14:textId="77777777" w:rsidR="005F457E" w:rsidRDefault="00000000">
      <w:pPr>
        <w:spacing w:after="0" w:line="360" w:lineRule="auto"/>
        <w:ind w:firstLineChars="0" w:firstLine="0"/>
        <w:jc w:val="center"/>
        <w:rPr>
          <w:rFonts w:eastAsiaTheme="minorEastAsia"/>
          <w:color w:val="000000" w:themeColor="text1"/>
        </w:rPr>
      </w:pPr>
      <w:r>
        <w:rPr>
          <w:rFonts w:hint="eastAsia"/>
          <w:color w:val="000000" w:themeColor="text1"/>
        </w:rPr>
        <w:t>广州市昊盈计算机科技有限公司</w:t>
      </w:r>
    </w:p>
    <w:p w14:paraId="692F26DB" w14:textId="77777777" w:rsidR="005F457E" w:rsidRDefault="00000000">
      <w:pPr>
        <w:spacing w:after="0" w:line="360" w:lineRule="auto"/>
        <w:ind w:firstLineChars="0" w:firstLine="0"/>
        <w:jc w:val="center"/>
        <w:rPr>
          <w:color w:val="000000" w:themeColor="text1"/>
        </w:rPr>
      </w:pPr>
      <w:r>
        <w:rPr>
          <w:color w:val="000000" w:themeColor="text1"/>
        </w:rPr>
        <w:t>2026</w:t>
      </w:r>
      <w:r>
        <w:rPr>
          <w:rFonts w:hint="eastAsia"/>
          <w:color w:val="000000" w:themeColor="text1"/>
        </w:rPr>
        <w:t>年</w:t>
      </w:r>
      <w:r>
        <w:rPr>
          <w:color w:val="000000" w:themeColor="text1"/>
        </w:rPr>
        <w:t xml:space="preserve"> </w:t>
      </w:r>
      <w:ins w:id="6" w:author="乃达 郜" w:date="2026-07-07T09:23:00Z">
        <w:r>
          <w:rPr>
            <w:rFonts w:hint="eastAsia"/>
            <w:color w:val="000000" w:themeColor="text1"/>
          </w:rPr>
          <w:t>7</w:t>
        </w:r>
      </w:ins>
      <w:del w:id="7" w:author="乃达 郜" w:date="2026-07-07T09:23:00Z">
        <w:r>
          <w:rPr>
            <w:rFonts w:hint="eastAsia"/>
            <w:color w:val="000000" w:themeColor="text1"/>
          </w:rPr>
          <w:delText>6</w:delText>
        </w:r>
      </w:del>
      <w:r>
        <w:rPr>
          <w:color w:val="000000" w:themeColor="text1"/>
        </w:rPr>
        <w:t xml:space="preserve"> </w:t>
      </w:r>
      <w:r>
        <w:rPr>
          <w:rFonts w:hint="eastAsia"/>
          <w:color w:val="000000" w:themeColor="text1"/>
        </w:rPr>
        <w:t>月</w:t>
      </w:r>
    </w:p>
    <w:p w14:paraId="50F28B01" w14:textId="77777777" w:rsidR="005F457E" w:rsidRDefault="005F457E">
      <w:pPr>
        <w:spacing w:after="0" w:line="360" w:lineRule="auto"/>
        <w:ind w:firstLineChars="0" w:firstLine="0"/>
        <w:jc w:val="center"/>
        <w:rPr>
          <w:color w:val="000000" w:themeColor="text1"/>
        </w:rPr>
      </w:pPr>
    </w:p>
    <w:p w14:paraId="31EDB773" w14:textId="77777777" w:rsidR="005F457E" w:rsidRDefault="00000000">
      <w:pPr>
        <w:spacing w:after="0" w:line="360" w:lineRule="auto"/>
        <w:ind w:firstLineChars="300" w:firstLine="720"/>
        <w:rPr>
          <w:color w:val="000000" w:themeColor="text1"/>
          <w:sz w:val="32"/>
          <w:szCs w:val="32"/>
        </w:rPr>
      </w:pPr>
      <w:r>
        <w:rPr>
          <w:noProof/>
          <w:color w:val="000000" w:themeColor="text1"/>
          <w:szCs w:val="21"/>
        </w:rPr>
        <w:drawing>
          <wp:inline distT="0" distB="0" distL="0" distR="0" wp14:anchorId="75CC94D2" wp14:editId="44763A8B">
            <wp:extent cx="1436370" cy="367030"/>
            <wp:effectExtent l="0" t="0" r="11430" b="1270"/>
            <wp:docPr id="15" name="图片 14" descr="徽标&#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4" descr="徽标&#10;&#10;描述已自动生成"/>
                    <pic:cNvPicPr>
                      <a:picLocks noChangeAspect="1"/>
                    </pic:cNvPicPr>
                  </pic:nvPicPr>
                  <pic:blipFill>
                    <a:blip r:embed="rId10" cstate="email"/>
                    <a:stretch>
                      <a:fillRect/>
                    </a:stretch>
                  </pic:blipFill>
                  <pic:spPr>
                    <a:xfrm>
                      <a:off x="0" y="0"/>
                      <a:ext cx="1454409" cy="371608"/>
                    </a:xfrm>
                    <a:prstGeom prst="rect">
                      <a:avLst/>
                    </a:prstGeom>
                  </pic:spPr>
                </pic:pic>
              </a:graphicData>
            </a:graphic>
          </wp:inline>
        </w:drawing>
      </w:r>
      <w:r>
        <w:rPr>
          <w:noProof/>
          <w:color w:val="000000" w:themeColor="text1"/>
          <w:sz w:val="32"/>
          <w:szCs w:val="32"/>
        </w:rPr>
        <w:drawing>
          <wp:inline distT="0" distB="0" distL="0" distR="0" wp14:anchorId="06B0C2E3" wp14:editId="46313084">
            <wp:extent cx="1507490" cy="406400"/>
            <wp:effectExtent l="0" t="0" r="3810" b="0"/>
            <wp:docPr id="14" name="图片 13" descr="徽标, 公司名称&#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descr="徽标, 公司名称&#10;&#10;描述已自动生成"/>
                    <pic:cNvPicPr>
                      <a:picLocks noChangeAspect="1"/>
                    </pic:cNvPicPr>
                  </pic:nvPicPr>
                  <pic:blipFill>
                    <a:blip r:embed="rId11" cstate="email"/>
                    <a:srcRect/>
                    <a:stretch>
                      <a:fillRect/>
                    </a:stretch>
                  </pic:blipFill>
                  <pic:spPr>
                    <a:xfrm>
                      <a:off x="0" y="0"/>
                      <a:ext cx="1507490" cy="406400"/>
                    </a:xfrm>
                    <a:prstGeom prst="rect">
                      <a:avLst/>
                    </a:prstGeom>
                  </pic:spPr>
                </pic:pic>
              </a:graphicData>
            </a:graphic>
          </wp:inline>
        </w:drawing>
      </w:r>
      <w:r>
        <w:rPr>
          <w:noProof/>
          <w:color w:val="000000" w:themeColor="text1"/>
          <w:szCs w:val="21"/>
        </w:rPr>
        <w:drawing>
          <wp:inline distT="0" distB="0" distL="0" distR="0" wp14:anchorId="681F1EAD" wp14:editId="0CE8D42D">
            <wp:extent cx="1517015" cy="398145"/>
            <wp:effectExtent l="0" t="0" r="6985" b="8255"/>
            <wp:docPr id="1528642797" name="图片 1" descr="文本, 徽标&#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642797" name="图片 1" descr="文本, 徽标&#10;&#10;描述已自动生成"/>
                    <pic:cNvPicPr>
                      <a:picLocks noChangeAspect="1"/>
                    </pic:cNvPicPr>
                  </pic:nvPicPr>
                  <pic:blipFill>
                    <a:blip r:embed="rId12" cstate="email"/>
                    <a:srcRect/>
                    <a:stretch>
                      <a:fillRect/>
                    </a:stretch>
                  </pic:blipFill>
                  <pic:spPr>
                    <a:xfrm>
                      <a:off x="0" y="0"/>
                      <a:ext cx="1571153" cy="412670"/>
                    </a:xfrm>
                    <a:prstGeom prst="rect">
                      <a:avLst/>
                    </a:prstGeom>
                    <a:ln>
                      <a:noFill/>
                    </a:ln>
                  </pic:spPr>
                </pic:pic>
              </a:graphicData>
            </a:graphic>
          </wp:inline>
        </w:drawing>
      </w:r>
    </w:p>
    <w:p w14:paraId="5F7C9692" w14:textId="77777777" w:rsidR="005F457E" w:rsidRDefault="005F457E">
      <w:pPr>
        <w:ind w:firstLineChars="0" w:firstLine="0"/>
        <w:rPr>
          <w:color w:val="000000" w:themeColor="text1"/>
        </w:rPr>
        <w:sectPr w:rsidR="005F457E">
          <w:headerReference w:type="even" r:id="rId13"/>
          <w:headerReference w:type="default" r:id="rId14"/>
          <w:footerReference w:type="even" r:id="rId15"/>
          <w:footerReference w:type="default" r:id="rId16"/>
          <w:headerReference w:type="first" r:id="rId17"/>
          <w:footerReference w:type="first" r:id="rId18"/>
          <w:pgSz w:w="11906" w:h="16838"/>
          <w:pgMar w:top="1984" w:right="1616" w:bottom="1814" w:left="1616" w:header="851" w:footer="1474" w:gutter="0"/>
          <w:pgNumType w:start="0"/>
          <w:cols w:space="425"/>
          <w:docGrid w:type="lines" w:linePitch="588"/>
        </w:sectPr>
      </w:pPr>
    </w:p>
    <w:p w14:paraId="7EF19F23" w14:textId="77777777" w:rsidR="005F457E" w:rsidRDefault="00000000">
      <w:pPr>
        <w:pStyle w:val="1"/>
        <w:ind w:firstLineChars="0" w:firstLine="0"/>
        <w:jc w:val="center"/>
        <w:rPr>
          <w:rFonts w:asciiTheme="majorEastAsia" w:eastAsiaTheme="majorEastAsia" w:hAnsiTheme="majorEastAsia"/>
          <w:b/>
          <w:bCs/>
          <w:sz w:val="40"/>
          <w:szCs w:val="40"/>
        </w:rPr>
      </w:pPr>
      <w:bookmarkStart w:id="8" w:name="_Toc223783742"/>
      <w:r>
        <w:rPr>
          <w:rFonts w:asciiTheme="majorEastAsia" w:eastAsiaTheme="majorEastAsia" w:hAnsiTheme="majorEastAsia" w:hint="eastAsia"/>
          <w:b/>
          <w:bCs/>
          <w:sz w:val="40"/>
          <w:szCs w:val="40"/>
        </w:rPr>
        <w:lastRenderedPageBreak/>
        <w:t>摘要表</w:t>
      </w:r>
      <w:bookmarkEnd w:id="8"/>
    </w:p>
    <w:tbl>
      <w:tblPr>
        <w:tblStyle w:val="af6"/>
        <w:tblW w:w="8544" w:type="dxa"/>
        <w:jc w:val="center"/>
        <w:tblLook w:val="04A0" w:firstRow="1" w:lastRow="0" w:firstColumn="1" w:lastColumn="0" w:noHBand="0" w:noVBand="1"/>
      </w:tblPr>
      <w:tblGrid>
        <w:gridCol w:w="2552"/>
        <w:gridCol w:w="5992"/>
      </w:tblGrid>
      <w:tr w:rsidR="005F457E" w14:paraId="6D20EF4B" w14:textId="77777777">
        <w:trPr>
          <w:trHeight w:val="90"/>
          <w:jc w:val="center"/>
        </w:trPr>
        <w:tc>
          <w:tcPr>
            <w:tcW w:w="2552" w:type="dxa"/>
            <w:vAlign w:val="center"/>
          </w:tcPr>
          <w:p w14:paraId="525D25E0" w14:textId="77777777" w:rsidR="005F457E" w:rsidRDefault="00000000">
            <w:pPr>
              <w:pStyle w:val="afc"/>
              <w:spacing w:after="0" w:line="240" w:lineRule="auto"/>
              <w:ind w:firstLineChars="0" w:firstLine="0"/>
              <w:contextualSpacing/>
              <w:textAlignment w:val="auto"/>
              <w:rPr>
                <w:rFonts w:ascii="Times New Roman" w:eastAsia="仿宋" w:hAnsi="Times New Roman" w:cs="Times New Roman"/>
                <w:color w:val="000000" w:themeColor="text1"/>
                <w:sz w:val="21"/>
                <w:szCs w:val="21"/>
              </w:rPr>
            </w:pPr>
            <w:r>
              <w:rPr>
                <w:rFonts w:ascii="Times New Roman" w:eastAsia="仿宋" w:hAnsi="Times New Roman" w:cs="Times New Roman" w:hint="eastAsia"/>
                <w:color w:val="000000" w:themeColor="text1"/>
                <w:sz w:val="21"/>
                <w:szCs w:val="21"/>
              </w:rPr>
              <w:t>项目名称</w:t>
            </w:r>
          </w:p>
        </w:tc>
        <w:tc>
          <w:tcPr>
            <w:tcW w:w="5992" w:type="dxa"/>
            <w:vAlign w:val="center"/>
          </w:tcPr>
          <w:p w14:paraId="5A82F5EA" w14:textId="77777777" w:rsidR="005F457E" w:rsidRDefault="00000000">
            <w:pPr>
              <w:spacing w:after="0" w:line="240" w:lineRule="auto"/>
              <w:ind w:firstLineChars="0" w:firstLine="0"/>
              <w:textAlignment w:val="auto"/>
              <w:rPr>
                <w:color w:val="000000" w:themeColor="text1"/>
                <w:sz w:val="21"/>
                <w:szCs w:val="21"/>
              </w:rPr>
            </w:pPr>
            <w:r>
              <w:rPr>
                <w:rFonts w:hint="eastAsia"/>
                <w:color w:val="000000" w:themeColor="text1"/>
                <w:sz w:val="21"/>
                <w:szCs w:val="21"/>
              </w:rPr>
              <w:t>奥飞数据中心基础设施领域不动产投资信托基金（</w:t>
            </w:r>
            <w:r>
              <w:rPr>
                <w:color w:val="000000" w:themeColor="text1"/>
                <w:sz w:val="21"/>
                <w:szCs w:val="21"/>
              </w:rPr>
              <w:t>REITs</w:t>
            </w:r>
            <w:r>
              <w:rPr>
                <w:rFonts w:hint="eastAsia"/>
                <w:color w:val="000000" w:themeColor="text1"/>
                <w:sz w:val="21"/>
                <w:szCs w:val="21"/>
              </w:rPr>
              <w:t>）</w:t>
            </w:r>
          </w:p>
        </w:tc>
      </w:tr>
      <w:tr w:rsidR="005F457E" w14:paraId="57A4C82A" w14:textId="77777777">
        <w:trPr>
          <w:trHeight w:val="90"/>
          <w:jc w:val="center"/>
        </w:trPr>
        <w:tc>
          <w:tcPr>
            <w:tcW w:w="2552" w:type="dxa"/>
            <w:vAlign w:val="center"/>
          </w:tcPr>
          <w:p w14:paraId="2388EF8F" w14:textId="77777777" w:rsidR="005F457E" w:rsidRDefault="00000000">
            <w:pPr>
              <w:spacing w:after="0" w:line="240" w:lineRule="auto"/>
              <w:ind w:firstLineChars="0" w:firstLine="0"/>
              <w:textAlignment w:val="auto"/>
              <w:rPr>
                <w:color w:val="000000" w:themeColor="text1"/>
                <w:sz w:val="21"/>
                <w:szCs w:val="21"/>
              </w:rPr>
            </w:pPr>
            <w:r>
              <w:rPr>
                <w:rFonts w:hint="eastAsia"/>
                <w:color w:val="000000" w:themeColor="text1"/>
                <w:sz w:val="21"/>
                <w:szCs w:val="21"/>
              </w:rPr>
              <w:t>行业领域</w:t>
            </w:r>
          </w:p>
        </w:tc>
        <w:tc>
          <w:tcPr>
            <w:tcW w:w="5992" w:type="dxa"/>
            <w:vAlign w:val="center"/>
          </w:tcPr>
          <w:p w14:paraId="575AF639" w14:textId="77777777" w:rsidR="005F457E" w:rsidRDefault="00000000">
            <w:pPr>
              <w:spacing w:after="0" w:line="240" w:lineRule="auto"/>
              <w:ind w:firstLineChars="0" w:firstLine="0"/>
              <w:textAlignment w:val="auto"/>
              <w:rPr>
                <w:color w:val="000000" w:themeColor="text1"/>
                <w:sz w:val="21"/>
                <w:szCs w:val="21"/>
              </w:rPr>
            </w:pPr>
            <w:r>
              <w:rPr>
                <w:rFonts w:hint="eastAsia"/>
                <w:color w:val="000000" w:themeColor="text1"/>
                <w:sz w:val="21"/>
                <w:szCs w:val="21"/>
              </w:rPr>
              <w:t>新型基础设施（数据中心类）</w:t>
            </w:r>
          </w:p>
        </w:tc>
      </w:tr>
      <w:tr w:rsidR="005F457E" w14:paraId="2521E78B" w14:textId="77777777">
        <w:trPr>
          <w:trHeight w:val="90"/>
          <w:jc w:val="center"/>
        </w:trPr>
        <w:tc>
          <w:tcPr>
            <w:tcW w:w="2552" w:type="dxa"/>
            <w:vAlign w:val="center"/>
          </w:tcPr>
          <w:p w14:paraId="679FDCD4" w14:textId="77777777" w:rsidR="005F457E" w:rsidRDefault="00000000">
            <w:pPr>
              <w:pStyle w:val="afc"/>
              <w:spacing w:after="0" w:line="240" w:lineRule="auto"/>
              <w:ind w:firstLineChars="0" w:firstLine="0"/>
              <w:contextualSpacing/>
              <w:textAlignment w:val="auto"/>
              <w:rPr>
                <w:rFonts w:ascii="Times New Roman" w:eastAsia="仿宋" w:hAnsi="Times New Roman" w:cs="Times New Roman"/>
                <w:color w:val="000000" w:themeColor="text1"/>
                <w:sz w:val="21"/>
                <w:szCs w:val="21"/>
              </w:rPr>
            </w:pPr>
            <w:r>
              <w:rPr>
                <w:rFonts w:ascii="Times New Roman" w:eastAsia="仿宋" w:hAnsi="Times New Roman" w:cs="Times New Roman" w:hint="eastAsia"/>
                <w:color w:val="000000" w:themeColor="text1"/>
                <w:sz w:val="21"/>
                <w:szCs w:val="21"/>
              </w:rPr>
              <w:t>资产所在地</w:t>
            </w:r>
          </w:p>
        </w:tc>
        <w:tc>
          <w:tcPr>
            <w:tcW w:w="5992" w:type="dxa"/>
            <w:vAlign w:val="center"/>
          </w:tcPr>
          <w:p w14:paraId="7AE7AE98" w14:textId="77777777" w:rsidR="005F457E" w:rsidRDefault="00000000">
            <w:pPr>
              <w:spacing w:after="0" w:line="240" w:lineRule="auto"/>
              <w:ind w:firstLineChars="0" w:firstLine="0"/>
              <w:textAlignment w:val="auto"/>
              <w:rPr>
                <w:color w:val="000000" w:themeColor="text1"/>
                <w:sz w:val="21"/>
                <w:szCs w:val="21"/>
              </w:rPr>
            </w:pPr>
            <w:r>
              <w:rPr>
                <w:rFonts w:hint="eastAsia"/>
                <w:color w:val="000000" w:themeColor="text1"/>
                <w:sz w:val="21"/>
                <w:szCs w:val="21"/>
              </w:rPr>
              <w:t>广东省广州市南沙区</w:t>
            </w:r>
          </w:p>
        </w:tc>
      </w:tr>
      <w:tr w:rsidR="005F457E" w14:paraId="39127D65" w14:textId="77777777">
        <w:trPr>
          <w:jc w:val="center"/>
        </w:trPr>
        <w:tc>
          <w:tcPr>
            <w:tcW w:w="2552" w:type="dxa"/>
            <w:vAlign w:val="center"/>
          </w:tcPr>
          <w:p w14:paraId="20BC8FBF" w14:textId="77777777" w:rsidR="005F457E" w:rsidRDefault="00000000">
            <w:pPr>
              <w:pStyle w:val="afc"/>
              <w:spacing w:after="0" w:line="240" w:lineRule="auto"/>
              <w:ind w:firstLineChars="0" w:firstLine="0"/>
              <w:contextualSpacing/>
              <w:textAlignment w:val="auto"/>
              <w:rPr>
                <w:rFonts w:ascii="Times New Roman" w:eastAsia="仿宋" w:hAnsi="Times New Roman" w:cs="Times New Roman"/>
                <w:color w:val="000000" w:themeColor="text1"/>
                <w:sz w:val="21"/>
                <w:szCs w:val="21"/>
              </w:rPr>
            </w:pPr>
            <w:r>
              <w:rPr>
                <w:rFonts w:ascii="Times New Roman" w:eastAsia="仿宋" w:hAnsi="Times New Roman" w:cs="Times New Roman" w:hint="eastAsia"/>
                <w:color w:val="000000" w:themeColor="text1"/>
                <w:sz w:val="21"/>
                <w:szCs w:val="21"/>
              </w:rPr>
              <w:t>资产范围</w:t>
            </w:r>
          </w:p>
        </w:tc>
        <w:tc>
          <w:tcPr>
            <w:tcW w:w="5992" w:type="dxa"/>
            <w:vAlign w:val="center"/>
          </w:tcPr>
          <w:p w14:paraId="7CE35A77" w14:textId="77777777" w:rsidR="005F457E" w:rsidRDefault="00000000">
            <w:pPr>
              <w:spacing w:after="0" w:line="240" w:lineRule="auto"/>
              <w:ind w:firstLineChars="0" w:firstLine="0"/>
              <w:textAlignment w:val="auto"/>
              <w:rPr>
                <w:color w:val="000000" w:themeColor="text1"/>
                <w:sz w:val="21"/>
                <w:szCs w:val="21"/>
              </w:rPr>
            </w:pPr>
            <w:r>
              <w:rPr>
                <w:rFonts w:hint="eastAsia"/>
                <w:color w:val="000000" w:themeColor="text1"/>
                <w:sz w:val="21"/>
                <w:szCs w:val="21"/>
              </w:rPr>
              <w:t>奥飞数据数字智慧产业园位于广州市南沙区智新五路</w:t>
            </w:r>
            <w:r>
              <w:rPr>
                <w:color w:val="000000" w:themeColor="text1"/>
                <w:sz w:val="21"/>
                <w:szCs w:val="21"/>
              </w:rPr>
              <w:t>1</w:t>
            </w:r>
            <w:r>
              <w:rPr>
                <w:rFonts w:hint="eastAsia"/>
                <w:color w:val="000000" w:themeColor="text1"/>
                <w:sz w:val="21"/>
                <w:szCs w:val="21"/>
              </w:rPr>
              <w:t>号，东至大岗镇新联一股份经济联合社农民集体、西至大岗镇新联一股份经济联合社农民集体、南至粤府土审（</w:t>
            </w:r>
            <w:r>
              <w:rPr>
                <w:color w:val="000000" w:themeColor="text1"/>
                <w:sz w:val="21"/>
                <w:szCs w:val="21"/>
              </w:rPr>
              <w:t>02</w:t>
            </w:r>
            <w:r>
              <w:rPr>
                <w:rFonts w:hint="eastAsia"/>
                <w:color w:val="000000" w:themeColor="text1"/>
                <w:sz w:val="21"/>
                <w:szCs w:val="21"/>
              </w:rPr>
              <w:t>）</w:t>
            </w:r>
            <w:r>
              <w:rPr>
                <w:color w:val="000000" w:themeColor="text1"/>
                <w:sz w:val="21"/>
                <w:szCs w:val="21"/>
              </w:rPr>
              <w:t>[2019]163</w:t>
            </w:r>
            <w:r>
              <w:rPr>
                <w:rFonts w:hint="eastAsia"/>
                <w:color w:val="000000" w:themeColor="text1"/>
                <w:sz w:val="21"/>
                <w:szCs w:val="21"/>
              </w:rPr>
              <w:t>号</w:t>
            </w:r>
            <w:ins w:id="9" w:author="怡然 刘" w:date="2026-06-24T17:29:00Z">
              <w:r>
                <w:rPr>
                  <w:rStyle w:val="afb"/>
                  <w:color w:val="000000" w:themeColor="text1"/>
                  <w:sz w:val="21"/>
                  <w:szCs w:val="21"/>
                </w:rPr>
                <w:footnoteReference w:id="1"/>
              </w:r>
            </w:ins>
            <w:r>
              <w:rPr>
                <w:rFonts w:hint="eastAsia"/>
                <w:color w:val="000000" w:themeColor="text1"/>
                <w:sz w:val="21"/>
                <w:szCs w:val="21"/>
              </w:rPr>
              <w:t>、北至大岗镇新联一股份经济联合社农民集体，</w:t>
            </w:r>
            <w:r>
              <w:rPr>
                <w:color w:val="000000" w:themeColor="text1"/>
                <w:sz w:val="21"/>
                <w:szCs w:val="21"/>
              </w:rPr>
              <w:t>1</w:t>
            </w:r>
            <w:r>
              <w:rPr>
                <w:rFonts w:hint="eastAsia"/>
                <w:color w:val="000000" w:themeColor="text1"/>
                <w:sz w:val="21"/>
                <w:szCs w:val="21"/>
              </w:rPr>
              <w:t>、</w:t>
            </w:r>
            <w:r>
              <w:rPr>
                <w:color w:val="000000" w:themeColor="text1"/>
                <w:sz w:val="21"/>
                <w:szCs w:val="21"/>
              </w:rPr>
              <w:t>2</w:t>
            </w:r>
            <w:r>
              <w:rPr>
                <w:rFonts w:hint="eastAsia"/>
                <w:color w:val="000000" w:themeColor="text1"/>
                <w:sz w:val="21"/>
                <w:szCs w:val="21"/>
              </w:rPr>
              <w:t>号楼</w:t>
            </w:r>
            <w:ins w:id="13" w:author="Kelly Tan" w:date="2026-06-25T12:59:00Z">
              <w:r>
                <w:rPr>
                  <w:color w:val="000000" w:themeColor="text1"/>
                  <w:sz w:val="21"/>
                  <w:szCs w:val="21"/>
                </w:rPr>
                <w:t>及门卫室</w:t>
              </w:r>
            </w:ins>
            <w:r>
              <w:rPr>
                <w:rFonts w:hint="eastAsia"/>
                <w:color w:val="000000" w:themeColor="text1"/>
                <w:sz w:val="21"/>
                <w:szCs w:val="21"/>
              </w:rPr>
              <w:t>四至均为奥飞数据数字智慧产业园内部道路</w:t>
            </w:r>
          </w:p>
        </w:tc>
      </w:tr>
      <w:tr w:rsidR="005F457E" w14:paraId="762A077C" w14:textId="77777777">
        <w:trPr>
          <w:jc w:val="center"/>
        </w:trPr>
        <w:tc>
          <w:tcPr>
            <w:tcW w:w="2552" w:type="dxa"/>
            <w:vAlign w:val="center"/>
          </w:tcPr>
          <w:p w14:paraId="15615067" w14:textId="77777777" w:rsidR="005F457E" w:rsidRDefault="00000000">
            <w:pPr>
              <w:pStyle w:val="afc"/>
              <w:spacing w:after="0" w:line="240" w:lineRule="auto"/>
              <w:ind w:firstLineChars="0" w:firstLine="0"/>
              <w:contextualSpacing/>
              <w:textAlignment w:val="auto"/>
              <w:rPr>
                <w:rFonts w:ascii="Times New Roman" w:eastAsia="仿宋" w:hAnsi="Times New Roman" w:cs="Times New Roman"/>
                <w:color w:val="000000" w:themeColor="text1"/>
                <w:sz w:val="21"/>
                <w:szCs w:val="21"/>
              </w:rPr>
            </w:pPr>
            <w:r>
              <w:rPr>
                <w:rFonts w:ascii="Times New Roman" w:eastAsia="仿宋" w:hAnsi="Times New Roman" w:cs="Times New Roman" w:hint="eastAsia"/>
                <w:color w:val="000000" w:themeColor="text1"/>
                <w:sz w:val="21"/>
                <w:szCs w:val="21"/>
              </w:rPr>
              <w:t>建设规模合计（万元）</w:t>
            </w:r>
          </w:p>
        </w:tc>
        <w:tc>
          <w:tcPr>
            <w:tcW w:w="5992" w:type="dxa"/>
            <w:vAlign w:val="center"/>
          </w:tcPr>
          <w:p w14:paraId="5156488C" w14:textId="77777777" w:rsidR="005F457E" w:rsidRDefault="00000000">
            <w:pPr>
              <w:spacing w:after="0" w:line="240" w:lineRule="auto"/>
              <w:ind w:firstLineChars="0" w:firstLine="0"/>
              <w:textAlignment w:val="auto"/>
              <w:rPr>
                <w:color w:val="000000" w:themeColor="text1"/>
                <w:sz w:val="21"/>
                <w:szCs w:val="21"/>
              </w:rPr>
            </w:pPr>
            <w:r>
              <w:rPr>
                <w:color w:val="000000" w:themeColor="text1"/>
                <w:sz w:val="21"/>
                <w:szCs w:val="21"/>
              </w:rPr>
              <w:t>93,734.80</w:t>
            </w:r>
            <w:r>
              <w:rPr>
                <w:rStyle w:val="afb"/>
                <w:color w:val="000000" w:themeColor="text1"/>
                <w:sz w:val="21"/>
                <w:szCs w:val="21"/>
              </w:rPr>
              <w:footnoteReference w:id="2"/>
            </w:r>
          </w:p>
        </w:tc>
      </w:tr>
      <w:tr w:rsidR="005F457E" w14:paraId="78E6E008" w14:textId="77777777">
        <w:trPr>
          <w:jc w:val="center"/>
        </w:trPr>
        <w:tc>
          <w:tcPr>
            <w:tcW w:w="2552" w:type="dxa"/>
            <w:vAlign w:val="center"/>
          </w:tcPr>
          <w:p w14:paraId="456E1E14" w14:textId="77777777" w:rsidR="005F457E" w:rsidRDefault="00000000">
            <w:pPr>
              <w:spacing w:after="0" w:line="240" w:lineRule="auto"/>
              <w:ind w:firstLineChars="0" w:firstLine="0"/>
              <w:textAlignment w:val="auto"/>
              <w:rPr>
                <w:color w:val="000000" w:themeColor="text1"/>
                <w:sz w:val="21"/>
                <w:szCs w:val="21"/>
              </w:rPr>
            </w:pPr>
            <w:r>
              <w:rPr>
                <w:rFonts w:hint="eastAsia"/>
                <w:color w:val="000000" w:themeColor="text1"/>
                <w:sz w:val="21"/>
                <w:szCs w:val="21"/>
              </w:rPr>
              <w:t>首次发行项目</w:t>
            </w:r>
            <w:r>
              <w:rPr>
                <w:color w:val="000000" w:themeColor="text1"/>
                <w:sz w:val="21"/>
                <w:szCs w:val="21"/>
              </w:rPr>
              <w:t>/</w:t>
            </w:r>
            <w:r>
              <w:rPr>
                <w:rFonts w:hint="eastAsia"/>
                <w:color w:val="000000" w:themeColor="text1"/>
                <w:sz w:val="21"/>
                <w:szCs w:val="21"/>
              </w:rPr>
              <w:t>新购入项目</w:t>
            </w:r>
          </w:p>
        </w:tc>
        <w:tc>
          <w:tcPr>
            <w:tcW w:w="5992" w:type="dxa"/>
            <w:vAlign w:val="center"/>
          </w:tcPr>
          <w:p w14:paraId="2C84ACD3" w14:textId="77777777" w:rsidR="005F457E" w:rsidRDefault="00000000">
            <w:pPr>
              <w:spacing w:after="0" w:line="240" w:lineRule="auto"/>
              <w:ind w:firstLineChars="0" w:firstLine="0"/>
              <w:textAlignment w:val="auto"/>
              <w:rPr>
                <w:color w:val="000000" w:themeColor="text1"/>
                <w:sz w:val="21"/>
                <w:szCs w:val="21"/>
              </w:rPr>
            </w:pPr>
            <w:r>
              <w:rPr>
                <w:rFonts w:hint="eastAsia"/>
                <w:color w:val="000000" w:themeColor="text1"/>
                <w:sz w:val="21"/>
                <w:szCs w:val="21"/>
              </w:rPr>
              <w:t>首次发行项目</w:t>
            </w:r>
          </w:p>
        </w:tc>
      </w:tr>
      <w:tr w:rsidR="005F457E" w14:paraId="092DCA95" w14:textId="77777777">
        <w:trPr>
          <w:jc w:val="center"/>
        </w:trPr>
        <w:tc>
          <w:tcPr>
            <w:tcW w:w="2552" w:type="dxa"/>
            <w:vAlign w:val="center"/>
          </w:tcPr>
          <w:p w14:paraId="4C2D9AC0" w14:textId="77777777" w:rsidR="005F457E" w:rsidRDefault="00000000">
            <w:pPr>
              <w:spacing w:after="0" w:line="240" w:lineRule="auto"/>
              <w:ind w:firstLineChars="0" w:firstLine="0"/>
              <w:textAlignment w:val="auto"/>
              <w:rPr>
                <w:color w:val="000000" w:themeColor="text1"/>
                <w:sz w:val="21"/>
                <w:szCs w:val="21"/>
              </w:rPr>
            </w:pPr>
            <w:r>
              <w:rPr>
                <w:rFonts w:hint="eastAsia"/>
                <w:color w:val="000000" w:themeColor="text1"/>
                <w:sz w:val="21"/>
                <w:szCs w:val="21"/>
              </w:rPr>
              <w:t>申报基准日</w:t>
            </w:r>
          </w:p>
        </w:tc>
        <w:tc>
          <w:tcPr>
            <w:tcW w:w="5992" w:type="dxa"/>
            <w:vAlign w:val="center"/>
          </w:tcPr>
          <w:p w14:paraId="0C969DBB" w14:textId="77777777" w:rsidR="005F457E" w:rsidRDefault="00000000">
            <w:pPr>
              <w:spacing w:after="0" w:line="240" w:lineRule="auto"/>
              <w:ind w:firstLineChars="0" w:firstLine="0"/>
              <w:textAlignment w:val="auto"/>
              <w:rPr>
                <w:color w:val="000000" w:themeColor="text1"/>
                <w:sz w:val="21"/>
                <w:szCs w:val="21"/>
              </w:rPr>
            </w:pPr>
            <w:r>
              <w:rPr>
                <w:color w:val="000000" w:themeColor="text1"/>
                <w:sz w:val="21"/>
                <w:szCs w:val="21"/>
              </w:rPr>
              <w:t>2026</w:t>
            </w:r>
            <w:r>
              <w:rPr>
                <w:rFonts w:hint="eastAsia"/>
                <w:color w:val="000000" w:themeColor="text1"/>
                <w:sz w:val="21"/>
                <w:szCs w:val="21"/>
              </w:rPr>
              <w:t>年</w:t>
            </w:r>
            <w:r>
              <w:rPr>
                <w:color w:val="000000" w:themeColor="text1"/>
                <w:sz w:val="21"/>
                <w:szCs w:val="21"/>
              </w:rPr>
              <w:t>3</w:t>
            </w:r>
            <w:r>
              <w:rPr>
                <w:rFonts w:hint="eastAsia"/>
                <w:color w:val="000000" w:themeColor="text1"/>
                <w:sz w:val="21"/>
                <w:szCs w:val="21"/>
              </w:rPr>
              <w:t>月</w:t>
            </w:r>
            <w:r>
              <w:rPr>
                <w:color w:val="000000" w:themeColor="text1"/>
                <w:sz w:val="21"/>
                <w:szCs w:val="21"/>
              </w:rPr>
              <w:t>31</w:t>
            </w:r>
            <w:r>
              <w:rPr>
                <w:rFonts w:hint="eastAsia"/>
                <w:color w:val="000000" w:themeColor="text1"/>
                <w:sz w:val="21"/>
                <w:szCs w:val="21"/>
              </w:rPr>
              <w:t>日</w:t>
            </w:r>
          </w:p>
        </w:tc>
      </w:tr>
      <w:tr w:rsidR="005F457E" w14:paraId="53FD35C0" w14:textId="77777777">
        <w:trPr>
          <w:jc w:val="center"/>
        </w:trPr>
        <w:tc>
          <w:tcPr>
            <w:tcW w:w="2552" w:type="dxa"/>
            <w:vAlign w:val="center"/>
          </w:tcPr>
          <w:p w14:paraId="3CC159B8" w14:textId="77777777" w:rsidR="005F457E" w:rsidRDefault="00000000">
            <w:pPr>
              <w:spacing w:after="0" w:line="240" w:lineRule="auto"/>
              <w:ind w:firstLineChars="0" w:firstLine="0"/>
              <w:textAlignment w:val="auto"/>
              <w:rPr>
                <w:color w:val="000000" w:themeColor="text1"/>
                <w:sz w:val="21"/>
                <w:szCs w:val="21"/>
              </w:rPr>
            </w:pPr>
            <w:bookmarkStart w:id="14" w:name="OLE_LINK1"/>
            <w:r>
              <w:rPr>
                <w:color w:val="000000" w:themeColor="text1"/>
                <w:sz w:val="21"/>
                <w:szCs w:val="21"/>
              </w:rPr>
              <w:t>不动产</w:t>
            </w:r>
            <w:bookmarkEnd w:id="14"/>
            <w:r>
              <w:rPr>
                <w:rFonts w:hint="eastAsia"/>
                <w:color w:val="000000" w:themeColor="text1"/>
                <w:sz w:val="21"/>
                <w:szCs w:val="21"/>
              </w:rPr>
              <w:t>评估净值（万元）</w:t>
            </w:r>
          </w:p>
        </w:tc>
        <w:tc>
          <w:tcPr>
            <w:tcW w:w="5992" w:type="dxa"/>
            <w:vAlign w:val="center"/>
          </w:tcPr>
          <w:p w14:paraId="609BCC65" w14:textId="77777777" w:rsidR="005F457E" w:rsidRDefault="00000000">
            <w:pPr>
              <w:spacing w:after="0" w:line="240" w:lineRule="auto"/>
              <w:ind w:firstLineChars="0" w:firstLine="0"/>
              <w:textAlignment w:val="auto"/>
              <w:rPr>
                <w:color w:val="000000" w:themeColor="text1"/>
                <w:sz w:val="21"/>
                <w:szCs w:val="21"/>
              </w:rPr>
            </w:pPr>
            <w:r>
              <w:rPr>
                <w:color w:val="000000" w:themeColor="text1"/>
                <w:sz w:val="21"/>
                <w:szCs w:val="21"/>
              </w:rPr>
              <w:t>201,970.00</w:t>
            </w:r>
            <w:r>
              <w:rPr>
                <w:rStyle w:val="afb"/>
                <w:color w:val="000000" w:themeColor="text1"/>
                <w:sz w:val="21"/>
                <w:szCs w:val="21"/>
              </w:rPr>
              <w:footnoteReference w:id="3"/>
            </w:r>
          </w:p>
        </w:tc>
      </w:tr>
      <w:tr w:rsidR="005F457E" w14:paraId="53A32556" w14:textId="77777777">
        <w:trPr>
          <w:jc w:val="center"/>
        </w:trPr>
        <w:tc>
          <w:tcPr>
            <w:tcW w:w="2552" w:type="dxa"/>
            <w:vAlign w:val="center"/>
          </w:tcPr>
          <w:p w14:paraId="3403F8A4" w14:textId="77777777" w:rsidR="005F457E" w:rsidRDefault="00000000">
            <w:pPr>
              <w:spacing w:after="0" w:line="240" w:lineRule="auto"/>
              <w:ind w:firstLineChars="0" w:firstLine="0"/>
              <w:textAlignment w:val="auto"/>
              <w:rPr>
                <w:color w:val="000000" w:themeColor="text1"/>
                <w:sz w:val="21"/>
                <w:szCs w:val="21"/>
              </w:rPr>
            </w:pPr>
            <w:r>
              <w:rPr>
                <w:rFonts w:hint="eastAsia"/>
                <w:color w:val="000000" w:themeColor="text1"/>
                <w:sz w:val="21"/>
                <w:szCs w:val="21"/>
              </w:rPr>
              <w:t>拟发售基金总额（万元）</w:t>
            </w:r>
          </w:p>
        </w:tc>
        <w:tc>
          <w:tcPr>
            <w:tcW w:w="5992" w:type="dxa"/>
            <w:vAlign w:val="center"/>
          </w:tcPr>
          <w:p w14:paraId="17668904" w14:textId="77777777" w:rsidR="005F457E" w:rsidRDefault="00000000">
            <w:pPr>
              <w:spacing w:after="0" w:line="240" w:lineRule="auto"/>
              <w:ind w:firstLineChars="0" w:firstLine="0"/>
              <w:textAlignment w:val="auto"/>
              <w:rPr>
                <w:color w:val="000000" w:themeColor="text1"/>
                <w:sz w:val="21"/>
                <w:szCs w:val="21"/>
              </w:rPr>
            </w:pPr>
            <w:r>
              <w:rPr>
                <w:color w:val="000000" w:themeColor="text1"/>
                <w:sz w:val="21"/>
                <w:szCs w:val="21"/>
              </w:rPr>
              <w:t>209,783.14</w:t>
            </w:r>
            <w:r>
              <w:rPr>
                <w:rStyle w:val="afb"/>
                <w:color w:val="000000" w:themeColor="text1"/>
                <w:sz w:val="21"/>
                <w:szCs w:val="21"/>
              </w:rPr>
              <w:footnoteReference w:id="4"/>
            </w:r>
            <w:r>
              <w:rPr>
                <w:rFonts w:hint="eastAsia"/>
                <w:color w:val="000000" w:themeColor="text1"/>
                <w:sz w:val="21"/>
                <w:szCs w:val="21"/>
              </w:rPr>
              <w:t>，根据最终发行定价确定</w:t>
            </w:r>
          </w:p>
        </w:tc>
      </w:tr>
      <w:tr w:rsidR="005F457E" w14:paraId="23BDA9C4" w14:textId="77777777">
        <w:trPr>
          <w:jc w:val="center"/>
        </w:trPr>
        <w:tc>
          <w:tcPr>
            <w:tcW w:w="2552" w:type="dxa"/>
            <w:vAlign w:val="center"/>
          </w:tcPr>
          <w:p w14:paraId="34DC27A3" w14:textId="77777777" w:rsidR="005F457E" w:rsidRDefault="00000000">
            <w:pPr>
              <w:spacing w:after="0" w:line="240" w:lineRule="auto"/>
              <w:ind w:firstLineChars="0" w:firstLine="0"/>
              <w:textAlignment w:val="auto"/>
              <w:rPr>
                <w:color w:val="000000" w:themeColor="text1"/>
                <w:sz w:val="21"/>
                <w:szCs w:val="21"/>
              </w:rPr>
            </w:pPr>
            <w:r>
              <w:rPr>
                <w:rFonts w:hint="eastAsia"/>
                <w:color w:val="000000" w:themeColor="text1"/>
                <w:sz w:val="21"/>
                <w:szCs w:val="21"/>
              </w:rPr>
              <w:t>原始权益人及相关方认购基金比例</w:t>
            </w:r>
          </w:p>
        </w:tc>
        <w:tc>
          <w:tcPr>
            <w:tcW w:w="5992" w:type="dxa"/>
            <w:vAlign w:val="center"/>
          </w:tcPr>
          <w:p w14:paraId="7CE9786B" w14:textId="77777777" w:rsidR="005F457E" w:rsidRDefault="00000000">
            <w:pPr>
              <w:spacing w:after="0" w:line="240" w:lineRule="auto"/>
              <w:ind w:firstLineChars="0" w:firstLine="0"/>
              <w:textAlignment w:val="auto"/>
              <w:rPr>
                <w:color w:val="000000" w:themeColor="text1"/>
                <w:sz w:val="21"/>
                <w:szCs w:val="21"/>
              </w:rPr>
            </w:pPr>
            <w:r>
              <w:rPr>
                <w:rFonts w:hint="eastAsia"/>
                <w:color w:val="000000" w:themeColor="text1"/>
                <w:sz w:val="21"/>
              </w:rPr>
              <w:t>3</w:t>
            </w:r>
            <w:r>
              <w:rPr>
                <w:color w:val="000000" w:themeColor="text1"/>
                <w:sz w:val="21"/>
              </w:rPr>
              <w:t>5</w:t>
            </w:r>
            <w:r>
              <w:rPr>
                <w:rFonts w:hint="eastAsia"/>
                <w:color w:val="000000" w:themeColor="text1"/>
                <w:sz w:val="21"/>
              </w:rPr>
              <w:t>%</w:t>
            </w:r>
          </w:p>
        </w:tc>
      </w:tr>
      <w:tr w:rsidR="005F457E" w14:paraId="423BFA62" w14:textId="77777777">
        <w:trPr>
          <w:jc w:val="center"/>
        </w:trPr>
        <w:tc>
          <w:tcPr>
            <w:tcW w:w="2552" w:type="dxa"/>
            <w:vAlign w:val="center"/>
          </w:tcPr>
          <w:p w14:paraId="3E2698A6" w14:textId="77777777" w:rsidR="005F457E" w:rsidRDefault="00000000">
            <w:pPr>
              <w:spacing w:after="0" w:line="240" w:lineRule="auto"/>
              <w:ind w:firstLineChars="0" w:firstLine="0"/>
              <w:textAlignment w:val="auto"/>
              <w:rPr>
                <w:color w:val="000000" w:themeColor="text1"/>
                <w:sz w:val="21"/>
                <w:szCs w:val="21"/>
              </w:rPr>
            </w:pPr>
            <w:r>
              <w:rPr>
                <w:rFonts w:hint="eastAsia"/>
                <w:color w:val="000000" w:themeColor="text1"/>
                <w:sz w:val="21"/>
                <w:szCs w:val="21"/>
              </w:rPr>
              <w:t>净回收资金（万元）</w:t>
            </w:r>
          </w:p>
        </w:tc>
        <w:tc>
          <w:tcPr>
            <w:tcW w:w="5992" w:type="dxa"/>
            <w:vAlign w:val="center"/>
          </w:tcPr>
          <w:p w14:paraId="69BAE6FA" w14:textId="77777777" w:rsidR="005F457E" w:rsidRDefault="00000000">
            <w:pPr>
              <w:spacing w:after="0" w:line="240" w:lineRule="auto"/>
              <w:ind w:firstLineChars="0" w:firstLine="0"/>
              <w:textAlignment w:val="auto"/>
              <w:rPr>
                <w:color w:val="000000" w:themeColor="text1"/>
                <w:sz w:val="21"/>
                <w:szCs w:val="21"/>
              </w:rPr>
            </w:pPr>
            <w:ins w:id="22" w:author="唐潇" w:date="2026-07-08T13:36:00Z">
              <w:r>
                <w:rPr>
                  <w:color w:val="000000" w:themeColor="text1"/>
                  <w:sz w:val="21"/>
                  <w:szCs w:val="21"/>
                  <w:rPrChange w:id="23" w:author="唐潇" w:date="2026-07-08T13:36:00Z">
                    <w:rPr/>
                  </w:rPrChange>
                </w:rPr>
                <w:t>94,772.72</w:t>
              </w:r>
            </w:ins>
            <w:commentRangeStart w:id="24"/>
            <w:del w:id="25" w:author="唐潇" w:date="2026-07-08T13:36:00Z">
              <w:r>
                <w:rPr>
                  <w:color w:val="000000" w:themeColor="text1"/>
                  <w:sz w:val="21"/>
                  <w:szCs w:val="21"/>
                </w:rPr>
                <w:delText>97</w:delText>
              </w:r>
            </w:del>
            <w:ins w:id="26" w:author="胡琳" w:date="2026-07-03T20:31:00Z">
              <w:del w:id="27" w:author="唐潇" w:date="2026-07-08T13:36:00Z">
                <w:r>
                  <w:rPr>
                    <w:color w:val="000000" w:themeColor="text1"/>
                    <w:sz w:val="21"/>
                    <w:szCs w:val="21"/>
                  </w:rPr>
                  <w:delText>9</w:delText>
                </w:r>
              </w:del>
            </w:ins>
            <w:ins w:id="28" w:author="胡琳" w:date="2026-07-03T21:14:00Z">
              <w:del w:id="29" w:author="唐潇" w:date="2026-07-08T13:36:00Z">
                <w:r>
                  <w:rPr>
                    <w:color w:val="000000" w:themeColor="text1"/>
                    <w:sz w:val="21"/>
                    <w:szCs w:val="21"/>
                  </w:rPr>
                  <w:delText>5</w:delText>
                </w:r>
              </w:del>
            </w:ins>
            <w:del w:id="30" w:author="唐潇" w:date="2026-07-08T13:36:00Z">
              <w:r>
                <w:rPr>
                  <w:color w:val="000000" w:themeColor="text1"/>
                  <w:sz w:val="21"/>
                  <w:szCs w:val="21"/>
                </w:rPr>
                <w:delText>,</w:delText>
              </w:r>
            </w:del>
            <w:ins w:id="31" w:author="胡琳" w:date="2026-07-03T21:14:00Z">
              <w:del w:id="32" w:author="唐潇" w:date="2026-07-08T13:36:00Z">
                <w:r>
                  <w:rPr>
                    <w:color w:val="000000" w:themeColor="text1"/>
                    <w:sz w:val="21"/>
                    <w:szCs w:val="21"/>
                  </w:rPr>
                  <w:delText>833</w:delText>
                </w:r>
              </w:del>
            </w:ins>
            <w:del w:id="33" w:author="唐潇" w:date="2026-07-08T13:36:00Z">
              <w:r>
                <w:rPr>
                  <w:color w:val="000000" w:themeColor="text1"/>
                  <w:sz w:val="21"/>
                  <w:szCs w:val="21"/>
                </w:rPr>
                <w:delText>188.</w:delText>
              </w:r>
            </w:del>
            <w:ins w:id="34" w:author="胡琳" w:date="2026-07-04T09:00:00Z">
              <w:del w:id="35" w:author="唐潇" w:date="2026-07-08T13:36:00Z">
                <w:r>
                  <w:rPr>
                    <w:color w:val="000000" w:themeColor="text1"/>
                    <w:sz w:val="21"/>
                    <w:szCs w:val="21"/>
                  </w:rPr>
                  <w:delText>9</w:delText>
                </w:r>
              </w:del>
            </w:ins>
            <w:ins w:id="36" w:author="胡琳" w:date="2026-07-03T21:14:00Z">
              <w:del w:id="37" w:author="唐潇" w:date="2026-07-08T13:36:00Z">
                <w:r>
                  <w:rPr>
                    <w:color w:val="000000" w:themeColor="text1"/>
                    <w:sz w:val="21"/>
                    <w:szCs w:val="21"/>
                  </w:rPr>
                  <w:delText>2</w:delText>
                </w:r>
              </w:del>
            </w:ins>
            <w:del w:id="38" w:author="唐潇" w:date="2026-07-08T13:36:00Z">
              <w:r>
                <w:rPr>
                  <w:color w:val="000000" w:themeColor="text1"/>
                  <w:sz w:val="21"/>
                  <w:szCs w:val="21"/>
                </w:rPr>
                <w:delText>81</w:delText>
              </w:r>
              <w:commentRangeEnd w:id="24"/>
              <w:r>
                <w:rPr>
                  <w:rStyle w:val="afa"/>
                  <w:color w:val="000000" w:themeColor="text1"/>
                </w:rPr>
                <w:commentReference w:id="24"/>
              </w:r>
            </w:del>
          </w:p>
        </w:tc>
      </w:tr>
      <w:tr w:rsidR="005F457E" w14:paraId="1CE387ED" w14:textId="77777777">
        <w:trPr>
          <w:jc w:val="center"/>
        </w:trPr>
        <w:tc>
          <w:tcPr>
            <w:tcW w:w="2552" w:type="dxa"/>
            <w:vAlign w:val="center"/>
          </w:tcPr>
          <w:p w14:paraId="12015B38" w14:textId="77777777" w:rsidR="005F457E" w:rsidRDefault="00000000">
            <w:pPr>
              <w:spacing w:after="0" w:line="240" w:lineRule="auto"/>
              <w:ind w:firstLineChars="0" w:firstLine="0"/>
              <w:textAlignment w:val="auto"/>
              <w:rPr>
                <w:color w:val="000000" w:themeColor="text1"/>
                <w:sz w:val="21"/>
                <w:szCs w:val="21"/>
              </w:rPr>
            </w:pPr>
            <w:r>
              <w:rPr>
                <w:rFonts w:hint="eastAsia"/>
                <w:color w:val="000000" w:themeColor="text1"/>
                <w:sz w:val="21"/>
                <w:szCs w:val="21"/>
              </w:rPr>
              <w:t>其中，拟用于在建项目、前期工作成熟的新建项目（含改扩建）和存量资产收购的金额（万元）</w:t>
            </w:r>
          </w:p>
        </w:tc>
        <w:tc>
          <w:tcPr>
            <w:tcW w:w="5992" w:type="dxa"/>
            <w:vAlign w:val="center"/>
          </w:tcPr>
          <w:p w14:paraId="5915301C" w14:textId="77777777" w:rsidR="005F457E" w:rsidRDefault="00000000">
            <w:pPr>
              <w:spacing w:after="0" w:line="240" w:lineRule="auto"/>
              <w:ind w:firstLineChars="0" w:firstLine="0"/>
              <w:textAlignment w:val="auto"/>
              <w:rPr>
                <w:color w:val="000000" w:themeColor="text1"/>
                <w:sz w:val="21"/>
                <w:szCs w:val="21"/>
              </w:rPr>
            </w:pPr>
            <w:ins w:id="39" w:author="唐潇" w:date="2026-07-08T13:36:00Z">
              <w:r>
                <w:rPr>
                  <w:color w:val="000000" w:themeColor="text1"/>
                  <w:sz w:val="21"/>
                  <w:szCs w:val="21"/>
                  <w:rPrChange w:id="40" w:author="唐潇" w:date="2026-07-08T13:36:00Z">
                    <w:rPr/>
                  </w:rPrChange>
                </w:rPr>
                <w:t>80,556.81</w:t>
              </w:r>
            </w:ins>
            <w:commentRangeStart w:id="41"/>
            <w:del w:id="42" w:author="唐潇" w:date="2026-07-08T13:22:00Z">
              <w:r>
                <w:rPr>
                  <w:color w:val="000000" w:themeColor="text1"/>
                  <w:sz w:val="21"/>
                  <w:szCs w:val="21"/>
                </w:rPr>
                <w:delText>8</w:delText>
              </w:r>
            </w:del>
            <w:ins w:id="43" w:author="胡琳" w:date="2026-07-03T21:25:00Z">
              <w:del w:id="44" w:author="唐潇" w:date="2026-07-08T13:22:00Z">
                <w:r>
                  <w:rPr>
                    <w:color w:val="000000" w:themeColor="text1"/>
                    <w:sz w:val="21"/>
                    <w:szCs w:val="21"/>
                  </w:rPr>
                  <w:delText>1</w:delText>
                </w:r>
              </w:del>
            </w:ins>
            <w:del w:id="45" w:author="胡琳" w:date="2026-07-03T20:33:00Z">
              <w:r>
                <w:rPr>
                  <w:color w:val="000000" w:themeColor="text1"/>
                  <w:sz w:val="21"/>
                  <w:szCs w:val="21"/>
                </w:rPr>
                <w:delText>2</w:delText>
              </w:r>
            </w:del>
            <w:del w:id="46" w:author="唐潇" w:date="2026-07-08T13:22:00Z">
              <w:r>
                <w:rPr>
                  <w:rFonts w:hint="eastAsia"/>
                  <w:color w:val="000000" w:themeColor="text1"/>
                  <w:sz w:val="21"/>
                  <w:szCs w:val="21"/>
                </w:rPr>
                <w:delText>,</w:delText>
              </w:r>
            </w:del>
            <w:ins w:id="47" w:author="胡琳" w:date="2026-07-03T21:25:00Z">
              <w:del w:id="48" w:author="唐潇" w:date="2026-07-08T13:22:00Z">
                <w:r>
                  <w:rPr>
                    <w:color w:val="000000" w:themeColor="text1"/>
                    <w:sz w:val="21"/>
                    <w:szCs w:val="21"/>
                  </w:rPr>
                  <w:delText>458</w:delText>
                </w:r>
              </w:del>
            </w:ins>
            <w:del w:id="49" w:author="胡琳" w:date="2026-07-03T21:25:00Z">
              <w:r>
                <w:rPr>
                  <w:color w:val="000000" w:themeColor="text1"/>
                  <w:sz w:val="21"/>
                  <w:szCs w:val="21"/>
                </w:rPr>
                <w:delText>6</w:delText>
              </w:r>
            </w:del>
            <w:del w:id="50" w:author="胡琳" w:date="2026-07-03T20:33:00Z">
              <w:r>
                <w:rPr>
                  <w:color w:val="000000" w:themeColor="text1"/>
                  <w:sz w:val="21"/>
                  <w:szCs w:val="21"/>
                </w:rPr>
                <w:delText>10</w:delText>
              </w:r>
            </w:del>
            <w:del w:id="51" w:author="唐潇" w:date="2026-07-08T13:22:00Z">
              <w:r>
                <w:rPr>
                  <w:color w:val="000000" w:themeColor="text1"/>
                  <w:sz w:val="21"/>
                  <w:szCs w:val="21"/>
                </w:rPr>
                <w:delText>.</w:delText>
              </w:r>
            </w:del>
            <w:ins w:id="52" w:author="胡琳" w:date="2026-07-04T09:01:00Z">
              <w:del w:id="53" w:author="唐潇" w:date="2026-07-08T13:22:00Z">
                <w:r>
                  <w:rPr>
                    <w:color w:val="000000" w:themeColor="text1"/>
                    <w:sz w:val="21"/>
                    <w:szCs w:val="21"/>
                  </w:rPr>
                  <w:delText>83</w:delText>
                </w:r>
              </w:del>
            </w:ins>
            <w:del w:id="54" w:author="胡琳" w:date="2026-07-03T20:33:00Z">
              <w:r>
                <w:rPr>
                  <w:color w:val="000000" w:themeColor="text1"/>
                  <w:sz w:val="21"/>
                  <w:szCs w:val="21"/>
                </w:rPr>
                <w:delText>49</w:delText>
              </w:r>
            </w:del>
            <w:r>
              <w:rPr>
                <w:rFonts w:hint="eastAsia"/>
                <w:color w:val="000000" w:themeColor="text1"/>
                <w:sz w:val="21"/>
                <w:szCs w:val="21"/>
              </w:rPr>
              <w:t>，占净回收资金比例为</w:t>
            </w:r>
            <w:r>
              <w:rPr>
                <w:color w:val="000000" w:themeColor="text1"/>
                <w:sz w:val="21"/>
                <w:szCs w:val="21"/>
              </w:rPr>
              <w:t>85%</w:t>
            </w:r>
            <w:commentRangeEnd w:id="41"/>
            <w:r>
              <w:rPr>
                <w:rStyle w:val="afa"/>
                <w:color w:val="000000" w:themeColor="text1"/>
              </w:rPr>
              <w:commentReference w:id="41"/>
            </w:r>
          </w:p>
        </w:tc>
      </w:tr>
      <w:tr w:rsidR="005F457E" w14:paraId="065FCFE7" w14:textId="77777777">
        <w:trPr>
          <w:jc w:val="center"/>
        </w:trPr>
        <w:tc>
          <w:tcPr>
            <w:tcW w:w="2552" w:type="dxa"/>
            <w:vAlign w:val="center"/>
          </w:tcPr>
          <w:p w14:paraId="5FE25C32" w14:textId="77777777" w:rsidR="005F457E" w:rsidRDefault="00000000">
            <w:pPr>
              <w:spacing w:after="0" w:line="240" w:lineRule="auto"/>
              <w:ind w:firstLineChars="0" w:firstLine="0"/>
              <w:textAlignment w:val="auto"/>
              <w:rPr>
                <w:color w:val="000000" w:themeColor="text1"/>
                <w:sz w:val="21"/>
                <w:szCs w:val="21"/>
              </w:rPr>
            </w:pPr>
            <w:r>
              <w:rPr>
                <w:rFonts w:hint="eastAsia"/>
                <w:color w:val="000000" w:themeColor="text1"/>
                <w:sz w:val="21"/>
                <w:szCs w:val="21"/>
              </w:rPr>
              <w:t>拟上市场所</w:t>
            </w:r>
          </w:p>
        </w:tc>
        <w:tc>
          <w:tcPr>
            <w:tcW w:w="5992" w:type="dxa"/>
            <w:vAlign w:val="center"/>
          </w:tcPr>
          <w:p w14:paraId="09F7E6D9" w14:textId="77777777" w:rsidR="005F457E" w:rsidRDefault="00000000">
            <w:pPr>
              <w:spacing w:after="0" w:line="240" w:lineRule="auto"/>
              <w:ind w:firstLineChars="0" w:firstLine="0"/>
              <w:textAlignment w:val="auto"/>
              <w:rPr>
                <w:color w:val="000000" w:themeColor="text1"/>
                <w:sz w:val="21"/>
                <w:szCs w:val="21"/>
              </w:rPr>
            </w:pPr>
            <w:r>
              <w:rPr>
                <w:rFonts w:hint="eastAsia"/>
                <w:color w:val="000000" w:themeColor="text1"/>
                <w:sz w:val="21"/>
                <w:szCs w:val="21"/>
              </w:rPr>
              <w:t>深圳证券交易所</w:t>
            </w:r>
          </w:p>
        </w:tc>
      </w:tr>
      <w:tr w:rsidR="005F457E" w14:paraId="163EED1A" w14:textId="77777777">
        <w:trPr>
          <w:jc w:val="center"/>
        </w:trPr>
        <w:tc>
          <w:tcPr>
            <w:tcW w:w="2552" w:type="dxa"/>
            <w:vAlign w:val="center"/>
          </w:tcPr>
          <w:p w14:paraId="24B785D2" w14:textId="77777777" w:rsidR="005F457E" w:rsidRDefault="00000000">
            <w:pPr>
              <w:spacing w:after="0" w:line="240" w:lineRule="auto"/>
              <w:ind w:firstLineChars="0" w:firstLine="0"/>
              <w:textAlignment w:val="auto"/>
              <w:rPr>
                <w:color w:val="000000" w:themeColor="text1"/>
                <w:sz w:val="21"/>
                <w:szCs w:val="21"/>
              </w:rPr>
            </w:pPr>
            <w:r>
              <w:rPr>
                <w:rFonts w:hint="eastAsia"/>
                <w:color w:val="000000" w:themeColor="text1"/>
                <w:sz w:val="21"/>
                <w:szCs w:val="21"/>
              </w:rPr>
              <w:t>发起人（如有）</w:t>
            </w:r>
          </w:p>
        </w:tc>
        <w:tc>
          <w:tcPr>
            <w:tcW w:w="5992" w:type="dxa"/>
            <w:vAlign w:val="center"/>
          </w:tcPr>
          <w:p w14:paraId="2F9585E8" w14:textId="77777777" w:rsidR="005F457E" w:rsidRDefault="00000000">
            <w:pPr>
              <w:spacing w:after="0" w:line="240" w:lineRule="auto"/>
              <w:ind w:firstLineChars="0" w:firstLine="0"/>
              <w:textAlignment w:val="auto"/>
              <w:rPr>
                <w:color w:val="000000" w:themeColor="text1"/>
                <w:sz w:val="21"/>
                <w:szCs w:val="21"/>
              </w:rPr>
            </w:pPr>
            <w:r>
              <w:rPr>
                <w:rFonts w:hint="eastAsia"/>
                <w:color w:val="000000" w:themeColor="text1"/>
                <w:sz w:val="21"/>
                <w:szCs w:val="21"/>
              </w:rPr>
              <w:t>广东奥飞数据科技股份有限公司</w:t>
            </w:r>
          </w:p>
        </w:tc>
      </w:tr>
      <w:tr w:rsidR="005F457E" w14:paraId="21B8A9BC" w14:textId="77777777">
        <w:trPr>
          <w:jc w:val="center"/>
        </w:trPr>
        <w:tc>
          <w:tcPr>
            <w:tcW w:w="2552" w:type="dxa"/>
            <w:vAlign w:val="center"/>
          </w:tcPr>
          <w:p w14:paraId="071AAD6E" w14:textId="77777777" w:rsidR="005F457E" w:rsidRDefault="00000000">
            <w:pPr>
              <w:spacing w:after="0" w:line="240" w:lineRule="auto"/>
              <w:ind w:firstLineChars="0" w:firstLine="0"/>
              <w:textAlignment w:val="auto"/>
              <w:rPr>
                <w:color w:val="000000" w:themeColor="text1"/>
                <w:sz w:val="21"/>
                <w:szCs w:val="21"/>
              </w:rPr>
            </w:pPr>
            <w:r>
              <w:rPr>
                <w:rFonts w:hint="eastAsia"/>
                <w:color w:val="000000" w:themeColor="text1"/>
                <w:sz w:val="21"/>
                <w:szCs w:val="21"/>
              </w:rPr>
              <w:t>原始权益人</w:t>
            </w:r>
          </w:p>
        </w:tc>
        <w:tc>
          <w:tcPr>
            <w:tcW w:w="5992" w:type="dxa"/>
            <w:vAlign w:val="center"/>
          </w:tcPr>
          <w:p w14:paraId="257C042B" w14:textId="77777777" w:rsidR="005F457E" w:rsidRDefault="00000000">
            <w:pPr>
              <w:spacing w:after="0" w:line="240" w:lineRule="auto"/>
              <w:ind w:firstLineChars="0" w:firstLine="0"/>
              <w:textAlignment w:val="auto"/>
              <w:rPr>
                <w:color w:val="000000" w:themeColor="text1"/>
                <w:sz w:val="21"/>
                <w:szCs w:val="21"/>
              </w:rPr>
            </w:pPr>
            <w:r>
              <w:rPr>
                <w:rFonts w:hint="eastAsia"/>
                <w:color w:val="000000" w:themeColor="text1"/>
                <w:sz w:val="21"/>
                <w:szCs w:val="21"/>
              </w:rPr>
              <w:t>广东奥飞数据科技股份有限公司、固安聚龙自动化设备有限公司、广州市昊盈计算机科技有限公司</w:t>
            </w:r>
          </w:p>
        </w:tc>
      </w:tr>
      <w:tr w:rsidR="005F457E" w14:paraId="6E2C4E1A" w14:textId="77777777">
        <w:trPr>
          <w:jc w:val="center"/>
        </w:trPr>
        <w:tc>
          <w:tcPr>
            <w:tcW w:w="2552" w:type="dxa"/>
            <w:vAlign w:val="center"/>
          </w:tcPr>
          <w:p w14:paraId="4454490B" w14:textId="77777777" w:rsidR="005F457E" w:rsidRDefault="00000000">
            <w:pPr>
              <w:spacing w:after="0" w:line="240" w:lineRule="auto"/>
              <w:ind w:firstLineChars="0" w:firstLine="0"/>
              <w:textAlignment w:val="auto"/>
              <w:rPr>
                <w:color w:val="000000" w:themeColor="text1"/>
                <w:sz w:val="21"/>
                <w:szCs w:val="21"/>
              </w:rPr>
            </w:pPr>
            <w:r>
              <w:rPr>
                <w:rFonts w:hint="eastAsia"/>
                <w:color w:val="000000" w:themeColor="text1"/>
                <w:sz w:val="21"/>
                <w:szCs w:val="21"/>
              </w:rPr>
              <w:t>基金管理人</w:t>
            </w:r>
          </w:p>
        </w:tc>
        <w:tc>
          <w:tcPr>
            <w:tcW w:w="5992" w:type="dxa"/>
            <w:vAlign w:val="center"/>
          </w:tcPr>
          <w:p w14:paraId="70830A3A" w14:textId="77777777" w:rsidR="005F457E" w:rsidRDefault="00000000">
            <w:pPr>
              <w:spacing w:after="0" w:line="240" w:lineRule="auto"/>
              <w:ind w:firstLineChars="0" w:firstLine="0"/>
              <w:textAlignment w:val="auto"/>
              <w:rPr>
                <w:color w:val="000000" w:themeColor="text1"/>
                <w:sz w:val="21"/>
                <w:szCs w:val="21"/>
              </w:rPr>
            </w:pPr>
            <w:r>
              <w:rPr>
                <w:rFonts w:hint="eastAsia"/>
                <w:color w:val="000000" w:themeColor="text1"/>
                <w:sz w:val="21"/>
                <w:szCs w:val="21"/>
              </w:rPr>
              <w:t>南方基金管理股份有限公司</w:t>
            </w:r>
          </w:p>
        </w:tc>
      </w:tr>
      <w:tr w:rsidR="005F457E" w14:paraId="01C9A1A2" w14:textId="77777777">
        <w:trPr>
          <w:jc w:val="center"/>
        </w:trPr>
        <w:tc>
          <w:tcPr>
            <w:tcW w:w="2552" w:type="dxa"/>
            <w:vAlign w:val="center"/>
          </w:tcPr>
          <w:p w14:paraId="34BD1F2D" w14:textId="77777777" w:rsidR="005F457E" w:rsidRDefault="00000000">
            <w:pPr>
              <w:spacing w:after="0" w:line="240" w:lineRule="auto"/>
              <w:ind w:firstLineChars="0" w:firstLine="0"/>
              <w:textAlignment w:val="auto"/>
              <w:rPr>
                <w:color w:val="000000" w:themeColor="text1"/>
                <w:sz w:val="21"/>
                <w:szCs w:val="21"/>
              </w:rPr>
            </w:pPr>
            <w:r>
              <w:rPr>
                <w:rFonts w:hint="eastAsia"/>
                <w:color w:val="000000" w:themeColor="text1"/>
                <w:sz w:val="21"/>
                <w:szCs w:val="21"/>
              </w:rPr>
              <w:t>资产支持证券管理人</w:t>
            </w:r>
          </w:p>
        </w:tc>
        <w:tc>
          <w:tcPr>
            <w:tcW w:w="5992" w:type="dxa"/>
            <w:vAlign w:val="center"/>
          </w:tcPr>
          <w:p w14:paraId="5661D232" w14:textId="77777777" w:rsidR="005F457E" w:rsidRDefault="00000000">
            <w:pPr>
              <w:spacing w:after="0" w:line="240" w:lineRule="auto"/>
              <w:ind w:firstLineChars="0" w:firstLine="0"/>
              <w:textAlignment w:val="auto"/>
              <w:rPr>
                <w:color w:val="000000" w:themeColor="text1"/>
                <w:sz w:val="21"/>
                <w:szCs w:val="21"/>
              </w:rPr>
            </w:pPr>
            <w:r>
              <w:rPr>
                <w:rFonts w:hint="eastAsia"/>
                <w:color w:val="000000" w:themeColor="text1"/>
                <w:sz w:val="21"/>
                <w:szCs w:val="21"/>
              </w:rPr>
              <w:t>南方资本管理有限公司</w:t>
            </w:r>
          </w:p>
        </w:tc>
      </w:tr>
      <w:tr w:rsidR="005F457E" w14:paraId="6803B39B" w14:textId="77777777">
        <w:trPr>
          <w:jc w:val="center"/>
        </w:trPr>
        <w:tc>
          <w:tcPr>
            <w:tcW w:w="2552" w:type="dxa"/>
            <w:vAlign w:val="center"/>
          </w:tcPr>
          <w:p w14:paraId="2F4A72AF" w14:textId="77777777" w:rsidR="005F457E" w:rsidRDefault="00000000">
            <w:pPr>
              <w:spacing w:after="0" w:line="240" w:lineRule="auto"/>
              <w:ind w:firstLineChars="0" w:firstLine="0"/>
              <w:textAlignment w:val="auto"/>
              <w:rPr>
                <w:color w:val="000000" w:themeColor="text1"/>
                <w:sz w:val="21"/>
                <w:szCs w:val="21"/>
              </w:rPr>
            </w:pPr>
            <w:r>
              <w:rPr>
                <w:rFonts w:hint="eastAsia"/>
                <w:color w:val="000000" w:themeColor="text1"/>
                <w:sz w:val="21"/>
                <w:szCs w:val="21"/>
              </w:rPr>
              <w:t>律师事务所及项目主办律师</w:t>
            </w:r>
          </w:p>
        </w:tc>
        <w:tc>
          <w:tcPr>
            <w:tcW w:w="5992" w:type="dxa"/>
            <w:vAlign w:val="center"/>
          </w:tcPr>
          <w:p w14:paraId="561E6B35" w14:textId="77777777" w:rsidR="005F457E" w:rsidRDefault="00000000">
            <w:pPr>
              <w:spacing w:after="0" w:line="240" w:lineRule="auto"/>
              <w:ind w:firstLineChars="0" w:firstLine="0"/>
              <w:textAlignment w:val="auto"/>
              <w:rPr>
                <w:color w:val="000000" w:themeColor="text1"/>
                <w:sz w:val="21"/>
                <w:szCs w:val="21"/>
              </w:rPr>
            </w:pPr>
            <w:r>
              <w:rPr>
                <w:rFonts w:hint="eastAsia"/>
                <w:color w:val="000000" w:themeColor="text1"/>
                <w:sz w:val="21"/>
                <w:szCs w:val="21"/>
              </w:rPr>
              <w:t>国浩律师（广州）事务所，主办律师：陈伟</w:t>
            </w:r>
          </w:p>
        </w:tc>
      </w:tr>
      <w:tr w:rsidR="005F457E" w14:paraId="2FC617D2" w14:textId="77777777">
        <w:trPr>
          <w:jc w:val="center"/>
        </w:trPr>
        <w:tc>
          <w:tcPr>
            <w:tcW w:w="2552" w:type="dxa"/>
            <w:vAlign w:val="center"/>
          </w:tcPr>
          <w:p w14:paraId="710E3BF7" w14:textId="77777777" w:rsidR="005F457E" w:rsidRDefault="00000000">
            <w:pPr>
              <w:spacing w:after="0" w:line="240" w:lineRule="auto"/>
              <w:ind w:firstLineChars="0" w:firstLine="0"/>
              <w:textAlignment w:val="auto"/>
              <w:rPr>
                <w:color w:val="000000" w:themeColor="text1"/>
                <w:sz w:val="21"/>
                <w:szCs w:val="21"/>
              </w:rPr>
            </w:pPr>
            <w:r>
              <w:rPr>
                <w:rFonts w:hint="eastAsia"/>
                <w:color w:val="000000" w:themeColor="text1"/>
                <w:sz w:val="21"/>
                <w:szCs w:val="21"/>
              </w:rPr>
              <w:t>会计师事务所</w:t>
            </w:r>
          </w:p>
        </w:tc>
        <w:tc>
          <w:tcPr>
            <w:tcW w:w="5992" w:type="dxa"/>
            <w:vAlign w:val="center"/>
          </w:tcPr>
          <w:p w14:paraId="4A1F59D5" w14:textId="77777777" w:rsidR="005F457E" w:rsidRDefault="00000000">
            <w:pPr>
              <w:spacing w:after="0" w:line="240" w:lineRule="auto"/>
              <w:ind w:firstLineChars="0" w:firstLine="0"/>
              <w:textAlignment w:val="auto"/>
              <w:rPr>
                <w:color w:val="000000" w:themeColor="text1"/>
                <w:sz w:val="21"/>
                <w:szCs w:val="21"/>
              </w:rPr>
            </w:pPr>
            <w:r>
              <w:rPr>
                <w:rFonts w:hint="eastAsia"/>
                <w:color w:val="000000" w:themeColor="text1"/>
                <w:sz w:val="21"/>
                <w:szCs w:val="21"/>
              </w:rPr>
              <w:t>广东司农会计师事务所（特殊普通合伙）</w:t>
            </w:r>
          </w:p>
        </w:tc>
      </w:tr>
      <w:tr w:rsidR="005F457E" w14:paraId="5C257834" w14:textId="77777777">
        <w:trPr>
          <w:jc w:val="center"/>
        </w:trPr>
        <w:tc>
          <w:tcPr>
            <w:tcW w:w="2552" w:type="dxa"/>
            <w:vAlign w:val="center"/>
          </w:tcPr>
          <w:p w14:paraId="5D8CAC27" w14:textId="77777777" w:rsidR="005F457E" w:rsidRDefault="00000000">
            <w:pPr>
              <w:spacing w:after="0" w:line="240" w:lineRule="auto"/>
              <w:ind w:firstLineChars="0" w:firstLine="0"/>
              <w:textAlignment w:val="auto"/>
              <w:rPr>
                <w:color w:val="000000" w:themeColor="text1"/>
                <w:sz w:val="21"/>
                <w:szCs w:val="21"/>
              </w:rPr>
            </w:pPr>
            <w:r>
              <w:rPr>
                <w:rFonts w:hint="eastAsia"/>
                <w:color w:val="000000" w:themeColor="text1"/>
                <w:sz w:val="21"/>
                <w:szCs w:val="21"/>
              </w:rPr>
              <w:t>资产评估机构</w:t>
            </w:r>
          </w:p>
        </w:tc>
        <w:tc>
          <w:tcPr>
            <w:tcW w:w="5992" w:type="dxa"/>
            <w:vAlign w:val="center"/>
          </w:tcPr>
          <w:p w14:paraId="78B53E57" w14:textId="77777777" w:rsidR="005F457E" w:rsidRDefault="00000000">
            <w:pPr>
              <w:spacing w:after="0" w:line="240" w:lineRule="auto"/>
              <w:ind w:firstLineChars="0" w:firstLine="0"/>
              <w:textAlignment w:val="auto"/>
              <w:rPr>
                <w:color w:val="000000" w:themeColor="text1"/>
                <w:sz w:val="21"/>
                <w:szCs w:val="21"/>
              </w:rPr>
            </w:pPr>
            <w:r>
              <w:rPr>
                <w:rFonts w:hint="eastAsia"/>
                <w:color w:val="000000" w:themeColor="text1"/>
                <w:sz w:val="21"/>
                <w:szCs w:val="21"/>
              </w:rPr>
              <w:t>北京国友大正资产评估有限公司</w:t>
            </w:r>
          </w:p>
        </w:tc>
      </w:tr>
      <w:tr w:rsidR="005F457E" w14:paraId="27F912C6" w14:textId="77777777">
        <w:trPr>
          <w:jc w:val="center"/>
        </w:trPr>
        <w:tc>
          <w:tcPr>
            <w:tcW w:w="2552" w:type="dxa"/>
            <w:vAlign w:val="center"/>
          </w:tcPr>
          <w:p w14:paraId="2481529C" w14:textId="77777777" w:rsidR="005F457E" w:rsidRDefault="00000000">
            <w:pPr>
              <w:spacing w:after="0" w:line="240" w:lineRule="auto"/>
              <w:ind w:firstLineChars="0" w:firstLine="0"/>
              <w:textAlignment w:val="auto"/>
              <w:rPr>
                <w:color w:val="000000" w:themeColor="text1"/>
                <w:sz w:val="21"/>
                <w:szCs w:val="21"/>
              </w:rPr>
            </w:pPr>
            <w:r>
              <w:rPr>
                <w:rFonts w:hint="eastAsia"/>
                <w:color w:val="000000" w:themeColor="text1"/>
                <w:sz w:val="21"/>
                <w:szCs w:val="21"/>
              </w:rPr>
              <w:t>税务咨询机构（如有）</w:t>
            </w:r>
          </w:p>
        </w:tc>
        <w:tc>
          <w:tcPr>
            <w:tcW w:w="5992" w:type="dxa"/>
            <w:vAlign w:val="center"/>
          </w:tcPr>
          <w:p w14:paraId="104AFDD8" w14:textId="77777777" w:rsidR="005F457E" w:rsidRDefault="00000000">
            <w:pPr>
              <w:spacing w:after="0" w:line="240" w:lineRule="auto"/>
              <w:ind w:firstLineChars="0" w:firstLine="0"/>
              <w:textAlignment w:val="auto"/>
              <w:rPr>
                <w:color w:val="000000" w:themeColor="text1"/>
                <w:sz w:val="21"/>
                <w:szCs w:val="21"/>
              </w:rPr>
            </w:pPr>
            <w:r>
              <w:rPr>
                <w:color w:val="000000" w:themeColor="text1"/>
                <w:sz w:val="21"/>
                <w:szCs w:val="21"/>
              </w:rPr>
              <w:t>-</w:t>
            </w:r>
          </w:p>
        </w:tc>
      </w:tr>
      <w:tr w:rsidR="005F457E" w14:paraId="6858D2CE" w14:textId="77777777">
        <w:trPr>
          <w:jc w:val="center"/>
        </w:trPr>
        <w:tc>
          <w:tcPr>
            <w:tcW w:w="2552" w:type="dxa"/>
            <w:vAlign w:val="center"/>
          </w:tcPr>
          <w:p w14:paraId="1951FE77" w14:textId="77777777" w:rsidR="005F457E" w:rsidRDefault="00000000">
            <w:pPr>
              <w:spacing w:after="0" w:line="240" w:lineRule="auto"/>
              <w:ind w:firstLineChars="0" w:firstLine="0"/>
              <w:textAlignment w:val="auto"/>
              <w:rPr>
                <w:color w:val="000000" w:themeColor="text1"/>
                <w:sz w:val="21"/>
                <w:szCs w:val="21"/>
              </w:rPr>
            </w:pPr>
            <w:r>
              <w:rPr>
                <w:rFonts w:hint="eastAsia"/>
                <w:color w:val="000000" w:themeColor="text1"/>
                <w:sz w:val="21"/>
                <w:szCs w:val="21"/>
              </w:rPr>
              <w:t>担任财务顾问的证券公司（如有）</w:t>
            </w:r>
          </w:p>
        </w:tc>
        <w:tc>
          <w:tcPr>
            <w:tcW w:w="5992" w:type="dxa"/>
            <w:vAlign w:val="center"/>
          </w:tcPr>
          <w:p w14:paraId="799BC81C" w14:textId="77777777" w:rsidR="005F457E" w:rsidRDefault="00000000">
            <w:pPr>
              <w:spacing w:after="0" w:line="240" w:lineRule="auto"/>
              <w:ind w:firstLineChars="0" w:firstLine="0"/>
              <w:textAlignment w:val="auto"/>
              <w:rPr>
                <w:color w:val="000000" w:themeColor="text1"/>
                <w:sz w:val="21"/>
                <w:szCs w:val="21"/>
              </w:rPr>
            </w:pPr>
            <w:r>
              <w:rPr>
                <w:rFonts w:hint="eastAsia"/>
                <w:color w:val="000000" w:themeColor="text1"/>
                <w:sz w:val="21"/>
                <w:szCs w:val="21"/>
              </w:rPr>
              <w:t>华泰联合证券有限责任公司</w:t>
            </w:r>
          </w:p>
        </w:tc>
      </w:tr>
    </w:tbl>
    <w:p w14:paraId="329C13C2" w14:textId="77777777" w:rsidR="005F457E" w:rsidRDefault="005F457E">
      <w:pPr>
        <w:widowControl/>
        <w:spacing w:line="240" w:lineRule="auto"/>
        <w:ind w:firstLine="482"/>
        <w:jc w:val="center"/>
        <w:textAlignment w:val="auto"/>
        <w:rPr>
          <w:b/>
          <w:color w:val="000000" w:themeColor="text1"/>
          <w:u w:val="single"/>
        </w:rPr>
        <w:sectPr w:rsidR="005F457E">
          <w:footerReference w:type="default" r:id="rId22"/>
          <w:pgSz w:w="11906" w:h="16838"/>
          <w:pgMar w:top="1984" w:right="1616" w:bottom="1814" w:left="1616" w:header="851" w:footer="1474" w:gutter="0"/>
          <w:pgNumType w:start="1"/>
          <w:cols w:space="425"/>
          <w:docGrid w:linePitch="588"/>
        </w:sectPr>
      </w:pPr>
    </w:p>
    <w:p w14:paraId="174F98D7" w14:textId="77777777" w:rsidR="005F457E" w:rsidRDefault="00000000">
      <w:pPr>
        <w:pStyle w:val="1"/>
        <w:ind w:firstLineChars="0" w:firstLine="0"/>
        <w:jc w:val="center"/>
        <w:rPr>
          <w:rFonts w:asciiTheme="majorEastAsia" w:eastAsiaTheme="majorEastAsia" w:hAnsiTheme="majorEastAsia"/>
          <w:b/>
          <w:bCs/>
          <w:sz w:val="40"/>
          <w:szCs w:val="40"/>
        </w:rPr>
      </w:pPr>
      <w:bookmarkStart w:id="55" w:name="_Toc223783743"/>
      <w:bookmarkStart w:id="56" w:name="_Toc184246814"/>
      <w:bookmarkStart w:id="57" w:name="_Toc182564391"/>
      <w:bookmarkStart w:id="58" w:name="_Toc175503027"/>
      <w:bookmarkStart w:id="59" w:name="_Toc173927330"/>
      <w:bookmarkStart w:id="60" w:name="_Toc182564058"/>
      <w:bookmarkStart w:id="61" w:name="_Toc175502630"/>
      <w:bookmarkStart w:id="62" w:name="_Toc184247387"/>
      <w:bookmarkStart w:id="63" w:name="_Toc175502533"/>
      <w:bookmarkStart w:id="64" w:name="_Toc184289937"/>
      <w:bookmarkStart w:id="65" w:name="_Toc183956530"/>
      <w:bookmarkStart w:id="66" w:name="_Toc183955272"/>
      <w:bookmarkStart w:id="67" w:name="_Toc184240794"/>
      <w:bookmarkStart w:id="68" w:name="_Toc184246858"/>
      <w:bookmarkStart w:id="69" w:name="_Toc183973002"/>
      <w:bookmarkStart w:id="70" w:name="_Toc184289541"/>
      <w:bookmarkStart w:id="71" w:name="_Toc174312930"/>
      <w:r>
        <w:rPr>
          <w:rFonts w:asciiTheme="majorEastAsia" w:eastAsiaTheme="majorEastAsia" w:hAnsiTheme="majorEastAsia" w:hint="eastAsia"/>
          <w:b/>
          <w:bCs/>
          <w:sz w:val="40"/>
          <w:szCs w:val="40"/>
        </w:rPr>
        <w:lastRenderedPageBreak/>
        <w:t>释义</w:t>
      </w:r>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p>
    <w:p w14:paraId="63A73E2E" w14:textId="77777777" w:rsidR="005F457E" w:rsidRDefault="00000000">
      <w:pPr>
        <w:spacing w:after="0" w:line="312" w:lineRule="auto"/>
        <w:ind w:firstLine="480"/>
        <w:rPr>
          <w:color w:val="000000" w:themeColor="text1"/>
          <w:szCs w:val="24"/>
        </w:rPr>
      </w:pPr>
      <w:r>
        <w:rPr>
          <w:rFonts w:hint="eastAsia"/>
          <w:color w:val="000000" w:themeColor="text1"/>
          <w:szCs w:val="24"/>
        </w:rPr>
        <w:t>在本申报材料中，除非文意另有所指，下列词语或简称具有如下含义：</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1967"/>
        <w:gridCol w:w="426"/>
        <w:gridCol w:w="6271"/>
      </w:tblGrid>
      <w:tr w:rsidR="005F457E" w14:paraId="2143F657" w14:textId="77777777">
        <w:trPr>
          <w:cantSplit/>
          <w:trHeight w:val="20"/>
          <w:tblHeader/>
          <w:jc w:val="center"/>
        </w:trPr>
        <w:tc>
          <w:tcPr>
            <w:tcW w:w="1967" w:type="dxa"/>
            <w:vAlign w:val="center"/>
          </w:tcPr>
          <w:p w14:paraId="22094EE4" w14:textId="77777777" w:rsidR="005F457E" w:rsidRDefault="00000000">
            <w:pPr>
              <w:keepNext/>
              <w:spacing w:after="0" w:line="240" w:lineRule="auto"/>
              <w:ind w:firstLineChars="0" w:firstLine="0"/>
              <w:jc w:val="center"/>
              <w:textAlignment w:val="auto"/>
              <w:rPr>
                <w:b/>
                <w:color w:val="000000" w:themeColor="text1"/>
                <w:kern w:val="0"/>
                <w:sz w:val="21"/>
                <w:szCs w:val="21"/>
                <w:lang w:eastAsia="en-US"/>
              </w:rPr>
            </w:pPr>
            <w:r>
              <w:rPr>
                <w:rFonts w:hint="eastAsia"/>
                <w:b/>
                <w:color w:val="000000" w:themeColor="text1"/>
                <w:kern w:val="0"/>
                <w:sz w:val="21"/>
                <w:szCs w:val="21"/>
              </w:rPr>
              <w:t>简称</w:t>
            </w:r>
          </w:p>
        </w:tc>
        <w:tc>
          <w:tcPr>
            <w:tcW w:w="426" w:type="dxa"/>
            <w:vAlign w:val="center"/>
          </w:tcPr>
          <w:p w14:paraId="5A24550C" w14:textId="77777777" w:rsidR="005F457E" w:rsidRDefault="00000000">
            <w:pPr>
              <w:keepNext/>
              <w:spacing w:after="0" w:line="240" w:lineRule="auto"/>
              <w:ind w:firstLineChars="0" w:firstLine="0"/>
              <w:jc w:val="center"/>
              <w:textAlignment w:val="auto"/>
              <w:rPr>
                <w:b/>
                <w:color w:val="000000" w:themeColor="text1"/>
                <w:kern w:val="0"/>
                <w:sz w:val="21"/>
                <w:szCs w:val="21"/>
                <w:lang w:eastAsia="en-US"/>
              </w:rPr>
            </w:pPr>
            <w:r>
              <w:rPr>
                <w:rFonts w:hint="eastAsia"/>
                <w:b/>
                <w:color w:val="000000" w:themeColor="text1"/>
                <w:kern w:val="0"/>
                <w:sz w:val="21"/>
                <w:szCs w:val="21"/>
                <w:lang w:eastAsia="en-US"/>
              </w:rPr>
              <w:t>-</w:t>
            </w:r>
          </w:p>
        </w:tc>
        <w:tc>
          <w:tcPr>
            <w:tcW w:w="6271" w:type="dxa"/>
            <w:vAlign w:val="center"/>
          </w:tcPr>
          <w:p w14:paraId="3EDF8D7E" w14:textId="77777777" w:rsidR="005F457E" w:rsidRDefault="00000000">
            <w:pPr>
              <w:keepNext/>
              <w:spacing w:after="0" w:line="240" w:lineRule="auto"/>
              <w:ind w:firstLineChars="0" w:firstLine="0"/>
              <w:jc w:val="center"/>
              <w:textAlignment w:val="auto"/>
              <w:rPr>
                <w:b/>
                <w:color w:val="000000" w:themeColor="text1"/>
                <w:kern w:val="0"/>
                <w:sz w:val="21"/>
                <w:szCs w:val="21"/>
                <w:lang w:eastAsia="en-US"/>
              </w:rPr>
            </w:pPr>
            <w:r>
              <w:rPr>
                <w:rFonts w:hint="eastAsia"/>
                <w:b/>
                <w:color w:val="000000" w:themeColor="text1"/>
                <w:kern w:val="0"/>
                <w:sz w:val="21"/>
                <w:szCs w:val="21"/>
                <w:lang w:eastAsia="en-US"/>
              </w:rPr>
              <w:t>释义</w:t>
            </w:r>
          </w:p>
        </w:tc>
      </w:tr>
      <w:tr w:rsidR="005F457E" w14:paraId="52CD875C" w14:textId="77777777">
        <w:trPr>
          <w:cantSplit/>
          <w:trHeight w:val="20"/>
          <w:jc w:val="center"/>
        </w:trPr>
        <w:tc>
          <w:tcPr>
            <w:tcW w:w="1967" w:type="dxa"/>
            <w:vAlign w:val="center"/>
          </w:tcPr>
          <w:p w14:paraId="474E19BB" w14:textId="77777777" w:rsidR="005F457E" w:rsidRDefault="00000000">
            <w:pPr>
              <w:spacing w:after="0" w:line="240" w:lineRule="auto"/>
              <w:ind w:firstLineChars="0" w:firstLine="0"/>
              <w:textAlignment w:val="auto"/>
              <w:rPr>
                <w:color w:val="000000" w:themeColor="text1"/>
                <w:sz w:val="21"/>
                <w:szCs w:val="21"/>
              </w:rPr>
            </w:pPr>
            <w:r>
              <w:rPr>
                <w:rFonts w:hint="eastAsia"/>
                <w:color w:val="000000" w:themeColor="text1"/>
                <w:sz w:val="21"/>
                <w:szCs w:val="21"/>
              </w:rPr>
              <w:t>本项目</w:t>
            </w:r>
          </w:p>
        </w:tc>
        <w:tc>
          <w:tcPr>
            <w:tcW w:w="426" w:type="dxa"/>
            <w:vAlign w:val="center"/>
          </w:tcPr>
          <w:p w14:paraId="1A3E08A2" w14:textId="77777777" w:rsidR="005F457E" w:rsidRDefault="00000000">
            <w:pPr>
              <w:spacing w:after="0" w:line="240" w:lineRule="auto"/>
              <w:ind w:firstLineChars="0" w:firstLine="0"/>
              <w:textAlignment w:val="auto"/>
              <w:rPr>
                <w:color w:val="000000" w:themeColor="text1"/>
                <w:sz w:val="21"/>
                <w:szCs w:val="21"/>
                <w:lang w:eastAsia="en-US"/>
              </w:rPr>
            </w:pPr>
            <w:r>
              <w:rPr>
                <w:rFonts w:hint="eastAsia"/>
                <w:color w:val="000000" w:themeColor="text1"/>
                <w:sz w:val="21"/>
                <w:szCs w:val="21"/>
                <w:lang w:eastAsia="en-US"/>
              </w:rPr>
              <w:t>指</w:t>
            </w:r>
          </w:p>
        </w:tc>
        <w:tc>
          <w:tcPr>
            <w:tcW w:w="6271" w:type="dxa"/>
            <w:vAlign w:val="center"/>
          </w:tcPr>
          <w:p w14:paraId="58DDDF54" w14:textId="77777777" w:rsidR="005F457E" w:rsidRDefault="00000000">
            <w:pPr>
              <w:spacing w:after="0" w:line="240" w:lineRule="auto"/>
              <w:ind w:firstLineChars="0" w:firstLine="0"/>
              <w:textAlignment w:val="auto"/>
              <w:rPr>
                <w:color w:val="000000" w:themeColor="text1"/>
                <w:sz w:val="21"/>
                <w:szCs w:val="21"/>
              </w:rPr>
            </w:pPr>
            <w:r>
              <w:rPr>
                <w:rFonts w:hint="eastAsia"/>
                <w:color w:val="000000" w:themeColor="text1"/>
                <w:sz w:val="21"/>
                <w:szCs w:val="21"/>
              </w:rPr>
              <w:t>奥飞数据中心基础设施领域不动产投资信托基金（</w:t>
            </w:r>
            <w:r>
              <w:rPr>
                <w:rFonts w:hint="eastAsia"/>
                <w:color w:val="000000" w:themeColor="text1"/>
                <w:sz w:val="21"/>
                <w:szCs w:val="21"/>
              </w:rPr>
              <w:t>REITs</w:t>
            </w:r>
            <w:r>
              <w:rPr>
                <w:rFonts w:hint="eastAsia"/>
                <w:color w:val="000000" w:themeColor="text1"/>
                <w:sz w:val="21"/>
                <w:szCs w:val="21"/>
              </w:rPr>
              <w:t>）</w:t>
            </w:r>
          </w:p>
        </w:tc>
      </w:tr>
      <w:tr w:rsidR="005F457E" w14:paraId="6E19B883" w14:textId="77777777">
        <w:trPr>
          <w:cantSplit/>
          <w:trHeight w:val="20"/>
          <w:jc w:val="center"/>
        </w:trPr>
        <w:tc>
          <w:tcPr>
            <w:tcW w:w="1967" w:type="dxa"/>
            <w:vAlign w:val="center"/>
          </w:tcPr>
          <w:p w14:paraId="31CEB934" w14:textId="77777777" w:rsidR="005F457E" w:rsidRDefault="00000000">
            <w:pPr>
              <w:spacing w:after="0" w:line="240" w:lineRule="auto"/>
              <w:ind w:firstLineChars="0" w:firstLine="0"/>
              <w:textAlignment w:val="auto"/>
              <w:rPr>
                <w:color w:val="000000" w:themeColor="text1"/>
                <w:sz w:val="21"/>
                <w:szCs w:val="21"/>
                <w:lang w:eastAsia="en-US"/>
              </w:rPr>
            </w:pPr>
            <w:r>
              <w:rPr>
                <w:rFonts w:hint="eastAsia"/>
                <w:color w:val="000000" w:themeColor="text1"/>
                <w:sz w:val="21"/>
                <w:szCs w:val="21"/>
              </w:rPr>
              <w:t>本基金</w:t>
            </w:r>
            <w:r>
              <w:rPr>
                <w:color w:val="000000" w:themeColor="text1"/>
                <w:sz w:val="21"/>
                <w:szCs w:val="21"/>
              </w:rPr>
              <w:t>/</w:t>
            </w:r>
            <w:r>
              <w:rPr>
                <w:rFonts w:hint="eastAsia"/>
                <w:color w:val="000000" w:themeColor="text1"/>
                <w:sz w:val="21"/>
                <w:szCs w:val="21"/>
              </w:rPr>
              <w:t>奥飞</w:t>
            </w:r>
            <w:r>
              <w:rPr>
                <w:color w:val="000000" w:themeColor="text1"/>
                <w:sz w:val="21"/>
                <w:szCs w:val="21"/>
              </w:rPr>
              <w:t>REIT</w:t>
            </w:r>
          </w:p>
        </w:tc>
        <w:tc>
          <w:tcPr>
            <w:tcW w:w="426" w:type="dxa"/>
            <w:vAlign w:val="center"/>
          </w:tcPr>
          <w:p w14:paraId="62A3BF21" w14:textId="77777777" w:rsidR="005F457E" w:rsidRDefault="00000000">
            <w:pPr>
              <w:spacing w:after="0" w:line="240" w:lineRule="auto"/>
              <w:ind w:firstLineChars="0" w:firstLine="0"/>
              <w:textAlignment w:val="auto"/>
              <w:rPr>
                <w:color w:val="000000" w:themeColor="text1"/>
                <w:sz w:val="21"/>
                <w:szCs w:val="21"/>
                <w:lang w:eastAsia="en-US"/>
              </w:rPr>
            </w:pPr>
            <w:r>
              <w:rPr>
                <w:rFonts w:hint="eastAsia"/>
                <w:color w:val="000000" w:themeColor="text1"/>
                <w:sz w:val="21"/>
                <w:szCs w:val="21"/>
                <w:lang w:eastAsia="en-US"/>
              </w:rPr>
              <w:t>指</w:t>
            </w:r>
          </w:p>
        </w:tc>
        <w:tc>
          <w:tcPr>
            <w:tcW w:w="6271" w:type="dxa"/>
            <w:vAlign w:val="center"/>
          </w:tcPr>
          <w:p w14:paraId="3EE83A84" w14:textId="77777777" w:rsidR="005F457E" w:rsidRDefault="00000000">
            <w:pPr>
              <w:spacing w:after="0" w:line="240" w:lineRule="auto"/>
              <w:ind w:firstLineChars="0" w:firstLine="0"/>
              <w:textAlignment w:val="auto"/>
              <w:rPr>
                <w:color w:val="000000" w:themeColor="text1"/>
                <w:sz w:val="21"/>
                <w:szCs w:val="21"/>
              </w:rPr>
            </w:pPr>
            <w:r>
              <w:rPr>
                <w:rFonts w:hint="eastAsia"/>
                <w:color w:val="000000" w:themeColor="text1"/>
                <w:sz w:val="21"/>
                <w:szCs w:val="21"/>
              </w:rPr>
              <w:t>南方奥飞数据中心封闭式基础设施证券投资基金</w:t>
            </w:r>
          </w:p>
        </w:tc>
      </w:tr>
      <w:tr w:rsidR="005F457E" w14:paraId="51650E70" w14:textId="77777777">
        <w:trPr>
          <w:cantSplit/>
          <w:trHeight w:val="20"/>
          <w:jc w:val="center"/>
        </w:trPr>
        <w:tc>
          <w:tcPr>
            <w:tcW w:w="1967" w:type="dxa"/>
            <w:vAlign w:val="center"/>
          </w:tcPr>
          <w:p w14:paraId="6BC85C45" w14:textId="77777777" w:rsidR="005F457E" w:rsidRDefault="00000000">
            <w:pPr>
              <w:spacing w:after="0" w:line="240" w:lineRule="auto"/>
              <w:ind w:firstLineChars="0" w:firstLine="0"/>
              <w:textAlignment w:val="auto"/>
              <w:rPr>
                <w:color w:val="000000" w:themeColor="text1"/>
                <w:sz w:val="21"/>
                <w:szCs w:val="21"/>
              </w:rPr>
            </w:pPr>
            <w:r>
              <w:rPr>
                <w:rFonts w:hint="eastAsia"/>
                <w:color w:val="000000" w:themeColor="text1"/>
                <w:sz w:val="21"/>
                <w:szCs w:val="21"/>
              </w:rPr>
              <w:t>发起人</w:t>
            </w:r>
            <w:r>
              <w:rPr>
                <w:rFonts w:hint="eastAsia"/>
                <w:color w:val="000000" w:themeColor="text1"/>
                <w:sz w:val="21"/>
                <w:szCs w:val="21"/>
              </w:rPr>
              <w:t>/</w:t>
            </w:r>
            <w:r>
              <w:rPr>
                <w:rFonts w:hint="eastAsia"/>
                <w:color w:val="000000" w:themeColor="text1"/>
                <w:sz w:val="21"/>
                <w:szCs w:val="21"/>
              </w:rPr>
              <w:t>原始权益人</w:t>
            </w:r>
            <w:r>
              <w:rPr>
                <w:color w:val="000000" w:themeColor="text1"/>
                <w:sz w:val="21"/>
                <w:szCs w:val="21"/>
              </w:rPr>
              <w:t>1/</w:t>
            </w:r>
            <w:r>
              <w:rPr>
                <w:rFonts w:hint="eastAsia"/>
                <w:color w:val="000000" w:themeColor="text1"/>
                <w:sz w:val="21"/>
                <w:szCs w:val="21"/>
              </w:rPr>
              <w:t>奥飞数据</w:t>
            </w:r>
          </w:p>
        </w:tc>
        <w:tc>
          <w:tcPr>
            <w:tcW w:w="426" w:type="dxa"/>
            <w:vAlign w:val="center"/>
          </w:tcPr>
          <w:p w14:paraId="0088A574" w14:textId="77777777" w:rsidR="005F457E" w:rsidRDefault="00000000">
            <w:pPr>
              <w:spacing w:after="0" w:line="240" w:lineRule="auto"/>
              <w:ind w:firstLineChars="0" w:firstLine="0"/>
              <w:textAlignment w:val="auto"/>
              <w:rPr>
                <w:color w:val="000000" w:themeColor="text1"/>
                <w:sz w:val="21"/>
                <w:szCs w:val="21"/>
                <w:lang w:eastAsia="en-US"/>
              </w:rPr>
            </w:pPr>
            <w:r>
              <w:rPr>
                <w:rFonts w:hint="eastAsia"/>
                <w:color w:val="000000" w:themeColor="text1"/>
                <w:sz w:val="21"/>
                <w:szCs w:val="21"/>
              </w:rPr>
              <w:t>指</w:t>
            </w:r>
          </w:p>
        </w:tc>
        <w:tc>
          <w:tcPr>
            <w:tcW w:w="6271" w:type="dxa"/>
            <w:vAlign w:val="center"/>
          </w:tcPr>
          <w:p w14:paraId="153FF34A" w14:textId="77777777" w:rsidR="005F457E" w:rsidRDefault="00000000">
            <w:pPr>
              <w:spacing w:after="0" w:line="240" w:lineRule="auto"/>
              <w:ind w:firstLineChars="0" w:firstLine="0"/>
              <w:textAlignment w:val="auto"/>
              <w:rPr>
                <w:color w:val="000000" w:themeColor="text1"/>
                <w:sz w:val="21"/>
                <w:szCs w:val="21"/>
              </w:rPr>
            </w:pPr>
            <w:r>
              <w:rPr>
                <w:rFonts w:hint="eastAsia"/>
                <w:color w:val="000000" w:themeColor="text1"/>
                <w:sz w:val="21"/>
                <w:szCs w:val="21"/>
              </w:rPr>
              <w:t>广东奥飞数据科技股份有限公司</w:t>
            </w:r>
          </w:p>
        </w:tc>
      </w:tr>
      <w:tr w:rsidR="005F457E" w14:paraId="2637FB7D" w14:textId="77777777">
        <w:trPr>
          <w:cantSplit/>
          <w:trHeight w:val="20"/>
          <w:jc w:val="center"/>
        </w:trPr>
        <w:tc>
          <w:tcPr>
            <w:tcW w:w="1967" w:type="dxa"/>
            <w:vAlign w:val="center"/>
          </w:tcPr>
          <w:p w14:paraId="2CE7B8A4" w14:textId="77777777" w:rsidR="005F457E" w:rsidRDefault="00000000">
            <w:pPr>
              <w:spacing w:after="0" w:line="240" w:lineRule="auto"/>
              <w:ind w:firstLineChars="0" w:firstLine="0"/>
              <w:textAlignment w:val="auto"/>
              <w:rPr>
                <w:color w:val="000000" w:themeColor="text1"/>
                <w:kern w:val="0"/>
                <w:sz w:val="21"/>
                <w:szCs w:val="21"/>
                <w:lang w:eastAsia="en-US"/>
              </w:rPr>
            </w:pPr>
            <w:r>
              <w:rPr>
                <w:rFonts w:hint="eastAsia"/>
                <w:color w:val="000000" w:themeColor="text1"/>
                <w:sz w:val="21"/>
                <w:szCs w:val="21"/>
              </w:rPr>
              <w:t>原始权益人</w:t>
            </w:r>
            <w:r>
              <w:rPr>
                <w:color w:val="000000" w:themeColor="text1"/>
                <w:sz w:val="21"/>
                <w:szCs w:val="21"/>
              </w:rPr>
              <w:t>2/</w:t>
            </w:r>
            <w:r>
              <w:rPr>
                <w:rFonts w:hint="eastAsia"/>
                <w:color w:val="000000" w:themeColor="text1"/>
                <w:sz w:val="21"/>
                <w:szCs w:val="21"/>
              </w:rPr>
              <w:t>固安</w:t>
            </w:r>
            <w:r>
              <w:rPr>
                <w:rFonts w:hint="eastAsia"/>
                <w:color w:val="000000" w:themeColor="text1"/>
                <w:kern w:val="0"/>
                <w:sz w:val="21"/>
                <w:szCs w:val="21"/>
              </w:rPr>
              <w:t>聚龙</w:t>
            </w:r>
          </w:p>
        </w:tc>
        <w:tc>
          <w:tcPr>
            <w:tcW w:w="426" w:type="dxa"/>
            <w:vAlign w:val="center"/>
          </w:tcPr>
          <w:p w14:paraId="50A3348F" w14:textId="77777777" w:rsidR="005F457E" w:rsidRDefault="00000000">
            <w:pPr>
              <w:spacing w:after="0" w:line="240" w:lineRule="auto"/>
              <w:ind w:firstLineChars="0" w:firstLine="0"/>
              <w:textAlignment w:val="auto"/>
              <w:rPr>
                <w:color w:val="000000" w:themeColor="text1"/>
                <w:kern w:val="0"/>
                <w:sz w:val="21"/>
                <w:szCs w:val="21"/>
                <w:lang w:eastAsia="en-US"/>
              </w:rPr>
            </w:pPr>
            <w:r>
              <w:rPr>
                <w:rFonts w:hint="eastAsia"/>
                <w:color w:val="000000" w:themeColor="text1"/>
                <w:kern w:val="0"/>
                <w:sz w:val="21"/>
                <w:szCs w:val="21"/>
              </w:rPr>
              <w:t>指</w:t>
            </w:r>
          </w:p>
        </w:tc>
        <w:tc>
          <w:tcPr>
            <w:tcW w:w="6271" w:type="dxa"/>
            <w:vAlign w:val="center"/>
          </w:tcPr>
          <w:p w14:paraId="202428A5" w14:textId="77777777" w:rsidR="005F457E" w:rsidRDefault="00000000">
            <w:pPr>
              <w:spacing w:after="0" w:line="240" w:lineRule="auto"/>
              <w:ind w:firstLineChars="0" w:firstLine="0"/>
              <w:textAlignment w:val="auto"/>
              <w:rPr>
                <w:color w:val="000000" w:themeColor="text1"/>
                <w:kern w:val="0"/>
                <w:sz w:val="21"/>
                <w:szCs w:val="21"/>
              </w:rPr>
            </w:pPr>
            <w:r>
              <w:rPr>
                <w:rFonts w:hint="eastAsia"/>
                <w:color w:val="000000" w:themeColor="text1"/>
                <w:kern w:val="0"/>
                <w:sz w:val="21"/>
                <w:szCs w:val="21"/>
              </w:rPr>
              <w:t>固安聚龙自动化设备有限公司，为奥飞数据全资子公司</w:t>
            </w:r>
          </w:p>
        </w:tc>
      </w:tr>
      <w:tr w:rsidR="005F457E" w14:paraId="5B85DCF1" w14:textId="77777777">
        <w:trPr>
          <w:cantSplit/>
          <w:trHeight w:val="20"/>
          <w:jc w:val="center"/>
        </w:trPr>
        <w:tc>
          <w:tcPr>
            <w:tcW w:w="1967" w:type="dxa"/>
            <w:vAlign w:val="center"/>
          </w:tcPr>
          <w:p w14:paraId="4CB7B111" w14:textId="77777777" w:rsidR="005F457E" w:rsidRDefault="00000000">
            <w:pPr>
              <w:spacing w:after="0" w:line="240" w:lineRule="auto"/>
              <w:ind w:firstLineChars="0" w:firstLine="0"/>
              <w:textAlignment w:val="auto"/>
              <w:rPr>
                <w:color w:val="000000" w:themeColor="text1"/>
                <w:kern w:val="0"/>
                <w:sz w:val="21"/>
                <w:szCs w:val="21"/>
              </w:rPr>
            </w:pPr>
            <w:r>
              <w:rPr>
                <w:rFonts w:hint="eastAsia"/>
                <w:color w:val="000000" w:themeColor="text1"/>
                <w:sz w:val="21"/>
                <w:szCs w:val="21"/>
              </w:rPr>
              <w:t>原始权益人</w:t>
            </w:r>
            <w:r>
              <w:rPr>
                <w:color w:val="000000" w:themeColor="text1"/>
                <w:sz w:val="21"/>
                <w:szCs w:val="21"/>
              </w:rPr>
              <w:t>3/</w:t>
            </w:r>
            <w:r>
              <w:rPr>
                <w:rFonts w:hint="eastAsia"/>
                <w:color w:val="000000" w:themeColor="text1"/>
                <w:kern w:val="0"/>
                <w:sz w:val="21"/>
                <w:szCs w:val="21"/>
              </w:rPr>
              <w:t>昊盈科技</w:t>
            </w:r>
          </w:p>
        </w:tc>
        <w:tc>
          <w:tcPr>
            <w:tcW w:w="426" w:type="dxa"/>
            <w:vAlign w:val="center"/>
          </w:tcPr>
          <w:p w14:paraId="3E10BE08" w14:textId="77777777" w:rsidR="005F457E" w:rsidRDefault="00000000">
            <w:pPr>
              <w:spacing w:after="0" w:line="240" w:lineRule="auto"/>
              <w:ind w:firstLineChars="0" w:firstLine="0"/>
              <w:textAlignment w:val="auto"/>
              <w:rPr>
                <w:color w:val="000000" w:themeColor="text1"/>
                <w:kern w:val="0"/>
                <w:sz w:val="21"/>
                <w:szCs w:val="21"/>
                <w:lang w:eastAsia="en-US"/>
              </w:rPr>
            </w:pPr>
            <w:r>
              <w:rPr>
                <w:rFonts w:hint="eastAsia"/>
                <w:color w:val="000000" w:themeColor="text1"/>
                <w:kern w:val="0"/>
                <w:sz w:val="21"/>
                <w:szCs w:val="21"/>
                <w:lang w:eastAsia="en-US"/>
              </w:rPr>
              <w:t>指</w:t>
            </w:r>
          </w:p>
        </w:tc>
        <w:tc>
          <w:tcPr>
            <w:tcW w:w="6271" w:type="dxa"/>
            <w:vAlign w:val="center"/>
          </w:tcPr>
          <w:p w14:paraId="2356FF1E" w14:textId="77777777" w:rsidR="005F457E" w:rsidRDefault="00000000">
            <w:pPr>
              <w:spacing w:after="0" w:line="240" w:lineRule="auto"/>
              <w:ind w:firstLineChars="0" w:firstLine="0"/>
              <w:textAlignment w:val="auto"/>
              <w:rPr>
                <w:color w:val="000000" w:themeColor="text1"/>
                <w:kern w:val="0"/>
                <w:sz w:val="21"/>
                <w:szCs w:val="21"/>
              </w:rPr>
            </w:pPr>
            <w:r>
              <w:rPr>
                <w:rFonts w:hint="eastAsia"/>
                <w:color w:val="000000" w:themeColor="text1"/>
                <w:kern w:val="0"/>
                <w:sz w:val="21"/>
                <w:szCs w:val="21"/>
              </w:rPr>
              <w:t>广州市昊盈计算机科技有限公司</w:t>
            </w:r>
            <w:r>
              <w:rPr>
                <w:rFonts w:ascii="MS Gothic" w:eastAsia="MS Gothic" w:hAnsi="MS Gothic" w:cs="MS Gothic" w:hint="eastAsia"/>
                <w:color w:val="000000" w:themeColor="text1"/>
                <w:kern w:val="0"/>
                <w:sz w:val="21"/>
                <w:szCs w:val="21"/>
              </w:rPr>
              <w:t>‌</w:t>
            </w:r>
            <w:r>
              <w:rPr>
                <w:rFonts w:hint="eastAsia"/>
                <w:color w:val="000000" w:themeColor="text1"/>
                <w:kern w:val="0"/>
                <w:sz w:val="21"/>
                <w:szCs w:val="21"/>
              </w:rPr>
              <w:t>，为奥飞数据全资子公司</w:t>
            </w:r>
          </w:p>
        </w:tc>
      </w:tr>
      <w:tr w:rsidR="005F457E" w14:paraId="2AE61A58" w14:textId="77777777">
        <w:trPr>
          <w:cantSplit/>
          <w:trHeight w:val="20"/>
          <w:jc w:val="center"/>
        </w:trPr>
        <w:tc>
          <w:tcPr>
            <w:tcW w:w="1967" w:type="dxa"/>
            <w:vAlign w:val="center"/>
          </w:tcPr>
          <w:p w14:paraId="3979E87C" w14:textId="77777777" w:rsidR="005F457E" w:rsidRDefault="00000000">
            <w:pPr>
              <w:spacing w:after="0" w:line="240" w:lineRule="auto"/>
              <w:ind w:firstLineChars="0" w:firstLine="0"/>
              <w:textAlignment w:val="auto"/>
              <w:rPr>
                <w:color w:val="000000" w:themeColor="text1"/>
                <w:kern w:val="0"/>
                <w:sz w:val="21"/>
                <w:szCs w:val="21"/>
              </w:rPr>
            </w:pPr>
            <w:r>
              <w:rPr>
                <w:rFonts w:hint="eastAsia"/>
                <w:color w:val="000000" w:themeColor="text1"/>
                <w:sz w:val="21"/>
                <w:szCs w:val="21"/>
              </w:rPr>
              <w:t>原始权益人</w:t>
            </w:r>
          </w:p>
        </w:tc>
        <w:tc>
          <w:tcPr>
            <w:tcW w:w="426" w:type="dxa"/>
            <w:vAlign w:val="center"/>
          </w:tcPr>
          <w:p w14:paraId="14D8BC35" w14:textId="77777777" w:rsidR="005F457E" w:rsidRDefault="00000000">
            <w:pPr>
              <w:spacing w:after="0" w:line="240" w:lineRule="auto"/>
              <w:ind w:firstLineChars="0" w:firstLine="0"/>
              <w:textAlignment w:val="auto"/>
              <w:rPr>
                <w:color w:val="000000" w:themeColor="text1"/>
                <w:kern w:val="0"/>
                <w:sz w:val="21"/>
                <w:szCs w:val="21"/>
              </w:rPr>
            </w:pPr>
            <w:r>
              <w:rPr>
                <w:rFonts w:hint="eastAsia"/>
                <w:color w:val="000000" w:themeColor="text1"/>
                <w:kern w:val="0"/>
                <w:sz w:val="21"/>
                <w:szCs w:val="21"/>
                <w:lang w:eastAsia="en-US"/>
              </w:rPr>
              <w:t>指</w:t>
            </w:r>
          </w:p>
        </w:tc>
        <w:tc>
          <w:tcPr>
            <w:tcW w:w="6271" w:type="dxa"/>
            <w:vAlign w:val="center"/>
          </w:tcPr>
          <w:p w14:paraId="59B90AF4" w14:textId="77777777" w:rsidR="005F457E" w:rsidRDefault="00000000">
            <w:pPr>
              <w:spacing w:after="0" w:line="240" w:lineRule="auto"/>
              <w:ind w:firstLineChars="0" w:firstLine="0"/>
              <w:textAlignment w:val="auto"/>
              <w:rPr>
                <w:color w:val="000000" w:themeColor="text1"/>
                <w:kern w:val="0"/>
                <w:sz w:val="21"/>
                <w:szCs w:val="21"/>
              </w:rPr>
            </w:pPr>
            <w:r>
              <w:rPr>
                <w:rFonts w:hint="eastAsia"/>
                <w:color w:val="000000" w:themeColor="text1"/>
                <w:kern w:val="0"/>
                <w:sz w:val="21"/>
                <w:szCs w:val="21"/>
              </w:rPr>
              <w:t>广东奥飞数据科技股份有限公司、固安聚龙自动化设备有限公司、广州市昊盈计算机科技有限公司</w:t>
            </w:r>
            <w:r>
              <w:rPr>
                <w:rFonts w:ascii="MS Gothic" w:eastAsia="MS Gothic" w:hAnsi="MS Gothic" w:cs="MS Gothic" w:hint="eastAsia"/>
                <w:color w:val="000000" w:themeColor="text1"/>
                <w:kern w:val="0"/>
                <w:sz w:val="21"/>
                <w:szCs w:val="21"/>
              </w:rPr>
              <w:t>‌</w:t>
            </w:r>
            <w:r>
              <w:rPr>
                <w:rFonts w:hint="eastAsia"/>
                <w:color w:val="000000" w:themeColor="text1"/>
                <w:kern w:val="0"/>
                <w:sz w:val="21"/>
                <w:szCs w:val="21"/>
              </w:rPr>
              <w:t>（后两者均为奥飞数据全资子公司）合称</w:t>
            </w:r>
          </w:p>
        </w:tc>
      </w:tr>
      <w:tr w:rsidR="005F457E" w14:paraId="54459F61" w14:textId="77777777">
        <w:trPr>
          <w:cantSplit/>
          <w:trHeight w:val="20"/>
          <w:jc w:val="center"/>
        </w:trPr>
        <w:tc>
          <w:tcPr>
            <w:tcW w:w="1967" w:type="dxa"/>
            <w:vAlign w:val="center"/>
          </w:tcPr>
          <w:p w14:paraId="588D646E" w14:textId="77777777" w:rsidR="005F457E" w:rsidRDefault="00000000">
            <w:pPr>
              <w:spacing w:after="0" w:line="240" w:lineRule="auto"/>
              <w:ind w:firstLineChars="0" w:firstLine="0"/>
              <w:textAlignment w:val="auto"/>
              <w:rPr>
                <w:color w:val="000000" w:themeColor="text1"/>
                <w:kern w:val="0"/>
                <w:sz w:val="21"/>
                <w:szCs w:val="21"/>
              </w:rPr>
            </w:pPr>
            <w:r>
              <w:rPr>
                <w:rFonts w:hint="eastAsia"/>
                <w:color w:val="000000" w:themeColor="text1"/>
                <w:kern w:val="0"/>
                <w:sz w:val="21"/>
                <w:szCs w:val="21"/>
              </w:rPr>
              <w:t>专项计划</w:t>
            </w:r>
          </w:p>
        </w:tc>
        <w:tc>
          <w:tcPr>
            <w:tcW w:w="426" w:type="dxa"/>
            <w:vAlign w:val="center"/>
          </w:tcPr>
          <w:p w14:paraId="4352AE39" w14:textId="77777777" w:rsidR="005F457E" w:rsidRDefault="00000000">
            <w:pPr>
              <w:spacing w:after="0" w:line="240" w:lineRule="auto"/>
              <w:ind w:firstLineChars="0" w:firstLine="0"/>
              <w:textAlignment w:val="auto"/>
              <w:rPr>
                <w:color w:val="000000" w:themeColor="text1"/>
                <w:kern w:val="0"/>
                <w:sz w:val="21"/>
                <w:szCs w:val="21"/>
                <w:lang w:eastAsia="en-US"/>
              </w:rPr>
            </w:pPr>
            <w:r>
              <w:rPr>
                <w:rFonts w:hint="eastAsia"/>
                <w:color w:val="000000" w:themeColor="text1"/>
                <w:kern w:val="0"/>
                <w:sz w:val="21"/>
                <w:szCs w:val="21"/>
              </w:rPr>
              <w:t>指</w:t>
            </w:r>
          </w:p>
        </w:tc>
        <w:tc>
          <w:tcPr>
            <w:tcW w:w="6271" w:type="dxa"/>
            <w:vAlign w:val="center"/>
          </w:tcPr>
          <w:p w14:paraId="55F28783" w14:textId="77777777" w:rsidR="005F457E" w:rsidRDefault="00000000">
            <w:pPr>
              <w:spacing w:after="0" w:line="240" w:lineRule="auto"/>
              <w:ind w:firstLineChars="0" w:firstLine="0"/>
              <w:textAlignment w:val="auto"/>
              <w:rPr>
                <w:color w:val="000000" w:themeColor="text1"/>
                <w:kern w:val="0"/>
                <w:sz w:val="21"/>
                <w:szCs w:val="21"/>
              </w:rPr>
            </w:pPr>
            <w:r>
              <w:rPr>
                <w:rFonts w:hint="eastAsia"/>
                <w:color w:val="000000" w:themeColor="text1"/>
                <w:kern w:val="0"/>
                <w:sz w:val="21"/>
                <w:szCs w:val="21"/>
              </w:rPr>
              <w:t>南方资本</w:t>
            </w:r>
            <w:r>
              <w:rPr>
                <w:rFonts w:hint="eastAsia"/>
                <w:color w:val="000000" w:themeColor="text1"/>
                <w:kern w:val="0"/>
                <w:sz w:val="21"/>
                <w:szCs w:val="21"/>
              </w:rPr>
              <w:t>-</w:t>
            </w:r>
            <w:r>
              <w:rPr>
                <w:rFonts w:hint="eastAsia"/>
                <w:color w:val="000000" w:themeColor="text1"/>
                <w:kern w:val="0"/>
                <w:sz w:val="21"/>
                <w:szCs w:val="21"/>
              </w:rPr>
              <w:t>奥飞数据中心</w:t>
            </w:r>
            <w:r>
              <w:rPr>
                <w:rFonts w:hint="eastAsia"/>
                <w:color w:val="000000" w:themeColor="text1"/>
                <w:kern w:val="0"/>
                <w:sz w:val="21"/>
                <w:szCs w:val="21"/>
              </w:rPr>
              <w:t>1</w:t>
            </w:r>
            <w:r>
              <w:rPr>
                <w:rFonts w:hint="eastAsia"/>
                <w:color w:val="000000" w:themeColor="text1"/>
                <w:kern w:val="0"/>
                <w:sz w:val="21"/>
                <w:szCs w:val="21"/>
              </w:rPr>
              <w:t>期基础设施资产支持专项计划（暂定名称）</w:t>
            </w:r>
          </w:p>
        </w:tc>
      </w:tr>
      <w:tr w:rsidR="005F457E" w14:paraId="5A257660" w14:textId="77777777">
        <w:trPr>
          <w:cantSplit/>
          <w:trHeight w:val="20"/>
          <w:jc w:val="center"/>
        </w:trPr>
        <w:tc>
          <w:tcPr>
            <w:tcW w:w="1967" w:type="dxa"/>
            <w:vAlign w:val="center"/>
          </w:tcPr>
          <w:p w14:paraId="0E003092" w14:textId="77777777" w:rsidR="005F457E" w:rsidRDefault="00000000">
            <w:pPr>
              <w:spacing w:after="0" w:line="240" w:lineRule="auto"/>
              <w:ind w:firstLineChars="0" w:firstLine="0"/>
              <w:textAlignment w:val="auto"/>
              <w:rPr>
                <w:color w:val="000000" w:themeColor="text1"/>
                <w:kern w:val="0"/>
                <w:sz w:val="21"/>
                <w:szCs w:val="21"/>
              </w:rPr>
            </w:pPr>
            <w:r>
              <w:rPr>
                <w:rFonts w:hint="eastAsia"/>
                <w:color w:val="000000" w:themeColor="text1"/>
                <w:kern w:val="0"/>
                <w:sz w:val="21"/>
                <w:szCs w:val="21"/>
                <w:lang w:eastAsia="en-US"/>
              </w:rPr>
              <w:t>项目公司</w:t>
            </w:r>
            <w:r>
              <w:rPr>
                <w:color w:val="000000" w:themeColor="text1"/>
                <w:kern w:val="0"/>
                <w:sz w:val="21"/>
                <w:szCs w:val="21"/>
              </w:rPr>
              <w:t>/</w:t>
            </w:r>
            <w:r>
              <w:rPr>
                <w:rFonts w:hint="eastAsia"/>
                <w:color w:val="000000" w:themeColor="text1"/>
                <w:kern w:val="0"/>
                <w:sz w:val="21"/>
                <w:szCs w:val="21"/>
              </w:rPr>
              <w:t>奥融科技</w:t>
            </w:r>
          </w:p>
        </w:tc>
        <w:tc>
          <w:tcPr>
            <w:tcW w:w="426" w:type="dxa"/>
            <w:vAlign w:val="center"/>
          </w:tcPr>
          <w:p w14:paraId="38540CD5" w14:textId="77777777" w:rsidR="005F457E" w:rsidRDefault="00000000">
            <w:pPr>
              <w:spacing w:after="0" w:line="240" w:lineRule="auto"/>
              <w:ind w:firstLineChars="0" w:firstLine="0"/>
              <w:textAlignment w:val="auto"/>
              <w:rPr>
                <w:color w:val="000000" w:themeColor="text1"/>
                <w:kern w:val="0"/>
                <w:sz w:val="21"/>
                <w:szCs w:val="21"/>
                <w:lang w:eastAsia="en-US"/>
              </w:rPr>
            </w:pPr>
            <w:r>
              <w:rPr>
                <w:rFonts w:hint="eastAsia"/>
                <w:color w:val="000000" w:themeColor="text1"/>
                <w:kern w:val="0"/>
                <w:sz w:val="21"/>
                <w:szCs w:val="21"/>
                <w:lang w:eastAsia="en-US"/>
              </w:rPr>
              <w:t>指</w:t>
            </w:r>
          </w:p>
        </w:tc>
        <w:tc>
          <w:tcPr>
            <w:tcW w:w="6271" w:type="dxa"/>
            <w:vAlign w:val="center"/>
          </w:tcPr>
          <w:p w14:paraId="0B7D1F46" w14:textId="77777777" w:rsidR="005F457E" w:rsidRDefault="00000000">
            <w:pPr>
              <w:spacing w:after="0" w:line="240" w:lineRule="auto"/>
              <w:ind w:firstLineChars="0" w:firstLine="0"/>
              <w:textAlignment w:val="auto"/>
              <w:rPr>
                <w:color w:val="000000" w:themeColor="text1"/>
                <w:kern w:val="0"/>
                <w:sz w:val="21"/>
                <w:szCs w:val="21"/>
              </w:rPr>
            </w:pPr>
            <w:r>
              <w:rPr>
                <w:rFonts w:hint="eastAsia"/>
                <w:color w:val="000000" w:themeColor="text1"/>
                <w:kern w:val="0"/>
                <w:sz w:val="21"/>
                <w:szCs w:val="21"/>
              </w:rPr>
              <w:t>广州奥融科技有限公司</w:t>
            </w:r>
          </w:p>
        </w:tc>
      </w:tr>
      <w:tr w:rsidR="005F457E" w14:paraId="57369090" w14:textId="77777777">
        <w:trPr>
          <w:cantSplit/>
          <w:trHeight w:val="20"/>
          <w:jc w:val="center"/>
        </w:trPr>
        <w:tc>
          <w:tcPr>
            <w:tcW w:w="1967" w:type="dxa"/>
            <w:vAlign w:val="center"/>
          </w:tcPr>
          <w:p w14:paraId="3A6A1130" w14:textId="77777777" w:rsidR="005F457E" w:rsidRDefault="00000000">
            <w:pPr>
              <w:spacing w:after="0" w:line="240" w:lineRule="auto"/>
              <w:ind w:firstLineChars="0" w:firstLine="0"/>
              <w:textAlignment w:val="auto"/>
              <w:rPr>
                <w:color w:val="000000" w:themeColor="text1"/>
                <w:kern w:val="0"/>
                <w:sz w:val="21"/>
                <w:szCs w:val="21"/>
              </w:rPr>
            </w:pPr>
            <w:r>
              <w:rPr>
                <w:rFonts w:hint="eastAsia"/>
                <w:color w:val="000000" w:themeColor="text1"/>
                <w:kern w:val="0"/>
                <w:sz w:val="21"/>
                <w:szCs w:val="21"/>
              </w:rPr>
              <w:t>天泽奥融</w:t>
            </w:r>
          </w:p>
        </w:tc>
        <w:tc>
          <w:tcPr>
            <w:tcW w:w="426" w:type="dxa"/>
            <w:vAlign w:val="center"/>
          </w:tcPr>
          <w:p w14:paraId="2ED21119" w14:textId="77777777" w:rsidR="005F457E" w:rsidRDefault="00000000">
            <w:pPr>
              <w:spacing w:after="0" w:line="240" w:lineRule="auto"/>
              <w:ind w:firstLineChars="0" w:firstLine="0"/>
              <w:textAlignment w:val="auto"/>
              <w:rPr>
                <w:color w:val="000000" w:themeColor="text1"/>
                <w:kern w:val="0"/>
                <w:sz w:val="21"/>
                <w:szCs w:val="21"/>
              </w:rPr>
            </w:pPr>
            <w:r>
              <w:rPr>
                <w:rFonts w:hint="eastAsia"/>
                <w:color w:val="000000" w:themeColor="text1"/>
                <w:kern w:val="0"/>
                <w:sz w:val="21"/>
                <w:szCs w:val="21"/>
              </w:rPr>
              <w:t>指</w:t>
            </w:r>
          </w:p>
        </w:tc>
        <w:tc>
          <w:tcPr>
            <w:tcW w:w="6271" w:type="dxa"/>
            <w:vAlign w:val="center"/>
          </w:tcPr>
          <w:p w14:paraId="02DA1BC6" w14:textId="77777777" w:rsidR="005F457E" w:rsidRDefault="00000000">
            <w:pPr>
              <w:spacing w:after="0" w:line="240" w:lineRule="auto"/>
              <w:ind w:firstLineChars="0" w:firstLine="0"/>
              <w:textAlignment w:val="auto"/>
              <w:rPr>
                <w:color w:val="000000" w:themeColor="text1"/>
                <w:kern w:val="0"/>
                <w:sz w:val="21"/>
                <w:szCs w:val="21"/>
              </w:rPr>
            </w:pPr>
            <w:r>
              <w:rPr>
                <w:rFonts w:hint="eastAsia"/>
                <w:color w:val="000000" w:themeColor="text1"/>
                <w:kern w:val="0"/>
                <w:sz w:val="21"/>
                <w:szCs w:val="21"/>
              </w:rPr>
              <w:t>广州天泽奥融股权投资基金合伙企业（有限合伙），奥飞数据持股</w:t>
            </w:r>
            <w:r>
              <w:rPr>
                <w:color w:val="000000" w:themeColor="text1"/>
                <w:kern w:val="0"/>
                <w:sz w:val="21"/>
                <w:szCs w:val="21"/>
              </w:rPr>
              <w:t>40%</w:t>
            </w:r>
          </w:p>
        </w:tc>
      </w:tr>
      <w:tr w:rsidR="005F457E" w14:paraId="56460A5B" w14:textId="77777777">
        <w:trPr>
          <w:cantSplit/>
          <w:trHeight w:val="20"/>
          <w:jc w:val="center"/>
        </w:trPr>
        <w:tc>
          <w:tcPr>
            <w:tcW w:w="1967" w:type="dxa"/>
            <w:vAlign w:val="center"/>
          </w:tcPr>
          <w:p w14:paraId="6A3B38AF" w14:textId="77777777" w:rsidR="005F457E" w:rsidRDefault="00000000">
            <w:pPr>
              <w:spacing w:after="0" w:line="240" w:lineRule="auto"/>
              <w:ind w:firstLineChars="0" w:firstLine="0"/>
              <w:textAlignment w:val="auto"/>
              <w:rPr>
                <w:color w:val="000000" w:themeColor="text1"/>
                <w:kern w:val="0"/>
                <w:sz w:val="21"/>
                <w:szCs w:val="21"/>
              </w:rPr>
            </w:pPr>
            <w:r>
              <w:rPr>
                <w:rFonts w:hint="eastAsia"/>
                <w:color w:val="000000" w:themeColor="text1"/>
                <w:kern w:val="0"/>
                <w:sz w:val="21"/>
                <w:szCs w:val="21"/>
                <w:lang w:eastAsia="en-US"/>
              </w:rPr>
              <w:t>运营管理机构</w:t>
            </w:r>
          </w:p>
        </w:tc>
        <w:tc>
          <w:tcPr>
            <w:tcW w:w="426" w:type="dxa"/>
            <w:vAlign w:val="center"/>
          </w:tcPr>
          <w:p w14:paraId="7CFA7C6B" w14:textId="77777777" w:rsidR="005F457E" w:rsidRDefault="00000000">
            <w:pPr>
              <w:spacing w:after="0" w:line="240" w:lineRule="auto"/>
              <w:ind w:firstLineChars="0" w:firstLine="0"/>
              <w:textAlignment w:val="auto"/>
              <w:rPr>
                <w:color w:val="000000" w:themeColor="text1"/>
                <w:kern w:val="0"/>
                <w:sz w:val="21"/>
                <w:szCs w:val="21"/>
              </w:rPr>
            </w:pPr>
            <w:r>
              <w:rPr>
                <w:rFonts w:hint="eastAsia"/>
                <w:color w:val="000000" w:themeColor="text1"/>
                <w:kern w:val="0"/>
                <w:sz w:val="21"/>
                <w:szCs w:val="21"/>
              </w:rPr>
              <w:t>指</w:t>
            </w:r>
          </w:p>
        </w:tc>
        <w:tc>
          <w:tcPr>
            <w:tcW w:w="6271" w:type="dxa"/>
            <w:vAlign w:val="center"/>
          </w:tcPr>
          <w:p w14:paraId="308415D3" w14:textId="77777777" w:rsidR="005F457E" w:rsidRDefault="00000000">
            <w:pPr>
              <w:spacing w:after="0" w:line="240" w:lineRule="auto"/>
              <w:ind w:firstLineChars="0" w:firstLine="0"/>
              <w:textAlignment w:val="auto"/>
              <w:rPr>
                <w:color w:val="000000" w:themeColor="text1"/>
                <w:kern w:val="0"/>
                <w:sz w:val="21"/>
                <w:szCs w:val="21"/>
              </w:rPr>
            </w:pPr>
            <w:r>
              <w:rPr>
                <w:rFonts w:hint="eastAsia"/>
                <w:color w:val="000000" w:themeColor="text1"/>
                <w:kern w:val="0"/>
                <w:sz w:val="21"/>
                <w:szCs w:val="21"/>
              </w:rPr>
              <w:t>奥飞数据，负责基础设施项目的日常运营管理</w:t>
            </w:r>
          </w:p>
        </w:tc>
      </w:tr>
      <w:tr w:rsidR="005F457E" w14:paraId="47A6E007" w14:textId="77777777">
        <w:trPr>
          <w:cantSplit/>
          <w:trHeight w:val="20"/>
          <w:jc w:val="center"/>
        </w:trPr>
        <w:tc>
          <w:tcPr>
            <w:tcW w:w="1967" w:type="dxa"/>
            <w:vAlign w:val="center"/>
          </w:tcPr>
          <w:p w14:paraId="58082291" w14:textId="77777777" w:rsidR="005F457E" w:rsidRDefault="00000000">
            <w:pPr>
              <w:spacing w:after="0" w:line="240" w:lineRule="auto"/>
              <w:ind w:firstLineChars="0" w:firstLine="0"/>
              <w:textAlignment w:val="auto"/>
              <w:rPr>
                <w:color w:val="000000" w:themeColor="text1"/>
                <w:kern w:val="0"/>
                <w:sz w:val="21"/>
                <w:szCs w:val="21"/>
              </w:rPr>
            </w:pPr>
            <w:r>
              <w:rPr>
                <w:rFonts w:hint="eastAsia"/>
                <w:color w:val="000000" w:themeColor="text1"/>
                <w:kern w:val="0"/>
                <w:sz w:val="21"/>
                <w:szCs w:val="21"/>
              </w:rPr>
              <w:t>昊盟科技</w:t>
            </w:r>
          </w:p>
        </w:tc>
        <w:tc>
          <w:tcPr>
            <w:tcW w:w="426" w:type="dxa"/>
            <w:vAlign w:val="center"/>
          </w:tcPr>
          <w:p w14:paraId="4B2308E4" w14:textId="77777777" w:rsidR="005F457E" w:rsidRDefault="00000000">
            <w:pPr>
              <w:spacing w:after="0" w:line="240" w:lineRule="auto"/>
              <w:ind w:firstLineChars="0" w:firstLine="0"/>
              <w:textAlignment w:val="auto"/>
              <w:rPr>
                <w:color w:val="000000" w:themeColor="text1"/>
                <w:kern w:val="0"/>
                <w:sz w:val="21"/>
                <w:szCs w:val="21"/>
                <w:lang w:eastAsia="en-US"/>
              </w:rPr>
            </w:pPr>
            <w:r>
              <w:rPr>
                <w:rFonts w:hint="eastAsia"/>
                <w:color w:val="000000" w:themeColor="text1"/>
                <w:kern w:val="0"/>
                <w:sz w:val="21"/>
                <w:szCs w:val="21"/>
                <w:lang w:eastAsia="en-US"/>
              </w:rPr>
              <w:t>指</w:t>
            </w:r>
          </w:p>
        </w:tc>
        <w:tc>
          <w:tcPr>
            <w:tcW w:w="6271" w:type="dxa"/>
            <w:vAlign w:val="center"/>
          </w:tcPr>
          <w:p w14:paraId="1A18E21B" w14:textId="77777777" w:rsidR="005F457E" w:rsidRDefault="00000000">
            <w:pPr>
              <w:spacing w:after="0" w:line="240" w:lineRule="auto"/>
              <w:ind w:firstLineChars="0" w:firstLine="0"/>
              <w:textAlignment w:val="auto"/>
              <w:rPr>
                <w:color w:val="000000" w:themeColor="text1"/>
                <w:kern w:val="0"/>
                <w:sz w:val="21"/>
                <w:szCs w:val="21"/>
              </w:rPr>
            </w:pPr>
            <w:r>
              <w:rPr>
                <w:rFonts w:hint="eastAsia"/>
                <w:color w:val="000000" w:themeColor="text1"/>
                <w:kern w:val="0"/>
                <w:sz w:val="21"/>
                <w:szCs w:val="21"/>
              </w:rPr>
              <w:t>广州市昊盟计算机科技有限公司，为奥飞数据控股股东</w:t>
            </w:r>
          </w:p>
        </w:tc>
      </w:tr>
      <w:tr w:rsidR="005F457E" w14:paraId="699ED2FB" w14:textId="77777777">
        <w:trPr>
          <w:cantSplit/>
          <w:trHeight w:val="20"/>
          <w:jc w:val="center"/>
        </w:trPr>
        <w:tc>
          <w:tcPr>
            <w:tcW w:w="1967" w:type="dxa"/>
            <w:vAlign w:val="center"/>
          </w:tcPr>
          <w:p w14:paraId="3D498BFA" w14:textId="77777777" w:rsidR="005F457E" w:rsidRDefault="00000000">
            <w:pPr>
              <w:spacing w:after="0" w:line="240" w:lineRule="auto"/>
              <w:ind w:firstLineChars="0" w:firstLine="0"/>
              <w:textAlignment w:val="auto"/>
              <w:rPr>
                <w:color w:val="000000" w:themeColor="text1"/>
                <w:kern w:val="0"/>
                <w:sz w:val="21"/>
                <w:szCs w:val="21"/>
              </w:rPr>
            </w:pPr>
            <w:r>
              <w:rPr>
                <w:rFonts w:hint="eastAsia"/>
                <w:color w:val="000000" w:themeColor="text1"/>
                <w:kern w:val="0"/>
                <w:sz w:val="21"/>
                <w:szCs w:val="21"/>
              </w:rPr>
              <w:t>天津盘古</w:t>
            </w:r>
          </w:p>
        </w:tc>
        <w:tc>
          <w:tcPr>
            <w:tcW w:w="426" w:type="dxa"/>
            <w:vAlign w:val="center"/>
          </w:tcPr>
          <w:p w14:paraId="6D147F84" w14:textId="77777777" w:rsidR="005F457E" w:rsidRDefault="00000000">
            <w:pPr>
              <w:spacing w:after="0" w:line="240" w:lineRule="auto"/>
              <w:ind w:firstLineChars="0" w:firstLine="0"/>
              <w:textAlignment w:val="auto"/>
              <w:rPr>
                <w:color w:val="000000" w:themeColor="text1"/>
                <w:kern w:val="0"/>
                <w:sz w:val="21"/>
                <w:szCs w:val="21"/>
              </w:rPr>
            </w:pPr>
            <w:r>
              <w:rPr>
                <w:rFonts w:hint="eastAsia"/>
                <w:color w:val="000000" w:themeColor="text1"/>
                <w:kern w:val="0"/>
                <w:sz w:val="21"/>
                <w:szCs w:val="21"/>
              </w:rPr>
              <w:t>指</w:t>
            </w:r>
          </w:p>
        </w:tc>
        <w:tc>
          <w:tcPr>
            <w:tcW w:w="6271" w:type="dxa"/>
            <w:vAlign w:val="center"/>
          </w:tcPr>
          <w:p w14:paraId="41CBBFA4" w14:textId="77777777" w:rsidR="005F457E" w:rsidRDefault="00000000">
            <w:pPr>
              <w:spacing w:after="0" w:line="240" w:lineRule="auto"/>
              <w:ind w:firstLineChars="0" w:firstLine="0"/>
              <w:textAlignment w:val="auto"/>
              <w:rPr>
                <w:color w:val="000000" w:themeColor="text1"/>
                <w:kern w:val="0"/>
                <w:sz w:val="21"/>
                <w:szCs w:val="21"/>
              </w:rPr>
            </w:pPr>
            <w:r>
              <w:rPr>
                <w:rFonts w:hint="eastAsia"/>
                <w:color w:val="000000" w:themeColor="text1"/>
                <w:kern w:val="0"/>
                <w:sz w:val="21"/>
                <w:szCs w:val="21"/>
              </w:rPr>
              <w:t>天津盘古云泰科技发展有限公司，为奥飞数据全资子公司</w:t>
            </w:r>
          </w:p>
        </w:tc>
      </w:tr>
      <w:tr w:rsidR="005F457E" w14:paraId="717DFDBD" w14:textId="77777777">
        <w:trPr>
          <w:cantSplit/>
          <w:trHeight w:val="20"/>
          <w:jc w:val="center"/>
        </w:trPr>
        <w:tc>
          <w:tcPr>
            <w:tcW w:w="1967" w:type="dxa"/>
            <w:vAlign w:val="center"/>
          </w:tcPr>
          <w:p w14:paraId="41482FC7" w14:textId="77777777" w:rsidR="005F457E" w:rsidRDefault="00000000">
            <w:pPr>
              <w:spacing w:after="0" w:line="240" w:lineRule="auto"/>
              <w:ind w:firstLineChars="0" w:firstLine="0"/>
              <w:textAlignment w:val="auto"/>
              <w:rPr>
                <w:color w:val="000000" w:themeColor="text1"/>
                <w:kern w:val="0"/>
                <w:sz w:val="21"/>
                <w:szCs w:val="21"/>
              </w:rPr>
            </w:pPr>
            <w:r>
              <w:rPr>
                <w:rFonts w:hint="eastAsia"/>
                <w:color w:val="000000" w:themeColor="text1"/>
                <w:kern w:val="0"/>
                <w:sz w:val="21"/>
                <w:szCs w:val="21"/>
              </w:rPr>
              <w:t>天津宸瑞</w:t>
            </w:r>
          </w:p>
        </w:tc>
        <w:tc>
          <w:tcPr>
            <w:tcW w:w="426" w:type="dxa"/>
            <w:vAlign w:val="center"/>
          </w:tcPr>
          <w:p w14:paraId="12DE5EDD" w14:textId="77777777" w:rsidR="005F457E" w:rsidRDefault="00000000">
            <w:pPr>
              <w:spacing w:after="0" w:line="240" w:lineRule="auto"/>
              <w:ind w:firstLineChars="0" w:firstLine="0"/>
              <w:textAlignment w:val="auto"/>
              <w:rPr>
                <w:color w:val="000000" w:themeColor="text1"/>
                <w:kern w:val="0"/>
                <w:sz w:val="21"/>
                <w:szCs w:val="21"/>
              </w:rPr>
            </w:pPr>
            <w:r>
              <w:rPr>
                <w:rFonts w:hint="eastAsia"/>
                <w:color w:val="000000" w:themeColor="text1"/>
                <w:kern w:val="0"/>
                <w:sz w:val="21"/>
                <w:szCs w:val="21"/>
              </w:rPr>
              <w:t>指</w:t>
            </w:r>
          </w:p>
        </w:tc>
        <w:tc>
          <w:tcPr>
            <w:tcW w:w="6271" w:type="dxa"/>
            <w:vAlign w:val="center"/>
          </w:tcPr>
          <w:p w14:paraId="029874F3" w14:textId="77777777" w:rsidR="005F457E" w:rsidRDefault="00000000">
            <w:pPr>
              <w:spacing w:after="0" w:line="240" w:lineRule="auto"/>
              <w:ind w:firstLineChars="0" w:firstLine="0"/>
              <w:textAlignment w:val="auto"/>
              <w:rPr>
                <w:color w:val="000000" w:themeColor="text1"/>
                <w:kern w:val="0"/>
                <w:sz w:val="21"/>
                <w:szCs w:val="21"/>
              </w:rPr>
            </w:pPr>
            <w:bookmarkStart w:id="72" w:name="OLE_LINK5"/>
            <w:bookmarkStart w:id="73" w:name="OLE_LINK6"/>
            <w:r>
              <w:rPr>
                <w:rFonts w:hint="eastAsia"/>
                <w:color w:val="000000" w:themeColor="text1"/>
                <w:kern w:val="0"/>
                <w:sz w:val="21"/>
                <w:szCs w:val="21"/>
              </w:rPr>
              <w:t>天津宸瑞中电科技有限公司，截至</w:t>
            </w:r>
            <w:r>
              <w:rPr>
                <w:color w:val="000000" w:themeColor="text1"/>
                <w:kern w:val="0"/>
                <w:sz w:val="21"/>
                <w:szCs w:val="21"/>
              </w:rPr>
              <w:t>2026</w:t>
            </w:r>
            <w:r>
              <w:rPr>
                <w:rFonts w:hint="eastAsia"/>
                <w:color w:val="000000" w:themeColor="text1"/>
                <w:kern w:val="0"/>
                <w:sz w:val="21"/>
                <w:szCs w:val="21"/>
              </w:rPr>
              <w:t>年</w:t>
            </w:r>
            <w:r>
              <w:rPr>
                <w:color w:val="000000" w:themeColor="text1"/>
                <w:kern w:val="0"/>
                <w:sz w:val="21"/>
                <w:szCs w:val="21"/>
              </w:rPr>
              <w:t>5</w:t>
            </w:r>
            <w:r>
              <w:rPr>
                <w:rFonts w:hint="eastAsia"/>
                <w:color w:val="000000" w:themeColor="text1"/>
                <w:kern w:val="0"/>
                <w:sz w:val="21"/>
                <w:szCs w:val="21"/>
              </w:rPr>
              <w:t>月</w:t>
            </w:r>
            <w:r>
              <w:rPr>
                <w:color w:val="000000" w:themeColor="text1"/>
                <w:kern w:val="0"/>
                <w:sz w:val="21"/>
                <w:szCs w:val="21"/>
              </w:rPr>
              <w:t>7</w:t>
            </w:r>
            <w:r>
              <w:rPr>
                <w:rFonts w:hint="eastAsia"/>
                <w:color w:val="000000" w:themeColor="text1"/>
                <w:kern w:val="0"/>
                <w:sz w:val="21"/>
                <w:szCs w:val="21"/>
              </w:rPr>
              <w:t>日前天津宸瑞为天津盘古全资子公司</w:t>
            </w:r>
            <w:bookmarkEnd w:id="72"/>
            <w:bookmarkEnd w:id="73"/>
          </w:p>
        </w:tc>
      </w:tr>
      <w:tr w:rsidR="005F457E" w14:paraId="69695B1C" w14:textId="77777777">
        <w:trPr>
          <w:cantSplit/>
          <w:trHeight w:val="20"/>
          <w:jc w:val="center"/>
          <w:ins w:id="74" w:author="怡然 刘 [2]" w:date="2026-07-08T11:21:00Z"/>
        </w:trPr>
        <w:tc>
          <w:tcPr>
            <w:tcW w:w="1967" w:type="dxa"/>
            <w:vAlign w:val="center"/>
          </w:tcPr>
          <w:p w14:paraId="0097F52B" w14:textId="77777777" w:rsidR="005F457E" w:rsidRDefault="00000000">
            <w:pPr>
              <w:spacing w:after="0" w:line="240" w:lineRule="auto"/>
              <w:ind w:firstLineChars="0" w:firstLine="0"/>
              <w:textAlignment w:val="auto"/>
              <w:rPr>
                <w:ins w:id="75" w:author="怡然 刘 [2]" w:date="2026-07-08T11:21:00Z"/>
                <w:color w:val="000000" w:themeColor="text1"/>
                <w:kern w:val="0"/>
                <w:sz w:val="21"/>
                <w:szCs w:val="21"/>
              </w:rPr>
            </w:pPr>
            <w:ins w:id="76" w:author="怡然 刘 [2]" w:date="2026-07-08T11:32:00Z">
              <w:r>
                <w:rPr>
                  <w:rFonts w:hint="eastAsia"/>
                  <w:color w:val="000000" w:themeColor="text1"/>
                  <w:kern w:val="0"/>
                  <w:sz w:val="21"/>
                  <w:szCs w:val="21"/>
                </w:rPr>
                <w:t>奥缔飞梭</w:t>
              </w:r>
            </w:ins>
          </w:p>
        </w:tc>
        <w:tc>
          <w:tcPr>
            <w:tcW w:w="426" w:type="dxa"/>
            <w:vAlign w:val="center"/>
          </w:tcPr>
          <w:p w14:paraId="60A51011" w14:textId="77777777" w:rsidR="005F457E" w:rsidRDefault="00000000">
            <w:pPr>
              <w:spacing w:after="0" w:line="240" w:lineRule="auto"/>
              <w:ind w:firstLineChars="0" w:firstLine="0"/>
              <w:textAlignment w:val="auto"/>
              <w:rPr>
                <w:ins w:id="77" w:author="怡然 刘 [2]" w:date="2026-07-08T11:21:00Z"/>
                <w:color w:val="000000" w:themeColor="text1"/>
                <w:kern w:val="0"/>
                <w:sz w:val="21"/>
                <w:szCs w:val="21"/>
              </w:rPr>
            </w:pPr>
            <w:ins w:id="78" w:author="怡然 刘 [2]" w:date="2026-07-08T11:33:00Z">
              <w:r>
                <w:rPr>
                  <w:rFonts w:hint="eastAsia"/>
                  <w:color w:val="000000" w:themeColor="text1"/>
                  <w:kern w:val="0"/>
                  <w:sz w:val="21"/>
                  <w:szCs w:val="21"/>
                </w:rPr>
                <w:t>指</w:t>
              </w:r>
            </w:ins>
          </w:p>
        </w:tc>
        <w:tc>
          <w:tcPr>
            <w:tcW w:w="6271" w:type="dxa"/>
            <w:vAlign w:val="center"/>
          </w:tcPr>
          <w:p w14:paraId="376644C7" w14:textId="77777777" w:rsidR="005F457E" w:rsidRDefault="00000000">
            <w:pPr>
              <w:spacing w:after="0" w:line="240" w:lineRule="auto"/>
              <w:ind w:firstLineChars="0" w:firstLine="0"/>
              <w:textAlignment w:val="auto"/>
              <w:rPr>
                <w:ins w:id="79" w:author="怡然 刘 [2]" w:date="2026-07-08T11:21:00Z"/>
                <w:color w:val="000000" w:themeColor="text1"/>
                <w:kern w:val="0"/>
                <w:sz w:val="21"/>
                <w:szCs w:val="21"/>
              </w:rPr>
            </w:pPr>
            <w:ins w:id="80" w:author="怡然 刘 [2]" w:date="2026-07-08T11:33:00Z">
              <w:r>
                <w:rPr>
                  <w:rFonts w:hint="eastAsia"/>
                  <w:color w:val="000000" w:themeColor="text1"/>
                  <w:kern w:val="0"/>
                  <w:sz w:val="21"/>
                  <w:szCs w:val="21"/>
                </w:rPr>
                <w:t>广州奥缔飞梭数字科技有限公司，</w:t>
              </w:r>
            </w:ins>
            <w:ins w:id="81" w:author="怡然 刘 [2]" w:date="2026-07-08T11:47:00Z">
              <w:r>
                <w:rPr>
                  <w:rFonts w:hint="eastAsia"/>
                  <w:color w:val="000000" w:themeColor="text1"/>
                  <w:kern w:val="0"/>
                  <w:sz w:val="21"/>
                  <w:szCs w:val="21"/>
                </w:rPr>
                <w:t>为奥飞数据全资子公司</w:t>
              </w:r>
            </w:ins>
          </w:p>
        </w:tc>
      </w:tr>
      <w:tr w:rsidR="005F457E" w14:paraId="1E311ACF" w14:textId="77777777">
        <w:trPr>
          <w:cantSplit/>
          <w:trHeight w:val="20"/>
          <w:jc w:val="center"/>
          <w:ins w:id="82" w:author="怡然 刘 [2]" w:date="2026-07-08T11:21:00Z"/>
        </w:trPr>
        <w:tc>
          <w:tcPr>
            <w:tcW w:w="1967" w:type="dxa"/>
            <w:vAlign w:val="center"/>
          </w:tcPr>
          <w:p w14:paraId="09D932B1" w14:textId="77777777" w:rsidR="005F457E" w:rsidRDefault="00000000">
            <w:pPr>
              <w:spacing w:after="0" w:line="240" w:lineRule="auto"/>
              <w:ind w:firstLineChars="0" w:firstLine="0"/>
              <w:textAlignment w:val="auto"/>
              <w:rPr>
                <w:ins w:id="83" w:author="怡然 刘 [2]" w:date="2026-07-08T11:21:00Z"/>
                <w:color w:val="000000" w:themeColor="text1"/>
                <w:kern w:val="0"/>
                <w:sz w:val="21"/>
                <w:szCs w:val="21"/>
              </w:rPr>
            </w:pPr>
            <w:ins w:id="84" w:author="怡然 刘 [2]" w:date="2026-07-08T11:33:00Z">
              <w:r>
                <w:rPr>
                  <w:rFonts w:hint="eastAsia"/>
                  <w:color w:val="000000" w:themeColor="text1"/>
                  <w:kern w:val="0"/>
                  <w:sz w:val="21"/>
                  <w:szCs w:val="21"/>
                </w:rPr>
                <w:t>腾度信息</w:t>
              </w:r>
            </w:ins>
          </w:p>
        </w:tc>
        <w:tc>
          <w:tcPr>
            <w:tcW w:w="426" w:type="dxa"/>
            <w:vAlign w:val="center"/>
          </w:tcPr>
          <w:p w14:paraId="6C7A6AE4" w14:textId="77777777" w:rsidR="005F457E" w:rsidRDefault="00000000">
            <w:pPr>
              <w:spacing w:after="0" w:line="240" w:lineRule="auto"/>
              <w:ind w:firstLineChars="0" w:firstLine="0"/>
              <w:textAlignment w:val="auto"/>
              <w:rPr>
                <w:ins w:id="85" w:author="怡然 刘 [2]" w:date="2026-07-08T11:21:00Z"/>
                <w:color w:val="000000" w:themeColor="text1"/>
                <w:kern w:val="0"/>
                <w:sz w:val="21"/>
                <w:szCs w:val="21"/>
              </w:rPr>
            </w:pPr>
            <w:ins w:id="86" w:author="怡然 刘 [2]" w:date="2026-07-08T11:33:00Z">
              <w:r>
                <w:rPr>
                  <w:rFonts w:hint="eastAsia"/>
                  <w:color w:val="000000" w:themeColor="text1"/>
                  <w:kern w:val="0"/>
                  <w:sz w:val="21"/>
                  <w:szCs w:val="21"/>
                </w:rPr>
                <w:t>指</w:t>
              </w:r>
            </w:ins>
          </w:p>
        </w:tc>
        <w:tc>
          <w:tcPr>
            <w:tcW w:w="6271" w:type="dxa"/>
            <w:vAlign w:val="center"/>
          </w:tcPr>
          <w:p w14:paraId="2F63AEAE" w14:textId="77777777" w:rsidR="005F457E" w:rsidRDefault="00000000">
            <w:pPr>
              <w:spacing w:after="0" w:line="240" w:lineRule="auto"/>
              <w:ind w:firstLineChars="0" w:firstLine="0"/>
              <w:textAlignment w:val="auto"/>
              <w:rPr>
                <w:ins w:id="87" w:author="怡然 刘 [2]" w:date="2026-07-08T11:21:00Z"/>
                <w:color w:val="000000" w:themeColor="text1"/>
                <w:kern w:val="0"/>
                <w:sz w:val="21"/>
                <w:szCs w:val="21"/>
              </w:rPr>
            </w:pPr>
            <w:ins w:id="88" w:author="怡然 刘 [2]" w:date="2026-07-08T11:48:00Z">
              <w:r>
                <w:rPr>
                  <w:rFonts w:hint="eastAsia"/>
                  <w:color w:val="000000" w:themeColor="text1"/>
                  <w:kern w:val="0"/>
                  <w:sz w:val="21"/>
                  <w:szCs w:val="21"/>
                </w:rPr>
                <w:t>广州市腾度信息科技有限公司，为奥飞数据全资子公司</w:t>
              </w:r>
            </w:ins>
          </w:p>
        </w:tc>
      </w:tr>
      <w:tr w:rsidR="005F457E" w14:paraId="3B23C981" w14:textId="77777777">
        <w:trPr>
          <w:cantSplit/>
          <w:trHeight w:val="20"/>
          <w:jc w:val="center"/>
        </w:trPr>
        <w:tc>
          <w:tcPr>
            <w:tcW w:w="1967" w:type="dxa"/>
            <w:vAlign w:val="center"/>
          </w:tcPr>
          <w:p w14:paraId="67ED4B8D" w14:textId="77777777" w:rsidR="005F457E" w:rsidRDefault="00000000">
            <w:pPr>
              <w:spacing w:after="0" w:line="240" w:lineRule="auto"/>
              <w:ind w:firstLineChars="0" w:firstLine="0"/>
              <w:textAlignment w:val="auto"/>
              <w:rPr>
                <w:color w:val="000000" w:themeColor="text1"/>
                <w:kern w:val="0"/>
                <w:sz w:val="21"/>
                <w:szCs w:val="21"/>
              </w:rPr>
            </w:pPr>
            <w:r>
              <w:rPr>
                <w:rFonts w:hint="eastAsia"/>
                <w:color w:val="000000" w:themeColor="text1"/>
                <w:kern w:val="0"/>
                <w:sz w:val="21"/>
                <w:szCs w:val="21"/>
              </w:rPr>
              <w:t>奥飞数据数字智慧产业园</w:t>
            </w:r>
          </w:p>
        </w:tc>
        <w:tc>
          <w:tcPr>
            <w:tcW w:w="426" w:type="dxa"/>
            <w:vAlign w:val="center"/>
          </w:tcPr>
          <w:p w14:paraId="1578465A" w14:textId="77777777" w:rsidR="005F457E" w:rsidRDefault="00000000">
            <w:pPr>
              <w:spacing w:after="0" w:line="240" w:lineRule="auto"/>
              <w:ind w:firstLineChars="0" w:firstLine="0"/>
              <w:textAlignment w:val="auto"/>
              <w:rPr>
                <w:color w:val="000000" w:themeColor="text1"/>
                <w:kern w:val="0"/>
                <w:sz w:val="21"/>
                <w:szCs w:val="21"/>
                <w:lang w:eastAsia="en-US"/>
              </w:rPr>
            </w:pPr>
            <w:r>
              <w:rPr>
                <w:rFonts w:hint="eastAsia"/>
                <w:color w:val="000000" w:themeColor="text1"/>
                <w:kern w:val="0"/>
                <w:sz w:val="21"/>
                <w:szCs w:val="21"/>
                <w:lang w:eastAsia="en-US"/>
              </w:rPr>
              <w:t>指</w:t>
            </w:r>
          </w:p>
        </w:tc>
        <w:tc>
          <w:tcPr>
            <w:tcW w:w="6271" w:type="dxa"/>
            <w:vAlign w:val="center"/>
          </w:tcPr>
          <w:p w14:paraId="422FB446" w14:textId="77777777" w:rsidR="005F457E" w:rsidRDefault="00000000">
            <w:pPr>
              <w:spacing w:after="0" w:line="240" w:lineRule="auto"/>
              <w:ind w:firstLineChars="0" w:firstLine="0"/>
              <w:textAlignment w:val="auto"/>
              <w:rPr>
                <w:color w:val="000000" w:themeColor="text1"/>
                <w:kern w:val="0"/>
                <w:sz w:val="21"/>
                <w:szCs w:val="21"/>
              </w:rPr>
            </w:pPr>
            <w:r>
              <w:rPr>
                <w:rFonts w:hint="eastAsia"/>
                <w:color w:val="000000" w:themeColor="text1"/>
                <w:kern w:val="0"/>
                <w:sz w:val="21"/>
                <w:szCs w:val="21"/>
              </w:rPr>
              <w:t>由奥融科技于</w:t>
            </w:r>
            <w:r>
              <w:rPr>
                <w:rFonts w:hint="eastAsia"/>
                <w:color w:val="000000" w:themeColor="text1"/>
                <w:kern w:val="0"/>
                <w:sz w:val="21"/>
                <w:szCs w:val="21"/>
              </w:rPr>
              <w:t>2020</w:t>
            </w:r>
            <w:r>
              <w:rPr>
                <w:rFonts w:hint="eastAsia"/>
                <w:color w:val="000000" w:themeColor="text1"/>
                <w:kern w:val="0"/>
                <w:sz w:val="21"/>
                <w:szCs w:val="21"/>
              </w:rPr>
              <w:t>年</w:t>
            </w:r>
            <w:r>
              <w:rPr>
                <w:color w:val="000000" w:themeColor="text1"/>
                <w:kern w:val="0"/>
                <w:sz w:val="21"/>
                <w:szCs w:val="21"/>
              </w:rPr>
              <w:t>6</w:t>
            </w:r>
            <w:r>
              <w:rPr>
                <w:rFonts w:hint="eastAsia"/>
                <w:color w:val="000000" w:themeColor="text1"/>
                <w:kern w:val="0"/>
                <w:sz w:val="21"/>
                <w:szCs w:val="21"/>
              </w:rPr>
              <w:t>月</w:t>
            </w:r>
            <w:r>
              <w:rPr>
                <w:rFonts w:hint="eastAsia"/>
                <w:color w:val="000000" w:themeColor="text1"/>
                <w:kern w:val="0"/>
                <w:sz w:val="21"/>
                <w:szCs w:val="21"/>
              </w:rPr>
              <w:t>1</w:t>
            </w:r>
            <w:r>
              <w:rPr>
                <w:color w:val="000000" w:themeColor="text1"/>
                <w:kern w:val="0"/>
                <w:sz w:val="21"/>
                <w:szCs w:val="21"/>
              </w:rPr>
              <w:t>6</w:t>
            </w:r>
            <w:r>
              <w:rPr>
                <w:rFonts w:hint="eastAsia"/>
                <w:color w:val="000000" w:themeColor="text1"/>
                <w:kern w:val="0"/>
                <w:sz w:val="21"/>
                <w:szCs w:val="21"/>
              </w:rPr>
              <w:t>日首次备案完成的广东省企业投资项目奥飞数据数字智慧产业园，位于广东省广州市南沙区智新五路</w:t>
            </w:r>
            <w:r>
              <w:rPr>
                <w:rFonts w:hint="eastAsia"/>
                <w:color w:val="000000" w:themeColor="text1"/>
                <w:kern w:val="0"/>
                <w:sz w:val="21"/>
                <w:szCs w:val="21"/>
              </w:rPr>
              <w:t>1</w:t>
            </w:r>
            <w:r>
              <w:rPr>
                <w:rFonts w:hint="eastAsia"/>
                <w:color w:val="000000" w:themeColor="text1"/>
                <w:kern w:val="0"/>
                <w:sz w:val="21"/>
                <w:szCs w:val="21"/>
              </w:rPr>
              <w:t>号，项目规划总用地面积</w:t>
            </w:r>
            <w:r>
              <w:rPr>
                <w:rFonts w:hint="eastAsia"/>
                <w:color w:val="000000" w:themeColor="text1"/>
                <w:kern w:val="0"/>
                <w:sz w:val="21"/>
                <w:szCs w:val="21"/>
              </w:rPr>
              <w:t>23,002</w:t>
            </w:r>
            <w:r>
              <w:rPr>
                <w:rFonts w:hint="eastAsia"/>
                <w:color w:val="000000" w:themeColor="text1"/>
                <w:kern w:val="0"/>
                <w:sz w:val="21"/>
                <w:szCs w:val="21"/>
              </w:rPr>
              <w:t>平方米，总建筑面积</w:t>
            </w:r>
            <w:r>
              <w:rPr>
                <w:rFonts w:hint="eastAsia"/>
                <w:color w:val="000000" w:themeColor="text1"/>
                <w:kern w:val="0"/>
                <w:sz w:val="21"/>
                <w:szCs w:val="21"/>
              </w:rPr>
              <w:t>75,408.9712</w:t>
            </w:r>
            <w:r>
              <w:rPr>
                <w:rFonts w:hint="eastAsia"/>
                <w:color w:val="000000" w:themeColor="text1"/>
                <w:kern w:val="0"/>
                <w:sz w:val="21"/>
                <w:szCs w:val="21"/>
              </w:rPr>
              <w:t>平方米</w:t>
            </w:r>
          </w:p>
        </w:tc>
      </w:tr>
      <w:tr w:rsidR="005F457E" w14:paraId="3758CD24" w14:textId="77777777">
        <w:trPr>
          <w:cantSplit/>
          <w:trHeight w:val="20"/>
          <w:jc w:val="center"/>
        </w:trPr>
        <w:tc>
          <w:tcPr>
            <w:tcW w:w="1967" w:type="dxa"/>
            <w:vAlign w:val="center"/>
          </w:tcPr>
          <w:p w14:paraId="66F63F2A" w14:textId="77777777" w:rsidR="005F457E" w:rsidRDefault="00000000">
            <w:pPr>
              <w:spacing w:after="0" w:line="240" w:lineRule="auto"/>
              <w:ind w:firstLineChars="0" w:firstLine="0"/>
              <w:textAlignment w:val="auto"/>
              <w:rPr>
                <w:color w:val="000000" w:themeColor="text1"/>
                <w:kern w:val="0"/>
                <w:sz w:val="21"/>
                <w:szCs w:val="21"/>
              </w:rPr>
            </w:pPr>
            <w:r>
              <w:rPr>
                <w:rFonts w:hint="eastAsia"/>
                <w:color w:val="000000" w:themeColor="text1"/>
                <w:kern w:val="0"/>
                <w:sz w:val="21"/>
                <w:szCs w:val="21"/>
              </w:rPr>
              <w:t>基础设施项目</w:t>
            </w:r>
            <w:r>
              <w:rPr>
                <w:color w:val="000000" w:themeColor="text1"/>
                <w:kern w:val="0"/>
                <w:sz w:val="21"/>
                <w:szCs w:val="21"/>
              </w:rPr>
              <w:t>/</w:t>
            </w:r>
            <w:r>
              <w:rPr>
                <w:rFonts w:hint="eastAsia"/>
                <w:color w:val="000000" w:themeColor="text1"/>
                <w:kern w:val="0"/>
                <w:sz w:val="21"/>
                <w:szCs w:val="21"/>
              </w:rPr>
              <w:t>底层资产</w:t>
            </w:r>
            <w:r>
              <w:rPr>
                <w:color w:val="000000" w:themeColor="text1"/>
                <w:kern w:val="0"/>
                <w:sz w:val="21"/>
                <w:szCs w:val="21"/>
              </w:rPr>
              <w:t>/1</w:t>
            </w:r>
            <w:r>
              <w:rPr>
                <w:rFonts w:hint="eastAsia"/>
                <w:color w:val="000000" w:themeColor="text1"/>
                <w:kern w:val="0"/>
                <w:sz w:val="21"/>
                <w:szCs w:val="21"/>
              </w:rPr>
              <w:t>、</w:t>
            </w:r>
            <w:r>
              <w:rPr>
                <w:color w:val="000000" w:themeColor="text1"/>
                <w:kern w:val="0"/>
                <w:sz w:val="21"/>
                <w:szCs w:val="21"/>
              </w:rPr>
              <w:t>2</w:t>
            </w:r>
            <w:r>
              <w:rPr>
                <w:rFonts w:hint="eastAsia"/>
                <w:color w:val="000000" w:themeColor="text1"/>
                <w:kern w:val="0"/>
                <w:sz w:val="21"/>
                <w:szCs w:val="21"/>
              </w:rPr>
              <w:t>号楼</w:t>
            </w:r>
            <w:r>
              <w:rPr>
                <w:rFonts w:hint="eastAsia"/>
                <w:color w:val="000000" w:themeColor="text1"/>
                <w:kern w:val="0"/>
                <w:sz w:val="21"/>
                <w:szCs w:val="21"/>
              </w:rPr>
              <w:t>/</w:t>
            </w:r>
            <w:r>
              <w:rPr>
                <w:color w:val="000000" w:themeColor="text1"/>
                <w:kern w:val="0"/>
                <w:sz w:val="21"/>
                <w:szCs w:val="21"/>
              </w:rPr>
              <w:t>南沙大岗数据中心</w:t>
            </w:r>
          </w:p>
        </w:tc>
        <w:tc>
          <w:tcPr>
            <w:tcW w:w="426" w:type="dxa"/>
            <w:vAlign w:val="center"/>
          </w:tcPr>
          <w:p w14:paraId="0FE21E47" w14:textId="77777777" w:rsidR="005F457E" w:rsidRDefault="00000000">
            <w:pPr>
              <w:spacing w:after="0" w:line="240" w:lineRule="auto"/>
              <w:ind w:firstLineChars="0" w:firstLine="0"/>
              <w:textAlignment w:val="auto"/>
              <w:rPr>
                <w:color w:val="000000" w:themeColor="text1"/>
                <w:kern w:val="0"/>
                <w:sz w:val="21"/>
                <w:szCs w:val="21"/>
                <w:lang w:eastAsia="en-US"/>
              </w:rPr>
            </w:pPr>
            <w:r>
              <w:rPr>
                <w:rFonts w:hint="eastAsia"/>
                <w:color w:val="000000" w:themeColor="text1"/>
                <w:kern w:val="0"/>
                <w:sz w:val="21"/>
                <w:szCs w:val="21"/>
                <w:lang w:eastAsia="en-US"/>
              </w:rPr>
              <w:t>指</w:t>
            </w:r>
          </w:p>
        </w:tc>
        <w:tc>
          <w:tcPr>
            <w:tcW w:w="6271" w:type="dxa"/>
            <w:vAlign w:val="center"/>
          </w:tcPr>
          <w:p w14:paraId="70B05279" w14:textId="77777777" w:rsidR="005F457E" w:rsidRDefault="00000000">
            <w:pPr>
              <w:spacing w:after="0" w:line="240" w:lineRule="auto"/>
              <w:ind w:firstLineChars="0" w:firstLine="0"/>
              <w:textAlignment w:val="auto"/>
              <w:rPr>
                <w:color w:val="000000" w:themeColor="text1"/>
                <w:kern w:val="0"/>
                <w:sz w:val="21"/>
                <w:szCs w:val="21"/>
              </w:rPr>
            </w:pPr>
            <w:r>
              <w:rPr>
                <w:rFonts w:hint="eastAsia"/>
                <w:color w:val="000000" w:themeColor="text1"/>
                <w:kern w:val="0"/>
                <w:sz w:val="21"/>
                <w:szCs w:val="21"/>
              </w:rPr>
              <w:t>奥飞数据数字智慧产业园</w:t>
            </w:r>
            <w:r>
              <w:rPr>
                <w:rFonts w:hint="eastAsia"/>
                <w:color w:val="000000" w:themeColor="text1"/>
                <w:kern w:val="0"/>
                <w:sz w:val="21"/>
                <w:szCs w:val="21"/>
              </w:rPr>
              <w:t>1</w:t>
            </w:r>
            <w:r>
              <w:rPr>
                <w:rFonts w:hint="eastAsia"/>
                <w:color w:val="000000" w:themeColor="text1"/>
                <w:kern w:val="0"/>
                <w:sz w:val="21"/>
                <w:szCs w:val="21"/>
              </w:rPr>
              <w:t>号楼与</w:t>
            </w:r>
            <w:r>
              <w:rPr>
                <w:rFonts w:hint="eastAsia"/>
                <w:color w:val="000000" w:themeColor="text1"/>
                <w:kern w:val="0"/>
                <w:sz w:val="21"/>
                <w:szCs w:val="21"/>
              </w:rPr>
              <w:t>2</w:t>
            </w:r>
            <w:r>
              <w:rPr>
                <w:rFonts w:hint="eastAsia"/>
                <w:color w:val="000000" w:themeColor="text1"/>
                <w:kern w:val="0"/>
                <w:sz w:val="21"/>
                <w:szCs w:val="21"/>
              </w:rPr>
              <w:t>号楼，包括奥飞数据数字智慧产业园</w:t>
            </w:r>
            <w:r>
              <w:rPr>
                <w:rFonts w:hint="eastAsia"/>
                <w:color w:val="000000" w:themeColor="text1"/>
                <w:kern w:val="0"/>
                <w:sz w:val="21"/>
                <w:szCs w:val="21"/>
              </w:rPr>
              <w:t>1#</w:t>
            </w:r>
            <w:r>
              <w:rPr>
                <w:rFonts w:hint="eastAsia"/>
                <w:color w:val="000000" w:themeColor="text1"/>
                <w:kern w:val="0"/>
                <w:sz w:val="21"/>
                <w:szCs w:val="21"/>
              </w:rPr>
              <w:t>厂房、</w:t>
            </w:r>
            <w:r>
              <w:rPr>
                <w:rFonts w:hint="eastAsia"/>
                <w:color w:val="000000" w:themeColor="text1"/>
                <w:kern w:val="0"/>
                <w:sz w:val="21"/>
                <w:szCs w:val="21"/>
              </w:rPr>
              <w:t>2#</w:t>
            </w:r>
            <w:r>
              <w:rPr>
                <w:rFonts w:hint="eastAsia"/>
                <w:color w:val="000000" w:themeColor="text1"/>
                <w:kern w:val="0"/>
                <w:sz w:val="21"/>
                <w:szCs w:val="21"/>
              </w:rPr>
              <w:t>厂房两栋建筑物及门卫室的房屋所有权及其占用范围内的国有建设用地使用权以及相关附属设施设备所有权（不含</w:t>
            </w:r>
            <w:r>
              <w:rPr>
                <w:rFonts w:hint="eastAsia"/>
                <w:color w:val="000000" w:themeColor="text1"/>
                <w:kern w:val="0"/>
                <w:sz w:val="21"/>
                <w:szCs w:val="21"/>
              </w:rPr>
              <w:t>110</w:t>
            </w:r>
            <w:r>
              <w:rPr>
                <w:rFonts w:hint="eastAsia"/>
                <w:color w:val="000000" w:themeColor="text1"/>
                <w:kern w:val="0"/>
                <w:sz w:val="21"/>
                <w:szCs w:val="21"/>
              </w:rPr>
              <w:t>千伏南涌输变电工程），总建筑面积</w:t>
            </w:r>
            <w:r>
              <w:rPr>
                <w:color w:val="000000" w:themeColor="text1"/>
                <w:kern w:val="0"/>
                <w:sz w:val="21"/>
                <w:szCs w:val="21"/>
              </w:rPr>
              <w:t>39</w:t>
            </w:r>
            <w:r>
              <w:rPr>
                <w:rFonts w:hint="eastAsia"/>
                <w:color w:val="000000" w:themeColor="text1"/>
                <w:kern w:val="0"/>
                <w:sz w:val="21"/>
                <w:szCs w:val="21"/>
              </w:rPr>
              <w:t>,</w:t>
            </w:r>
            <w:r>
              <w:rPr>
                <w:color w:val="000000" w:themeColor="text1"/>
                <w:kern w:val="0"/>
                <w:sz w:val="21"/>
                <w:szCs w:val="21"/>
              </w:rPr>
              <w:t>349.8524</w:t>
            </w:r>
            <w:r>
              <w:rPr>
                <w:rFonts w:hint="eastAsia"/>
                <w:color w:val="000000" w:themeColor="text1"/>
                <w:kern w:val="0"/>
                <w:sz w:val="21"/>
                <w:szCs w:val="21"/>
              </w:rPr>
              <w:t>平方米</w:t>
            </w:r>
          </w:p>
        </w:tc>
      </w:tr>
      <w:tr w:rsidR="005F457E" w14:paraId="53C1A09C" w14:textId="77777777">
        <w:trPr>
          <w:cantSplit/>
          <w:trHeight w:val="20"/>
          <w:jc w:val="center"/>
        </w:trPr>
        <w:tc>
          <w:tcPr>
            <w:tcW w:w="1967" w:type="dxa"/>
            <w:vAlign w:val="center"/>
          </w:tcPr>
          <w:p w14:paraId="64C2A82E" w14:textId="77777777" w:rsidR="005F457E" w:rsidRDefault="00000000">
            <w:pPr>
              <w:spacing w:after="0" w:line="240" w:lineRule="auto"/>
              <w:ind w:firstLineChars="0" w:firstLine="0"/>
              <w:textAlignment w:val="auto"/>
              <w:rPr>
                <w:color w:val="000000" w:themeColor="text1"/>
                <w:kern w:val="0"/>
                <w:sz w:val="21"/>
                <w:szCs w:val="21"/>
              </w:rPr>
            </w:pPr>
            <w:r>
              <w:rPr>
                <w:color w:val="000000" w:themeColor="text1"/>
                <w:kern w:val="0"/>
                <w:sz w:val="21"/>
                <w:szCs w:val="21"/>
                <w:lang w:eastAsia="en-US"/>
              </w:rPr>
              <w:t>3</w:t>
            </w:r>
            <w:r>
              <w:rPr>
                <w:rFonts w:hint="eastAsia"/>
                <w:color w:val="000000" w:themeColor="text1"/>
                <w:kern w:val="0"/>
                <w:sz w:val="21"/>
                <w:szCs w:val="21"/>
                <w:lang w:eastAsia="en-US"/>
              </w:rPr>
              <w:t>、</w:t>
            </w:r>
            <w:r>
              <w:rPr>
                <w:color w:val="000000" w:themeColor="text1"/>
                <w:kern w:val="0"/>
                <w:sz w:val="21"/>
                <w:szCs w:val="21"/>
                <w:lang w:eastAsia="en-US"/>
              </w:rPr>
              <w:t>4</w:t>
            </w:r>
            <w:r>
              <w:rPr>
                <w:rFonts w:hint="eastAsia"/>
                <w:color w:val="000000" w:themeColor="text1"/>
                <w:kern w:val="0"/>
                <w:sz w:val="21"/>
                <w:szCs w:val="21"/>
                <w:lang w:eastAsia="en-US"/>
              </w:rPr>
              <w:t>号楼</w:t>
            </w:r>
          </w:p>
        </w:tc>
        <w:tc>
          <w:tcPr>
            <w:tcW w:w="426" w:type="dxa"/>
            <w:vAlign w:val="center"/>
          </w:tcPr>
          <w:p w14:paraId="1ABADF34" w14:textId="77777777" w:rsidR="005F457E" w:rsidRDefault="00000000">
            <w:pPr>
              <w:spacing w:after="0" w:line="240" w:lineRule="auto"/>
              <w:ind w:firstLineChars="0" w:firstLine="0"/>
              <w:textAlignment w:val="auto"/>
              <w:rPr>
                <w:color w:val="000000" w:themeColor="text1"/>
                <w:kern w:val="0"/>
                <w:sz w:val="21"/>
                <w:szCs w:val="21"/>
              </w:rPr>
            </w:pPr>
            <w:r>
              <w:rPr>
                <w:rFonts w:hint="eastAsia"/>
                <w:color w:val="000000" w:themeColor="text1"/>
                <w:kern w:val="0"/>
                <w:sz w:val="21"/>
                <w:szCs w:val="21"/>
              </w:rPr>
              <w:t>指</w:t>
            </w:r>
          </w:p>
        </w:tc>
        <w:tc>
          <w:tcPr>
            <w:tcW w:w="6271" w:type="dxa"/>
            <w:vAlign w:val="center"/>
          </w:tcPr>
          <w:p w14:paraId="0E11965A" w14:textId="77777777" w:rsidR="005F457E" w:rsidRDefault="00000000">
            <w:pPr>
              <w:spacing w:after="0" w:line="240" w:lineRule="auto"/>
              <w:ind w:firstLineChars="0" w:firstLine="0"/>
              <w:textAlignment w:val="auto"/>
              <w:rPr>
                <w:color w:val="000000" w:themeColor="text1"/>
                <w:kern w:val="0"/>
                <w:sz w:val="21"/>
                <w:szCs w:val="21"/>
              </w:rPr>
            </w:pPr>
            <w:r>
              <w:rPr>
                <w:rFonts w:hint="eastAsia"/>
                <w:color w:val="000000" w:themeColor="text1"/>
                <w:kern w:val="0"/>
                <w:sz w:val="21"/>
                <w:szCs w:val="21"/>
              </w:rPr>
              <w:t>奥飞数据数字智慧产业园</w:t>
            </w:r>
            <w:r>
              <w:rPr>
                <w:rFonts w:hint="eastAsia"/>
                <w:color w:val="000000" w:themeColor="text1"/>
                <w:kern w:val="0"/>
                <w:sz w:val="21"/>
                <w:szCs w:val="21"/>
              </w:rPr>
              <w:t>3</w:t>
            </w:r>
            <w:r>
              <w:rPr>
                <w:rFonts w:hint="eastAsia"/>
                <w:color w:val="000000" w:themeColor="text1"/>
                <w:kern w:val="0"/>
                <w:sz w:val="21"/>
                <w:szCs w:val="21"/>
              </w:rPr>
              <w:t>号楼与</w:t>
            </w:r>
            <w:r>
              <w:rPr>
                <w:rFonts w:hint="eastAsia"/>
                <w:color w:val="000000" w:themeColor="text1"/>
                <w:kern w:val="0"/>
                <w:sz w:val="21"/>
                <w:szCs w:val="21"/>
              </w:rPr>
              <w:t>4</w:t>
            </w:r>
            <w:r>
              <w:rPr>
                <w:rFonts w:hint="eastAsia"/>
                <w:color w:val="000000" w:themeColor="text1"/>
                <w:kern w:val="0"/>
                <w:sz w:val="21"/>
                <w:szCs w:val="21"/>
              </w:rPr>
              <w:t>号楼（拟在资产重组中自奥融科技剥离，并由昊盈科技受让）</w:t>
            </w:r>
          </w:p>
        </w:tc>
      </w:tr>
      <w:tr w:rsidR="005F457E" w14:paraId="340CD790" w14:textId="77777777">
        <w:trPr>
          <w:cantSplit/>
          <w:trHeight w:val="90"/>
          <w:jc w:val="center"/>
        </w:trPr>
        <w:tc>
          <w:tcPr>
            <w:tcW w:w="1967" w:type="dxa"/>
            <w:vAlign w:val="center"/>
          </w:tcPr>
          <w:p w14:paraId="0130158C" w14:textId="77777777" w:rsidR="005F457E" w:rsidRDefault="00000000">
            <w:pPr>
              <w:spacing w:after="0" w:line="240" w:lineRule="auto"/>
              <w:ind w:firstLineChars="0" w:firstLine="0"/>
              <w:textAlignment w:val="auto"/>
              <w:rPr>
                <w:color w:val="000000" w:themeColor="text1"/>
                <w:kern w:val="0"/>
                <w:sz w:val="21"/>
                <w:szCs w:val="21"/>
              </w:rPr>
            </w:pPr>
            <w:r>
              <w:rPr>
                <w:rFonts w:hint="eastAsia"/>
                <w:color w:val="000000" w:themeColor="text1"/>
                <w:kern w:val="0"/>
                <w:sz w:val="21"/>
                <w:szCs w:val="21"/>
              </w:rPr>
              <w:t>市发改委</w:t>
            </w:r>
          </w:p>
        </w:tc>
        <w:tc>
          <w:tcPr>
            <w:tcW w:w="426" w:type="dxa"/>
            <w:vAlign w:val="center"/>
          </w:tcPr>
          <w:p w14:paraId="2CB7587A" w14:textId="77777777" w:rsidR="005F457E" w:rsidRDefault="00000000">
            <w:pPr>
              <w:spacing w:after="0" w:line="240" w:lineRule="auto"/>
              <w:ind w:firstLineChars="0" w:firstLine="0"/>
              <w:textAlignment w:val="auto"/>
              <w:rPr>
                <w:color w:val="000000" w:themeColor="text1"/>
                <w:kern w:val="0"/>
                <w:sz w:val="21"/>
                <w:szCs w:val="21"/>
                <w:lang w:eastAsia="en-US"/>
              </w:rPr>
            </w:pPr>
            <w:r>
              <w:rPr>
                <w:rFonts w:hint="eastAsia"/>
                <w:color w:val="000000" w:themeColor="text1"/>
                <w:kern w:val="0"/>
                <w:sz w:val="21"/>
                <w:szCs w:val="21"/>
                <w:lang w:eastAsia="en-US"/>
              </w:rPr>
              <w:t>指</w:t>
            </w:r>
          </w:p>
        </w:tc>
        <w:tc>
          <w:tcPr>
            <w:tcW w:w="6271" w:type="dxa"/>
            <w:vAlign w:val="center"/>
          </w:tcPr>
          <w:p w14:paraId="10CA1824" w14:textId="77777777" w:rsidR="005F457E" w:rsidRDefault="00000000">
            <w:pPr>
              <w:spacing w:after="0" w:line="240" w:lineRule="auto"/>
              <w:ind w:firstLineChars="0" w:firstLine="0"/>
              <w:textAlignment w:val="auto"/>
              <w:rPr>
                <w:color w:val="000000" w:themeColor="text1"/>
                <w:kern w:val="0"/>
                <w:sz w:val="21"/>
                <w:szCs w:val="21"/>
              </w:rPr>
            </w:pPr>
            <w:r>
              <w:rPr>
                <w:rFonts w:hint="eastAsia"/>
                <w:color w:val="000000" w:themeColor="text1"/>
                <w:kern w:val="0"/>
                <w:sz w:val="21"/>
                <w:szCs w:val="21"/>
              </w:rPr>
              <w:t>广州市发展和改革委员会</w:t>
            </w:r>
          </w:p>
        </w:tc>
      </w:tr>
      <w:tr w:rsidR="005F457E" w14:paraId="5B36AD6F" w14:textId="77777777">
        <w:trPr>
          <w:cantSplit/>
          <w:trHeight w:val="20"/>
          <w:jc w:val="center"/>
        </w:trPr>
        <w:tc>
          <w:tcPr>
            <w:tcW w:w="1967" w:type="dxa"/>
            <w:vAlign w:val="center"/>
          </w:tcPr>
          <w:p w14:paraId="6BB66D2A" w14:textId="77777777" w:rsidR="005F457E" w:rsidRDefault="00000000">
            <w:pPr>
              <w:spacing w:after="0" w:line="240" w:lineRule="auto"/>
              <w:ind w:firstLineChars="0" w:firstLine="0"/>
              <w:textAlignment w:val="auto"/>
              <w:rPr>
                <w:color w:val="000000" w:themeColor="text1"/>
                <w:kern w:val="0"/>
                <w:sz w:val="21"/>
                <w:szCs w:val="21"/>
              </w:rPr>
            </w:pPr>
            <w:r>
              <w:rPr>
                <w:rFonts w:hint="eastAsia"/>
                <w:color w:val="000000" w:themeColor="text1"/>
                <w:kern w:val="0"/>
                <w:sz w:val="21"/>
                <w:szCs w:val="21"/>
              </w:rPr>
              <w:t>市规自局</w:t>
            </w:r>
          </w:p>
        </w:tc>
        <w:tc>
          <w:tcPr>
            <w:tcW w:w="426" w:type="dxa"/>
            <w:vAlign w:val="center"/>
          </w:tcPr>
          <w:p w14:paraId="5086CF24" w14:textId="77777777" w:rsidR="005F457E" w:rsidRDefault="00000000">
            <w:pPr>
              <w:spacing w:after="0" w:line="240" w:lineRule="auto"/>
              <w:ind w:firstLineChars="0" w:firstLine="0"/>
              <w:textAlignment w:val="auto"/>
              <w:rPr>
                <w:color w:val="000000" w:themeColor="text1"/>
                <w:kern w:val="0"/>
                <w:sz w:val="21"/>
                <w:szCs w:val="21"/>
                <w:lang w:eastAsia="en-US"/>
              </w:rPr>
            </w:pPr>
            <w:r>
              <w:rPr>
                <w:rFonts w:hint="eastAsia"/>
                <w:color w:val="000000" w:themeColor="text1"/>
                <w:kern w:val="0"/>
                <w:sz w:val="21"/>
                <w:szCs w:val="21"/>
              </w:rPr>
              <w:t>指</w:t>
            </w:r>
          </w:p>
        </w:tc>
        <w:tc>
          <w:tcPr>
            <w:tcW w:w="6271" w:type="dxa"/>
            <w:vAlign w:val="center"/>
          </w:tcPr>
          <w:p w14:paraId="5EC58971" w14:textId="77777777" w:rsidR="005F457E" w:rsidRDefault="00000000">
            <w:pPr>
              <w:spacing w:after="0" w:line="240" w:lineRule="auto"/>
              <w:ind w:firstLineChars="0" w:firstLine="0"/>
              <w:textAlignment w:val="auto"/>
              <w:rPr>
                <w:color w:val="000000" w:themeColor="text1"/>
                <w:kern w:val="0"/>
                <w:sz w:val="21"/>
                <w:szCs w:val="21"/>
              </w:rPr>
            </w:pPr>
            <w:r>
              <w:rPr>
                <w:rFonts w:hint="eastAsia"/>
                <w:color w:val="000000" w:themeColor="text1"/>
                <w:kern w:val="0"/>
                <w:sz w:val="21"/>
                <w:szCs w:val="21"/>
              </w:rPr>
              <w:t>广州市规划和自然资源局</w:t>
            </w:r>
          </w:p>
        </w:tc>
      </w:tr>
      <w:tr w:rsidR="005F457E" w14:paraId="7FF7102F" w14:textId="77777777">
        <w:trPr>
          <w:cantSplit/>
          <w:trHeight w:val="20"/>
          <w:jc w:val="center"/>
        </w:trPr>
        <w:tc>
          <w:tcPr>
            <w:tcW w:w="1967" w:type="dxa"/>
            <w:vAlign w:val="center"/>
          </w:tcPr>
          <w:p w14:paraId="5BA85F0D" w14:textId="77777777" w:rsidR="005F457E" w:rsidRDefault="00000000">
            <w:pPr>
              <w:spacing w:after="0" w:line="240" w:lineRule="auto"/>
              <w:ind w:firstLineChars="0" w:firstLine="0"/>
              <w:textAlignment w:val="auto"/>
              <w:rPr>
                <w:color w:val="000000" w:themeColor="text1"/>
                <w:kern w:val="0"/>
                <w:sz w:val="21"/>
                <w:szCs w:val="21"/>
              </w:rPr>
            </w:pPr>
            <w:r>
              <w:rPr>
                <w:rFonts w:hint="eastAsia"/>
                <w:color w:val="000000" w:themeColor="text1"/>
                <w:kern w:val="0"/>
                <w:sz w:val="21"/>
                <w:szCs w:val="21"/>
              </w:rPr>
              <w:t>规自局南沙分局</w:t>
            </w:r>
          </w:p>
        </w:tc>
        <w:tc>
          <w:tcPr>
            <w:tcW w:w="426" w:type="dxa"/>
            <w:vAlign w:val="center"/>
          </w:tcPr>
          <w:p w14:paraId="65536CDB" w14:textId="77777777" w:rsidR="005F457E" w:rsidRDefault="00000000">
            <w:pPr>
              <w:spacing w:after="0" w:line="240" w:lineRule="auto"/>
              <w:ind w:firstLineChars="0" w:firstLine="0"/>
              <w:textAlignment w:val="auto"/>
              <w:rPr>
                <w:color w:val="000000" w:themeColor="text1"/>
                <w:kern w:val="0"/>
                <w:sz w:val="21"/>
                <w:szCs w:val="21"/>
              </w:rPr>
            </w:pPr>
            <w:r>
              <w:rPr>
                <w:rFonts w:hint="eastAsia"/>
                <w:color w:val="000000" w:themeColor="text1"/>
                <w:kern w:val="0"/>
                <w:sz w:val="21"/>
                <w:szCs w:val="21"/>
              </w:rPr>
              <w:t>指</w:t>
            </w:r>
          </w:p>
        </w:tc>
        <w:tc>
          <w:tcPr>
            <w:tcW w:w="6271" w:type="dxa"/>
            <w:vAlign w:val="center"/>
          </w:tcPr>
          <w:p w14:paraId="4C84066B" w14:textId="77777777" w:rsidR="005F457E" w:rsidRDefault="00000000">
            <w:pPr>
              <w:spacing w:after="0" w:line="240" w:lineRule="auto"/>
              <w:ind w:firstLineChars="0" w:firstLine="0"/>
              <w:textAlignment w:val="auto"/>
              <w:rPr>
                <w:color w:val="000000" w:themeColor="text1"/>
                <w:kern w:val="0"/>
                <w:sz w:val="21"/>
                <w:szCs w:val="21"/>
              </w:rPr>
            </w:pPr>
            <w:r>
              <w:rPr>
                <w:rFonts w:hint="eastAsia"/>
                <w:color w:val="000000" w:themeColor="text1"/>
                <w:kern w:val="0"/>
                <w:sz w:val="21"/>
                <w:szCs w:val="21"/>
              </w:rPr>
              <w:t>广州市规划和自然资源局南沙区分局</w:t>
            </w:r>
          </w:p>
        </w:tc>
      </w:tr>
      <w:tr w:rsidR="005F457E" w14:paraId="20A9C49B" w14:textId="77777777">
        <w:trPr>
          <w:cantSplit/>
          <w:trHeight w:val="20"/>
          <w:jc w:val="center"/>
        </w:trPr>
        <w:tc>
          <w:tcPr>
            <w:tcW w:w="1967" w:type="dxa"/>
            <w:vAlign w:val="center"/>
          </w:tcPr>
          <w:p w14:paraId="722A96AF" w14:textId="77777777" w:rsidR="005F457E" w:rsidRDefault="00000000">
            <w:pPr>
              <w:spacing w:after="0" w:line="240" w:lineRule="auto"/>
              <w:ind w:firstLineChars="0" w:firstLine="0"/>
              <w:textAlignment w:val="auto"/>
              <w:rPr>
                <w:color w:val="000000" w:themeColor="text1"/>
                <w:kern w:val="0"/>
                <w:sz w:val="21"/>
                <w:szCs w:val="21"/>
              </w:rPr>
            </w:pPr>
            <w:r>
              <w:rPr>
                <w:rFonts w:hint="eastAsia"/>
                <w:bCs/>
                <w:color w:val="000000" w:themeColor="text1"/>
                <w:sz w:val="21"/>
                <w:szCs w:val="21"/>
              </w:rPr>
              <w:t>中国银行南沙分行</w:t>
            </w:r>
          </w:p>
        </w:tc>
        <w:tc>
          <w:tcPr>
            <w:tcW w:w="426" w:type="dxa"/>
            <w:vAlign w:val="center"/>
          </w:tcPr>
          <w:p w14:paraId="0246516E" w14:textId="77777777" w:rsidR="005F457E" w:rsidRDefault="00000000">
            <w:pPr>
              <w:spacing w:after="0" w:line="240" w:lineRule="auto"/>
              <w:ind w:firstLineChars="0" w:firstLine="0"/>
              <w:textAlignment w:val="auto"/>
              <w:rPr>
                <w:color w:val="000000" w:themeColor="text1"/>
                <w:kern w:val="0"/>
                <w:sz w:val="21"/>
                <w:szCs w:val="21"/>
              </w:rPr>
            </w:pPr>
            <w:r>
              <w:rPr>
                <w:rFonts w:hint="eastAsia"/>
                <w:color w:val="000000" w:themeColor="text1"/>
                <w:kern w:val="0"/>
                <w:sz w:val="21"/>
                <w:szCs w:val="21"/>
              </w:rPr>
              <w:t>指</w:t>
            </w:r>
          </w:p>
        </w:tc>
        <w:tc>
          <w:tcPr>
            <w:tcW w:w="6271" w:type="dxa"/>
            <w:vAlign w:val="center"/>
          </w:tcPr>
          <w:p w14:paraId="7379A47F" w14:textId="77777777" w:rsidR="005F457E" w:rsidRDefault="00000000">
            <w:pPr>
              <w:spacing w:after="0" w:line="240" w:lineRule="auto"/>
              <w:ind w:firstLineChars="0" w:firstLine="0"/>
              <w:textAlignment w:val="auto"/>
              <w:rPr>
                <w:color w:val="000000" w:themeColor="text1"/>
                <w:kern w:val="0"/>
                <w:sz w:val="21"/>
                <w:szCs w:val="21"/>
              </w:rPr>
            </w:pPr>
            <w:r>
              <w:rPr>
                <w:rFonts w:hint="eastAsia"/>
                <w:bCs/>
                <w:color w:val="000000" w:themeColor="text1"/>
                <w:sz w:val="21"/>
                <w:szCs w:val="21"/>
              </w:rPr>
              <w:t>中国银行股份有限公司广东自贸试验区南沙分行</w:t>
            </w:r>
          </w:p>
        </w:tc>
      </w:tr>
      <w:tr w:rsidR="005F457E" w14:paraId="08564E75" w14:textId="77777777">
        <w:trPr>
          <w:cantSplit/>
          <w:trHeight w:val="20"/>
          <w:jc w:val="center"/>
        </w:trPr>
        <w:tc>
          <w:tcPr>
            <w:tcW w:w="1967" w:type="dxa"/>
          </w:tcPr>
          <w:p w14:paraId="5F90915A" w14:textId="77777777" w:rsidR="005F457E" w:rsidRDefault="00000000">
            <w:pPr>
              <w:spacing w:after="0" w:line="240" w:lineRule="auto"/>
              <w:ind w:firstLineChars="0" w:firstLine="0"/>
              <w:textAlignment w:val="auto"/>
              <w:rPr>
                <w:color w:val="000000" w:themeColor="text1"/>
                <w:kern w:val="0"/>
                <w:sz w:val="21"/>
                <w:szCs w:val="21"/>
              </w:rPr>
            </w:pPr>
            <w:r>
              <w:rPr>
                <w:rFonts w:hint="eastAsia"/>
                <w:color w:val="000000" w:themeColor="text1"/>
                <w:sz w:val="21"/>
                <w:szCs w:val="21"/>
              </w:rPr>
              <w:t>广州移动</w:t>
            </w:r>
          </w:p>
        </w:tc>
        <w:tc>
          <w:tcPr>
            <w:tcW w:w="426" w:type="dxa"/>
            <w:vAlign w:val="center"/>
          </w:tcPr>
          <w:p w14:paraId="4825204E" w14:textId="77777777" w:rsidR="005F457E" w:rsidRDefault="00000000">
            <w:pPr>
              <w:spacing w:after="0" w:line="240" w:lineRule="auto"/>
              <w:ind w:firstLineChars="0" w:firstLine="0"/>
              <w:textAlignment w:val="auto"/>
              <w:rPr>
                <w:color w:val="000000" w:themeColor="text1"/>
                <w:kern w:val="0"/>
                <w:sz w:val="21"/>
                <w:szCs w:val="21"/>
                <w:lang w:eastAsia="en-US"/>
              </w:rPr>
            </w:pPr>
            <w:r>
              <w:rPr>
                <w:rFonts w:hint="eastAsia"/>
                <w:color w:val="000000" w:themeColor="text1"/>
                <w:kern w:val="0"/>
                <w:sz w:val="21"/>
                <w:szCs w:val="21"/>
                <w:lang w:eastAsia="en-US"/>
              </w:rPr>
              <w:t>指</w:t>
            </w:r>
          </w:p>
        </w:tc>
        <w:tc>
          <w:tcPr>
            <w:tcW w:w="6271" w:type="dxa"/>
          </w:tcPr>
          <w:p w14:paraId="53553EC8" w14:textId="77777777" w:rsidR="005F457E" w:rsidRDefault="00000000">
            <w:pPr>
              <w:spacing w:after="0" w:line="240" w:lineRule="auto"/>
              <w:ind w:firstLineChars="0" w:firstLine="0"/>
              <w:textAlignment w:val="auto"/>
              <w:rPr>
                <w:color w:val="000000" w:themeColor="text1"/>
                <w:kern w:val="0"/>
                <w:sz w:val="21"/>
                <w:szCs w:val="21"/>
              </w:rPr>
            </w:pPr>
            <w:r>
              <w:rPr>
                <w:rFonts w:hint="eastAsia"/>
                <w:color w:val="000000" w:themeColor="text1"/>
                <w:sz w:val="21"/>
                <w:szCs w:val="21"/>
              </w:rPr>
              <w:t>中国移动通信集团广东有限公司广州分公司</w:t>
            </w:r>
          </w:p>
        </w:tc>
      </w:tr>
      <w:tr w:rsidR="005F457E" w14:paraId="6B9FCBCE" w14:textId="77777777">
        <w:trPr>
          <w:cantSplit/>
          <w:trHeight w:val="20"/>
          <w:jc w:val="center"/>
        </w:trPr>
        <w:tc>
          <w:tcPr>
            <w:tcW w:w="1967" w:type="dxa"/>
            <w:vAlign w:val="center"/>
          </w:tcPr>
          <w:p w14:paraId="720CA323" w14:textId="77777777" w:rsidR="005F457E" w:rsidRDefault="00000000">
            <w:pPr>
              <w:spacing w:after="0" w:line="240" w:lineRule="auto"/>
              <w:ind w:firstLineChars="0" w:firstLine="0"/>
              <w:textAlignment w:val="auto"/>
              <w:rPr>
                <w:color w:val="000000" w:themeColor="text1"/>
                <w:kern w:val="0"/>
                <w:sz w:val="21"/>
                <w:szCs w:val="21"/>
              </w:rPr>
            </w:pPr>
            <w:r>
              <w:rPr>
                <w:rFonts w:hint="eastAsia"/>
                <w:color w:val="000000" w:themeColor="text1"/>
                <w:kern w:val="0"/>
                <w:sz w:val="21"/>
                <w:szCs w:val="21"/>
              </w:rPr>
              <w:t>百度科技</w:t>
            </w:r>
          </w:p>
        </w:tc>
        <w:tc>
          <w:tcPr>
            <w:tcW w:w="426" w:type="dxa"/>
            <w:vAlign w:val="center"/>
          </w:tcPr>
          <w:p w14:paraId="69DB5E3D" w14:textId="77777777" w:rsidR="005F457E" w:rsidRDefault="00000000">
            <w:pPr>
              <w:spacing w:after="0" w:line="240" w:lineRule="auto"/>
              <w:ind w:firstLineChars="0" w:firstLine="0"/>
              <w:textAlignment w:val="auto"/>
              <w:rPr>
                <w:color w:val="000000" w:themeColor="text1"/>
                <w:kern w:val="0"/>
                <w:sz w:val="21"/>
                <w:szCs w:val="21"/>
                <w:lang w:eastAsia="en-US"/>
              </w:rPr>
            </w:pPr>
            <w:r>
              <w:rPr>
                <w:rFonts w:hint="eastAsia"/>
                <w:color w:val="000000" w:themeColor="text1"/>
                <w:kern w:val="0"/>
                <w:sz w:val="21"/>
                <w:szCs w:val="21"/>
                <w:lang w:eastAsia="en-US"/>
              </w:rPr>
              <w:t>指</w:t>
            </w:r>
          </w:p>
        </w:tc>
        <w:tc>
          <w:tcPr>
            <w:tcW w:w="6271" w:type="dxa"/>
            <w:vAlign w:val="center"/>
          </w:tcPr>
          <w:p w14:paraId="1FBB32FD" w14:textId="77777777" w:rsidR="005F457E" w:rsidRDefault="00000000">
            <w:pPr>
              <w:spacing w:after="0" w:line="240" w:lineRule="auto"/>
              <w:ind w:firstLineChars="0" w:firstLine="0"/>
              <w:textAlignment w:val="auto"/>
              <w:rPr>
                <w:color w:val="000000" w:themeColor="text1"/>
                <w:kern w:val="0"/>
                <w:sz w:val="21"/>
                <w:szCs w:val="21"/>
              </w:rPr>
            </w:pPr>
            <w:r>
              <w:rPr>
                <w:rFonts w:hint="eastAsia"/>
                <w:color w:val="000000" w:themeColor="text1"/>
                <w:kern w:val="0"/>
                <w:sz w:val="21"/>
                <w:szCs w:val="21"/>
              </w:rPr>
              <w:t>北京百度网讯科技有限公司</w:t>
            </w:r>
          </w:p>
        </w:tc>
      </w:tr>
      <w:tr w:rsidR="005F457E" w14:paraId="2239D80E" w14:textId="77777777">
        <w:trPr>
          <w:cantSplit/>
          <w:trHeight w:val="20"/>
          <w:jc w:val="center"/>
        </w:trPr>
        <w:tc>
          <w:tcPr>
            <w:tcW w:w="1967" w:type="dxa"/>
            <w:vAlign w:val="center"/>
          </w:tcPr>
          <w:p w14:paraId="6C5A8B01" w14:textId="77777777" w:rsidR="005F457E" w:rsidRDefault="00000000">
            <w:pPr>
              <w:spacing w:after="0" w:line="240" w:lineRule="auto"/>
              <w:ind w:firstLineChars="0" w:firstLine="0"/>
              <w:textAlignment w:val="auto"/>
              <w:rPr>
                <w:color w:val="000000" w:themeColor="text1"/>
                <w:kern w:val="0"/>
                <w:sz w:val="21"/>
                <w:szCs w:val="21"/>
              </w:rPr>
            </w:pPr>
            <w:r>
              <w:rPr>
                <w:rFonts w:hint="eastAsia"/>
                <w:color w:val="000000" w:themeColor="text1"/>
                <w:kern w:val="0"/>
                <w:sz w:val="21"/>
                <w:szCs w:val="21"/>
              </w:rPr>
              <w:t>委托运营职能</w:t>
            </w:r>
          </w:p>
        </w:tc>
        <w:tc>
          <w:tcPr>
            <w:tcW w:w="426" w:type="dxa"/>
            <w:vAlign w:val="center"/>
          </w:tcPr>
          <w:p w14:paraId="6893983A" w14:textId="77777777" w:rsidR="005F457E" w:rsidRDefault="00000000">
            <w:pPr>
              <w:spacing w:after="0" w:line="240" w:lineRule="auto"/>
              <w:ind w:firstLineChars="0" w:firstLine="0"/>
              <w:textAlignment w:val="auto"/>
              <w:rPr>
                <w:color w:val="000000" w:themeColor="text1"/>
                <w:kern w:val="0"/>
                <w:sz w:val="21"/>
                <w:szCs w:val="21"/>
                <w:lang w:eastAsia="en-US"/>
              </w:rPr>
            </w:pPr>
            <w:r>
              <w:rPr>
                <w:rFonts w:hint="eastAsia"/>
                <w:color w:val="000000" w:themeColor="text1"/>
                <w:kern w:val="0"/>
                <w:sz w:val="21"/>
                <w:szCs w:val="21"/>
              </w:rPr>
              <w:t>指</w:t>
            </w:r>
          </w:p>
        </w:tc>
        <w:tc>
          <w:tcPr>
            <w:tcW w:w="6271" w:type="dxa"/>
            <w:vAlign w:val="center"/>
          </w:tcPr>
          <w:p w14:paraId="0143D472" w14:textId="77777777" w:rsidR="005F457E" w:rsidRDefault="00000000">
            <w:pPr>
              <w:spacing w:after="0" w:line="240" w:lineRule="auto"/>
              <w:ind w:firstLineChars="0" w:firstLine="0"/>
              <w:textAlignment w:val="auto"/>
              <w:rPr>
                <w:color w:val="000000" w:themeColor="text1"/>
                <w:kern w:val="0"/>
                <w:sz w:val="21"/>
                <w:szCs w:val="21"/>
              </w:rPr>
            </w:pPr>
            <w:r>
              <w:rPr>
                <w:rFonts w:hint="eastAsia"/>
                <w:color w:val="000000" w:themeColor="text1"/>
                <w:kern w:val="0"/>
                <w:sz w:val="21"/>
                <w:szCs w:val="21"/>
              </w:rPr>
              <w:t>由基金管理人委托给运营管理机构的职责，包括</w:t>
            </w:r>
            <w:r>
              <w:rPr>
                <w:rFonts w:hint="eastAsia"/>
                <w:color w:val="000000" w:themeColor="text1"/>
                <w:kern w:val="0"/>
                <w:sz w:val="21"/>
                <w:szCs w:val="21"/>
              </w:rPr>
              <w:t>IDC</w:t>
            </w:r>
            <w:r>
              <w:rPr>
                <w:rFonts w:hint="eastAsia"/>
                <w:color w:val="000000" w:themeColor="text1"/>
                <w:kern w:val="0"/>
                <w:sz w:val="21"/>
                <w:szCs w:val="21"/>
              </w:rPr>
              <w:t>日常运营管理、客户管理、采购与合同审批、制定运营策略与计划、维修维护与项目建设管理、购买保险及理赔等</w:t>
            </w:r>
          </w:p>
        </w:tc>
      </w:tr>
      <w:tr w:rsidR="005F457E" w14:paraId="3C4A2913" w14:textId="77777777">
        <w:trPr>
          <w:cantSplit/>
          <w:trHeight w:val="20"/>
          <w:jc w:val="center"/>
        </w:trPr>
        <w:tc>
          <w:tcPr>
            <w:tcW w:w="1967" w:type="dxa"/>
            <w:vAlign w:val="center"/>
          </w:tcPr>
          <w:p w14:paraId="2022653C" w14:textId="77777777" w:rsidR="005F457E" w:rsidRDefault="00000000">
            <w:pPr>
              <w:spacing w:after="0" w:line="240" w:lineRule="auto"/>
              <w:ind w:firstLineChars="0" w:firstLine="0"/>
              <w:textAlignment w:val="auto"/>
              <w:rPr>
                <w:color w:val="000000" w:themeColor="text1"/>
                <w:kern w:val="0"/>
                <w:sz w:val="21"/>
                <w:szCs w:val="21"/>
              </w:rPr>
            </w:pPr>
            <w:r>
              <w:rPr>
                <w:rFonts w:hint="eastAsia"/>
                <w:color w:val="000000" w:themeColor="text1"/>
                <w:kern w:val="0"/>
                <w:sz w:val="21"/>
                <w:szCs w:val="21"/>
              </w:rPr>
              <w:t>协助运营职能</w:t>
            </w:r>
          </w:p>
        </w:tc>
        <w:tc>
          <w:tcPr>
            <w:tcW w:w="426" w:type="dxa"/>
            <w:vAlign w:val="center"/>
          </w:tcPr>
          <w:p w14:paraId="62926D19" w14:textId="77777777" w:rsidR="005F457E" w:rsidRDefault="00000000">
            <w:pPr>
              <w:spacing w:after="0" w:line="240" w:lineRule="auto"/>
              <w:ind w:firstLineChars="0" w:firstLine="0"/>
              <w:textAlignment w:val="auto"/>
              <w:rPr>
                <w:color w:val="000000" w:themeColor="text1"/>
                <w:kern w:val="0"/>
                <w:sz w:val="21"/>
                <w:szCs w:val="21"/>
              </w:rPr>
            </w:pPr>
            <w:r>
              <w:rPr>
                <w:rFonts w:hint="eastAsia"/>
                <w:color w:val="000000" w:themeColor="text1"/>
                <w:kern w:val="0"/>
                <w:sz w:val="21"/>
                <w:szCs w:val="21"/>
              </w:rPr>
              <w:t>指</w:t>
            </w:r>
          </w:p>
        </w:tc>
        <w:tc>
          <w:tcPr>
            <w:tcW w:w="6271" w:type="dxa"/>
            <w:vAlign w:val="center"/>
          </w:tcPr>
          <w:p w14:paraId="2670466A" w14:textId="77777777" w:rsidR="005F457E" w:rsidRDefault="00000000">
            <w:pPr>
              <w:spacing w:after="0" w:line="240" w:lineRule="auto"/>
              <w:ind w:firstLineChars="0" w:firstLine="0"/>
              <w:textAlignment w:val="auto"/>
              <w:rPr>
                <w:color w:val="000000" w:themeColor="text1"/>
                <w:kern w:val="0"/>
                <w:sz w:val="21"/>
                <w:szCs w:val="21"/>
              </w:rPr>
            </w:pPr>
            <w:r>
              <w:rPr>
                <w:rFonts w:hint="eastAsia"/>
                <w:color w:val="000000" w:themeColor="text1"/>
                <w:kern w:val="0"/>
                <w:sz w:val="21"/>
                <w:szCs w:val="21"/>
              </w:rPr>
              <w:t>运营管理机构协助基金管理人履行的职责，包括协助证照许可维护、会计财务处理、资金划转、配合信息披露与统计工作等</w:t>
            </w:r>
          </w:p>
        </w:tc>
      </w:tr>
      <w:tr w:rsidR="005F457E" w14:paraId="0EDC632A" w14:textId="77777777">
        <w:trPr>
          <w:cantSplit/>
          <w:trHeight w:val="20"/>
          <w:jc w:val="center"/>
        </w:trPr>
        <w:tc>
          <w:tcPr>
            <w:tcW w:w="1967" w:type="dxa"/>
            <w:vAlign w:val="center"/>
          </w:tcPr>
          <w:p w14:paraId="04168C35" w14:textId="77777777" w:rsidR="005F457E" w:rsidRDefault="00000000">
            <w:pPr>
              <w:spacing w:after="0" w:line="240" w:lineRule="auto"/>
              <w:ind w:firstLineChars="0" w:firstLine="0"/>
              <w:textAlignment w:val="auto"/>
              <w:rPr>
                <w:color w:val="000000" w:themeColor="text1"/>
                <w:kern w:val="0"/>
                <w:sz w:val="21"/>
                <w:szCs w:val="21"/>
              </w:rPr>
            </w:pPr>
            <w:r>
              <w:rPr>
                <w:rFonts w:hint="eastAsia"/>
                <w:color w:val="000000" w:themeColor="text1"/>
                <w:kern w:val="0"/>
                <w:sz w:val="21"/>
                <w:szCs w:val="21"/>
              </w:rPr>
              <w:lastRenderedPageBreak/>
              <w:t>运营管理架构</w:t>
            </w:r>
          </w:p>
        </w:tc>
        <w:tc>
          <w:tcPr>
            <w:tcW w:w="426" w:type="dxa"/>
            <w:vAlign w:val="center"/>
          </w:tcPr>
          <w:p w14:paraId="700D799C" w14:textId="77777777" w:rsidR="005F457E" w:rsidRDefault="00000000">
            <w:pPr>
              <w:spacing w:after="0" w:line="240" w:lineRule="auto"/>
              <w:ind w:firstLineChars="0" w:firstLine="0"/>
              <w:textAlignment w:val="auto"/>
              <w:rPr>
                <w:color w:val="000000" w:themeColor="text1"/>
                <w:kern w:val="0"/>
                <w:sz w:val="21"/>
                <w:szCs w:val="21"/>
              </w:rPr>
            </w:pPr>
            <w:r>
              <w:rPr>
                <w:rFonts w:hint="eastAsia"/>
                <w:color w:val="000000" w:themeColor="text1"/>
                <w:kern w:val="0"/>
                <w:sz w:val="21"/>
                <w:szCs w:val="21"/>
              </w:rPr>
              <w:t>指</w:t>
            </w:r>
          </w:p>
        </w:tc>
        <w:tc>
          <w:tcPr>
            <w:tcW w:w="6271" w:type="dxa"/>
            <w:vAlign w:val="center"/>
          </w:tcPr>
          <w:p w14:paraId="4FFF43E4" w14:textId="77777777" w:rsidR="005F457E" w:rsidRDefault="00000000">
            <w:pPr>
              <w:spacing w:after="0" w:line="240" w:lineRule="auto"/>
              <w:ind w:firstLineChars="0" w:firstLine="0"/>
              <w:textAlignment w:val="auto"/>
              <w:rPr>
                <w:sz w:val="21"/>
                <w:szCs w:val="21"/>
              </w:rPr>
            </w:pPr>
            <w:r>
              <w:rPr>
                <w:rFonts w:hint="eastAsia"/>
                <w:color w:val="000000" w:themeColor="text1"/>
                <w:kern w:val="0"/>
                <w:sz w:val="21"/>
                <w:szCs w:val="21"/>
              </w:rPr>
              <w:t>发行</w:t>
            </w:r>
            <w:r>
              <w:rPr>
                <w:rFonts w:hint="eastAsia"/>
                <w:color w:val="000000" w:themeColor="text1"/>
                <w:sz w:val="21"/>
                <w:szCs w:val="21"/>
              </w:rPr>
              <w:t>奥飞</w:t>
            </w:r>
            <w:r>
              <w:rPr>
                <w:rFonts w:hint="eastAsia"/>
                <w:color w:val="000000" w:themeColor="text1"/>
                <w:kern w:val="0"/>
                <w:sz w:val="21"/>
                <w:szCs w:val="21"/>
              </w:rPr>
              <w:t>REIT</w:t>
            </w:r>
            <w:r>
              <w:rPr>
                <w:rFonts w:hint="eastAsia"/>
                <w:color w:val="000000" w:themeColor="text1"/>
                <w:kern w:val="0"/>
                <w:sz w:val="21"/>
                <w:szCs w:val="21"/>
              </w:rPr>
              <w:t>后，由奥飞数据继续负责</w:t>
            </w:r>
            <w:r>
              <w:rPr>
                <w:rFonts w:hint="eastAsia"/>
                <w:color w:val="000000" w:themeColor="text1"/>
                <w:kern w:val="0"/>
                <w:sz w:val="21"/>
                <w:szCs w:val="21"/>
              </w:rPr>
              <w:t>1</w:t>
            </w:r>
            <w:r>
              <w:rPr>
                <w:rFonts w:hint="eastAsia"/>
                <w:color w:val="000000" w:themeColor="text1"/>
                <w:kern w:val="0"/>
                <w:sz w:val="21"/>
                <w:szCs w:val="21"/>
              </w:rPr>
              <w:t>、</w:t>
            </w:r>
            <w:r>
              <w:rPr>
                <w:rFonts w:hint="eastAsia"/>
                <w:color w:val="000000" w:themeColor="text1"/>
                <w:kern w:val="0"/>
                <w:sz w:val="21"/>
                <w:szCs w:val="21"/>
              </w:rPr>
              <w:t>2</w:t>
            </w:r>
            <w:r>
              <w:rPr>
                <w:rFonts w:hint="eastAsia"/>
                <w:color w:val="000000" w:themeColor="text1"/>
                <w:kern w:val="0"/>
                <w:sz w:val="21"/>
                <w:szCs w:val="21"/>
              </w:rPr>
              <w:t>号楼的日常运营管理，维持原有经营规则、制度及人员管理体系，确保运营模式无实质变化</w:t>
            </w:r>
          </w:p>
        </w:tc>
      </w:tr>
      <w:tr w:rsidR="005F457E" w14:paraId="54D11334" w14:textId="77777777">
        <w:trPr>
          <w:cantSplit/>
          <w:trHeight w:val="20"/>
          <w:jc w:val="center"/>
        </w:trPr>
        <w:tc>
          <w:tcPr>
            <w:tcW w:w="1967" w:type="dxa"/>
            <w:vAlign w:val="center"/>
          </w:tcPr>
          <w:p w14:paraId="37D4F3DC" w14:textId="77777777" w:rsidR="005F457E" w:rsidRDefault="00000000">
            <w:pPr>
              <w:spacing w:after="0" w:line="240" w:lineRule="auto"/>
              <w:ind w:firstLineChars="0" w:firstLine="0"/>
              <w:textAlignment w:val="auto"/>
              <w:rPr>
                <w:color w:val="000000" w:themeColor="text1"/>
                <w:kern w:val="0"/>
                <w:sz w:val="21"/>
                <w:szCs w:val="21"/>
                <w:lang w:eastAsia="en-US"/>
              </w:rPr>
            </w:pPr>
            <w:r>
              <w:rPr>
                <w:rFonts w:hint="eastAsia"/>
                <w:color w:val="000000" w:themeColor="text1"/>
                <w:kern w:val="0"/>
                <w:sz w:val="21"/>
                <w:szCs w:val="21"/>
                <w:lang w:eastAsia="en-US"/>
              </w:rPr>
              <w:t>数据中心</w:t>
            </w:r>
            <w:r>
              <w:rPr>
                <w:color w:val="000000" w:themeColor="text1"/>
                <w:kern w:val="0"/>
                <w:sz w:val="21"/>
                <w:szCs w:val="21"/>
              </w:rPr>
              <w:t>/IDC</w:t>
            </w:r>
          </w:p>
        </w:tc>
        <w:tc>
          <w:tcPr>
            <w:tcW w:w="426" w:type="dxa"/>
            <w:vAlign w:val="center"/>
          </w:tcPr>
          <w:p w14:paraId="7F9C2233" w14:textId="77777777" w:rsidR="005F457E" w:rsidRDefault="00000000">
            <w:pPr>
              <w:spacing w:after="0" w:line="240" w:lineRule="auto"/>
              <w:ind w:firstLineChars="0" w:firstLine="0"/>
              <w:textAlignment w:val="auto"/>
              <w:rPr>
                <w:color w:val="000000" w:themeColor="text1"/>
                <w:kern w:val="0"/>
                <w:sz w:val="21"/>
                <w:szCs w:val="21"/>
                <w:lang w:eastAsia="en-US"/>
              </w:rPr>
            </w:pPr>
            <w:r>
              <w:rPr>
                <w:rFonts w:hint="eastAsia"/>
                <w:color w:val="000000" w:themeColor="text1"/>
                <w:kern w:val="0"/>
                <w:sz w:val="21"/>
                <w:szCs w:val="21"/>
              </w:rPr>
              <w:t>指</w:t>
            </w:r>
          </w:p>
        </w:tc>
        <w:tc>
          <w:tcPr>
            <w:tcW w:w="6271" w:type="dxa"/>
            <w:vAlign w:val="center"/>
          </w:tcPr>
          <w:p w14:paraId="23D8F238" w14:textId="77777777" w:rsidR="005F457E" w:rsidRDefault="00000000">
            <w:pPr>
              <w:spacing w:after="0" w:line="240" w:lineRule="auto"/>
              <w:ind w:firstLineChars="0" w:firstLine="0"/>
              <w:textAlignment w:val="auto"/>
              <w:rPr>
                <w:color w:val="000000" w:themeColor="text1"/>
                <w:kern w:val="0"/>
                <w:sz w:val="21"/>
                <w:szCs w:val="21"/>
              </w:rPr>
            </w:pPr>
            <w:r>
              <w:rPr>
                <w:color w:val="000000" w:themeColor="text1"/>
                <w:kern w:val="0"/>
                <w:sz w:val="21"/>
                <w:szCs w:val="21"/>
              </w:rPr>
              <w:t>IDC</w:t>
            </w:r>
            <w:r>
              <w:rPr>
                <w:rFonts w:hint="eastAsia"/>
                <w:color w:val="000000" w:themeColor="text1"/>
                <w:kern w:val="0"/>
                <w:sz w:val="21"/>
                <w:szCs w:val="21"/>
              </w:rPr>
              <w:t>（</w:t>
            </w:r>
            <w:r>
              <w:rPr>
                <w:color w:val="000000" w:themeColor="text1"/>
                <w:kern w:val="0"/>
                <w:sz w:val="21"/>
                <w:szCs w:val="21"/>
              </w:rPr>
              <w:t>Internet Data Center</w:t>
            </w:r>
            <w:r>
              <w:rPr>
                <w:rFonts w:hint="eastAsia"/>
                <w:color w:val="000000" w:themeColor="text1"/>
                <w:kern w:val="0"/>
                <w:sz w:val="21"/>
                <w:szCs w:val="21"/>
              </w:rPr>
              <w:t>）即互联网数据中心，指利用相应的机房设施，以外包托管的方式为用户的服务器等互联网或其他网络相关设备提供放置、代理维护、系统配置及管理服务，以及提供数据库系统或服务器等设备的托管及其存储空间的托管、通信线路和出口带宽的代理租用和其他应用服务</w:t>
            </w:r>
          </w:p>
        </w:tc>
      </w:tr>
      <w:tr w:rsidR="005F457E" w14:paraId="4BB8569F" w14:textId="77777777">
        <w:trPr>
          <w:cantSplit/>
          <w:trHeight w:val="20"/>
          <w:jc w:val="center"/>
        </w:trPr>
        <w:tc>
          <w:tcPr>
            <w:tcW w:w="1967" w:type="dxa"/>
            <w:vAlign w:val="center"/>
          </w:tcPr>
          <w:p w14:paraId="73DA88F4" w14:textId="77777777" w:rsidR="005F457E" w:rsidRDefault="00000000">
            <w:pPr>
              <w:spacing w:after="0" w:line="240" w:lineRule="auto"/>
              <w:ind w:firstLineChars="0" w:firstLine="0"/>
              <w:textAlignment w:val="auto"/>
              <w:rPr>
                <w:color w:val="000000" w:themeColor="text1"/>
                <w:kern w:val="0"/>
                <w:sz w:val="21"/>
                <w:szCs w:val="21"/>
                <w:lang w:eastAsia="en-US"/>
              </w:rPr>
            </w:pPr>
            <w:r>
              <w:rPr>
                <w:rFonts w:hint="eastAsia"/>
                <w:color w:val="000000" w:themeColor="text1"/>
                <w:kern w:val="0"/>
                <w:sz w:val="21"/>
                <w:szCs w:val="21"/>
              </w:rPr>
              <w:t>绿电</w:t>
            </w:r>
          </w:p>
        </w:tc>
        <w:tc>
          <w:tcPr>
            <w:tcW w:w="426" w:type="dxa"/>
            <w:vAlign w:val="center"/>
          </w:tcPr>
          <w:p w14:paraId="21C4FB65" w14:textId="77777777" w:rsidR="005F457E" w:rsidRDefault="00000000">
            <w:pPr>
              <w:spacing w:after="0" w:line="240" w:lineRule="auto"/>
              <w:ind w:firstLineChars="0" w:firstLine="0"/>
              <w:textAlignment w:val="auto"/>
              <w:rPr>
                <w:color w:val="000000" w:themeColor="text1"/>
                <w:kern w:val="0"/>
                <w:sz w:val="21"/>
                <w:szCs w:val="21"/>
                <w:lang w:eastAsia="en-US"/>
              </w:rPr>
            </w:pPr>
            <w:r>
              <w:rPr>
                <w:rFonts w:hint="eastAsia"/>
                <w:color w:val="000000" w:themeColor="text1"/>
                <w:kern w:val="0"/>
                <w:sz w:val="21"/>
                <w:szCs w:val="21"/>
                <w:lang w:eastAsia="en-US"/>
              </w:rPr>
              <w:t>指</w:t>
            </w:r>
          </w:p>
        </w:tc>
        <w:tc>
          <w:tcPr>
            <w:tcW w:w="6271" w:type="dxa"/>
            <w:vAlign w:val="center"/>
          </w:tcPr>
          <w:p w14:paraId="1CED03D2" w14:textId="77777777" w:rsidR="005F457E" w:rsidRDefault="00000000">
            <w:pPr>
              <w:spacing w:after="0" w:line="240" w:lineRule="auto"/>
              <w:ind w:firstLineChars="0" w:firstLine="0"/>
              <w:textAlignment w:val="auto"/>
              <w:rPr>
                <w:color w:val="000000" w:themeColor="text1"/>
                <w:kern w:val="0"/>
                <w:sz w:val="21"/>
                <w:szCs w:val="21"/>
              </w:rPr>
            </w:pPr>
            <w:r>
              <w:rPr>
                <w:rFonts w:hint="eastAsia"/>
                <w:color w:val="000000" w:themeColor="text1"/>
                <w:kern w:val="0"/>
                <w:sz w:val="21"/>
                <w:szCs w:val="21"/>
              </w:rPr>
              <w:t>绿色电力，即在生产过程中二氧化碳排放量为零或趋近于零的电力</w:t>
            </w:r>
          </w:p>
        </w:tc>
      </w:tr>
      <w:tr w:rsidR="005F457E" w14:paraId="0BA45D3E" w14:textId="77777777">
        <w:trPr>
          <w:cantSplit/>
          <w:trHeight w:val="20"/>
          <w:jc w:val="center"/>
        </w:trPr>
        <w:tc>
          <w:tcPr>
            <w:tcW w:w="1967" w:type="dxa"/>
            <w:vAlign w:val="center"/>
          </w:tcPr>
          <w:p w14:paraId="79DFE89A" w14:textId="77777777" w:rsidR="005F457E" w:rsidRDefault="00000000">
            <w:pPr>
              <w:spacing w:after="0" w:line="240" w:lineRule="auto"/>
              <w:ind w:firstLineChars="0" w:firstLine="0"/>
              <w:textAlignment w:val="auto"/>
              <w:rPr>
                <w:color w:val="000000" w:themeColor="text1"/>
                <w:kern w:val="0"/>
                <w:sz w:val="21"/>
                <w:szCs w:val="21"/>
              </w:rPr>
            </w:pPr>
            <w:r>
              <w:rPr>
                <w:rFonts w:hint="eastAsia"/>
                <w:color w:val="000000" w:themeColor="text1"/>
                <w:kern w:val="0"/>
                <w:sz w:val="21"/>
                <w:szCs w:val="21"/>
              </w:rPr>
              <w:t>托管</w:t>
            </w:r>
            <w:r>
              <w:rPr>
                <w:rFonts w:hint="eastAsia"/>
                <w:color w:val="000000" w:themeColor="text1"/>
                <w:kern w:val="0"/>
                <w:sz w:val="21"/>
                <w:szCs w:val="21"/>
                <w:lang w:eastAsia="en-US"/>
              </w:rPr>
              <w:t>服务</w:t>
            </w:r>
            <w:r>
              <w:rPr>
                <w:rFonts w:hint="eastAsia"/>
                <w:color w:val="000000" w:themeColor="text1"/>
                <w:kern w:val="0"/>
                <w:sz w:val="21"/>
                <w:szCs w:val="21"/>
              </w:rPr>
              <w:t>费</w:t>
            </w:r>
          </w:p>
        </w:tc>
        <w:tc>
          <w:tcPr>
            <w:tcW w:w="426" w:type="dxa"/>
            <w:vAlign w:val="center"/>
          </w:tcPr>
          <w:p w14:paraId="1DEB49CB" w14:textId="77777777" w:rsidR="005F457E" w:rsidRDefault="00000000">
            <w:pPr>
              <w:spacing w:after="0" w:line="240" w:lineRule="auto"/>
              <w:ind w:firstLineChars="0" w:firstLine="0"/>
              <w:textAlignment w:val="auto"/>
              <w:rPr>
                <w:color w:val="000000" w:themeColor="text1"/>
                <w:kern w:val="0"/>
                <w:sz w:val="21"/>
                <w:szCs w:val="21"/>
                <w:lang w:eastAsia="en-US"/>
              </w:rPr>
            </w:pPr>
            <w:r>
              <w:rPr>
                <w:rFonts w:hint="eastAsia"/>
                <w:color w:val="000000" w:themeColor="text1"/>
                <w:kern w:val="0"/>
                <w:sz w:val="21"/>
                <w:szCs w:val="21"/>
              </w:rPr>
              <w:t>指</w:t>
            </w:r>
          </w:p>
        </w:tc>
        <w:tc>
          <w:tcPr>
            <w:tcW w:w="6271" w:type="dxa"/>
            <w:vAlign w:val="center"/>
          </w:tcPr>
          <w:p w14:paraId="667AAF4F" w14:textId="77777777" w:rsidR="005F457E" w:rsidRDefault="00000000">
            <w:pPr>
              <w:spacing w:after="0" w:line="240" w:lineRule="auto"/>
              <w:ind w:firstLineChars="0" w:firstLine="0"/>
              <w:textAlignment w:val="auto"/>
              <w:rPr>
                <w:color w:val="000000" w:themeColor="text1"/>
                <w:kern w:val="0"/>
                <w:sz w:val="21"/>
                <w:szCs w:val="21"/>
              </w:rPr>
            </w:pPr>
            <w:r>
              <w:rPr>
                <w:rFonts w:hint="eastAsia"/>
                <w:color w:val="000000" w:themeColor="text1"/>
                <w:kern w:val="0"/>
                <w:sz w:val="21"/>
                <w:szCs w:val="21"/>
              </w:rPr>
              <w:t>与客户签署的数据中心托管服务协议产生的收入，包括服务器托管服务收入等</w:t>
            </w:r>
          </w:p>
        </w:tc>
      </w:tr>
      <w:tr w:rsidR="005F457E" w14:paraId="405C87ED" w14:textId="77777777">
        <w:trPr>
          <w:cantSplit/>
          <w:trHeight w:val="20"/>
          <w:jc w:val="center"/>
        </w:trPr>
        <w:tc>
          <w:tcPr>
            <w:tcW w:w="1967" w:type="dxa"/>
            <w:vAlign w:val="center"/>
          </w:tcPr>
          <w:p w14:paraId="3B99CA72" w14:textId="77777777" w:rsidR="005F457E" w:rsidRDefault="00000000">
            <w:pPr>
              <w:spacing w:after="0" w:line="240" w:lineRule="auto"/>
              <w:ind w:firstLineChars="0" w:firstLine="0"/>
              <w:textAlignment w:val="auto"/>
              <w:rPr>
                <w:color w:val="000000" w:themeColor="text1"/>
                <w:kern w:val="0"/>
                <w:sz w:val="21"/>
                <w:szCs w:val="21"/>
              </w:rPr>
            </w:pPr>
            <w:r>
              <w:rPr>
                <w:rFonts w:hint="eastAsia"/>
                <w:color w:val="000000" w:themeColor="text1"/>
                <w:kern w:val="0"/>
                <w:sz w:val="21"/>
                <w:szCs w:val="21"/>
              </w:rPr>
              <w:t>签约率</w:t>
            </w:r>
          </w:p>
        </w:tc>
        <w:tc>
          <w:tcPr>
            <w:tcW w:w="426" w:type="dxa"/>
            <w:vAlign w:val="center"/>
          </w:tcPr>
          <w:p w14:paraId="15F856BA" w14:textId="77777777" w:rsidR="005F457E" w:rsidRDefault="00000000">
            <w:pPr>
              <w:spacing w:after="0" w:line="240" w:lineRule="auto"/>
              <w:ind w:firstLineChars="0" w:firstLine="0"/>
              <w:textAlignment w:val="auto"/>
              <w:rPr>
                <w:color w:val="000000" w:themeColor="text1"/>
                <w:kern w:val="0"/>
                <w:sz w:val="21"/>
                <w:szCs w:val="21"/>
              </w:rPr>
            </w:pPr>
            <w:r>
              <w:rPr>
                <w:rFonts w:hint="eastAsia"/>
                <w:color w:val="000000" w:themeColor="text1"/>
                <w:kern w:val="0"/>
                <w:sz w:val="21"/>
                <w:szCs w:val="21"/>
              </w:rPr>
              <w:t>指</w:t>
            </w:r>
          </w:p>
        </w:tc>
        <w:tc>
          <w:tcPr>
            <w:tcW w:w="6271" w:type="dxa"/>
            <w:vAlign w:val="center"/>
          </w:tcPr>
          <w:p w14:paraId="7323D2D7" w14:textId="77777777" w:rsidR="005F457E" w:rsidRDefault="00000000">
            <w:pPr>
              <w:spacing w:after="0" w:line="240" w:lineRule="auto"/>
              <w:ind w:firstLineChars="0" w:firstLine="0"/>
              <w:textAlignment w:val="auto"/>
              <w:rPr>
                <w:color w:val="000000" w:themeColor="text1"/>
                <w:kern w:val="0"/>
                <w:sz w:val="21"/>
                <w:szCs w:val="21"/>
              </w:rPr>
            </w:pPr>
            <w:r>
              <w:rPr>
                <w:rFonts w:hint="eastAsia"/>
                <w:color w:val="000000" w:themeColor="text1"/>
                <w:kern w:val="0"/>
                <w:sz w:val="21"/>
                <w:szCs w:val="21"/>
              </w:rPr>
              <w:t>与客户签署协议锁定的机柜功率占机柜总功率的比例</w:t>
            </w:r>
          </w:p>
        </w:tc>
      </w:tr>
      <w:tr w:rsidR="005F457E" w14:paraId="35603346" w14:textId="77777777">
        <w:trPr>
          <w:cantSplit/>
          <w:trHeight w:val="20"/>
          <w:jc w:val="center"/>
        </w:trPr>
        <w:tc>
          <w:tcPr>
            <w:tcW w:w="1967" w:type="dxa"/>
            <w:vAlign w:val="center"/>
          </w:tcPr>
          <w:p w14:paraId="38D778D2" w14:textId="77777777" w:rsidR="005F457E" w:rsidRDefault="00000000">
            <w:pPr>
              <w:spacing w:after="0" w:line="240" w:lineRule="auto"/>
              <w:ind w:firstLineChars="0" w:firstLine="0"/>
              <w:textAlignment w:val="auto"/>
              <w:rPr>
                <w:color w:val="000000" w:themeColor="text1"/>
                <w:kern w:val="0"/>
                <w:sz w:val="21"/>
                <w:szCs w:val="21"/>
              </w:rPr>
            </w:pPr>
            <w:r>
              <w:rPr>
                <w:rFonts w:hint="eastAsia"/>
                <w:color w:val="000000" w:themeColor="text1"/>
                <w:kern w:val="0"/>
                <w:sz w:val="21"/>
                <w:szCs w:val="21"/>
              </w:rPr>
              <w:t>上架率</w:t>
            </w:r>
          </w:p>
        </w:tc>
        <w:tc>
          <w:tcPr>
            <w:tcW w:w="426" w:type="dxa"/>
            <w:vAlign w:val="center"/>
          </w:tcPr>
          <w:p w14:paraId="3D42F571" w14:textId="77777777" w:rsidR="005F457E" w:rsidRDefault="00000000">
            <w:pPr>
              <w:spacing w:after="0" w:line="240" w:lineRule="auto"/>
              <w:ind w:firstLineChars="0" w:firstLine="0"/>
              <w:textAlignment w:val="auto"/>
              <w:rPr>
                <w:color w:val="000000" w:themeColor="text1"/>
                <w:kern w:val="0"/>
                <w:sz w:val="21"/>
                <w:szCs w:val="21"/>
                <w:lang w:eastAsia="en-US"/>
              </w:rPr>
            </w:pPr>
            <w:r>
              <w:rPr>
                <w:rFonts w:hint="eastAsia"/>
                <w:color w:val="000000" w:themeColor="text1"/>
                <w:kern w:val="0"/>
                <w:sz w:val="21"/>
                <w:szCs w:val="21"/>
              </w:rPr>
              <w:t>指</w:t>
            </w:r>
          </w:p>
        </w:tc>
        <w:tc>
          <w:tcPr>
            <w:tcW w:w="6271" w:type="dxa"/>
            <w:vAlign w:val="center"/>
          </w:tcPr>
          <w:p w14:paraId="4CCED222" w14:textId="77777777" w:rsidR="005F457E" w:rsidRDefault="00000000">
            <w:pPr>
              <w:spacing w:after="0" w:line="240" w:lineRule="auto"/>
              <w:ind w:firstLineChars="0" w:firstLine="0"/>
              <w:textAlignment w:val="auto"/>
              <w:rPr>
                <w:color w:val="000000" w:themeColor="text1"/>
                <w:kern w:val="0"/>
                <w:sz w:val="21"/>
                <w:szCs w:val="21"/>
              </w:rPr>
            </w:pPr>
            <w:r>
              <w:rPr>
                <w:rFonts w:hint="eastAsia"/>
                <w:color w:val="000000" w:themeColor="text1"/>
                <w:kern w:val="0"/>
                <w:sz w:val="21"/>
                <w:szCs w:val="21"/>
              </w:rPr>
              <w:t>上架机柜功率除以投产机柜额定功率。上架机柜为客户</w:t>
            </w:r>
            <w:r>
              <w:rPr>
                <w:color w:val="000000" w:themeColor="text1"/>
                <w:kern w:val="0"/>
                <w:sz w:val="21"/>
                <w:szCs w:val="21"/>
              </w:rPr>
              <w:t>IT</w:t>
            </w:r>
            <w:r>
              <w:rPr>
                <w:rFonts w:hint="eastAsia"/>
                <w:color w:val="000000" w:themeColor="text1"/>
                <w:kern w:val="0"/>
                <w:sz w:val="21"/>
                <w:szCs w:val="21"/>
              </w:rPr>
              <w:t>设备已经在机柜内部署，开始使用电力和网络资源；投产机柜为已达到客户可使用条件的机柜，包括客户使用已上架机柜和未上架机柜等。</w:t>
            </w:r>
          </w:p>
        </w:tc>
      </w:tr>
      <w:tr w:rsidR="005F457E" w14:paraId="0DF90CCB" w14:textId="77777777">
        <w:trPr>
          <w:cantSplit/>
          <w:trHeight w:val="20"/>
          <w:jc w:val="center"/>
        </w:trPr>
        <w:tc>
          <w:tcPr>
            <w:tcW w:w="1967" w:type="dxa"/>
            <w:vAlign w:val="center"/>
          </w:tcPr>
          <w:p w14:paraId="469BE4DD" w14:textId="77777777" w:rsidR="005F457E" w:rsidRDefault="00000000">
            <w:pPr>
              <w:spacing w:after="0" w:line="240" w:lineRule="auto"/>
              <w:ind w:firstLineChars="0" w:firstLine="0"/>
              <w:textAlignment w:val="auto"/>
              <w:rPr>
                <w:color w:val="000000" w:themeColor="text1"/>
                <w:kern w:val="0"/>
                <w:sz w:val="21"/>
                <w:szCs w:val="21"/>
              </w:rPr>
            </w:pPr>
            <w:r>
              <w:rPr>
                <w:color w:val="000000" w:themeColor="text1"/>
                <w:kern w:val="0"/>
                <w:sz w:val="21"/>
                <w:szCs w:val="21"/>
              </w:rPr>
              <w:t>SPV</w:t>
            </w:r>
          </w:p>
        </w:tc>
        <w:tc>
          <w:tcPr>
            <w:tcW w:w="426" w:type="dxa"/>
            <w:vAlign w:val="center"/>
          </w:tcPr>
          <w:p w14:paraId="65A7C35B" w14:textId="77777777" w:rsidR="005F457E" w:rsidRDefault="00000000">
            <w:pPr>
              <w:spacing w:after="0" w:line="240" w:lineRule="auto"/>
              <w:ind w:firstLineChars="0" w:firstLine="0"/>
              <w:textAlignment w:val="auto"/>
              <w:rPr>
                <w:color w:val="000000" w:themeColor="text1"/>
                <w:kern w:val="0"/>
                <w:sz w:val="21"/>
                <w:szCs w:val="21"/>
                <w:lang w:eastAsia="en-US"/>
              </w:rPr>
            </w:pPr>
            <w:r>
              <w:rPr>
                <w:rFonts w:hint="eastAsia"/>
                <w:color w:val="000000" w:themeColor="text1"/>
                <w:kern w:val="0"/>
                <w:sz w:val="21"/>
                <w:szCs w:val="21"/>
                <w:lang w:eastAsia="en-US"/>
              </w:rPr>
              <w:t>指</w:t>
            </w:r>
          </w:p>
        </w:tc>
        <w:tc>
          <w:tcPr>
            <w:tcW w:w="6271" w:type="dxa"/>
            <w:vAlign w:val="center"/>
          </w:tcPr>
          <w:p w14:paraId="6FFE686D" w14:textId="77777777" w:rsidR="005F457E" w:rsidRDefault="00000000">
            <w:pPr>
              <w:spacing w:after="0" w:line="240" w:lineRule="auto"/>
              <w:ind w:firstLineChars="0" w:firstLine="0"/>
              <w:textAlignment w:val="auto"/>
              <w:rPr>
                <w:color w:val="000000" w:themeColor="text1"/>
                <w:kern w:val="0"/>
                <w:sz w:val="21"/>
                <w:szCs w:val="21"/>
              </w:rPr>
            </w:pPr>
            <w:r>
              <w:rPr>
                <w:color w:val="000000" w:themeColor="text1"/>
                <w:kern w:val="0"/>
                <w:sz w:val="21"/>
                <w:szCs w:val="21"/>
                <w:lang w:eastAsia="en-US"/>
              </w:rPr>
              <w:t>Special Purpose Vehicle</w:t>
            </w:r>
            <w:r>
              <w:rPr>
                <w:rFonts w:hint="eastAsia"/>
                <w:color w:val="000000" w:themeColor="text1"/>
                <w:kern w:val="0"/>
                <w:sz w:val="21"/>
                <w:szCs w:val="21"/>
              </w:rPr>
              <w:t>，即特殊目的载体，也可称为特殊目的机构</w:t>
            </w:r>
            <w:r>
              <w:rPr>
                <w:color w:val="000000" w:themeColor="text1"/>
                <w:kern w:val="0"/>
                <w:sz w:val="21"/>
                <w:szCs w:val="21"/>
              </w:rPr>
              <w:t>/</w:t>
            </w:r>
            <w:r>
              <w:rPr>
                <w:rFonts w:hint="eastAsia"/>
                <w:color w:val="000000" w:themeColor="text1"/>
                <w:kern w:val="0"/>
                <w:sz w:val="21"/>
                <w:szCs w:val="21"/>
              </w:rPr>
              <w:t>公司</w:t>
            </w:r>
          </w:p>
        </w:tc>
      </w:tr>
      <w:tr w:rsidR="005F457E" w14:paraId="3B34254D" w14:textId="77777777">
        <w:trPr>
          <w:cantSplit/>
          <w:trHeight w:val="20"/>
          <w:jc w:val="center"/>
        </w:trPr>
        <w:tc>
          <w:tcPr>
            <w:tcW w:w="1967" w:type="dxa"/>
            <w:vAlign w:val="center"/>
          </w:tcPr>
          <w:p w14:paraId="266C9081" w14:textId="77777777" w:rsidR="005F457E" w:rsidRDefault="00000000">
            <w:pPr>
              <w:spacing w:after="0" w:line="240" w:lineRule="auto"/>
              <w:ind w:firstLineChars="0" w:firstLine="0"/>
              <w:textAlignment w:val="auto"/>
              <w:rPr>
                <w:color w:val="000000" w:themeColor="text1"/>
                <w:kern w:val="0"/>
                <w:sz w:val="21"/>
                <w:szCs w:val="21"/>
              </w:rPr>
            </w:pPr>
            <w:r>
              <w:rPr>
                <w:color w:val="000000" w:themeColor="text1"/>
                <w:kern w:val="0"/>
                <w:sz w:val="21"/>
                <w:szCs w:val="21"/>
                <w:lang w:eastAsia="en-US"/>
              </w:rPr>
              <w:t>PUE</w:t>
            </w:r>
          </w:p>
        </w:tc>
        <w:tc>
          <w:tcPr>
            <w:tcW w:w="426" w:type="dxa"/>
            <w:vAlign w:val="center"/>
          </w:tcPr>
          <w:p w14:paraId="2DF066A7" w14:textId="77777777" w:rsidR="005F457E" w:rsidRDefault="00000000">
            <w:pPr>
              <w:spacing w:after="0" w:line="240" w:lineRule="auto"/>
              <w:ind w:firstLineChars="0" w:firstLine="0"/>
              <w:textAlignment w:val="auto"/>
              <w:rPr>
                <w:color w:val="000000" w:themeColor="text1"/>
                <w:kern w:val="0"/>
                <w:sz w:val="21"/>
                <w:szCs w:val="21"/>
              </w:rPr>
            </w:pPr>
            <w:r>
              <w:rPr>
                <w:rFonts w:hint="eastAsia"/>
                <w:color w:val="000000" w:themeColor="text1"/>
                <w:kern w:val="0"/>
                <w:sz w:val="21"/>
                <w:szCs w:val="21"/>
              </w:rPr>
              <w:t>指</w:t>
            </w:r>
          </w:p>
        </w:tc>
        <w:tc>
          <w:tcPr>
            <w:tcW w:w="6271" w:type="dxa"/>
            <w:vAlign w:val="center"/>
          </w:tcPr>
          <w:p w14:paraId="7A9EDA93" w14:textId="77777777" w:rsidR="005F457E" w:rsidRDefault="00000000">
            <w:pPr>
              <w:spacing w:after="0" w:line="240" w:lineRule="auto"/>
              <w:ind w:firstLineChars="0" w:firstLine="0"/>
              <w:textAlignment w:val="auto"/>
              <w:rPr>
                <w:color w:val="000000" w:themeColor="text1"/>
                <w:kern w:val="0"/>
                <w:sz w:val="21"/>
                <w:szCs w:val="21"/>
                <w:lang w:eastAsia="en-US"/>
              </w:rPr>
            </w:pPr>
            <w:r>
              <w:rPr>
                <w:color w:val="000000" w:themeColor="text1"/>
                <w:kern w:val="0"/>
                <w:sz w:val="21"/>
                <w:szCs w:val="21"/>
                <w:lang w:eastAsia="en-US"/>
              </w:rPr>
              <w:t>Power Usage</w:t>
            </w:r>
            <w:r>
              <w:rPr>
                <w:color w:val="000000" w:themeColor="text1"/>
                <w:kern w:val="0"/>
                <w:sz w:val="21"/>
                <w:szCs w:val="21"/>
              </w:rPr>
              <w:t xml:space="preserve"> </w:t>
            </w:r>
            <w:r>
              <w:rPr>
                <w:color w:val="000000" w:themeColor="text1"/>
                <w:kern w:val="0"/>
                <w:sz w:val="21"/>
                <w:szCs w:val="21"/>
                <w:lang w:eastAsia="en-US"/>
              </w:rPr>
              <w:t>Effectiveness</w:t>
            </w:r>
            <w:r>
              <w:rPr>
                <w:rFonts w:hint="eastAsia"/>
                <w:color w:val="000000" w:themeColor="text1"/>
                <w:kern w:val="0"/>
                <w:sz w:val="21"/>
                <w:szCs w:val="21"/>
                <w:lang w:eastAsia="en-US"/>
              </w:rPr>
              <w:t>，是评价数据中心能源效率的指标，为数据中心消耗的所有能源与</w:t>
            </w:r>
            <w:r>
              <w:rPr>
                <w:color w:val="000000" w:themeColor="text1"/>
                <w:kern w:val="0"/>
                <w:sz w:val="21"/>
                <w:szCs w:val="21"/>
                <w:lang w:eastAsia="en-US"/>
              </w:rPr>
              <w:t>IT</w:t>
            </w:r>
            <w:r>
              <w:rPr>
                <w:rFonts w:hint="eastAsia"/>
                <w:color w:val="000000" w:themeColor="text1"/>
                <w:kern w:val="0"/>
                <w:sz w:val="21"/>
                <w:szCs w:val="21"/>
                <w:lang w:eastAsia="en-US"/>
              </w:rPr>
              <w:t>负载消耗的能源的比值</w:t>
            </w:r>
          </w:p>
        </w:tc>
      </w:tr>
      <w:tr w:rsidR="005F457E" w14:paraId="7DC0B63D" w14:textId="77777777">
        <w:trPr>
          <w:cantSplit/>
          <w:trHeight w:val="20"/>
          <w:jc w:val="center"/>
        </w:trPr>
        <w:tc>
          <w:tcPr>
            <w:tcW w:w="1967" w:type="dxa"/>
            <w:vAlign w:val="center"/>
          </w:tcPr>
          <w:p w14:paraId="5A87C407" w14:textId="77777777" w:rsidR="005F457E" w:rsidRDefault="00000000">
            <w:pPr>
              <w:spacing w:after="0" w:line="240" w:lineRule="auto"/>
              <w:ind w:firstLineChars="0" w:firstLine="0"/>
              <w:textAlignment w:val="auto"/>
              <w:rPr>
                <w:color w:val="000000" w:themeColor="text1"/>
                <w:kern w:val="0"/>
                <w:sz w:val="21"/>
                <w:szCs w:val="21"/>
              </w:rPr>
            </w:pPr>
            <w:r>
              <w:rPr>
                <w:color w:val="000000" w:themeColor="text1"/>
                <w:kern w:val="0"/>
                <w:sz w:val="21"/>
                <w:szCs w:val="21"/>
              </w:rPr>
              <w:t>m</w:t>
            </w:r>
            <w:r>
              <w:rPr>
                <w:color w:val="000000" w:themeColor="text1"/>
                <w:kern w:val="0"/>
                <w:sz w:val="21"/>
                <w:szCs w:val="21"/>
                <w:vertAlign w:val="superscript"/>
              </w:rPr>
              <w:t>2</w:t>
            </w:r>
          </w:p>
        </w:tc>
        <w:tc>
          <w:tcPr>
            <w:tcW w:w="426" w:type="dxa"/>
            <w:vAlign w:val="center"/>
          </w:tcPr>
          <w:p w14:paraId="25781E35" w14:textId="77777777" w:rsidR="005F457E" w:rsidRDefault="00000000">
            <w:pPr>
              <w:spacing w:after="0" w:line="240" w:lineRule="auto"/>
              <w:ind w:firstLineChars="0" w:firstLine="0"/>
              <w:textAlignment w:val="auto"/>
              <w:rPr>
                <w:color w:val="000000" w:themeColor="text1"/>
                <w:kern w:val="0"/>
                <w:sz w:val="21"/>
                <w:szCs w:val="21"/>
                <w:lang w:eastAsia="en-US"/>
              </w:rPr>
            </w:pPr>
            <w:r>
              <w:rPr>
                <w:rFonts w:hint="eastAsia"/>
                <w:color w:val="000000" w:themeColor="text1"/>
                <w:kern w:val="0"/>
                <w:sz w:val="21"/>
                <w:szCs w:val="21"/>
              </w:rPr>
              <w:t>指</w:t>
            </w:r>
          </w:p>
        </w:tc>
        <w:tc>
          <w:tcPr>
            <w:tcW w:w="6271" w:type="dxa"/>
            <w:vAlign w:val="center"/>
          </w:tcPr>
          <w:p w14:paraId="0C2B8CAE" w14:textId="77777777" w:rsidR="005F457E" w:rsidRDefault="00000000">
            <w:pPr>
              <w:spacing w:after="0" w:line="240" w:lineRule="auto"/>
              <w:ind w:firstLineChars="0" w:firstLine="0"/>
              <w:textAlignment w:val="auto"/>
              <w:rPr>
                <w:color w:val="000000" w:themeColor="text1"/>
                <w:kern w:val="0"/>
                <w:sz w:val="21"/>
                <w:szCs w:val="21"/>
              </w:rPr>
            </w:pPr>
            <w:r>
              <w:rPr>
                <w:rFonts w:hint="eastAsia"/>
                <w:color w:val="000000" w:themeColor="text1"/>
                <w:kern w:val="0"/>
                <w:sz w:val="21"/>
                <w:szCs w:val="21"/>
              </w:rPr>
              <w:t>平方米</w:t>
            </w:r>
          </w:p>
        </w:tc>
      </w:tr>
      <w:tr w:rsidR="005F457E" w14:paraId="2A4FED96" w14:textId="77777777">
        <w:trPr>
          <w:cantSplit/>
          <w:trHeight w:val="20"/>
          <w:jc w:val="center"/>
        </w:trPr>
        <w:tc>
          <w:tcPr>
            <w:tcW w:w="1967" w:type="dxa"/>
            <w:vAlign w:val="center"/>
          </w:tcPr>
          <w:p w14:paraId="651C49DA" w14:textId="77777777" w:rsidR="005F457E" w:rsidRDefault="00000000">
            <w:pPr>
              <w:spacing w:after="0" w:line="240" w:lineRule="auto"/>
              <w:ind w:firstLineChars="0" w:firstLine="0"/>
              <w:textAlignment w:val="auto"/>
              <w:rPr>
                <w:color w:val="000000" w:themeColor="text1"/>
                <w:kern w:val="0"/>
                <w:sz w:val="21"/>
                <w:szCs w:val="21"/>
              </w:rPr>
            </w:pPr>
            <w:r>
              <w:rPr>
                <w:color w:val="000000" w:themeColor="text1"/>
                <w:kern w:val="0"/>
                <w:sz w:val="21"/>
                <w:szCs w:val="21"/>
              </w:rPr>
              <w:t>ms</w:t>
            </w:r>
          </w:p>
        </w:tc>
        <w:tc>
          <w:tcPr>
            <w:tcW w:w="426" w:type="dxa"/>
            <w:vAlign w:val="center"/>
          </w:tcPr>
          <w:p w14:paraId="094A2E9A" w14:textId="77777777" w:rsidR="005F457E" w:rsidRDefault="00000000">
            <w:pPr>
              <w:spacing w:after="0" w:line="240" w:lineRule="auto"/>
              <w:ind w:firstLineChars="0" w:firstLine="0"/>
              <w:textAlignment w:val="auto"/>
              <w:rPr>
                <w:color w:val="000000" w:themeColor="text1"/>
                <w:kern w:val="0"/>
                <w:sz w:val="21"/>
                <w:szCs w:val="21"/>
              </w:rPr>
            </w:pPr>
            <w:r>
              <w:rPr>
                <w:rFonts w:hint="eastAsia"/>
                <w:color w:val="000000" w:themeColor="text1"/>
                <w:kern w:val="0"/>
                <w:sz w:val="21"/>
                <w:szCs w:val="21"/>
              </w:rPr>
              <w:t>指</w:t>
            </w:r>
          </w:p>
        </w:tc>
        <w:tc>
          <w:tcPr>
            <w:tcW w:w="6271" w:type="dxa"/>
            <w:vAlign w:val="center"/>
          </w:tcPr>
          <w:p w14:paraId="7DEA8DD4" w14:textId="77777777" w:rsidR="005F457E" w:rsidRDefault="00000000">
            <w:pPr>
              <w:spacing w:after="0" w:line="240" w:lineRule="auto"/>
              <w:ind w:firstLineChars="0" w:firstLine="0"/>
              <w:textAlignment w:val="auto"/>
              <w:rPr>
                <w:color w:val="000000" w:themeColor="text1"/>
                <w:kern w:val="0"/>
                <w:sz w:val="21"/>
                <w:szCs w:val="21"/>
              </w:rPr>
            </w:pPr>
            <w:r>
              <w:rPr>
                <w:rFonts w:hint="eastAsia"/>
                <w:color w:val="000000" w:themeColor="text1"/>
                <w:kern w:val="0"/>
                <w:sz w:val="21"/>
                <w:szCs w:val="21"/>
              </w:rPr>
              <w:t>毫秒</w:t>
            </w:r>
          </w:p>
        </w:tc>
      </w:tr>
      <w:tr w:rsidR="005F457E" w14:paraId="41BCEEB4" w14:textId="77777777">
        <w:trPr>
          <w:cantSplit/>
          <w:trHeight w:val="20"/>
          <w:jc w:val="center"/>
        </w:trPr>
        <w:tc>
          <w:tcPr>
            <w:tcW w:w="1967" w:type="dxa"/>
            <w:vAlign w:val="center"/>
          </w:tcPr>
          <w:p w14:paraId="575A58CD" w14:textId="77777777" w:rsidR="005F457E" w:rsidRDefault="00000000">
            <w:pPr>
              <w:spacing w:after="0" w:line="240" w:lineRule="auto"/>
              <w:ind w:firstLineChars="0" w:firstLine="0"/>
              <w:textAlignment w:val="auto"/>
              <w:rPr>
                <w:color w:val="000000" w:themeColor="text1"/>
                <w:kern w:val="0"/>
                <w:sz w:val="21"/>
                <w:szCs w:val="21"/>
              </w:rPr>
            </w:pPr>
            <w:r>
              <w:rPr>
                <w:color w:val="000000" w:themeColor="text1"/>
                <w:kern w:val="0"/>
                <w:sz w:val="21"/>
                <w:szCs w:val="21"/>
              </w:rPr>
              <w:t>kW</w:t>
            </w:r>
          </w:p>
        </w:tc>
        <w:tc>
          <w:tcPr>
            <w:tcW w:w="426" w:type="dxa"/>
            <w:vAlign w:val="center"/>
          </w:tcPr>
          <w:p w14:paraId="400D8AFD" w14:textId="77777777" w:rsidR="005F457E" w:rsidRDefault="00000000">
            <w:pPr>
              <w:spacing w:after="0" w:line="240" w:lineRule="auto"/>
              <w:ind w:firstLineChars="0" w:firstLine="0"/>
              <w:textAlignment w:val="auto"/>
              <w:rPr>
                <w:color w:val="000000" w:themeColor="text1"/>
                <w:kern w:val="0"/>
                <w:sz w:val="21"/>
                <w:szCs w:val="21"/>
                <w:lang w:eastAsia="en-US"/>
              </w:rPr>
            </w:pPr>
            <w:r>
              <w:rPr>
                <w:rFonts w:hint="eastAsia"/>
                <w:color w:val="000000" w:themeColor="text1"/>
                <w:kern w:val="0"/>
                <w:sz w:val="21"/>
                <w:szCs w:val="21"/>
                <w:lang w:eastAsia="en-US"/>
              </w:rPr>
              <w:t>指</w:t>
            </w:r>
          </w:p>
        </w:tc>
        <w:tc>
          <w:tcPr>
            <w:tcW w:w="6271" w:type="dxa"/>
            <w:vAlign w:val="center"/>
          </w:tcPr>
          <w:p w14:paraId="6299CF92" w14:textId="77777777" w:rsidR="005F457E" w:rsidRDefault="00000000">
            <w:pPr>
              <w:spacing w:after="0" w:line="240" w:lineRule="auto"/>
              <w:ind w:firstLineChars="0" w:firstLine="0"/>
              <w:textAlignment w:val="auto"/>
              <w:rPr>
                <w:color w:val="000000" w:themeColor="text1"/>
                <w:kern w:val="0"/>
                <w:sz w:val="21"/>
                <w:szCs w:val="21"/>
              </w:rPr>
            </w:pPr>
            <w:r>
              <w:rPr>
                <w:rFonts w:hint="eastAsia"/>
                <w:color w:val="000000" w:themeColor="text1"/>
                <w:kern w:val="0"/>
                <w:sz w:val="21"/>
                <w:szCs w:val="21"/>
              </w:rPr>
              <w:t>千瓦</w:t>
            </w:r>
          </w:p>
        </w:tc>
      </w:tr>
      <w:tr w:rsidR="005F457E" w14:paraId="5CD14B72" w14:textId="77777777">
        <w:trPr>
          <w:cantSplit/>
          <w:trHeight w:val="20"/>
          <w:jc w:val="center"/>
        </w:trPr>
        <w:tc>
          <w:tcPr>
            <w:tcW w:w="1967" w:type="dxa"/>
            <w:vAlign w:val="center"/>
          </w:tcPr>
          <w:p w14:paraId="081E40FE" w14:textId="77777777" w:rsidR="005F457E" w:rsidRDefault="00000000">
            <w:pPr>
              <w:spacing w:after="0" w:line="240" w:lineRule="auto"/>
              <w:ind w:firstLineChars="0" w:firstLine="0"/>
              <w:textAlignment w:val="auto"/>
              <w:rPr>
                <w:color w:val="000000" w:themeColor="text1"/>
                <w:kern w:val="0"/>
                <w:sz w:val="21"/>
                <w:szCs w:val="21"/>
              </w:rPr>
            </w:pPr>
            <w:r>
              <w:rPr>
                <w:color w:val="000000" w:themeColor="text1"/>
                <w:kern w:val="0"/>
                <w:sz w:val="21"/>
                <w:szCs w:val="21"/>
              </w:rPr>
              <w:t>MW</w:t>
            </w:r>
          </w:p>
        </w:tc>
        <w:tc>
          <w:tcPr>
            <w:tcW w:w="426" w:type="dxa"/>
            <w:vAlign w:val="center"/>
          </w:tcPr>
          <w:p w14:paraId="0BAFFC56" w14:textId="77777777" w:rsidR="005F457E" w:rsidRDefault="00000000">
            <w:pPr>
              <w:spacing w:after="0" w:line="240" w:lineRule="auto"/>
              <w:ind w:firstLineChars="0" w:firstLine="0"/>
              <w:textAlignment w:val="auto"/>
              <w:rPr>
                <w:color w:val="000000" w:themeColor="text1"/>
                <w:kern w:val="0"/>
                <w:sz w:val="21"/>
                <w:szCs w:val="21"/>
                <w:lang w:eastAsia="en-US"/>
              </w:rPr>
            </w:pPr>
            <w:r>
              <w:rPr>
                <w:rFonts w:hint="eastAsia"/>
                <w:color w:val="000000" w:themeColor="text1"/>
                <w:kern w:val="0"/>
                <w:sz w:val="21"/>
                <w:szCs w:val="21"/>
                <w:lang w:eastAsia="en-US"/>
              </w:rPr>
              <w:t>指</w:t>
            </w:r>
          </w:p>
        </w:tc>
        <w:tc>
          <w:tcPr>
            <w:tcW w:w="6271" w:type="dxa"/>
            <w:vAlign w:val="center"/>
          </w:tcPr>
          <w:p w14:paraId="79701B39" w14:textId="77777777" w:rsidR="005F457E" w:rsidRDefault="00000000">
            <w:pPr>
              <w:spacing w:after="0" w:line="240" w:lineRule="auto"/>
              <w:ind w:firstLineChars="0" w:firstLine="0"/>
              <w:textAlignment w:val="auto"/>
              <w:rPr>
                <w:color w:val="000000" w:themeColor="text1"/>
                <w:kern w:val="0"/>
                <w:sz w:val="21"/>
                <w:szCs w:val="21"/>
              </w:rPr>
            </w:pPr>
            <w:r>
              <w:rPr>
                <w:rFonts w:hint="eastAsia"/>
                <w:color w:val="000000" w:themeColor="text1"/>
                <w:kern w:val="0"/>
                <w:sz w:val="21"/>
                <w:szCs w:val="21"/>
              </w:rPr>
              <w:t>兆瓦</w:t>
            </w:r>
          </w:p>
        </w:tc>
      </w:tr>
      <w:tr w:rsidR="005F457E" w14:paraId="3361B71C" w14:textId="77777777">
        <w:trPr>
          <w:cantSplit/>
          <w:trHeight w:val="20"/>
          <w:jc w:val="center"/>
        </w:trPr>
        <w:tc>
          <w:tcPr>
            <w:tcW w:w="1967" w:type="dxa"/>
            <w:vAlign w:val="center"/>
          </w:tcPr>
          <w:p w14:paraId="64484A6D" w14:textId="77777777" w:rsidR="005F457E" w:rsidRDefault="00000000">
            <w:pPr>
              <w:spacing w:after="0" w:line="240" w:lineRule="auto"/>
              <w:ind w:firstLineChars="0" w:firstLine="0"/>
              <w:textAlignment w:val="auto"/>
              <w:rPr>
                <w:color w:val="000000" w:themeColor="text1"/>
                <w:kern w:val="0"/>
                <w:sz w:val="21"/>
                <w:szCs w:val="21"/>
              </w:rPr>
            </w:pPr>
            <w:r>
              <w:rPr>
                <w:color w:val="000000" w:themeColor="text1"/>
                <w:kern w:val="0"/>
                <w:sz w:val="21"/>
                <w:szCs w:val="21"/>
              </w:rPr>
              <w:t>kV</w:t>
            </w:r>
          </w:p>
        </w:tc>
        <w:tc>
          <w:tcPr>
            <w:tcW w:w="426" w:type="dxa"/>
            <w:vAlign w:val="center"/>
          </w:tcPr>
          <w:p w14:paraId="445C14A9" w14:textId="77777777" w:rsidR="005F457E" w:rsidRDefault="00000000">
            <w:pPr>
              <w:spacing w:after="0" w:line="240" w:lineRule="auto"/>
              <w:ind w:firstLineChars="0" w:firstLine="0"/>
              <w:textAlignment w:val="auto"/>
              <w:rPr>
                <w:color w:val="000000" w:themeColor="text1"/>
                <w:kern w:val="0"/>
                <w:sz w:val="21"/>
                <w:szCs w:val="21"/>
                <w:lang w:eastAsia="en-US"/>
              </w:rPr>
            </w:pPr>
            <w:r>
              <w:rPr>
                <w:rFonts w:hint="eastAsia"/>
                <w:color w:val="000000" w:themeColor="text1"/>
                <w:kern w:val="0"/>
                <w:sz w:val="21"/>
                <w:szCs w:val="21"/>
                <w:lang w:eastAsia="en-US"/>
              </w:rPr>
              <w:t>指</w:t>
            </w:r>
          </w:p>
        </w:tc>
        <w:tc>
          <w:tcPr>
            <w:tcW w:w="6271" w:type="dxa"/>
            <w:vAlign w:val="center"/>
          </w:tcPr>
          <w:p w14:paraId="1B9161CD" w14:textId="77777777" w:rsidR="005F457E" w:rsidRDefault="00000000">
            <w:pPr>
              <w:spacing w:after="0" w:line="240" w:lineRule="auto"/>
              <w:ind w:firstLineChars="0" w:firstLine="0"/>
              <w:textAlignment w:val="auto"/>
              <w:rPr>
                <w:color w:val="000000" w:themeColor="text1"/>
                <w:kern w:val="0"/>
                <w:sz w:val="21"/>
                <w:szCs w:val="21"/>
              </w:rPr>
            </w:pPr>
            <w:r>
              <w:rPr>
                <w:rFonts w:hint="eastAsia"/>
                <w:color w:val="000000" w:themeColor="text1"/>
                <w:kern w:val="0"/>
                <w:sz w:val="21"/>
                <w:szCs w:val="21"/>
              </w:rPr>
              <w:t>千伏</w:t>
            </w:r>
          </w:p>
        </w:tc>
      </w:tr>
      <w:tr w:rsidR="005F457E" w14:paraId="22A802E7" w14:textId="77777777">
        <w:trPr>
          <w:cantSplit/>
          <w:trHeight w:val="20"/>
          <w:jc w:val="center"/>
        </w:trPr>
        <w:tc>
          <w:tcPr>
            <w:tcW w:w="1967" w:type="dxa"/>
            <w:vAlign w:val="center"/>
          </w:tcPr>
          <w:p w14:paraId="46BA8B82" w14:textId="77777777" w:rsidR="005F457E" w:rsidRDefault="00000000">
            <w:pPr>
              <w:spacing w:after="0" w:line="240" w:lineRule="auto"/>
              <w:ind w:firstLineChars="0" w:firstLine="0"/>
              <w:textAlignment w:val="auto"/>
              <w:rPr>
                <w:color w:val="000000" w:themeColor="text1"/>
                <w:kern w:val="0"/>
                <w:sz w:val="21"/>
                <w:szCs w:val="21"/>
              </w:rPr>
            </w:pPr>
            <w:r>
              <w:rPr>
                <w:color w:val="000000" w:themeColor="text1"/>
                <w:kern w:val="0"/>
                <w:sz w:val="21"/>
                <w:szCs w:val="21"/>
              </w:rPr>
              <w:t>MVA</w:t>
            </w:r>
          </w:p>
        </w:tc>
        <w:tc>
          <w:tcPr>
            <w:tcW w:w="426" w:type="dxa"/>
            <w:vAlign w:val="center"/>
          </w:tcPr>
          <w:p w14:paraId="7D86C800" w14:textId="77777777" w:rsidR="005F457E" w:rsidRDefault="00000000">
            <w:pPr>
              <w:spacing w:after="0" w:line="240" w:lineRule="auto"/>
              <w:ind w:firstLineChars="0" w:firstLine="0"/>
              <w:textAlignment w:val="auto"/>
              <w:rPr>
                <w:color w:val="000000" w:themeColor="text1"/>
                <w:kern w:val="0"/>
                <w:sz w:val="21"/>
                <w:szCs w:val="21"/>
                <w:lang w:eastAsia="en-US"/>
              </w:rPr>
            </w:pPr>
            <w:r>
              <w:rPr>
                <w:rFonts w:hint="eastAsia"/>
                <w:color w:val="000000" w:themeColor="text1"/>
                <w:kern w:val="0"/>
                <w:sz w:val="21"/>
                <w:szCs w:val="21"/>
                <w:lang w:eastAsia="en-US"/>
              </w:rPr>
              <w:t>指</w:t>
            </w:r>
          </w:p>
        </w:tc>
        <w:tc>
          <w:tcPr>
            <w:tcW w:w="6271" w:type="dxa"/>
            <w:vAlign w:val="center"/>
          </w:tcPr>
          <w:p w14:paraId="36B396AC" w14:textId="77777777" w:rsidR="005F457E" w:rsidRDefault="00000000">
            <w:pPr>
              <w:spacing w:after="0" w:line="240" w:lineRule="auto"/>
              <w:ind w:firstLineChars="0" w:firstLine="0"/>
              <w:textAlignment w:val="auto"/>
              <w:rPr>
                <w:color w:val="000000" w:themeColor="text1"/>
                <w:kern w:val="0"/>
                <w:sz w:val="21"/>
                <w:szCs w:val="21"/>
              </w:rPr>
            </w:pPr>
            <w:r>
              <w:rPr>
                <w:rFonts w:hint="eastAsia"/>
                <w:color w:val="000000" w:themeColor="text1"/>
                <w:kern w:val="0"/>
                <w:sz w:val="21"/>
                <w:szCs w:val="21"/>
              </w:rPr>
              <w:t>兆伏安</w:t>
            </w:r>
          </w:p>
        </w:tc>
      </w:tr>
      <w:tr w:rsidR="005F457E" w14:paraId="51B48C68" w14:textId="77777777">
        <w:trPr>
          <w:cantSplit/>
          <w:trHeight w:val="20"/>
          <w:jc w:val="center"/>
        </w:trPr>
        <w:tc>
          <w:tcPr>
            <w:tcW w:w="1967" w:type="dxa"/>
            <w:vAlign w:val="center"/>
          </w:tcPr>
          <w:p w14:paraId="22841729" w14:textId="77777777" w:rsidR="005F457E" w:rsidRDefault="00000000">
            <w:pPr>
              <w:spacing w:after="0" w:line="240" w:lineRule="auto"/>
              <w:ind w:firstLineChars="0" w:firstLine="0"/>
              <w:textAlignment w:val="auto"/>
              <w:rPr>
                <w:color w:val="000000" w:themeColor="text1"/>
                <w:kern w:val="0"/>
                <w:sz w:val="21"/>
                <w:szCs w:val="21"/>
              </w:rPr>
            </w:pPr>
            <w:r>
              <w:rPr>
                <w:rFonts w:hint="eastAsia"/>
                <w:color w:val="000000" w:themeColor="text1"/>
                <w:kern w:val="0"/>
                <w:sz w:val="21"/>
                <w:szCs w:val="21"/>
              </w:rPr>
              <w:t>南方基金</w:t>
            </w:r>
            <w:r>
              <w:rPr>
                <w:color w:val="000000" w:themeColor="text1"/>
                <w:kern w:val="0"/>
                <w:sz w:val="21"/>
                <w:szCs w:val="21"/>
              </w:rPr>
              <w:t>/</w:t>
            </w:r>
            <w:r>
              <w:rPr>
                <w:rFonts w:hint="eastAsia"/>
                <w:color w:val="000000" w:themeColor="text1"/>
                <w:kern w:val="0"/>
                <w:sz w:val="21"/>
                <w:szCs w:val="21"/>
              </w:rPr>
              <w:t>基金管理人</w:t>
            </w:r>
          </w:p>
        </w:tc>
        <w:tc>
          <w:tcPr>
            <w:tcW w:w="426" w:type="dxa"/>
            <w:vAlign w:val="center"/>
          </w:tcPr>
          <w:p w14:paraId="40793F0F" w14:textId="77777777" w:rsidR="005F457E" w:rsidRDefault="00000000">
            <w:pPr>
              <w:spacing w:after="0" w:line="240" w:lineRule="auto"/>
              <w:ind w:firstLineChars="0" w:firstLine="0"/>
              <w:textAlignment w:val="auto"/>
              <w:rPr>
                <w:color w:val="000000" w:themeColor="text1"/>
                <w:kern w:val="0"/>
                <w:sz w:val="21"/>
                <w:szCs w:val="21"/>
                <w:lang w:eastAsia="en-US"/>
              </w:rPr>
            </w:pPr>
            <w:r>
              <w:rPr>
                <w:rFonts w:hint="eastAsia"/>
                <w:color w:val="000000" w:themeColor="text1"/>
                <w:kern w:val="0"/>
                <w:sz w:val="21"/>
                <w:szCs w:val="21"/>
                <w:lang w:eastAsia="en-US"/>
              </w:rPr>
              <w:t>指</w:t>
            </w:r>
          </w:p>
        </w:tc>
        <w:tc>
          <w:tcPr>
            <w:tcW w:w="6271" w:type="dxa"/>
            <w:vAlign w:val="center"/>
          </w:tcPr>
          <w:p w14:paraId="06750103" w14:textId="77777777" w:rsidR="005F457E" w:rsidRDefault="00000000">
            <w:pPr>
              <w:spacing w:after="0" w:line="240" w:lineRule="auto"/>
              <w:ind w:firstLineChars="0" w:firstLine="0"/>
              <w:textAlignment w:val="auto"/>
              <w:rPr>
                <w:color w:val="000000" w:themeColor="text1"/>
                <w:kern w:val="0"/>
                <w:sz w:val="21"/>
                <w:szCs w:val="21"/>
              </w:rPr>
            </w:pPr>
            <w:r>
              <w:rPr>
                <w:rFonts w:hint="eastAsia"/>
                <w:color w:val="000000" w:themeColor="text1"/>
                <w:kern w:val="0"/>
                <w:sz w:val="21"/>
                <w:szCs w:val="21"/>
              </w:rPr>
              <w:t>南方基金管理股份有限公司，为本基金的基金管理人</w:t>
            </w:r>
          </w:p>
        </w:tc>
      </w:tr>
      <w:tr w:rsidR="005F457E" w14:paraId="5666549E" w14:textId="77777777">
        <w:trPr>
          <w:cantSplit/>
          <w:trHeight w:val="20"/>
          <w:jc w:val="center"/>
        </w:trPr>
        <w:tc>
          <w:tcPr>
            <w:tcW w:w="1967" w:type="dxa"/>
            <w:vAlign w:val="center"/>
          </w:tcPr>
          <w:p w14:paraId="167B5417" w14:textId="77777777" w:rsidR="005F457E" w:rsidRDefault="00000000">
            <w:pPr>
              <w:spacing w:after="0" w:line="240" w:lineRule="auto"/>
              <w:ind w:firstLineChars="0" w:firstLine="0"/>
              <w:textAlignment w:val="auto"/>
              <w:rPr>
                <w:color w:val="000000" w:themeColor="text1"/>
                <w:kern w:val="0"/>
                <w:sz w:val="21"/>
                <w:szCs w:val="21"/>
              </w:rPr>
            </w:pPr>
            <w:r>
              <w:rPr>
                <w:rFonts w:hint="eastAsia"/>
                <w:color w:val="000000" w:themeColor="text1"/>
                <w:kern w:val="0"/>
                <w:sz w:val="21"/>
                <w:szCs w:val="21"/>
              </w:rPr>
              <w:t>南方资本</w:t>
            </w:r>
            <w:r>
              <w:rPr>
                <w:color w:val="000000" w:themeColor="text1"/>
                <w:kern w:val="0"/>
                <w:sz w:val="21"/>
                <w:szCs w:val="21"/>
              </w:rPr>
              <w:t>/</w:t>
            </w:r>
            <w:r>
              <w:rPr>
                <w:rFonts w:hint="eastAsia"/>
                <w:color w:val="000000" w:themeColor="text1"/>
                <w:kern w:val="0"/>
                <w:sz w:val="21"/>
                <w:szCs w:val="21"/>
              </w:rPr>
              <w:t>资产支持证券管理人</w:t>
            </w:r>
            <w:r>
              <w:rPr>
                <w:color w:val="000000" w:themeColor="text1"/>
                <w:kern w:val="0"/>
                <w:sz w:val="21"/>
                <w:szCs w:val="21"/>
              </w:rPr>
              <w:t>/</w:t>
            </w:r>
            <w:r>
              <w:rPr>
                <w:rFonts w:hint="eastAsia"/>
                <w:color w:val="000000" w:themeColor="text1"/>
                <w:kern w:val="0"/>
                <w:sz w:val="21"/>
                <w:szCs w:val="21"/>
              </w:rPr>
              <w:t>计划管理人</w:t>
            </w:r>
          </w:p>
        </w:tc>
        <w:tc>
          <w:tcPr>
            <w:tcW w:w="426" w:type="dxa"/>
            <w:vAlign w:val="center"/>
          </w:tcPr>
          <w:p w14:paraId="1455B5D3" w14:textId="77777777" w:rsidR="005F457E" w:rsidRDefault="00000000">
            <w:pPr>
              <w:spacing w:after="0" w:line="240" w:lineRule="auto"/>
              <w:ind w:firstLineChars="0" w:firstLine="0"/>
              <w:textAlignment w:val="auto"/>
              <w:rPr>
                <w:color w:val="000000" w:themeColor="text1"/>
                <w:kern w:val="0"/>
                <w:sz w:val="21"/>
                <w:szCs w:val="21"/>
                <w:lang w:eastAsia="en-US"/>
              </w:rPr>
            </w:pPr>
            <w:r>
              <w:rPr>
                <w:rFonts w:hint="eastAsia"/>
                <w:color w:val="000000" w:themeColor="text1"/>
                <w:kern w:val="0"/>
                <w:sz w:val="21"/>
                <w:szCs w:val="21"/>
                <w:lang w:eastAsia="en-US"/>
              </w:rPr>
              <w:t>指</w:t>
            </w:r>
          </w:p>
        </w:tc>
        <w:tc>
          <w:tcPr>
            <w:tcW w:w="6271" w:type="dxa"/>
            <w:vAlign w:val="center"/>
          </w:tcPr>
          <w:p w14:paraId="372D0D5C" w14:textId="77777777" w:rsidR="005F457E" w:rsidRDefault="00000000">
            <w:pPr>
              <w:spacing w:after="0" w:line="240" w:lineRule="auto"/>
              <w:ind w:firstLineChars="0" w:firstLine="0"/>
              <w:textAlignment w:val="auto"/>
              <w:rPr>
                <w:color w:val="000000" w:themeColor="text1"/>
                <w:kern w:val="0"/>
                <w:sz w:val="21"/>
                <w:szCs w:val="21"/>
              </w:rPr>
            </w:pPr>
            <w:r>
              <w:rPr>
                <w:rFonts w:hint="eastAsia"/>
                <w:color w:val="000000" w:themeColor="text1"/>
                <w:kern w:val="0"/>
                <w:sz w:val="21"/>
                <w:szCs w:val="21"/>
              </w:rPr>
              <w:t>南方资本管理有限公司，为本基金的资产支持证券管理人</w:t>
            </w:r>
          </w:p>
        </w:tc>
      </w:tr>
      <w:tr w:rsidR="005F457E" w14:paraId="26CEC6E9" w14:textId="77777777">
        <w:trPr>
          <w:cantSplit/>
          <w:trHeight w:val="20"/>
          <w:jc w:val="center"/>
        </w:trPr>
        <w:tc>
          <w:tcPr>
            <w:tcW w:w="1967" w:type="dxa"/>
            <w:vAlign w:val="center"/>
          </w:tcPr>
          <w:p w14:paraId="2EC91534" w14:textId="77777777" w:rsidR="005F457E" w:rsidRDefault="00000000">
            <w:pPr>
              <w:spacing w:after="0" w:line="240" w:lineRule="auto"/>
              <w:ind w:firstLineChars="0" w:firstLine="0"/>
              <w:textAlignment w:val="auto"/>
              <w:rPr>
                <w:color w:val="000000" w:themeColor="text1"/>
                <w:kern w:val="0"/>
                <w:sz w:val="21"/>
                <w:szCs w:val="21"/>
              </w:rPr>
            </w:pPr>
            <w:r>
              <w:rPr>
                <w:rFonts w:hint="eastAsia"/>
                <w:color w:val="000000" w:themeColor="text1"/>
                <w:kern w:val="0"/>
                <w:sz w:val="21"/>
                <w:szCs w:val="21"/>
              </w:rPr>
              <w:t>华泰联合</w:t>
            </w:r>
            <w:r>
              <w:rPr>
                <w:color w:val="000000" w:themeColor="text1"/>
                <w:kern w:val="0"/>
                <w:sz w:val="21"/>
                <w:szCs w:val="21"/>
              </w:rPr>
              <w:t>/</w:t>
            </w:r>
            <w:r>
              <w:rPr>
                <w:rFonts w:hint="eastAsia"/>
                <w:color w:val="000000" w:themeColor="text1"/>
                <w:kern w:val="0"/>
                <w:sz w:val="21"/>
                <w:szCs w:val="21"/>
              </w:rPr>
              <w:t>财务顾问</w:t>
            </w:r>
          </w:p>
        </w:tc>
        <w:tc>
          <w:tcPr>
            <w:tcW w:w="426" w:type="dxa"/>
            <w:vAlign w:val="center"/>
          </w:tcPr>
          <w:p w14:paraId="733F43A1" w14:textId="77777777" w:rsidR="005F457E" w:rsidRDefault="00000000">
            <w:pPr>
              <w:spacing w:after="0" w:line="240" w:lineRule="auto"/>
              <w:ind w:firstLineChars="0" w:firstLine="0"/>
              <w:textAlignment w:val="auto"/>
              <w:rPr>
                <w:color w:val="000000" w:themeColor="text1"/>
                <w:kern w:val="0"/>
                <w:sz w:val="21"/>
                <w:szCs w:val="21"/>
                <w:lang w:eastAsia="en-US"/>
              </w:rPr>
            </w:pPr>
            <w:r>
              <w:rPr>
                <w:rFonts w:hint="eastAsia"/>
                <w:color w:val="000000" w:themeColor="text1"/>
                <w:kern w:val="0"/>
                <w:sz w:val="21"/>
                <w:szCs w:val="21"/>
                <w:lang w:eastAsia="en-US"/>
              </w:rPr>
              <w:t>指</w:t>
            </w:r>
          </w:p>
        </w:tc>
        <w:tc>
          <w:tcPr>
            <w:tcW w:w="6271" w:type="dxa"/>
            <w:vAlign w:val="center"/>
          </w:tcPr>
          <w:p w14:paraId="5D126C3A" w14:textId="77777777" w:rsidR="005F457E" w:rsidRDefault="00000000">
            <w:pPr>
              <w:spacing w:after="0" w:line="240" w:lineRule="auto"/>
              <w:ind w:firstLineChars="0" w:firstLine="0"/>
              <w:textAlignment w:val="auto"/>
              <w:rPr>
                <w:color w:val="000000" w:themeColor="text1"/>
                <w:kern w:val="0"/>
                <w:sz w:val="21"/>
                <w:szCs w:val="21"/>
              </w:rPr>
            </w:pPr>
            <w:r>
              <w:rPr>
                <w:rFonts w:hint="eastAsia"/>
                <w:color w:val="000000" w:themeColor="text1"/>
                <w:kern w:val="0"/>
                <w:sz w:val="21"/>
                <w:szCs w:val="21"/>
              </w:rPr>
              <w:t>华泰联合证券有限责任公司，为本项目的财务顾问</w:t>
            </w:r>
          </w:p>
        </w:tc>
      </w:tr>
      <w:tr w:rsidR="005F457E" w14:paraId="2ACC71EC" w14:textId="77777777">
        <w:trPr>
          <w:cantSplit/>
          <w:trHeight w:val="20"/>
          <w:jc w:val="center"/>
        </w:trPr>
        <w:tc>
          <w:tcPr>
            <w:tcW w:w="1967" w:type="dxa"/>
            <w:vAlign w:val="center"/>
          </w:tcPr>
          <w:p w14:paraId="65B1AA50" w14:textId="77777777" w:rsidR="005F457E" w:rsidRDefault="00000000">
            <w:pPr>
              <w:spacing w:after="0" w:line="240" w:lineRule="auto"/>
              <w:ind w:firstLineChars="0" w:firstLine="0"/>
              <w:textAlignment w:val="auto"/>
              <w:rPr>
                <w:color w:val="000000" w:themeColor="text1"/>
                <w:kern w:val="0"/>
                <w:sz w:val="21"/>
                <w:szCs w:val="21"/>
              </w:rPr>
            </w:pPr>
            <w:r>
              <w:rPr>
                <w:rFonts w:hint="eastAsia"/>
                <w:color w:val="000000" w:themeColor="text1"/>
                <w:kern w:val="0"/>
                <w:sz w:val="21"/>
                <w:szCs w:val="21"/>
              </w:rPr>
              <w:t>法律顾问</w:t>
            </w:r>
          </w:p>
        </w:tc>
        <w:tc>
          <w:tcPr>
            <w:tcW w:w="426" w:type="dxa"/>
            <w:vAlign w:val="center"/>
          </w:tcPr>
          <w:p w14:paraId="6BDFBED0" w14:textId="77777777" w:rsidR="005F457E" w:rsidRDefault="00000000">
            <w:pPr>
              <w:spacing w:after="0" w:line="240" w:lineRule="auto"/>
              <w:ind w:firstLineChars="0" w:firstLine="0"/>
              <w:textAlignment w:val="auto"/>
              <w:rPr>
                <w:color w:val="000000" w:themeColor="text1"/>
                <w:kern w:val="0"/>
                <w:sz w:val="21"/>
                <w:szCs w:val="21"/>
                <w:lang w:eastAsia="en-US"/>
              </w:rPr>
            </w:pPr>
            <w:r>
              <w:rPr>
                <w:rFonts w:hint="eastAsia"/>
                <w:color w:val="000000" w:themeColor="text1"/>
                <w:kern w:val="0"/>
                <w:sz w:val="21"/>
                <w:szCs w:val="21"/>
                <w:lang w:eastAsia="en-US"/>
              </w:rPr>
              <w:t>指</w:t>
            </w:r>
          </w:p>
        </w:tc>
        <w:tc>
          <w:tcPr>
            <w:tcW w:w="6271" w:type="dxa"/>
            <w:vAlign w:val="center"/>
          </w:tcPr>
          <w:p w14:paraId="01A82628" w14:textId="77777777" w:rsidR="005F457E" w:rsidRDefault="00000000">
            <w:pPr>
              <w:spacing w:after="0" w:line="240" w:lineRule="auto"/>
              <w:ind w:firstLineChars="0" w:firstLine="0"/>
              <w:textAlignment w:val="auto"/>
              <w:rPr>
                <w:color w:val="000000" w:themeColor="text1"/>
                <w:kern w:val="0"/>
                <w:sz w:val="21"/>
                <w:szCs w:val="21"/>
              </w:rPr>
            </w:pPr>
            <w:r>
              <w:rPr>
                <w:rFonts w:hint="eastAsia"/>
                <w:color w:val="000000" w:themeColor="text1"/>
                <w:sz w:val="21"/>
                <w:szCs w:val="21"/>
              </w:rPr>
              <w:t>国浩律师（广州）事务所</w:t>
            </w:r>
            <w:r>
              <w:rPr>
                <w:rFonts w:hint="eastAsia"/>
                <w:color w:val="000000" w:themeColor="text1"/>
                <w:kern w:val="0"/>
                <w:sz w:val="21"/>
                <w:szCs w:val="21"/>
              </w:rPr>
              <w:t>，为本项目的法律顾问</w:t>
            </w:r>
          </w:p>
        </w:tc>
      </w:tr>
      <w:tr w:rsidR="005F457E" w14:paraId="4B240199" w14:textId="77777777">
        <w:trPr>
          <w:cantSplit/>
          <w:trHeight w:val="20"/>
          <w:jc w:val="center"/>
        </w:trPr>
        <w:tc>
          <w:tcPr>
            <w:tcW w:w="1967" w:type="dxa"/>
            <w:vAlign w:val="center"/>
          </w:tcPr>
          <w:p w14:paraId="003B36B8" w14:textId="77777777" w:rsidR="005F457E" w:rsidRDefault="00000000">
            <w:pPr>
              <w:spacing w:after="0" w:line="240" w:lineRule="auto"/>
              <w:ind w:firstLineChars="0" w:firstLine="0"/>
              <w:textAlignment w:val="auto"/>
              <w:rPr>
                <w:color w:val="000000" w:themeColor="text1"/>
                <w:kern w:val="0"/>
                <w:sz w:val="21"/>
                <w:szCs w:val="21"/>
              </w:rPr>
            </w:pPr>
            <w:r>
              <w:rPr>
                <w:rFonts w:hint="eastAsia"/>
                <w:color w:val="000000" w:themeColor="text1"/>
                <w:sz w:val="21"/>
                <w:szCs w:val="21"/>
              </w:rPr>
              <w:t>司农</w:t>
            </w:r>
            <w:r>
              <w:rPr>
                <w:rFonts w:hint="eastAsia"/>
                <w:color w:val="000000" w:themeColor="text1"/>
                <w:kern w:val="0"/>
                <w:sz w:val="21"/>
                <w:szCs w:val="21"/>
              </w:rPr>
              <w:t>会计师事务所</w:t>
            </w:r>
            <w:r>
              <w:rPr>
                <w:color w:val="000000" w:themeColor="text1"/>
                <w:kern w:val="0"/>
                <w:sz w:val="21"/>
                <w:szCs w:val="21"/>
              </w:rPr>
              <w:t>/</w:t>
            </w:r>
            <w:r>
              <w:rPr>
                <w:rFonts w:hint="eastAsia"/>
                <w:color w:val="000000" w:themeColor="text1"/>
                <w:kern w:val="0"/>
                <w:sz w:val="21"/>
                <w:szCs w:val="21"/>
              </w:rPr>
              <w:t>审计机构</w:t>
            </w:r>
            <w:r>
              <w:rPr>
                <w:color w:val="000000" w:themeColor="text1"/>
                <w:kern w:val="0"/>
                <w:sz w:val="21"/>
                <w:szCs w:val="21"/>
              </w:rPr>
              <w:t>/</w:t>
            </w:r>
            <w:r>
              <w:rPr>
                <w:rFonts w:hint="eastAsia"/>
                <w:color w:val="000000" w:themeColor="text1"/>
                <w:kern w:val="0"/>
                <w:sz w:val="21"/>
                <w:szCs w:val="21"/>
              </w:rPr>
              <w:t>现金流预测机构</w:t>
            </w:r>
          </w:p>
        </w:tc>
        <w:tc>
          <w:tcPr>
            <w:tcW w:w="426" w:type="dxa"/>
            <w:vAlign w:val="center"/>
          </w:tcPr>
          <w:p w14:paraId="7AAED07F" w14:textId="77777777" w:rsidR="005F457E" w:rsidRDefault="00000000">
            <w:pPr>
              <w:spacing w:after="0" w:line="240" w:lineRule="auto"/>
              <w:ind w:firstLineChars="0" w:firstLine="0"/>
              <w:textAlignment w:val="auto"/>
              <w:rPr>
                <w:color w:val="000000" w:themeColor="text1"/>
                <w:kern w:val="0"/>
                <w:sz w:val="21"/>
                <w:szCs w:val="21"/>
                <w:lang w:eastAsia="en-US"/>
              </w:rPr>
            </w:pPr>
            <w:r>
              <w:rPr>
                <w:rFonts w:hint="eastAsia"/>
                <w:color w:val="000000" w:themeColor="text1"/>
                <w:kern w:val="0"/>
                <w:sz w:val="21"/>
                <w:szCs w:val="21"/>
                <w:lang w:eastAsia="en-US"/>
              </w:rPr>
              <w:t>指</w:t>
            </w:r>
          </w:p>
        </w:tc>
        <w:tc>
          <w:tcPr>
            <w:tcW w:w="6271" w:type="dxa"/>
            <w:vAlign w:val="center"/>
          </w:tcPr>
          <w:p w14:paraId="1F81A1AC" w14:textId="77777777" w:rsidR="005F457E" w:rsidRDefault="00000000">
            <w:pPr>
              <w:spacing w:after="0" w:line="240" w:lineRule="auto"/>
              <w:ind w:firstLineChars="0" w:firstLine="0"/>
              <w:textAlignment w:val="auto"/>
              <w:rPr>
                <w:color w:val="000000" w:themeColor="text1"/>
                <w:kern w:val="0"/>
                <w:sz w:val="21"/>
                <w:szCs w:val="21"/>
              </w:rPr>
            </w:pPr>
            <w:r>
              <w:rPr>
                <w:rFonts w:hint="eastAsia"/>
                <w:color w:val="000000" w:themeColor="text1"/>
                <w:sz w:val="21"/>
                <w:szCs w:val="21"/>
              </w:rPr>
              <w:t>广东司农会计师事务所（特殊普通合伙）</w:t>
            </w:r>
            <w:r>
              <w:rPr>
                <w:rFonts w:hint="eastAsia"/>
                <w:color w:val="000000" w:themeColor="text1"/>
                <w:kern w:val="0"/>
                <w:sz w:val="21"/>
                <w:szCs w:val="21"/>
              </w:rPr>
              <w:t>，为本项目的审计机构和现金流预测机构</w:t>
            </w:r>
          </w:p>
        </w:tc>
      </w:tr>
      <w:tr w:rsidR="005F457E" w14:paraId="08055DEF" w14:textId="77777777">
        <w:trPr>
          <w:cantSplit/>
          <w:trHeight w:val="20"/>
          <w:jc w:val="center"/>
        </w:trPr>
        <w:tc>
          <w:tcPr>
            <w:tcW w:w="1967" w:type="dxa"/>
            <w:vAlign w:val="center"/>
          </w:tcPr>
          <w:p w14:paraId="3F5E3AAD" w14:textId="77777777" w:rsidR="005F457E" w:rsidRDefault="00000000">
            <w:pPr>
              <w:spacing w:after="0" w:line="240" w:lineRule="auto"/>
              <w:ind w:firstLineChars="0" w:firstLine="0"/>
              <w:textAlignment w:val="auto"/>
              <w:rPr>
                <w:color w:val="000000" w:themeColor="text1"/>
                <w:kern w:val="0"/>
                <w:sz w:val="21"/>
                <w:szCs w:val="21"/>
              </w:rPr>
            </w:pPr>
            <w:r>
              <w:rPr>
                <w:rFonts w:hint="eastAsia"/>
                <w:color w:val="000000" w:themeColor="text1"/>
                <w:sz w:val="21"/>
                <w:szCs w:val="21"/>
              </w:rPr>
              <w:t>北京国友大正</w:t>
            </w:r>
            <w:r>
              <w:rPr>
                <w:color w:val="000000" w:themeColor="text1"/>
                <w:kern w:val="0"/>
                <w:sz w:val="21"/>
                <w:szCs w:val="21"/>
              </w:rPr>
              <w:t>/</w:t>
            </w:r>
            <w:r>
              <w:rPr>
                <w:rFonts w:hint="eastAsia"/>
                <w:color w:val="000000" w:themeColor="text1"/>
                <w:kern w:val="0"/>
                <w:sz w:val="21"/>
                <w:szCs w:val="21"/>
              </w:rPr>
              <w:t>资产评估机构</w:t>
            </w:r>
          </w:p>
        </w:tc>
        <w:tc>
          <w:tcPr>
            <w:tcW w:w="426" w:type="dxa"/>
            <w:vAlign w:val="center"/>
          </w:tcPr>
          <w:p w14:paraId="1CFDCE80" w14:textId="77777777" w:rsidR="005F457E" w:rsidRDefault="00000000">
            <w:pPr>
              <w:spacing w:after="0" w:line="240" w:lineRule="auto"/>
              <w:ind w:firstLineChars="0" w:firstLine="0"/>
              <w:textAlignment w:val="auto"/>
              <w:rPr>
                <w:color w:val="000000" w:themeColor="text1"/>
                <w:kern w:val="0"/>
                <w:sz w:val="21"/>
                <w:szCs w:val="21"/>
                <w:lang w:eastAsia="en-US"/>
              </w:rPr>
            </w:pPr>
            <w:r>
              <w:rPr>
                <w:rFonts w:hint="eastAsia"/>
                <w:color w:val="000000" w:themeColor="text1"/>
                <w:kern w:val="0"/>
                <w:sz w:val="21"/>
                <w:szCs w:val="21"/>
              </w:rPr>
              <w:t>指</w:t>
            </w:r>
          </w:p>
        </w:tc>
        <w:tc>
          <w:tcPr>
            <w:tcW w:w="6271" w:type="dxa"/>
            <w:vAlign w:val="center"/>
          </w:tcPr>
          <w:p w14:paraId="4FE7BB32" w14:textId="77777777" w:rsidR="005F457E" w:rsidRDefault="00000000">
            <w:pPr>
              <w:spacing w:after="0" w:line="240" w:lineRule="auto"/>
              <w:ind w:firstLineChars="0" w:firstLine="0"/>
              <w:textAlignment w:val="auto"/>
              <w:rPr>
                <w:color w:val="000000" w:themeColor="text1"/>
                <w:kern w:val="0"/>
                <w:sz w:val="21"/>
                <w:szCs w:val="21"/>
              </w:rPr>
            </w:pPr>
            <w:r>
              <w:rPr>
                <w:rFonts w:hint="eastAsia"/>
                <w:color w:val="000000" w:themeColor="text1"/>
                <w:sz w:val="21"/>
                <w:szCs w:val="21"/>
              </w:rPr>
              <w:t>北京国友大正资产评估有限公司</w:t>
            </w:r>
            <w:r>
              <w:rPr>
                <w:rFonts w:hint="eastAsia"/>
                <w:color w:val="000000" w:themeColor="text1"/>
                <w:kern w:val="0"/>
                <w:sz w:val="21"/>
                <w:szCs w:val="21"/>
              </w:rPr>
              <w:t>，为本项目的资产评估机构</w:t>
            </w:r>
          </w:p>
        </w:tc>
      </w:tr>
      <w:tr w:rsidR="005F457E" w14:paraId="31161C6E" w14:textId="77777777">
        <w:trPr>
          <w:cantSplit/>
          <w:trHeight w:val="20"/>
          <w:jc w:val="center"/>
        </w:trPr>
        <w:tc>
          <w:tcPr>
            <w:tcW w:w="1967" w:type="dxa"/>
            <w:vAlign w:val="center"/>
          </w:tcPr>
          <w:p w14:paraId="50F15B76" w14:textId="77777777" w:rsidR="005F457E" w:rsidRDefault="00000000">
            <w:pPr>
              <w:spacing w:after="0" w:line="240" w:lineRule="auto"/>
              <w:ind w:firstLineChars="0" w:firstLine="0"/>
              <w:textAlignment w:val="auto"/>
              <w:rPr>
                <w:color w:val="000000" w:themeColor="text1"/>
                <w:kern w:val="0"/>
                <w:sz w:val="21"/>
                <w:szCs w:val="21"/>
              </w:rPr>
            </w:pPr>
            <w:r>
              <w:rPr>
                <w:rFonts w:hint="eastAsia"/>
                <w:color w:val="000000" w:themeColor="text1"/>
                <w:kern w:val="0"/>
                <w:sz w:val="21"/>
                <w:szCs w:val="21"/>
              </w:rPr>
              <w:t>国家发展改革委</w:t>
            </w:r>
          </w:p>
        </w:tc>
        <w:tc>
          <w:tcPr>
            <w:tcW w:w="426" w:type="dxa"/>
            <w:vAlign w:val="center"/>
          </w:tcPr>
          <w:p w14:paraId="564E9C33" w14:textId="77777777" w:rsidR="005F457E" w:rsidRDefault="00000000">
            <w:pPr>
              <w:spacing w:after="0" w:line="240" w:lineRule="auto"/>
              <w:ind w:firstLineChars="0" w:firstLine="0"/>
              <w:textAlignment w:val="auto"/>
              <w:rPr>
                <w:color w:val="000000" w:themeColor="text1"/>
                <w:kern w:val="0"/>
                <w:sz w:val="21"/>
                <w:szCs w:val="21"/>
                <w:lang w:eastAsia="en-US"/>
              </w:rPr>
            </w:pPr>
            <w:r>
              <w:rPr>
                <w:rFonts w:hint="eastAsia"/>
                <w:color w:val="000000" w:themeColor="text1"/>
                <w:kern w:val="0"/>
                <w:sz w:val="21"/>
                <w:szCs w:val="21"/>
                <w:lang w:eastAsia="en-US"/>
              </w:rPr>
              <w:t>指</w:t>
            </w:r>
          </w:p>
        </w:tc>
        <w:tc>
          <w:tcPr>
            <w:tcW w:w="6271" w:type="dxa"/>
            <w:vAlign w:val="center"/>
          </w:tcPr>
          <w:p w14:paraId="20CB44AB" w14:textId="77777777" w:rsidR="005F457E" w:rsidRDefault="00000000">
            <w:pPr>
              <w:spacing w:after="0" w:line="240" w:lineRule="auto"/>
              <w:ind w:firstLineChars="0" w:firstLine="0"/>
              <w:textAlignment w:val="auto"/>
              <w:rPr>
                <w:color w:val="000000" w:themeColor="text1"/>
                <w:kern w:val="0"/>
                <w:sz w:val="21"/>
                <w:szCs w:val="21"/>
              </w:rPr>
            </w:pPr>
            <w:r>
              <w:rPr>
                <w:rFonts w:hint="eastAsia"/>
                <w:color w:val="000000" w:themeColor="text1"/>
                <w:kern w:val="0"/>
                <w:sz w:val="21"/>
                <w:szCs w:val="21"/>
              </w:rPr>
              <w:t>中华人民共和国国家发展和改革委员会</w:t>
            </w:r>
          </w:p>
        </w:tc>
      </w:tr>
      <w:tr w:rsidR="005F457E" w14:paraId="5AA8F230" w14:textId="77777777">
        <w:trPr>
          <w:cantSplit/>
          <w:trHeight w:val="20"/>
          <w:jc w:val="center"/>
        </w:trPr>
        <w:tc>
          <w:tcPr>
            <w:tcW w:w="1967" w:type="dxa"/>
            <w:vAlign w:val="center"/>
          </w:tcPr>
          <w:p w14:paraId="384D664D" w14:textId="77777777" w:rsidR="005F457E" w:rsidRDefault="00000000">
            <w:pPr>
              <w:spacing w:after="0" w:line="240" w:lineRule="auto"/>
              <w:ind w:firstLineChars="0" w:firstLine="0"/>
              <w:textAlignment w:val="auto"/>
              <w:rPr>
                <w:color w:val="000000" w:themeColor="text1"/>
                <w:kern w:val="0"/>
                <w:sz w:val="21"/>
                <w:szCs w:val="21"/>
              </w:rPr>
            </w:pPr>
            <w:r>
              <w:rPr>
                <w:rFonts w:hint="eastAsia"/>
                <w:color w:val="000000" w:themeColor="text1"/>
                <w:kern w:val="0"/>
                <w:sz w:val="21"/>
                <w:szCs w:val="21"/>
                <w:lang w:eastAsia="en-US"/>
              </w:rPr>
              <w:t>中国证监会</w:t>
            </w:r>
            <w:r>
              <w:rPr>
                <w:color w:val="000000" w:themeColor="text1"/>
                <w:kern w:val="0"/>
                <w:sz w:val="21"/>
                <w:szCs w:val="21"/>
                <w:lang w:eastAsia="en-US"/>
              </w:rPr>
              <w:t>/</w:t>
            </w:r>
            <w:r>
              <w:rPr>
                <w:rFonts w:hint="eastAsia"/>
                <w:color w:val="000000" w:themeColor="text1"/>
                <w:kern w:val="0"/>
                <w:sz w:val="21"/>
                <w:szCs w:val="21"/>
                <w:lang w:eastAsia="en-US"/>
              </w:rPr>
              <w:t>证监会</w:t>
            </w:r>
          </w:p>
        </w:tc>
        <w:tc>
          <w:tcPr>
            <w:tcW w:w="426" w:type="dxa"/>
            <w:vAlign w:val="center"/>
          </w:tcPr>
          <w:p w14:paraId="0C5A769C" w14:textId="77777777" w:rsidR="005F457E" w:rsidRDefault="00000000">
            <w:pPr>
              <w:spacing w:after="0" w:line="240" w:lineRule="auto"/>
              <w:ind w:firstLineChars="0" w:firstLine="0"/>
              <w:textAlignment w:val="auto"/>
              <w:rPr>
                <w:color w:val="000000" w:themeColor="text1"/>
                <w:kern w:val="0"/>
                <w:sz w:val="21"/>
                <w:szCs w:val="21"/>
                <w:lang w:eastAsia="en-US"/>
              </w:rPr>
            </w:pPr>
            <w:r>
              <w:rPr>
                <w:rFonts w:hint="eastAsia"/>
                <w:color w:val="000000" w:themeColor="text1"/>
                <w:kern w:val="0"/>
                <w:sz w:val="21"/>
                <w:szCs w:val="21"/>
                <w:lang w:eastAsia="en-US"/>
              </w:rPr>
              <w:t>指</w:t>
            </w:r>
          </w:p>
        </w:tc>
        <w:tc>
          <w:tcPr>
            <w:tcW w:w="6271" w:type="dxa"/>
            <w:vAlign w:val="center"/>
          </w:tcPr>
          <w:p w14:paraId="058501F6" w14:textId="77777777" w:rsidR="005F457E" w:rsidRDefault="00000000">
            <w:pPr>
              <w:spacing w:after="0" w:line="240" w:lineRule="auto"/>
              <w:ind w:firstLineChars="0" w:firstLine="0"/>
              <w:textAlignment w:val="auto"/>
              <w:rPr>
                <w:color w:val="000000" w:themeColor="text1"/>
                <w:kern w:val="0"/>
                <w:sz w:val="21"/>
                <w:szCs w:val="21"/>
              </w:rPr>
            </w:pPr>
            <w:r>
              <w:rPr>
                <w:rFonts w:hint="eastAsia"/>
                <w:color w:val="000000" w:themeColor="text1"/>
                <w:kern w:val="0"/>
                <w:sz w:val="21"/>
                <w:szCs w:val="21"/>
              </w:rPr>
              <w:t>中国证券监督管理委员会</w:t>
            </w:r>
          </w:p>
        </w:tc>
      </w:tr>
      <w:tr w:rsidR="005F457E" w14:paraId="03612F73" w14:textId="77777777">
        <w:trPr>
          <w:cantSplit/>
          <w:trHeight w:val="20"/>
          <w:jc w:val="center"/>
        </w:trPr>
        <w:tc>
          <w:tcPr>
            <w:tcW w:w="1967" w:type="dxa"/>
            <w:vAlign w:val="center"/>
          </w:tcPr>
          <w:p w14:paraId="1E6001A4" w14:textId="77777777" w:rsidR="005F457E" w:rsidRDefault="00000000">
            <w:pPr>
              <w:spacing w:after="0" w:line="240" w:lineRule="auto"/>
              <w:ind w:firstLineChars="0" w:firstLine="0"/>
              <w:textAlignment w:val="auto"/>
              <w:rPr>
                <w:color w:val="000000" w:themeColor="text1"/>
                <w:kern w:val="0"/>
                <w:sz w:val="21"/>
                <w:szCs w:val="21"/>
              </w:rPr>
            </w:pPr>
            <w:r>
              <w:rPr>
                <w:rFonts w:hint="eastAsia"/>
                <w:color w:val="000000" w:themeColor="text1"/>
                <w:kern w:val="0"/>
                <w:sz w:val="21"/>
                <w:szCs w:val="21"/>
              </w:rPr>
              <w:t>深交所</w:t>
            </w:r>
          </w:p>
        </w:tc>
        <w:tc>
          <w:tcPr>
            <w:tcW w:w="426" w:type="dxa"/>
            <w:vAlign w:val="center"/>
          </w:tcPr>
          <w:p w14:paraId="642BC120" w14:textId="77777777" w:rsidR="005F457E" w:rsidRDefault="00000000">
            <w:pPr>
              <w:spacing w:after="0" w:line="240" w:lineRule="auto"/>
              <w:ind w:firstLineChars="0" w:firstLine="0"/>
              <w:textAlignment w:val="auto"/>
              <w:rPr>
                <w:color w:val="000000" w:themeColor="text1"/>
                <w:kern w:val="0"/>
                <w:sz w:val="21"/>
                <w:szCs w:val="21"/>
              </w:rPr>
            </w:pPr>
            <w:r>
              <w:rPr>
                <w:rFonts w:hint="eastAsia"/>
                <w:color w:val="000000" w:themeColor="text1"/>
                <w:kern w:val="0"/>
                <w:sz w:val="21"/>
                <w:szCs w:val="21"/>
                <w:lang w:eastAsia="en-US"/>
              </w:rPr>
              <w:t>指</w:t>
            </w:r>
          </w:p>
        </w:tc>
        <w:tc>
          <w:tcPr>
            <w:tcW w:w="6271" w:type="dxa"/>
            <w:vAlign w:val="center"/>
          </w:tcPr>
          <w:p w14:paraId="7D9CCC93" w14:textId="77777777" w:rsidR="005F457E" w:rsidRDefault="00000000">
            <w:pPr>
              <w:spacing w:after="0" w:line="240" w:lineRule="auto"/>
              <w:ind w:firstLineChars="0" w:firstLine="0"/>
              <w:textAlignment w:val="auto"/>
              <w:rPr>
                <w:color w:val="000000" w:themeColor="text1"/>
                <w:kern w:val="0"/>
                <w:sz w:val="21"/>
                <w:szCs w:val="21"/>
              </w:rPr>
            </w:pPr>
            <w:r>
              <w:rPr>
                <w:rFonts w:hint="eastAsia"/>
                <w:color w:val="000000" w:themeColor="text1"/>
                <w:kern w:val="0"/>
                <w:sz w:val="21"/>
                <w:szCs w:val="21"/>
              </w:rPr>
              <w:t>深圳</w:t>
            </w:r>
            <w:r>
              <w:rPr>
                <w:rFonts w:hint="eastAsia"/>
                <w:color w:val="000000" w:themeColor="text1"/>
                <w:kern w:val="0"/>
                <w:sz w:val="21"/>
                <w:szCs w:val="21"/>
                <w:lang w:eastAsia="en-US"/>
              </w:rPr>
              <w:t>证券交易所</w:t>
            </w:r>
          </w:p>
        </w:tc>
      </w:tr>
      <w:tr w:rsidR="005F457E" w14:paraId="5B66F9BE" w14:textId="77777777">
        <w:trPr>
          <w:cantSplit/>
          <w:trHeight w:val="20"/>
          <w:jc w:val="center"/>
        </w:trPr>
        <w:tc>
          <w:tcPr>
            <w:tcW w:w="1967" w:type="dxa"/>
            <w:vAlign w:val="center"/>
          </w:tcPr>
          <w:p w14:paraId="4265EE9F" w14:textId="77777777" w:rsidR="005F457E" w:rsidRDefault="00000000">
            <w:pPr>
              <w:spacing w:after="0" w:line="240" w:lineRule="auto"/>
              <w:ind w:firstLineChars="0" w:firstLine="0"/>
              <w:textAlignment w:val="auto"/>
              <w:rPr>
                <w:color w:val="000000" w:themeColor="text1"/>
                <w:kern w:val="0"/>
                <w:sz w:val="21"/>
                <w:szCs w:val="21"/>
              </w:rPr>
            </w:pPr>
            <w:r>
              <w:rPr>
                <w:rFonts w:hint="eastAsia"/>
                <w:color w:val="000000" w:themeColor="text1"/>
                <w:kern w:val="0"/>
                <w:sz w:val="21"/>
                <w:szCs w:val="21"/>
              </w:rPr>
              <w:t>自然资源部</w:t>
            </w:r>
          </w:p>
        </w:tc>
        <w:tc>
          <w:tcPr>
            <w:tcW w:w="426" w:type="dxa"/>
            <w:vAlign w:val="center"/>
          </w:tcPr>
          <w:p w14:paraId="5B802B2B" w14:textId="77777777" w:rsidR="005F457E" w:rsidRDefault="00000000">
            <w:pPr>
              <w:spacing w:after="0" w:line="240" w:lineRule="auto"/>
              <w:ind w:firstLineChars="0" w:firstLine="0"/>
              <w:textAlignment w:val="auto"/>
              <w:rPr>
                <w:color w:val="000000" w:themeColor="text1"/>
                <w:kern w:val="0"/>
                <w:sz w:val="21"/>
                <w:szCs w:val="21"/>
              </w:rPr>
            </w:pPr>
            <w:r>
              <w:rPr>
                <w:rFonts w:hint="eastAsia"/>
                <w:color w:val="000000" w:themeColor="text1"/>
                <w:kern w:val="0"/>
                <w:sz w:val="21"/>
                <w:szCs w:val="21"/>
              </w:rPr>
              <w:t>指</w:t>
            </w:r>
          </w:p>
        </w:tc>
        <w:tc>
          <w:tcPr>
            <w:tcW w:w="6271" w:type="dxa"/>
            <w:vAlign w:val="center"/>
          </w:tcPr>
          <w:p w14:paraId="5F04EF8E" w14:textId="77777777" w:rsidR="005F457E" w:rsidRDefault="00000000">
            <w:pPr>
              <w:spacing w:after="0" w:line="240" w:lineRule="auto"/>
              <w:ind w:firstLineChars="0" w:firstLine="0"/>
              <w:textAlignment w:val="auto"/>
              <w:rPr>
                <w:color w:val="000000" w:themeColor="text1"/>
                <w:kern w:val="0"/>
                <w:sz w:val="21"/>
                <w:szCs w:val="21"/>
              </w:rPr>
            </w:pPr>
            <w:r>
              <w:rPr>
                <w:rFonts w:hint="eastAsia"/>
                <w:color w:val="000000" w:themeColor="text1"/>
                <w:kern w:val="0"/>
                <w:sz w:val="21"/>
                <w:szCs w:val="21"/>
              </w:rPr>
              <w:t>中华人民共和国自然资源部</w:t>
            </w:r>
          </w:p>
        </w:tc>
      </w:tr>
      <w:tr w:rsidR="005F457E" w14:paraId="7E7571E2" w14:textId="77777777">
        <w:trPr>
          <w:cantSplit/>
          <w:trHeight w:val="20"/>
          <w:jc w:val="center"/>
        </w:trPr>
        <w:tc>
          <w:tcPr>
            <w:tcW w:w="1967" w:type="dxa"/>
            <w:vAlign w:val="center"/>
          </w:tcPr>
          <w:p w14:paraId="1887E217" w14:textId="77777777" w:rsidR="005F457E" w:rsidRDefault="00000000">
            <w:pPr>
              <w:spacing w:after="0" w:line="240" w:lineRule="auto"/>
              <w:ind w:firstLineChars="0" w:firstLine="0"/>
              <w:textAlignment w:val="auto"/>
              <w:rPr>
                <w:color w:val="000000" w:themeColor="text1"/>
                <w:kern w:val="0"/>
                <w:sz w:val="21"/>
                <w:szCs w:val="21"/>
              </w:rPr>
            </w:pPr>
            <w:r>
              <w:rPr>
                <w:rFonts w:hint="eastAsia"/>
                <w:color w:val="000000" w:themeColor="text1"/>
                <w:kern w:val="0"/>
                <w:sz w:val="21"/>
                <w:szCs w:val="21"/>
              </w:rPr>
              <w:t>《基础设施基金指引》</w:t>
            </w:r>
          </w:p>
        </w:tc>
        <w:tc>
          <w:tcPr>
            <w:tcW w:w="426" w:type="dxa"/>
            <w:vAlign w:val="center"/>
          </w:tcPr>
          <w:p w14:paraId="2FF94DB2" w14:textId="77777777" w:rsidR="005F457E" w:rsidRDefault="00000000">
            <w:pPr>
              <w:spacing w:after="0" w:line="240" w:lineRule="auto"/>
              <w:ind w:firstLineChars="0" w:firstLine="0"/>
              <w:textAlignment w:val="auto"/>
              <w:rPr>
                <w:color w:val="000000" w:themeColor="text1"/>
                <w:kern w:val="0"/>
                <w:sz w:val="21"/>
                <w:szCs w:val="21"/>
              </w:rPr>
            </w:pPr>
            <w:r>
              <w:rPr>
                <w:rFonts w:hint="eastAsia"/>
                <w:color w:val="000000" w:themeColor="text1"/>
                <w:kern w:val="0"/>
                <w:sz w:val="21"/>
                <w:szCs w:val="21"/>
              </w:rPr>
              <w:t>指</w:t>
            </w:r>
          </w:p>
        </w:tc>
        <w:tc>
          <w:tcPr>
            <w:tcW w:w="6271" w:type="dxa"/>
            <w:vAlign w:val="center"/>
          </w:tcPr>
          <w:p w14:paraId="0A266821" w14:textId="77777777" w:rsidR="005F457E" w:rsidRDefault="00000000">
            <w:pPr>
              <w:spacing w:after="0" w:line="240" w:lineRule="auto"/>
              <w:ind w:firstLineChars="0" w:firstLine="0"/>
              <w:textAlignment w:val="auto"/>
              <w:rPr>
                <w:color w:val="000000" w:themeColor="text1"/>
                <w:kern w:val="0"/>
                <w:sz w:val="21"/>
                <w:szCs w:val="21"/>
              </w:rPr>
            </w:pPr>
            <w:r>
              <w:rPr>
                <w:rFonts w:hint="eastAsia"/>
                <w:color w:val="000000" w:themeColor="text1"/>
                <w:kern w:val="0"/>
                <w:sz w:val="21"/>
                <w:szCs w:val="21"/>
              </w:rPr>
              <w:t>《公开募集基础设施证券投资基金指引（试行）》</w:t>
            </w:r>
          </w:p>
        </w:tc>
      </w:tr>
      <w:tr w:rsidR="005F457E" w14:paraId="24F87A62" w14:textId="77777777">
        <w:trPr>
          <w:cantSplit/>
          <w:trHeight w:val="20"/>
          <w:jc w:val="center"/>
        </w:trPr>
        <w:tc>
          <w:tcPr>
            <w:tcW w:w="1967" w:type="dxa"/>
            <w:vAlign w:val="center"/>
          </w:tcPr>
          <w:p w14:paraId="7A9ED845" w14:textId="77777777" w:rsidR="005F457E" w:rsidRDefault="00000000">
            <w:pPr>
              <w:spacing w:after="0" w:line="240" w:lineRule="auto"/>
              <w:ind w:firstLineChars="0" w:firstLine="0"/>
              <w:textAlignment w:val="auto"/>
              <w:rPr>
                <w:color w:val="000000" w:themeColor="text1"/>
                <w:kern w:val="0"/>
                <w:sz w:val="21"/>
                <w:szCs w:val="21"/>
              </w:rPr>
            </w:pPr>
            <w:r>
              <w:rPr>
                <w:rFonts w:hint="eastAsia"/>
                <w:color w:val="000000" w:themeColor="text1"/>
                <w:sz w:val="21"/>
                <w:szCs w:val="21"/>
                <w:lang w:eastAsia="en-US"/>
              </w:rPr>
              <w:t>工作日</w:t>
            </w:r>
          </w:p>
        </w:tc>
        <w:tc>
          <w:tcPr>
            <w:tcW w:w="426" w:type="dxa"/>
            <w:vAlign w:val="center"/>
          </w:tcPr>
          <w:p w14:paraId="3ADBC1EF" w14:textId="77777777" w:rsidR="005F457E" w:rsidRDefault="00000000">
            <w:pPr>
              <w:spacing w:after="0" w:line="240" w:lineRule="auto"/>
              <w:ind w:firstLineChars="0" w:firstLine="0"/>
              <w:textAlignment w:val="auto"/>
              <w:rPr>
                <w:color w:val="000000" w:themeColor="text1"/>
                <w:kern w:val="0"/>
                <w:sz w:val="21"/>
                <w:szCs w:val="21"/>
              </w:rPr>
            </w:pPr>
            <w:r>
              <w:rPr>
                <w:rFonts w:hint="eastAsia"/>
                <w:color w:val="000000" w:themeColor="text1"/>
                <w:kern w:val="0"/>
                <w:sz w:val="21"/>
                <w:szCs w:val="21"/>
                <w:lang w:eastAsia="en-US"/>
              </w:rPr>
              <w:t>指</w:t>
            </w:r>
          </w:p>
        </w:tc>
        <w:tc>
          <w:tcPr>
            <w:tcW w:w="6271" w:type="dxa"/>
            <w:vAlign w:val="center"/>
          </w:tcPr>
          <w:p w14:paraId="1BABB2D6" w14:textId="77777777" w:rsidR="005F457E" w:rsidRDefault="00000000">
            <w:pPr>
              <w:spacing w:after="0" w:line="240" w:lineRule="auto"/>
              <w:ind w:firstLineChars="0" w:firstLine="0"/>
              <w:textAlignment w:val="auto"/>
              <w:rPr>
                <w:color w:val="000000" w:themeColor="text1"/>
                <w:kern w:val="0"/>
                <w:sz w:val="21"/>
                <w:szCs w:val="21"/>
              </w:rPr>
            </w:pPr>
            <w:r>
              <w:rPr>
                <w:rFonts w:hint="eastAsia"/>
                <w:color w:val="000000" w:themeColor="text1"/>
                <w:sz w:val="21"/>
                <w:szCs w:val="21"/>
              </w:rPr>
              <w:t>中国商业银行对公营业日（不包括香港特别行政区、澳门特别行政区和台湾省的法定节假日或休息日）</w:t>
            </w:r>
          </w:p>
        </w:tc>
      </w:tr>
      <w:tr w:rsidR="005F457E" w14:paraId="6289BD23" w14:textId="77777777">
        <w:trPr>
          <w:cantSplit/>
          <w:trHeight w:val="20"/>
          <w:jc w:val="center"/>
        </w:trPr>
        <w:tc>
          <w:tcPr>
            <w:tcW w:w="1967" w:type="dxa"/>
            <w:vAlign w:val="center"/>
          </w:tcPr>
          <w:p w14:paraId="6B7BD5BE" w14:textId="77777777" w:rsidR="005F457E" w:rsidRDefault="00000000">
            <w:pPr>
              <w:spacing w:after="0" w:line="240" w:lineRule="auto"/>
              <w:ind w:firstLineChars="0" w:firstLine="0"/>
              <w:textAlignment w:val="auto"/>
              <w:rPr>
                <w:color w:val="000000" w:themeColor="text1"/>
                <w:kern w:val="0"/>
                <w:sz w:val="21"/>
                <w:szCs w:val="21"/>
              </w:rPr>
            </w:pPr>
            <w:r>
              <w:rPr>
                <w:rFonts w:hint="eastAsia"/>
                <w:color w:val="000000" w:themeColor="text1"/>
                <w:sz w:val="21"/>
                <w:szCs w:val="21"/>
                <w:lang w:eastAsia="en-US"/>
              </w:rPr>
              <w:t>元</w:t>
            </w:r>
            <w:r>
              <w:rPr>
                <w:color w:val="000000" w:themeColor="text1"/>
                <w:sz w:val="21"/>
                <w:szCs w:val="21"/>
                <w:lang w:eastAsia="en-US"/>
              </w:rPr>
              <w:t>/</w:t>
            </w:r>
            <w:r>
              <w:rPr>
                <w:rFonts w:hint="eastAsia"/>
                <w:color w:val="000000" w:themeColor="text1"/>
                <w:sz w:val="21"/>
                <w:szCs w:val="21"/>
                <w:lang w:eastAsia="en-US"/>
              </w:rPr>
              <w:t>万元</w:t>
            </w:r>
            <w:r>
              <w:rPr>
                <w:color w:val="000000" w:themeColor="text1"/>
                <w:sz w:val="21"/>
                <w:szCs w:val="21"/>
                <w:lang w:eastAsia="en-US"/>
              </w:rPr>
              <w:t>/</w:t>
            </w:r>
            <w:r>
              <w:rPr>
                <w:rFonts w:hint="eastAsia"/>
                <w:color w:val="000000" w:themeColor="text1"/>
                <w:sz w:val="21"/>
                <w:szCs w:val="21"/>
                <w:lang w:eastAsia="en-US"/>
              </w:rPr>
              <w:t>亿元</w:t>
            </w:r>
          </w:p>
        </w:tc>
        <w:tc>
          <w:tcPr>
            <w:tcW w:w="426" w:type="dxa"/>
            <w:vAlign w:val="center"/>
          </w:tcPr>
          <w:p w14:paraId="08C3D98E" w14:textId="77777777" w:rsidR="005F457E" w:rsidRDefault="00000000">
            <w:pPr>
              <w:spacing w:after="0" w:line="240" w:lineRule="auto"/>
              <w:ind w:firstLineChars="0" w:firstLine="0"/>
              <w:textAlignment w:val="auto"/>
              <w:rPr>
                <w:color w:val="000000" w:themeColor="text1"/>
                <w:kern w:val="0"/>
                <w:sz w:val="21"/>
                <w:szCs w:val="21"/>
              </w:rPr>
            </w:pPr>
            <w:r>
              <w:rPr>
                <w:rFonts w:hint="eastAsia"/>
                <w:color w:val="000000" w:themeColor="text1"/>
                <w:kern w:val="0"/>
                <w:sz w:val="21"/>
                <w:szCs w:val="21"/>
                <w:lang w:eastAsia="en-US"/>
              </w:rPr>
              <w:t>指</w:t>
            </w:r>
          </w:p>
        </w:tc>
        <w:tc>
          <w:tcPr>
            <w:tcW w:w="6271" w:type="dxa"/>
            <w:vAlign w:val="center"/>
          </w:tcPr>
          <w:p w14:paraId="5C7DD60E" w14:textId="77777777" w:rsidR="005F457E" w:rsidRDefault="00000000">
            <w:pPr>
              <w:spacing w:after="0" w:line="240" w:lineRule="auto"/>
              <w:ind w:firstLineChars="0" w:firstLine="0"/>
              <w:textAlignment w:val="auto"/>
              <w:rPr>
                <w:color w:val="000000" w:themeColor="text1"/>
                <w:kern w:val="0"/>
                <w:sz w:val="21"/>
                <w:szCs w:val="21"/>
              </w:rPr>
            </w:pPr>
            <w:r>
              <w:rPr>
                <w:rFonts w:hint="eastAsia"/>
                <w:color w:val="000000" w:themeColor="text1"/>
                <w:sz w:val="21"/>
                <w:szCs w:val="21"/>
              </w:rPr>
              <w:t>人民币元</w:t>
            </w:r>
            <w:r>
              <w:rPr>
                <w:color w:val="000000" w:themeColor="text1"/>
                <w:sz w:val="21"/>
                <w:szCs w:val="21"/>
              </w:rPr>
              <w:t>/</w:t>
            </w:r>
            <w:r>
              <w:rPr>
                <w:rFonts w:hint="eastAsia"/>
                <w:color w:val="000000" w:themeColor="text1"/>
                <w:sz w:val="21"/>
                <w:szCs w:val="21"/>
              </w:rPr>
              <w:t>万元</w:t>
            </w:r>
            <w:r>
              <w:rPr>
                <w:color w:val="000000" w:themeColor="text1"/>
                <w:sz w:val="21"/>
                <w:szCs w:val="21"/>
              </w:rPr>
              <w:t>/</w:t>
            </w:r>
            <w:r>
              <w:rPr>
                <w:rFonts w:hint="eastAsia"/>
                <w:color w:val="000000" w:themeColor="text1"/>
                <w:sz w:val="21"/>
                <w:szCs w:val="21"/>
              </w:rPr>
              <w:t>亿元</w:t>
            </w:r>
          </w:p>
        </w:tc>
      </w:tr>
    </w:tbl>
    <w:p w14:paraId="76086EFC" w14:textId="77777777" w:rsidR="005F457E" w:rsidRDefault="00000000">
      <w:pPr>
        <w:spacing w:line="312" w:lineRule="auto"/>
        <w:ind w:firstLine="480"/>
        <w:rPr>
          <w:color w:val="000000" w:themeColor="text1"/>
          <w:szCs w:val="24"/>
        </w:rPr>
      </w:pPr>
      <w:r>
        <w:rPr>
          <w:rFonts w:hint="eastAsia"/>
          <w:color w:val="000000" w:themeColor="text1"/>
          <w:szCs w:val="24"/>
        </w:rPr>
        <w:t>本申报材料中，价格均不含增值税，机柜价格均含电费，部分合计数与各加数直接相加之和在尾数上或有差异，此差异系四舍五入所致。</w:t>
      </w:r>
    </w:p>
    <w:p w14:paraId="2859BF17" w14:textId="77777777" w:rsidR="005F457E" w:rsidRDefault="005F457E">
      <w:pPr>
        <w:spacing w:after="0" w:line="312" w:lineRule="auto"/>
        <w:ind w:firstLineChars="0" w:firstLine="0"/>
        <w:textAlignment w:val="auto"/>
        <w:rPr>
          <w:color w:val="000000" w:themeColor="text1"/>
        </w:rPr>
        <w:sectPr w:rsidR="005F457E">
          <w:pgSz w:w="11910" w:h="16840"/>
          <w:pgMar w:top="1580" w:right="1500" w:bottom="1100" w:left="1500" w:header="0" w:footer="710" w:gutter="0"/>
          <w:pgNumType w:start="1"/>
          <w:cols w:space="720"/>
          <w:docGrid w:linePitch="299"/>
        </w:sectPr>
      </w:pPr>
    </w:p>
    <w:p w14:paraId="7B0F1DF0" w14:textId="3BD57CFF" w:rsidR="005F457E" w:rsidDel="00964E30" w:rsidRDefault="00000000">
      <w:pPr>
        <w:pStyle w:val="1"/>
        <w:ind w:firstLineChars="0" w:firstLine="0"/>
        <w:jc w:val="center"/>
        <w:rPr>
          <w:del w:id="89" w:author="Si-yuan LIU" w:date="2026-07-24T14:26:00Z" w16du:dateUtc="2026-07-24T06:26:00Z"/>
          <w:rFonts w:asciiTheme="majorEastAsia" w:eastAsiaTheme="majorEastAsia" w:hAnsiTheme="majorEastAsia"/>
          <w:b/>
          <w:bCs/>
          <w:sz w:val="40"/>
          <w:szCs w:val="40"/>
        </w:rPr>
      </w:pPr>
      <w:bookmarkStart w:id="90" w:name="_Toc223783744"/>
      <w:bookmarkStart w:id="91" w:name="_Toc174312931"/>
      <w:bookmarkStart w:id="92" w:name="_Toc174312771"/>
      <w:bookmarkStart w:id="93" w:name="_Toc174312606"/>
      <w:del w:id="94" w:author="Si-yuan LIU" w:date="2026-07-24T14:26:00Z" w16du:dateUtc="2026-07-24T06:26:00Z">
        <w:r w:rsidDel="00964E30">
          <w:rPr>
            <w:rFonts w:asciiTheme="majorEastAsia" w:eastAsiaTheme="majorEastAsia" w:hAnsiTheme="majorEastAsia" w:hint="eastAsia"/>
            <w:b/>
            <w:bCs/>
            <w:sz w:val="40"/>
            <w:szCs w:val="40"/>
          </w:rPr>
          <w:lastRenderedPageBreak/>
          <w:delText>目录</w:delText>
        </w:r>
        <w:bookmarkEnd w:id="90"/>
      </w:del>
    </w:p>
    <w:p w14:paraId="1892BC5F" w14:textId="30660C38" w:rsidR="005F457E" w:rsidDel="00964E30" w:rsidRDefault="00000000">
      <w:pPr>
        <w:pStyle w:val="TOC1"/>
        <w:rPr>
          <w:del w:id="95" w:author="Si-yuan LIU" w:date="2026-07-24T14:26:00Z" w16du:dateUtc="2026-07-24T06:26:00Z"/>
          <w:rFonts w:asciiTheme="minorHAnsi" w:eastAsiaTheme="minorEastAsia" w:hAnsiTheme="minorHAnsi" w:cstheme="minorBidi"/>
          <w:noProof/>
          <w:color w:val="000000" w:themeColor="text1"/>
          <w:sz w:val="22"/>
          <w:szCs w:val="24"/>
          <w:u w:val="none"/>
          <w14:ligatures w14:val="standardContextual"/>
        </w:rPr>
      </w:pPr>
      <w:del w:id="96" w:author="Si-yuan LIU" w:date="2026-07-24T14:26:00Z" w16du:dateUtc="2026-07-24T06:26:00Z">
        <w:r w:rsidDel="00964E30">
          <w:rPr>
            <w:color w:val="000000" w:themeColor="text1"/>
            <w:szCs w:val="22"/>
          </w:rPr>
          <w:fldChar w:fldCharType="begin"/>
        </w:r>
        <w:r w:rsidDel="00964E30">
          <w:rPr>
            <w:color w:val="000000" w:themeColor="text1"/>
            <w:szCs w:val="22"/>
          </w:rPr>
          <w:delInstrText xml:space="preserve"> TOC \o "1-2" \h \z \u </w:delInstrText>
        </w:r>
        <w:r w:rsidDel="00964E30">
          <w:rPr>
            <w:color w:val="000000" w:themeColor="text1"/>
            <w:szCs w:val="22"/>
          </w:rPr>
          <w:fldChar w:fldCharType="separate"/>
        </w:r>
        <w:r w:rsidR="005F457E" w:rsidDel="00964E30">
          <w:fldChar w:fldCharType="begin"/>
        </w:r>
        <w:r w:rsidR="005F457E" w:rsidDel="00964E30">
          <w:delInstrText>HYPERLINK \l "_Toc223783742"</w:delInstrText>
        </w:r>
        <w:r w:rsidR="005F457E" w:rsidDel="00964E30">
          <w:fldChar w:fldCharType="separate"/>
        </w:r>
        <w:r w:rsidR="005F457E" w:rsidDel="00964E30">
          <w:rPr>
            <w:rStyle w:val="af9"/>
            <w:rFonts w:eastAsia="宋体" w:cstheme="majorHAnsi" w:hint="eastAsia"/>
            <w:b/>
            <w:bCs/>
            <w:noProof/>
            <w:color w:val="000000" w:themeColor="text1"/>
          </w:rPr>
          <w:delText>摘要表</w:delText>
        </w:r>
        <w:r w:rsidR="005F457E" w:rsidDel="00964E30">
          <w:rPr>
            <w:noProof/>
            <w:color w:val="000000" w:themeColor="text1"/>
          </w:rPr>
          <w:tab/>
        </w:r>
        <w:r w:rsidR="005F457E" w:rsidDel="00964E30">
          <w:rPr>
            <w:rFonts w:hint="eastAsia"/>
            <w:noProof/>
            <w:color w:val="000000" w:themeColor="text1"/>
          </w:rPr>
          <w:fldChar w:fldCharType="begin"/>
        </w:r>
        <w:r w:rsidR="005F457E" w:rsidDel="00964E30">
          <w:rPr>
            <w:noProof/>
            <w:color w:val="000000" w:themeColor="text1"/>
          </w:rPr>
          <w:delInstrText xml:space="preserve"> PAGEREF _Toc223783742 \h </w:delInstrText>
        </w:r>
        <w:r w:rsidR="005F457E" w:rsidDel="00964E30">
          <w:rPr>
            <w:rFonts w:hint="eastAsia"/>
            <w:noProof/>
            <w:color w:val="000000" w:themeColor="text1"/>
          </w:rPr>
        </w:r>
        <w:r w:rsidR="005F457E" w:rsidDel="00964E30">
          <w:rPr>
            <w:rFonts w:hint="eastAsia"/>
            <w:noProof/>
            <w:color w:val="000000" w:themeColor="text1"/>
          </w:rPr>
          <w:fldChar w:fldCharType="separate"/>
        </w:r>
        <w:r w:rsidR="005F457E" w:rsidDel="00964E30">
          <w:rPr>
            <w:noProof/>
            <w:color w:val="000000" w:themeColor="text1"/>
          </w:rPr>
          <w:delText>1</w:delText>
        </w:r>
        <w:r w:rsidR="005F457E" w:rsidDel="00964E30">
          <w:rPr>
            <w:rFonts w:hint="eastAsia"/>
            <w:noProof/>
            <w:color w:val="000000" w:themeColor="text1"/>
          </w:rPr>
          <w:fldChar w:fldCharType="end"/>
        </w:r>
        <w:r w:rsidR="005F457E" w:rsidDel="00964E30">
          <w:fldChar w:fldCharType="end"/>
        </w:r>
      </w:del>
    </w:p>
    <w:p w14:paraId="50514FB1" w14:textId="07528B9D" w:rsidR="005F457E" w:rsidDel="00964E30" w:rsidRDefault="005F457E">
      <w:pPr>
        <w:pStyle w:val="TOC1"/>
        <w:rPr>
          <w:del w:id="97" w:author="Si-yuan LIU" w:date="2026-07-24T14:26:00Z" w16du:dateUtc="2026-07-24T06:26:00Z"/>
          <w:rFonts w:asciiTheme="minorHAnsi" w:eastAsiaTheme="minorEastAsia" w:hAnsiTheme="minorHAnsi" w:cstheme="minorBidi"/>
          <w:noProof/>
          <w:color w:val="000000" w:themeColor="text1"/>
          <w:sz w:val="22"/>
          <w:szCs w:val="24"/>
          <w:u w:val="none"/>
          <w14:ligatures w14:val="standardContextual"/>
        </w:rPr>
      </w:pPr>
      <w:del w:id="98" w:author="Si-yuan LIU" w:date="2026-07-24T14:26:00Z" w16du:dateUtc="2026-07-24T06:26:00Z">
        <w:r w:rsidDel="00964E30">
          <w:fldChar w:fldCharType="begin"/>
        </w:r>
        <w:r w:rsidDel="00964E30">
          <w:delInstrText>HYPERLINK \l "_Toc223783743"</w:delInstrText>
        </w:r>
        <w:r w:rsidDel="00964E30">
          <w:fldChar w:fldCharType="separate"/>
        </w:r>
        <w:r w:rsidDel="00964E30">
          <w:rPr>
            <w:rStyle w:val="af9"/>
            <w:rFonts w:eastAsia="宋体" w:cstheme="majorHAnsi" w:hint="eastAsia"/>
            <w:b/>
            <w:bCs/>
            <w:noProof/>
            <w:color w:val="000000" w:themeColor="text1"/>
          </w:rPr>
          <w:delText>释义</w:delText>
        </w:r>
        <w:r w:rsidDel="00964E30">
          <w:rPr>
            <w:noProof/>
            <w:color w:val="000000" w:themeColor="text1"/>
          </w:rPr>
          <w:tab/>
        </w:r>
        <w:r w:rsidDel="00964E30">
          <w:rPr>
            <w:rFonts w:hint="eastAsia"/>
            <w:noProof/>
            <w:color w:val="000000" w:themeColor="text1"/>
          </w:rPr>
          <w:fldChar w:fldCharType="begin"/>
        </w:r>
        <w:r w:rsidDel="00964E30">
          <w:rPr>
            <w:noProof/>
            <w:color w:val="000000" w:themeColor="text1"/>
          </w:rPr>
          <w:delInstrText xml:space="preserve"> PAGEREF _Toc223783743 \h </w:delInstrText>
        </w:r>
        <w:r w:rsidDel="00964E30">
          <w:rPr>
            <w:rFonts w:hint="eastAsia"/>
            <w:noProof/>
            <w:color w:val="000000" w:themeColor="text1"/>
          </w:rPr>
        </w:r>
        <w:r w:rsidDel="00964E30">
          <w:rPr>
            <w:rFonts w:hint="eastAsia"/>
            <w:noProof/>
            <w:color w:val="000000" w:themeColor="text1"/>
          </w:rPr>
          <w:fldChar w:fldCharType="separate"/>
        </w:r>
        <w:r w:rsidDel="00964E30">
          <w:rPr>
            <w:noProof/>
            <w:color w:val="000000" w:themeColor="text1"/>
          </w:rPr>
          <w:delText>1</w:delText>
        </w:r>
        <w:r w:rsidDel="00964E30">
          <w:rPr>
            <w:rFonts w:hint="eastAsia"/>
            <w:noProof/>
            <w:color w:val="000000" w:themeColor="text1"/>
          </w:rPr>
          <w:fldChar w:fldCharType="end"/>
        </w:r>
        <w:r w:rsidDel="00964E30">
          <w:fldChar w:fldCharType="end"/>
        </w:r>
      </w:del>
    </w:p>
    <w:p w14:paraId="5A6B2891" w14:textId="4AB1928E" w:rsidR="005F457E" w:rsidDel="00964E30" w:rsidRDefault="005F457E">
      <w:pPr>
        <w:pStyle w:val="TOC1"/>
        <w:rPr>
          <w:del w:id="99" w:author="Si-yuan LIU" w:date="2026-07-24T14:26:00Z" w16du:dateUtc="2026-07-24T06:26:00Z"/>
          <w:rFonts w:asciiTheme="minorHAnsi" w:eastAsiaTheme="minorEastAsia" w:hAnsiTheme="minorHAnsi" w:cstheme="minorBidi"/>
          <w:noProof/>
          <w:color w:val="000000" w:themeColor="text1"/>
          <w:sz w:val="22"/>
          <w:szCs w:val="24"/>
          <w:u w:val="none"/>
          <w14:ligatures w14:val="standardContextual"/>
        </w:rPr>
      </w:pPr>
      <w:del w:id="100" w:author="Si-yuan LIU" w:date="2026-07-24T14:26:00Z" w16du:dateUtc="2026-07-24T06:26:00Z">
        <w:r w:rsidDel="00964E30">
          <w:fldChar w:fldCharType="begin"/>
        </w:r>
        <w:r w:rsidDel="00964E30">
          <w:delInstrText>HYPERLINK \l "_Toc223783744"</w:delInstrText>
        </w:r>
        <w:r w:rsidDel="00964E30">
          <w:fldChar w:fldCharType="separate"/>
        </w:r>
        <w:r w:rsidDel="00964E30">
          <w:rPr>
            <w:rStyle w:val="af9"/>
            <w:rFonts w:eastAsia="宋体" w:cstheme="majorHAnsi" w:hint="eastAsia"/>
            <w:b/>
            <w:bCs/>
            <w:noProof/>
            <w:color w:val="000000" w:themeColor="text1"/>
          </w:rPr>
          <w:delText>目录</w:delText>
        </w:r>
        <w:r w:rsidDel="00964E30">
          <w:rPr>
            <w:noProof/>
            <w:color w:val="000000" w:themeColor="text1"/>
          </w:rPr>
          <w:tab/>
        </w:r>
        <w:r w:rsidDel="00964E30">
          <w:rPr>
            <w:rFonts w:hint="eastAsia"/>
            <w:noProof/>
            <w:color w:val="000000" w:themeColor="text1"/>
          </w:rPr>
          <w:fldChar w:fldCharType="begin"/>
        </w:r>
        <w:r w:rsidDel="00964E30">
          <w:rPr>
            <w:noProof/>
            <w:color w:val="000000" w:themeColor="text1"/>
          </w:rPr>
          <w:delInstrText xml:space="preserve"> PAGEREF _Toc223783744 \h </w:delInstrText>
        </w:r>
        <w:r w:rsidDel="00964E30">
          <w:rPr>
            <w:rFonts w:hint="eastAsia"/>
            <w:noProof/>
            <w:color w:val="000000" w:themeColor="text1"/>
          </w:rPr>
        </w:r>
        <w:r w:rsidDel="00964E30">
          <w:rPr>
            <w:rFonts w:hint="eastAsia"/>
            <w:noProof/>
            <w:color w:val="000000" w:themeColor="text1"/>
          </w:rPr>
          <w:fldChar w:fldCharType="separate"/>
        </w:r>
        <w:r w:rsidDel="00964E30">
          <w:rPr>
            <w:noProof/>
            <w:color w:val="000000" w:themeColor="text1"/>
          </w:rPr>
          <w:delText>3</w:delText>
        </w:r>
        <w:r w:rsidDel="00964E30">
          <w:rPr>
            <w:rFonts w:hint="eastAsia"/>
            <w:noProof/>
            <w:color w:val="000000" w:themeColor="text1"/>
          </w:rPr>
          <w:fldChar w:fldCharType="end"/>
        </w:r>
        <w:r w:rsidDel="00964E30">
          <w:fldChar w:fldCharType="end"/>
        </w:r>
      </w:del>
    </w:p>
    <w:p w14:paraId="5C0038C3" w14:textId="07B61DF0" w:rsidR="005F457E" w:rsidDel="00964E30" w:rsidRDefault="005F457E">
      <w:pPr>
        <w:pStyle w:val="TOC1"/>
        <w:rPr>
          <w:del w:id="101" w:author="Si-yuan LIU" w:date="2026-07-24T14:26:00Z" w16du:dateUtc="2026-07-24T06:26:00Z"/>
          <w:rFonts w:asciiTheme="minorHAnsi" w:eastAsiaTheme="minorEastAsia" w:hAnsiTheme="minorHAnsi" w:cstheme="minorBidi"/>
          <w:noProof/>
          <w:color w:val="000000" w:themeColor="text1"/>
          <w:sz w:val="22"/>
          <w:szCs w:val="24"/>
          <w:u w:val="none"/>
          <w14:ligatures w14:val="standardContextual"/>
        </w:rPr>
      </w:pPr>
      <w:del w:id="102" w:author="Si-yuan LIU" w:date="2026-07-24T14:26:00Z" w16du:dateUtc="2026-07-24T06:26:00Z">
        <w:r w:rsidDel="00964E30">
          <w:fldChar w:fldCharType="begin"/>
        </w:r>
        <w:r w:rsidDel="00964E30">
          <w:delInstrText>HYPERLINK \l "_Toc223783745"</w:delInstrText>
        </w:r>
        <w:r w:rsidDel="00964E30">
          <w:fldChar w:fldCharType="separate"/>
        </w:r>
        <w:r w:rsidDel="00964E30">
          <w:rPr>
            <w:rStyle w:val="af9"/>
            <w:rFonts w:hint="eastAsia"/>
            <w:noProof/>
            <w:color w:val="000000" w:themeColor="text1"/>
          </w:rPr>
          <w:delText>一、项目基本情况</w:delText>
        </w:r>
        <w:r w:rsidDel="00964E30">
          <w:rPr>
            <w:noProof/>
            <w:color w:val="000000" w:themeColor="text1"/>
          </w:rPr>
          <w:tab/>
        </w:r>
        <w:r w:rsidDel="00964E30">
          <w:rPr>
            <w:rFonts w:hint="eastAsia"/>
            <w:noProof/>
            <w:color w:val="000000" w:themeColor="text1"/>
          </w:rPr>
          <w:fldChar w:fldCharType="begin"/>
        </w:r>
        <w:r w:rsidDel="00964E30">
          <w:rPr>
            <w:noProof/>
            <w:color w:val="000000" w:themeColor="text1"/>
          </w:rPr>
          <w:delInstrText xml:space="preserve"> PAGEREF _Toc223783745 \h </w:delInstrText>
        </w:r>
        <w:r w:rsidDel="00964E30">
          <w:rPr>
            <w:rFonts w:hint="eastAsia"/>
            <w:noProof/>
            <w:color w:val="000000" w:themeColor="text1"/>
          </w:rPr>
        </w:r>
        <w:r w:rsidDel="00964E30">
          <w:rPr>
            <w:rFonts w:hint="eastAsia"/>
            <w:noProof/>
            <w:color w:val="000000" w:themeColor="text1"/>
          </w:rPr>
          <w:fldChar w:fldCharType="separate"/>
        </w:r>
        <w:r w:rsidDel="00964E30">
          <w:rPr>
            <w:noProof/>
            <w:color w:val="000000" w:themeColor="text1"/>
          </w:rPr>
          <w:delText>1</w:delText>
        </w:r>
        <w:r w:rsidDel="00964E30">
          <w:rPr>
            <w:rFonts w:hint="eastAsia"/>
            <w:noProof/>
            <w:color w:val="000000" w:themeColor="text1"/>
          </w:rPr>
          <w:fldChar w:fldCharType="end"/>
        </w:r>
        <w:r w:rsidDel="00964E30">
          <w:fldChar w:fldCharType="end"/>
        </w:r>
      </w:del>
    </w:p>
    <w:p w14:paraId="0F8E74DF" w14:textId="7AEFB673" w:rsidR="005F457E" w:rsidDel="00964E30" w:rsidRDefault="005F457E">
      <w:pPr>
        <w:pStyle w:val="TOC2"/>
        <w:rPr>
          <w:del w:id="103" w:author="Si-yuan LIU" w:date="2026-07-24T14:26:00Z" w16du:dateUtc="2026-07-24T06:26:00Z"/>
          <w:rFonts w:asciiTheme="minorHAnsi" w:eastAsiaTheme="minorEastAsia" w:hAnsiTheme="minorHAnsi" w:cstheme="minorBidi"/>
          <w:noProof/>
          <w:color w:val="000000" w:themeColor="text1"/>
          <w:sz w:val="22"/>
          <w:szCs w:val="24"/>
          <w:u w:val="none"/>
          <w14:ligatures w14:val="standardContextual"/>
        </w:rPr>
      </w:pPr>
      <w:del w:id="104" w:author="Si-yuan LIU" w:date="2026-07-24T14:26:00Z" w16du:dateUtc="2026-07-24T06:26:00Z">
        <w:r w:rsidDel="00964E30">
          <w:fldChar w:fldCharType="begin"/>
        </w:r>
        <w:r w:rsidDel="00964E30">
          <w:delInstrText>HYPERLINK \l "_Toc223783746"</w:delInstrText>
        </w:r>
        <w:r w:rsidDel="00964E30">
          <w:fldChar w:fldCharType="separate"/>
        </w:r>
        <w:r w:rsidDel="00964E30">
          <w:rPr>
            <w:rStyle w:val="af9"/>
            <w:rFonts w:hint="eastAsia"/>
            <w:noProof/>
            <w:color w:val="000000" w:themeColor="text1"/>
          </w:rPr>
          <w:delText>（一）项目概况</w:delText>
        </w:r>
        <w:r w:rsidDel="00964E30">
          <w:rPr>
            <w:noProof/>
            <w:color w:val="000000" w:themeColor="text1"/>
          </w:rPr>
          <w:tab/>
        </w:r>
        <w:r w:rsidDel="00964E30">
          <w:rPr>
            <w:rFonts w:hint="eastAsia"/>
            <w:noProof/>
            <w:color w:val="000000" w:themeColor="text1"/>
          </w:rPr>
          <w:fldChar w:fldCharType="begin"/>
        </w:r>
        <w:r w:rsidDel="00964E30">
          <w:rPr>
            <w:noProof/>
            <w:color w:val="000000" w:themeColor="text1"/>
          </w:rPr>
          <w:delInstrText xml:space="preserve"> PAGEREF _Toc223783746 \h </w:delInstrText>
        </w:r>
        <w:r w:rsidDel="00964E30">
          <w:rPr>
            <w:rFonts w:hint="eastAsia"/>
            <w:noProof/>
            <w:color w:val="000000" w:themeColor="text1"/>
          </w:rPr>
        </w:r>
        <w:r w:rsidDel="00964E30">
          <w:rPr>
            <w:rFonts w:hint="eastAsia"/>
            <w:noProof/>
            <w:color w:val="000000" w:themeColor="text1"/>
          </w:rPr>
          <w:fldChar w:fldCharType="separate"/>
        </w:r>
        <w:r w:rsidDel="00964E30">
          <w:rPr>
            <w:noProof/>
            <w:color w:val="000000" w:themeColor="text1"/>
          </w:rPr>
          <w:delText>1</w:delText>
        </w:r>
        <w:r w:rsidDel="00964E30">
          <w:rPr>
            <w:rFonts w:hint="eastAsia"/>
            <w:noProof/>
            <w:color w:val="000000" w:themeColor="text1"/>
          </w:rPr>
          <w:fldChar w:fldCharType="end"/>
        </w:r>
        <w:r w:rsidDel="00964E30">
          <w:fldChar w:fldCharType="end"/>
        </w:r>
      </w:del>
    </w:p>
    <w:p w14:paraId="6726554B" w14:textId="49FD6A6E" w:rsidR="005F457E" w:rsidDel="00964E30" w:rsidRDefault="005F457E">
      <w:pPr>
        <w:pStyle w:val="TOC2"/>
        <w:rPr>
          <w:del w:id="105" w:author="Si-yuan LIU" w:date="2026-07-24T14:26:00Z" w16du:dateUtc="2026-07-24T06:26:00Z"/>
          <w:rFonts w:asciiTheme="minorHAnsi" w:eastAsiaTheme="minorEastAsia" w:hAnsiTheme="minorHAnsi" w:cstheme="minorBidi"/>
          <w:noProof/>
          <w:color w:val="000000" w:themeColor="text1"/>
          <w:sz w:val="22"/>
          <w:szCs w:val="24"/>
          <w:u w:val="none"/>
          <w14:ligatures w14:val="standardContextual"/>
        </w:rPr>
      </w:pPr>
      <w:del w:id="106" w:author="Si-yuan LIU" w:date="2026-07-24T14:26:00Z" w16du:dateUtc="2026-07-24T06:26:00Z">
        <w:r w:rsidDel="00964E30">
          <w:fldChar w:fldCharType="begin"/>
        </w:r>
        <w:r w:rsidDel="00964E30">
          <w:delInstrText>HYPERLINK \l "_Toc223783747"</w:delInstrText>
        </w:r>
        <w:r w:rsidDel="00964E30">
          <w:fldChar w:fldCharType="separate"/>
        </w:r>
        <w:r w:rsidDel="00964E30">
          <w:rPr>
            <w:rStyle w:val="af9"/>
            <w:rFonts w:hint="eastAsia"/>
            <w:noProof/>
            <w:color w:val="000000" w:themeColor="text1"/>
          </w:rPr>
          <w:delText>（二）特殊限定情况说明</w:delText>
        </w:r>
        <w:r w:rsidDel="00964E30">
          <w:rPr>
            <w:noProof/>
            <w:color w:val="000000" w:themeColor="text1"/>
          </w:rPr>
          <w:tab/>
        </w:r>
        <w:r w:rsidDel="00964E30">
          <w:rPr>
            <w:rFonts w:hint="eastAsia"/>
            <w:noProof/>
            <w:color w:val="000000" w:themeColor="text1"/>
          </w:rPr>
          <w:fldChar w:fldCharType="begin"/>
        </w:r>
        <w:r w:rsidDel="00964E30">
          <w:rPr>
            <w:noProof/>
            <w:color w:val="000000" w:themeColor="text1"/>
          </w:rPr>
          <w:delInstrText xml:space="preserve"> PAGEREF _Toc223783747 \h </w:delInstrText>
        </w:r>
        <w:r w:rsidDel="00964E30">
          <w:rPr>
            <w:rFonts w:hint="eastAsia"/>
            <w:noProof/>
            <w:color w:val="000000" w:themeColor="text1"/>
          </w:rPr>
        </w:r>
        <w:r w:rsidDel="00964E30">
          <w:rPr>
            <w:rFonts w:hint="eastAsia"/>
            <w:noProof/>
            <w:color w:val="000000" w:themeColor="text1"/>
          </w:rPr>
          <w:fldChar w:fldCharType="separate"/>
        </w:r>
        <w:r w:rsidDel="00964E30">
          <w:rPr>
            <w:noProof/>
            <w:color w:val="000000" w:themeColor="text1"/>
          </w:rPr>
          <w:delText>2</w:delText>
        </w:r>
        <w:r w:rsidDel="00964E30">
          <w:rPr>
            <w:rFonts w:hint="eastAsia"/>
            <w:noProof/>
            <w:color w:val="000000" w:themeColor="text1"/>
          </w:rPr>
          <w:fldChar w:fldCharType="end"/>
        </w:r>
        <w:r w:rsidDel="00964E30">
          <w:fldChar w:fldCharType="end"/>
        </w:r>
      </w:del>
    </w:p>
    <w:p w14:paraId="44A3069F" w14:textId="4129EB27" w:rsidR="005F457E" w:rsidDel="00964E30" w:rsidRDefault="005F457E">
      <w:pPr>
        <w:pStyle w:val="TOC2"/>
        <w:rPr>
          <w:del w:id="107" w:author="Si-yuan LIU" w:date="2026-07-24T14:26:00Z" w16du:dateUtc="2026-07-24T06:26:00Z"/>
          <w:rFonts w:asciiTheme="minorHAnsi" w:eastAsiaTheme="minorEastAsia" w:hAnsiTheme="minorHAnsi" w:cstheme="minorBidi"/>
          <w:noProof/>
          <w:color w:val="000000" w:themeColor="text1"/>
          <w:sz w:val="22"/>
          <w:szCs w:val="24"/>
          <w:u w:val="none"/>
          <w14:ligatures w14:val="standardContextual"/>
        </w:rPr>
      </w:pPr>
      <w:del w:id="108" w:author="Si-yuan LIU" w:date="2026-07-24T14:26:00Z" w16du:dateUtc="2026-07-24T06:26:00Z">
        <w:r w:rsidDel="00964E30">
          <w:fldChar w:fldCharType="begin"/>
        </w:r>
        <w:r w:rsidDel="00964E30">
          <w:delInstrText>HYPERLINK \l "_Toc223783748"</w:delInstrText>
        </w:r>
        <w:r w:rsidDel="00964E30">
          <w:fldChar w:fldCharType="separate"/>
        </w:r>
        <w:r w:rsidDel="00964E30">
          <w:rPr>
            <w:rStyle w:val="af9"/>
            <w:rFonts w:hint="eastAsia"/>
            <w:noProof/>
            <w:color w:val="000000" w:themeColor="text1"/>
          </w:rPr>
          <w:delText>（三）可扩募资产情况</w:delText>
        </w:r>
        <w:r w:rsidDel="00964E30">
          <w:rPr>
            <w:noProof/>
            <w:color w:val="000000" w:themeColor="text1"/>
          </w:rPr>
          <w:tab/>
        </w:r>
        <w:r w:rsidDel="00964E30">
          <w:rPr>
            <w:rFonts w:hint="eastAsia"/>
            <w:noProof/>
            <w:color w:val="000000" w:themeColor="text1"/>
          </w:rPr>
          <w:fldChar w:fldCharType="begin"/>
        </w:r>
        <w:r w:rsidDel="00964E30">
          <w:rPr>
            <w:noProof/>
            <w:color w:val="000000" w:themeColor="text1"/>
          </w:rPr>
          <w:delInstrText xml:space="preserve"> PAGEREF _Toc223783748 \h </w:delInstrText>
        </w:r>
        <w:r w:rsidDel="00964E30">
          <w:rPr>
            <w:rFonts w:hint="eastAsia"/>
            <w:noProof/>
            <w:color w:val="000000" w:themeColor="text1"/>
          </w:rPr>
        </w:r>
        <w:r w:rsidDel="00964E30">
          <w:rPr>
            <w:rFonts w:hint="eastAsia"/>
            <w:noProof/>
            <w:color w:val="000000" w:themeColor="text1"/>
          </w:rPr>
          <w:fldChar w:fldCharType="separate"/>
        </w:r>
        <w:r w:rsidDel="00964E30">
          <w:rPr>
            <w:noProof/>
            <w:color w:val="000000" w:themeColor="text1"/>
          </w:rPr>
          <w:delText>2</w:delText>
        </w:r>
        <w:r w:rsidDel="00964E30">
          <w:rPr>
            <w:rFonts w:hint="eastAsia"/>
            <w:noProof/>
            <w:color w:val="000000" w:themeColor="text1"/>
          </w:rPr>
          <w:fldChar w:fldCharType="end"/>
        </w:r>
        <w:r w:rsidDel="00964E30">
          <w:fldChar w:fldCharType="end"/>
        </w:r>
      </w:del>
    </w:p>
    <w:p w14:paraId="3D41DC93" w14:textId="084309DC" w:rsidR="005F457E" w:rsidDel="00964E30" w:rsidRDefault="00000000">
      <w:pPr>
        <w:pStyle w:val="TOC1"/>
        <w:rPr>
          <w:del w:id="109" w:author="Si-yuan LIU" w:date="2026-07-24T14:26:00Z" w16du:dateUtc="2026-07-24T06:26:00Z"/>
          <w:rFonts w:asciiTheme="minorHAnsi" w:eastAsiaTheme="minorEastAsia" w:hAnsiTheme="minorHAnsi" w:cstheme="minorBidi"/>
          <w:noProof/>
          <w:color w:val="000000" w:themeColor="text1"/>
          <w:sz w:val="22"/>
          <w:szCs w:val="24"/>
          <w:u w:val="none"/>
          <w14:ligatures w14:val="standardContextual"/>
        </w:rPr>
      </w:pPr>
      <w:del w:id="110" w:author="Si-yuan LIU" w:date="2026-07-24T14:26:00Z" w16du:dateUtc="2026-07-24T06:26:00Z">
        <w:r w:rsidDel="00964E30">
          <w:rPr>
            <w:noProof/>
          </w:rPr>
          <w:fldChar w:fldCharType="begin"/>
        </w:r>
        <w:r w:rsidDel="00964E30">
          <w:rPr>
            <w:noProof/>
          </w:rPr>
          <w:delInstrText>HYPERLINK \l "_Toc223783749"</w:delInstrText>
        </w:r>
        <w:r w:rsidDel="00964E30">
          <w:rPr>
            <w:noProof/>
          </w:rPr>
        </w:r>
        <w:r w:rsidDel="00964E30">
          <w:rPr>
            <w:noProof/>
          </w:rPr>
          <w:fldChar w:fldCharType="separate"/>
        </w:r>
        <w:r w:rsidDel="00964E30">
          <w:rPr>
            <w:rStyle w:val="af9"/>
            <w:rFonts w:hint="eastAsia"/>
            <w:noProof/>
            <w:color w:val="000000" w:themeColor="text1"/>
          </w:rPr>
          <w:delText>二、参与主体情况</w:delText>
        </w:r>
        <w:r w:rsidDel="00964E30">
          <w:rPr>
            <w:noProof/>
            <w:color w:val="000000" w:themeColor="text1"/>
          </w:rPr>
          <w:tab/>
        </w:r>
        <w:r w:rsidDel="00964E30">
          <w:rPr>
            <w:rFonts w:hint="eastAsia"/>
            <w:noProof/>
            <w:color w:val="000000" w:themeColor="text1"/>
          </w:rPr>
          <w:fldChar w:fldCharType="begin"/>
        </w:r>
        <w:r w:rsidDel="00964E30">
          <w:rPr>
            <w:noProof/>
            <w:color w:val="000000" w:themeColor="text1"/>
          </w:rPr>
          <w:delInstrText xml:space="preserve"> PAGEREF _Toc223783749 \h </w:delInstrText>
        </w:r>
        <w:r w:rsidDel="00964E30">
          <w:rPr>
            <w:rFonts w:hint="eastAsia"/>
            <w:noProof/>
            <w:color w:val="000000" w:themeColor="text1"/>
          </w:rPr>
        </w:r>
        <w:r w:rsidDel="00964E30">
          <w:rPr>
            <w:rFonts w:hint="eastAsia"/>
            <w:noProof/>
            <w:color w:val="000000" w:themeColor="text1"/>
          </w:rPr>
          <w:fldChar w:fldCharType="separate"/>
        </w:r>
      </w:del>
      <w:ins w:id="111" w:author="怡然 刘 [2]" w:date="2026-07-08T15:02:00Z">
        <w:del w:id="112" w:author="Si-yuan LIU" w:date="2026-07-24T14:26:00Z" w16du:dateUtc="2026-07-24T06:26:00Z">
          <w:r w:rsidR="004A5B2B" w:rsidDel="00964E30">
            <w:rPr>
              <w:noProof/>
              <w:color w:val="000000" w:themeColor="text1"/>
            </w:rPr>
            <w:delText>4</w:delText>
          </w:r>
        </w:del>
      </w:ins>
      <w:ins w:id="113" w:author="Kelly Tan" w:date="2026-07-08T11:17:00Z">
        <w:del w:id="114" w:author="Si-yuan LIU" w:date="2026-07-24T14:26:00Z" w16du:dateUtc="2026-07-24T06:26:00Z">
          <w:r w:rsidDel="00964E30">
            <w:rPr>
              <w:noProof/>
              <w:color w:val="000000" w:themeColor="text1"/>
            </w:rPr>
            <w:delText>4</w:delText>
          </w:r>
        </w:del>
      </w:ins>
      <w:ins w:id="115" w:author="怡然 刘" w:date="2026-06-25T21:08:00Z">
        <w:del w:id="116" w:author="Si-yuan LIU" w:date="2026-07-24T14:26:00Z" w16du:dateUtc="2026-07-24T06:26:00Z">
          <w:r w:rsidDel="00964E30">
            <w:rPr>
              <w:noProof/>
              <w:color w:val="000000" w:themeColor="text1"/>
            </w:rPr>
            <w:delText>4</w:delText>
          </w:r>
        </w:del>
      </w:ins>
      <w:del w:id="117" w:author="Si-yuan LIU" w:date="2026-07-24T14:26:00Z" w16du:dateUtc="2026-07-24T06:26:00Z">
        <w:r w:rsidDel="00964E30">
          <w:rPr>
            <w:noProof/>
            <w:color w:val="000000" w:themeColor="text1"/>
          </w:rPr>
          <w:delText>4</w:delText>
        </w:r>
        <w:r w:rsidDel="00964E30">
          <w:rPr>
            <w:rFonts w:hint="eastAsia"/>
            <w:noProof/>
            <w:color w:val="000000" w:themeColor="text1"/>
          </w:rPr>
          <w:fldChar w:fldCharType="end"/>
        </w:r>
        <w:r w:rsidDel="00964E30">
          <w:rPr>
            <w:noProof/>
          </w:rPr>
          <w:fldChar w:fldCharType="end"/>
        </w:r>
      </w:del>
    </w:p>
    <w:p w14:paraId="22B7D2F0" w14:textId="780C945E" w:rsidR="005F457E" w:rsidDel="00964E30" w:rsidRDefault="00000000">
      <w:pPr>
        <w:pStyle w:val="TOC2"/>
        <w:rPr>
          <w:del w:id="118" w:author="Si-yuan LIU" w:date="2026-07-24T14:26:00Z" w16du:dateUtc="2026-07-24T06:26:00Z"/>
          <w:rFonts w:asciiTheme="minorHAnsi" w:eastAsiaTheme="minorEastAsia" w:hAnsiTheme="minorHAnsi" w:cstheme="minorBidi"/>
          <w:noProof/>
          <w:color w:val="000000" w:themeColor="text1"/>
          <w:sz w:val="22"/>
          <w:szCs w:val="24"/>
          <w:u w:val="none"/>
          <w14:ligatures w14:val="standardContextual"/>
        </w:rPr>
      </w:pPr>
      <w:del w:id="119" w:author="Si-yuan LIU" w:date="2026-07-24T14:26:00Z" w16du:dateUtc="2026-07-24T06:26:00Z">
        <w:r w:rsidDel="00964E30">
          <w:rPr>
            <w:noProof/>
          </w:rPr>
          <w:fldChar w:fldCharType="begin"/>
        </w:r>
        <w:r w:rsidDel="00964E30">
          <w:rPr>
            <w:noProof/>
          </w:rPr>
          <w:delInstrText>HYPERLINK \l "_Toc223783750"</w:delInstrText>
        </w:r>
        <w:r w:rsidDel="00964E30">
          <w:rPr>
            <w:noProof/>
          </w:rPr>
        </w:r>
        <w:r w:rsidDel="00964E30">
          <w:rPr>
            <w:noProof/>
          </w:rPr>
          <w:fldChar w:fldCharType="separate"/>
        </w:r>
        <w:r w:rsidDel="00964E30">
          <w:rPr>
            <w:rStyle w:val="af9"/>
            <w:rFonts w:hint="eastAsia"/>
            <w:noProof/>
            <w:color w:val="000000" w:themeColor="text1"/>
          </w:rPr>
          <w:delText>（一）法律关系</w:delText>
        </w:r>
        <w:r w:rsidDel="00964E30">
          <w:rPr>
            <w:noProof/>
            <w:color w:val="000000" w:themeColor="text1"/>
          </w:rPr>
          <w:tab/>
        </w:r>
        <w:r w:rsidDel="00964E30">
          <w:rPr>
            <w:rFonts w:hint="eastAsia"/>
            <w:noProof/>
            <w:color w:val="000000" w:themeColor="text1"/>
          </w:rPr>
          <w:fldChar w:fldCharType="begin"/>
        </w:r>
        <w:r w:rsidDel="00964E30">
          <w:rPr>
            <w:noProof/>
            <w:color w:val="000000" w:themeColor="text1"/>
          </w:rPr>
          <w:delInstrText xml:space="preserve"> PAGEREF _Toc223783750 \h </w:delInstrText>
        </w:r>
        <w:r w:rsidDel="00964E30">
          <w:rPr>
            <w:rFonts w:hint="eastAsia"/>
            <w:noProof/>
            <w:color w:val="000000" w:themeColor="text1"/>
          </w:rPr>
        </w:r>
        <w:r w:rsidDel="00964E30">
          <w:rPr>
            <w:rFonts w:hint="eastAsia"/>
            <w:noProof/>
            <w:color w:val="000000" w:themeColor="text1"/>
          </w:rPr>
          <w:fldChar w:fldCharType="separate"/>
        </w:r>
      </w:del>
      <w:ins w:id="120" w:author="怡然 刘 [2]" w:date="2026-07-08T15:02:00Z">
        <w:del w:id="121" w:author="Si-yuan LIU" w:date="2026-07-24T14:26:00Z" w16du:dateUtc="2026-07-24T06:26:00Z">
          <w:r w:rsidR="004A5B2B" w:rsidDel="00964E30">
            <w:rPr>
              <w:noProof/>
              <w:color w:val="000000" w:themeColor="text1"/>
            </w:rPr>
            <w:delText>4</w:delText>
          </w:r>
        </w:del>
      </w:ins>
      <w:ins w:id="122" w:author="Kelly Tan" w:date="2026-07-08T11:17:00Z">
        <w:del w:id="123" w:author="Si-yuan LIU" w:date="2026-07-24T14:26:00Z" w16du:dateUtc="2026-07-24T06:26:00Z">
          <w:r w:rsidDel="00964E30">
            <w:rPr>
              <w:noProof/>
              <w:color w:val="000000" w:themeColor="text1"/>
            </w:rPr>
            <w:delText>4</w:delText>
          </w:r>
        </w:del>
      </w:ins>
      <w:ins w:id="124" w:author="怡然 刘" w:date="2026-06-25T21:08:00Z">
        <w:del w:id="125" w:author="Si-yuan LIU" w:date="2026-07-24T14:26:00Z" w16du:dateUtc="2026-07-24T06:26:00Z">
          <w:r w:rsidDel="00964E30">
            <w:rPr>
              <w:noProof/>
              <w:color w:val="000000" w:themeColor="text1"/>
            </w:rPr>
            <w:delText>4</w:delText>
          </w:r>
        </w:del>
      </w:ins>
      <w:del w:id="126" w:author="Si-yuan LIU" w:date="2026-07-24T14:26:00Z" w16du:dateUtc="2026-07-24T06:26:00Z">
        <w:r w:rsidDel="00964E30">
          <w:rPr>
            <w:noProof/>
            <w:color w:val="000000" w:themeColor="text1"/>
          </w:rPr>
          <w:delText>4</w:delText>
        </w:r>
        <w:r w:rsidDel="00964E30">
          <w:rPr>
            <w:rFonts w:hint="eastAsia"/>
            <w:noProof/>
            <w:color w:val="000000" w:themeColor="text1"/>
          </w:rPr>
          <w:fldChar w:fldCharType="end"/>
        </w:r>
        <w:r w:rsidDel="00964E30">
          <w:rPr>
            <w:noProof/>
          </w:rPr>
          <w:fldChar w:fldCharType="end"/>
        </w:r>
      </w:del>
    </w:p>
    <w:p w14:paraId="01240B5F" w14:textId="30597AB2" w:rsidR="005F457E" w:rsidDel="00964E30" w:rsidRDefault="00000000">
      <w:pPr>
        <w:pStyle w:val="TOC2"/>
        <w:rPr>
          <w:del w:id="127" w:author="Si-yuan LIU" w:date="2026-07-24T14:26:00Z" w16du:dateUtc="2026-07-24T06:26:00Z"/>
          <w:rFonts w:asciiTheme="minorHAnsi" w:eastAsiaTheme="minorEastAsia" w:hAnsiTheme="minorHAnsi" w:cstheme="minorBidi"/>
          <w:noProof/>
          <w:color w:val="000000" w:themeColor="text1"/>
          <w:sz w:val="22"/>
          <w:szCs w:val="24"/>
          <w:u w:val="none"/>
          <w14:ligatures w14:val="standardContextual"/>
        </w:rPr>
      </w:pPr>
      <w:del w:id="128" w:author="Si-yuan LIU" w:date="2026-07-24T14:26:00Z" w16du:dateUtc="2026-07-24T06:26:00Z">
        <w:r w:rsidDel="00964E30">
          <w:rPr>
            <w:noProof/>
          </w:rPr>
          <w:fldChar w:fldCharType="begin"/>
        </w:r>
        <w:r w:rsidDel="00964E30">
          <w:rPr>
            <w:noProof/>
          </w:rPr>
          <w:delInstrText>HYPERLINK \l "_Toc223783751"</w:delInstrText>
        </w:r>
        <w:r w:rsidDel="00964E30">
          <w:rPr>
            <w:noProof/>
          </w:rPr>
        </w:r>
        <w:r w:rsidDel="00964E30">
          <w:rPr>
            <w:noProof/>
          </w:rPr>
          <w:fldChar w:fldCharType="separate"/>
        </w:r>
        <w:r w:rsidDel="00964E30">
          <w:rPr>
            <w:rStyle w:val="af9"/>
            <w:rFonts w:hint="eastAsia"/>
            <w:noProof/>
            <w:color w:val="000000" w:themeColor="text1"/>
          </w:rPr>
          <w:delText>（二）项目公司情况</w:delText>
        </w:r>
        <w:r w:rsidDel="00964E30">
          <w:rPr>
            <w:noProof/>
            <w:color w:val="000000" w:themeColor="text1"/>
          </w:rPr>
          <w:tab/>
        </w:r>
        <w:r w:rsidDel="00964E30">
          <w:rPr>
            <w:rFonts w:hint="eastAsia"/>
            <w:noProof/>
            <w:color w:val="000000" w:themeColor="text1"/>
          </w:rPr>
          <w:fldChar w:fldCharType="begin"/>
        </w:r>
        <w:r w:rsidDel="00964E30">
          <w:rPr>
            <w:noProof/>
            <w:color w:val="000000" w:themeColor="text1"/>
          </w:rPr>
          <w:delInstrText xml:space="preserve"> PAGEREF _Toc223783751 \h </w:delInstrText>
        </w:r>
        <w:r w:rsidDel="00964E30">
          <w:rPr>
            <w:rFonts w:hint="eastAsia"/>
            <w:noProof/>
            <w:color w:val="000000" w:themeColor="text1"/>
          </w:rPr>
        </w:r>
        <w:r w:rsidDel="00964E30">
          <w:rPr>
            <w:rFonts w:hint="eastAsia"/>
            <w:noProof/>
            <w:color w:val="000000" w:themeColor="text1"/>
          </w:rPr>
          <w:fldChar w:fldCharType="separate"/>
        </w:r>
      </w:del>
      <w:ins w:id="129" w:author="怡然 刘 [2]" w:date="2026-07-08T15:02:00Z">
        <w:del w:id="130" w:author="Si-yuan LIU" w:date="2026-07-24T14:26:00Z" w16du:dateUtc="2026-07-24T06:26:00Z">
          <w:r w:rsidR="004A5B2B" w:rsidDel="00964E30">
            <w:rPr>
              <w:noProof/>
              <w:color w:val="000000" w:themeColor="text1"/>
            </w:rPr>
            <w:delText>5</w:delText>
          </w:r>
        </w:del>
      </w:ins>
      <w:ins w:id="131" w:author="Kelly Tan" w:date="2026-07-08T11:17:00Z">
        <w:del w:id="132" w:author="Si-yuan LIU" w:date="2026-07-24T14:26:00Z" w16du:dateUtc="2026-07-24T06:26:00Z">
          <w:r w:rsidDel="00964E30">
            <w:rPr>
              <w:noProof/>
              <w:color w:val="000000" w:themeColor="text1"/>
            </w:rPr>
            <w:delText>5</w:delText>
          </w:r>
        </w:del>
      </w:ins>
      <w:ins w:id="133" w:author="怡然 刘" w:date="2026-06-25T21:08:00Z">
        <w:del w:id="134" w:author="Si-yuan LIU" w:date="2026-07-24T14:26:00Z" w16du:dateUtc="2026-07-24T06:26:00Z">
          <w:r w:rsidDel="00964E30">
            <w:rPr>
              <w:noProof/>
              <w:color w:val="000000" w:themeColor="text1"/>
            </w:rPr>
            <w:delText>5</w:delText>
          </w:r>
        </w:del>
      </w:ins>
      <w:del w:id="135" w:author="Si-yuan LIU" w:date="2026-07-24T14:26:00Z" w16du:dateUtc="2026-07-24T06:26:00Z">
        <w:r w:rsidDel="00964E30">
          <w:rPr>
            <w:noProof/>
            <w:color w:val="000000" w:themeColor="text1"/>
          </w:rPr>
          <w:delText>5</w:delText>
        </w:r>
        <w:r w:rsidDel="00964E30">
          <w:rPr>
            <w:rFonts w:hint="eastAsia"/>
            <w:noProof/>
            <w:color w:val="000000" w:themeColor="text1"/>
          </w:rPr>
          <w:fldChar w:fldCharType="end"/>
        </w:r>
        <w:r w:rsidDel="00964E30">
          <w:rPr>
            <w:noProof/>
          </w:rPr>
          <w:fldChar w:fldCharType="end"/>
        </w:r>
      </w:del>
    </w:p>
    <w:p w14:paraId="5ED4E83E" w14:textId="346AA376" w:rsidR="005F457E" w:rsidDel="00964E30" w:rsidRDefault="00000000">
      <w:pPr>
        <w:pStyle w:val="TOC2"/>
        <w:rPr>
          <w:del w:id="136" w:author="Si-yuan LIU" w:date="2026-07-24T14:26:00Z" w16du:dateUtc="2026-07-24T06:26:00Z"/>
          <w:rFonts w:asciiTheme="minorHAnsi" w:eastAsiaTheme="minorEastAsia" w:hAnsiTheme="minorHAnsi" w:cstheme="minorBidi"/>
          <w:noProof/>
          <w:color w:val="000000" w:themeColor="text1"/>
          <w:sz w:val="22"/>
          <w:szCs w:val="24"/>
          <w:u w:val="none"/>
          <w14:ligatures w14:val="standardContextual"/>
        </w:rPr>
      </w:pPr>
      <w:del w:id="137" w:author="Si-yuan LIU" w:date="2026-07-24T14:26:00Z" w16du:dateUtc="2026-07-24T06:26:00Z">
        <w:r w:rsidDel="00964E30">
          <w:rPr>
            <w:noProof/>
          </w:rPr>
          <w:fldChar w:fldCharType="begin"/>
        </w:r>
        <w:r w:rsidDel="00964E30">
          <w:rPr>
            <w:noProof/>
          </w:rPr>
          <w:delInstrText>HYPERLINK \l "_Toc223783752"</w:delInstrText>
        </w:r>
        <w:r w:rsidDel="00964E30">
          <w:rPr>
            <w:noProof/>
          </w:rPr>
        </w:r>
        <w:r w:rsidDel="00964E30">
          <w:rPr>
            <w:noProof/>
          </w:rPr>
          <w:fldChar w:fldCharType="separate"/>
        </w:r>
        <w:r w:rsidDel="00964E30">
          <w:rPr>
            <w:rStyle w:val="af9"/>
            <w:rFonts w:hint="eastAsia"/>
            <w:noProof/>
            <w:color w:val="000000" w:themeColor="text1"/>
          </w:rPr>
          <w:delText>（三）发起人（原始权益人）情况</w:delText>
        </w:r>
        <w:r w:rsidDel="00964E30">
          <w:rPr>
            <w:noProof/>
            <w:color w:val="000000" w:themeColor="text1"/>
          </w:rPr>
          <w:tab/>
        </w:r>
        <w:r w:rsidDel="00964E30">
          <w:rPr>
            <w:rFonts w:hint="eastAsia"/>
            <w:noProof/>
            <w:color w:val="000000" w:themeColor="text1"/>
          </w:rPr>
          <w:fldChar w:fldCharType="begin"/>
        </w:r>
        <w:r w:rsidDel="00964E30">
          <w:rPr>
            <w:noProof/>
            <w:color w:val="000000" w:themeColor="text1"/>
          </w:rPr>
          <w:delInstrText xml:space="preserve"> PAGEREF _Toc223783752 \h </w:delInstrText>
        </w:r>
        <w:r w:rsidDel="00964E30">
          <w:rPr>
            <w:rFonts w:hint="eastAsia"/>
            <w:noProof/>
            <w:color w:val="000000" w:themeColor="text1"/>
          </w:rPr>
        </w:r>
        <w:r w:rsidDel="00964E30">
          <w:rPr>
            <w:rFonts w:hint="eastAsia"/>
            <w:noProof/>
            <w:color w:val="000000" w:themeColor="text1"/>
          </w:rPr>
          <w:fldChar w:fldCharType="separate"/>
        </w:r>
      </w:del>
      <w:ins w:id="138" w:author="怡然 刘 [2]" w:date="2026-07-08T15:02:00Z">
        <w:del w:id="139" w:author="Si-yuan LIU" w:date="2026-07-24T14:26:00Z" w16du:dateUtc="2026-07-24T06:26:00Z">
          <w:r w:rsidR="004A5B2B" w:rsidDel="00964E30">
            <w:rPr>
              <w:noProof/>
              <w:color w:val="000000" w:themeColor="text1"/>
            </w:rPr>
            <w:delText>6</w:delText>
          </w:r>
        </w:del>
      </w:ins>
      <w:ins w:id="140" w:author="Kelly Tan" w:date="2026-07-08T11:17:00Z">
        <w:del w:id="141" w:author="Si-yuan LIU" w:date="2026-07-24T14:26:00Z" w16du:dateUtc="2026-07-24T06:26:00Z">
          <w:r w:rsidDel="00964E30">
            <w:rPr>
              <w:noProof/>
              <w:color w:val="000000" w:themeColor="text1"/>
            </w:rPr>
            <w:delText>6</w:delText>
          </w:r>
        </w:del>
      </w:ins>
      <w:ins w:id="142" w:author="怡然 刘" w:date="2026-06-25T21:08:00Z">
        <w:del w:id="143" w:author="Si-yuan LIU" w:date="2026-07-24T14:26:00Z" w16du:dateUtc="2026-07-24T06:26:00Z">
          <w:r w:rsidDel="00964E30">
            <w:rPr>
              <w:noProof/>
              <w:color w:val="000000" w:themeColor="text1"/>
            </w:rPr>
            <w:delText>6</w:delText>
          </w:r>
        </w:del>
      </w:ins>
      <w:del w:id="144" w:author="Si-yuan LIU" w:date="2026-07-24T14:26:00Z" w16du:dateUtc="2026-07-24T06:26:00Z">
        <w:r w:rsidDel="00964E30">
          <w:rPr>
            <w:noProof/>
            <w:color w:val="000000" w:themeColor="text1"/>
          </w:rPr>
          <w:delText>6</w:delText>
        </w:r>
        <w:r w:rsidDel="00964E30">
          <w:rPr>
            <w:rFonts w:hint="eastAsia"/>
            <w:noProof/>
            <w:color w:val="000000" w:themeColor="text1"/>
          </w:rPr>
          <w:fldChar w:fldCharType="end"/>
        </w:r>
        <w:r w:rsidDel="00964E30">
          <w:rPr>
            <w:noProof/>
          </w:rPr>
          <w:fldChar w:fldCharType="end"/>
        </w:r>
      </w:del>
    </w:p>
    <w:p w14:paraId="28DE7D39" w14:textId="3E3744C7" w:rsidR="005F457E" w:rsidDel="00964E30" w:rsidRDefault="00000000">
      <w:pPr>
        <w:pStyle w:val="TOC2"/>
        <w:rPr>
          <w:del w:id="145" w:author="Si-yuan LIU" w:date="2026-07-24T14:26:00Z" w16du:dateUtc="2026-07-24T06:26:00Z"/>
          <w:rFonts w:asciiTheme="minorHAnsi" w:eastAsiaTheme="minorEastAsia" w:hAnsiTheme="minorHAnsi" w:cstheme="minorBidi"/>
          <w:noProof/>
          <w:color w:val="000000" w:themeColor="text1"/>
          <w:sz w:val="22"/>
          <w:szCs w:val="24"/>
          <w:u w:val="none"/>
          <w14:ligatures w14:val="standardContextual"/>
        </w:rPr>
      </w:pPr>
      <w:del w:id="146" w:author="Si-yuan LIU" w:date="2026-07-24T14:26:00Z" w16du:dateUtc="2026-07-24T06:26:00Z">
        <w:r w:rsidDel="00964E30">
          <w:rPr>
            <w:noProof/>
          </w:rPr>
          <w:fldChar w:fldCharType="begin"/>
        </w:r>
        <w:r w:rsidDel="00964E30">
          <w:rPr>
            <w:noProof/>
          </w:rPr>
          <w:delInstrText>HYPERLINK \l "_Toc223783753"</w:delInstrText>
        </w:r>
        <w:r w:rsidDel="00964E30">
          <w:rPr>
            <w:noProof/>
          </w:rPr>
        </w:r>
        <w:r w:rsidDel="00964E30">
          <w:rPr>
            <w:noProof/>
          </w:rPr>
          <w:fldChar w:fldCharType="separate"/>
        </w:r>
        <w:r w:rsidDel="00964E30">
          <w:rPr>
            <w:rStyle w:val="af9"/>
            <w:rFonts w:hint="eastAsia"/>
            <w:noProof/>
            <w:color w:val="000000" w:themeColor="text1"/>
          </w:rPr>
          <w:delText>（四）运营管理机构情况</w:delText>
        </w:r>
        <w:r w:rsidDel="00964E30">
          <w:rPr>
            <w:noProof/>
            <w:color w:val="000000" w:themeColor="text1"/>
          </w:rPr>
          <w:tab/>
        </w:r>
        <w:r w:rsidDel="00964E30">
          <w:rPr>
            <w:rFonts w:hint="eastAsia"/>
            <w:noProof/>
            <w:color w:val="000000" w:themeColor="text1"/>
          </w:rPr>
          <w:fldChar w:fldCharType="begin"/>
        </w:r>
        <w:r w:rsidDel="00964E30">
          <w:rPr>
            <w:noProof/>
            <w:color w:val="000000" w:themeColor="text1"/>
          </w:rPr>
          <w:delInstrText xml:space="preserve"> PAGEREF _Toc223783753 \h </w:delInstrText>
        </w:r>
        <w:r w:rsidDel="00964E30">
          <w:rPr>
            <w:rFonts w:hint="eastAsia"/>
            <w:noProof/>
            <w:color w:val="000000" w:themeColor="text1"/>
          </w:rPr>
        </w:r>
        <w:r w:rsidDel="00964E30">
          <w:rPr>
            <w:rFonts w:hint="eastAsia"/>
            <w:noProof/>
            <w:color w:val="000000" w:themeColor="text1"/>
          </w:rPr>
          <w:fldChar w:fldCharType="separate"/>
        </w:r>
      </w:del>
      <w:ins w:id="147" w:author="怡然 刘 [2]" w:date="2026-07-08T15:02:00Z">
        <w:del w:id="148" w:author="Si-yuan LIU" w:date="2026-07-24T14:26:00Z" w16du:dateUtc="2026-07-24T06:26:00Z">
          <w:r w:rsidR="004A5B2B" w:rsidDel="00964E30">
            <w:rPr>
              <w:noProof/>
              <w:color w:val="000000" w:themeColor="text1"/>
            </w:rPr>
            <w:delText>12</w:delText>
          </w:r>
        </w:del>
      </w:ins>
      <w:ins w:id="149" w:author="Kelly Tan" w:date="2026-07-08T11:17:00Z">
        <w:del w:id="150" w:author="Si-yuan LIU" w:date="2026-07-24T14:26:00Z" w16du:dateUtc="2026-07-24T06:26:00Z">
          <w:r w:rsidDel="00964E30">
            <w:rPr>
              <w:noProof/>
              <w:color w:val="000000" w:themeColor="text1"/>
            </w:rPr>
            <w:delText>12</w:delText>
          </w:r>
        </w:del>
      </w:ins>
      <w:ins w:id="151" w:author="怡然 刘" w:date="2026-06-25T21:08:00Z">
        <w:del w:id="152" w:author="Si-yuan LIU" w:date="2026-07-24T14:26:00Z" w16du:dateUtc="2026-07-24T06:26:00Z">
          <w:r w:rsidDel="00964E30">
            <w:rPr>
              <w:noProof/>
              <w:color w:val="000000" w:themeColor="text1"/>
            </w:rPr>
            <w:delText>12</w:delText>
          </w:r>
        </w:del>
      </w:ins>
      <w:del w:id="153" w:author="Si-yuan LIU" w:date="2026-07-24T14:26:00Z" w16du:dateUtc="2026-07-24T06:26:00Z">
        <w:r w:rsidDel="00964E30">
          <w:rPr>
            <w:noProof/>
            <w:color w:val="000000" w:themeColor="text1"/>
          </w:rPr>
          <w:delText>12</w:delText>
        </w:r>
        <w:r w:rsidDel="00964E30">
          <w:rPr>
            <w:rFonts w:hint="eastAsia"/>
            <w:noProof/>
            <w:color w:val="000000" w:themeColor="text1"/>
          </w:rPr>
          <w:fldChar w:fldCharType="end"/>
        </w:r>
        <w:r w:rsidDel="00964E30">
          <w:rPr>
            <w:noProof/>
          </w:rPr>
          <w:fldChar w:fldCharType="end"/>
        </w:r>
      </w:del>
    </w:p>
    <w:p w14:paraId="7A76CBD2" w14:textId="6480514B" w:rsidR="005F457E" w:rsidDel="00964E30" w:rsidRDefault="00000000">
      <w:pPr>
        <w:pStyle w:val="TOC2"/>
        <w:rPr>
          <w:del w:id="154" w:author="Si-yuan LIU" w:date="2026-07-24T14:26:00Z" w16du:dateUtc="2026-07-24T06:26:00Z"/>
          <w:rFonts w:asciiTheme="minorHAnsi" w:eastAsiaTheme="minorEastAsia" w:hAnsiTheme="minorHAnsi" w:cstheme="minorBidi"/>
          <w:noProof/>
          <w:color w:val="000000" w:themeColor="text1"/>
          <w:sz w:val="22"/>
          <w:szCs w:val="24"/>
          <w:u w:val="none"/>
          <w14:ligatures w14:val="standardContextual"/>
        </w:rPr>
      </w:pPr>
      <w:del w:id="155" w:author="Si-yuan LIU" w:date="2026-07-24T14:26:00Z" w16du:dateUtc="2026-07-24T06:26:00Z">
        <w:r w:rsidDel="00964E30">
          <w:rPr>
            <w:noProof/>
          </w:rPr>
          <w:fldChar w:fldCharType="begin"/>
        </w:r>
        <w:r w:rsidDel="00964E30">
          <w:rPr>
            <w:noProof/>
          </w:rPr>
          <w:delInstrText>HYPERLINK \l "_Toc223783754"</w:delInstrText>
        </w:r>
        <w:r w:rsidDel="00964E30">
          <w:rPr>
            <w:noProof/>
          </w:rPr>
        </w:r>
        <w:r w:rsidDel="00964E30">
          <w:rPr>
            <w:noProof/>
          </w:rPr>
          <w:fldChar w:fldCharType="separate"/>
        </w:r>
        <w:r w:rsidDel="00964E30">
          <w:rPr>
            <w:rStyle w:val="af9"/>
            <w:rFonts w:hint="eastAsia"/>
            <w:noProof/>
            <w:color w:val="000000" w:themeColor="text1"/>
          </w:rPr>
          <w:delText>（五）基金管理人和资产支持证券管理人情况</w:delText>
        </w:r>
        <w:r w:rsidDel="00964E30">
          <w:rPr>
            <w:noProof/>
            <w:color w:val="000000" w:themeColor="text1"/>
          </w:rPr>
          <w:tab/>
        </w:r>
        <w:r w:rsidDel="00964E30">
          <w:rPr>
            <w:rFonts w:hint="eastAsia"/>
            <w:noProof/>
            <w:color w:val="000000" w:themeColor="text1"/>
          </w:rPr>
          <w:fldChar w:fldCharType="begin"/>
        </w:r>
        <w:r w:rsidDel="00964E30">
          <w:rPr>
            <w:noProof/>
            <w:color w:val="000000" w:themeColor="text1"/>
          </w:rPr>
          <w:delInstrText xml:space="preserve"> PAGEREF _Toc223783754 \h </w:delInstrText>
        </w:r>
        <w:r w:rsidDel="00964E30">
          <w:rPr>
            <w:rFonts w:hint="eastAsia"/>
            <w:noProof/>
            <w:color w:val="000000" w:themeColor="text1"/>
          </w:rPr>
        </w:r>
        <w:r w:rsidDel="00964E30">
          <w:rPr>
            <w:rFonts w:hint="eastAsia"/>
            <w:noProof/>
            <w:color w:val="000000" w:themeColor="text1"/>
          </w:rPr>
          <w:fldChar w:fldCharType="separate"/>
        </w:r>
      </w:del>
      <w:ins w:id="156" w:author="怡然 刘 [2]" w:date="2026-07-08T15:02:00Z">
        <w:del w:id="157" w:author="Si-yuan LIU" w:date="2026-07-24T14:26:00Z" w16du:dateUtc="2026-07-24T06:26:00Z">
          <w:r w:rsidR="004A5B2B" w:rsidDel="00964E30">
            <w:rPr>
              <w:noProof/>
              <w:color w:val="000000" w:themeColor="text1"/>
            </w:rPr>
            <w:delText>13</w:delText>
          </w:r>
        </w:del>
      </w:ins>
      <w:ins w:id="158" w:author="Kelly Tan" w:date="2026-07-08T11:17:00Z">
        <w:del w:id="159" w:author="Si-yuan LIU" w:date="2026-07-24T14:26:00Z" w16du:dateUtc="2026-07-24T06:26:00Z">
          <w:r w:rsidDel="00964E30">
            <w:rPr>
              <w:noProof/>
              <w:color w:val="000000" w:themeColor="text1"/>
            </w:rPr>
            <w:delText>13</w:delText>
          </w:r>
        </w:del>
      </w:ins>
      <w:ins w:id="160" w:author="怡然 刘" w:date="2026-06-25T21:08:00Z">
        <w:del w:id="161" w:author="Si-yuan LIU" w:date="2026-07-24T14:26:00Z" w16du:dateUtc="2026-07-24T06:26:00Z">
          <w:r w:rsidDel="00964E30">
            <w:rPr>
              <w:noProof/>
              <w:color w:val="000000" w:themeColor="text1"/>
            </w:rPr>
            <w:delText>13</w:delText>
          </w:r>
        </w:del>
      </w:ins>
      <w:del w:id="162" w:author="Si-yuan LIU" w:date="2026-07-24T14:26:00Z" w16du:dateUtc="2026-07-24T06:26:00Z">
        <w:r w:rsidDel="00964E30">
          <w:rPr>
            <w:noProof/>
            <w:color w:val="000000" w:themeColor="text1"/>
          </w:rPr>
          <w:delText>13</w:delText>
        </w:r>
        <w:r w:rsidDel="00964E30">
          <w:rPr>
            <w:rFonts w:hint="eastAsia"/>
            <w:noProof/>
            <w:color w:val="000000" w:themeColor="text1"/>
          </w:rPr>
          <w:fldChar w:fldCharType="end"/>
        </w:r>
        <w:r w:rsidDel="00964E30">
          <w:rPr>
            <w:noProof/>
          </w:rPr>
          <w:fldChar w:fldCharType="end"/>
        </w:r>
      </w:del>
    </w:p>
    <w:p w14:paraId="3A762882" w14:textId="3F6C86BC" w:rsidR="005F457E" w:rsidDel="00964E30" w:rsidRDefault="00000000">
      <w:pPr>
        <w:pStyle w:val="TOC2"/>
        <w:rPr>
          <w:del w:id="163" w:author="Si-yuan LIU" w:date="2026-07-24T14:26:00Z" w16du:dateUtc="2026-07-24T06:26:00Z"/>
          <w:rFonts w:asciiTheme="minorHAnsi" w:eastAsiaTheme="minorEastAsia" w:hAnsiTheme="minorHAnsi" w:cstheme="minorBidi"/>
          <w:noProof/>
          <w:color w:val="000000" w:themeColor="text1"/>
          <w:sz w:val="22"/>
          <w:szCs w:val="24"/>
          <w:u w:val="none"/>
          <w14:ligatures w14:val="standardContextual"/>
        </w:rPr>
      </w:pPr>
      <w:del w:id="164" w:author="Si-yuan LIU" w:date="2026-07-24T14:26:00Z" w16du:dateUtc="2026-07-24T06:26:00Z">
        <w:r w:rsidDel="00964E30">
          <w:rPr>
            <w:noProof/>
          </w:rPr>
          <w:fldChar w:fldCharType="begin"/>
        </w:r>
        <w:r w:rsidDel="00964E30">
          <w:rPr>
            <w:noProof/>
          </w:rPr>
          <w:delInstrText>HYPERLINK \l "_Toc223783755"</w:delInstrText>
        </w:r>
        <w:r w:rsidDel="00964E30">
          <w:rPr>
            <w:noProof/>
          </w:rPr>
        </w:r>
        <w:r w:rsidDel="00964E30">
          <w:rPr>
            <w:noProof/>
          </w:rPr>
          <w:fldChar w:fldCharType="separate"/>
        </w:r>
        <w:r w:rsidDel="00964E30">
          <w:rPr>
            <w:rStyle w:val="af9"/>
            <w:rFonts w:hint="eastAsia"/>
            <w:noProof/>
            <w:color w:val="000000" w:themeColor="text1"/>
          </w:rPr>
          <w:delText>（六）有关中介机构情况</w:delText>
        </w:r>
        <w:r w:rsidDel="00964E30">
          <w:rPr>
            <w:noProof/>
            <w:color w:val="000000" w:themeColor="text1"/>
          </w:rPr>
          <w:tab/>
        </w:r>
        <w:r w:rsidDel="00964E30">
          <w:rPr>
            <w:rFonts w:hint="eastAsia"/>
            <w:noProof/>
            <w:color w:val="000000" w:themeColor="text1"/>
          </w:rPr>
          <w:fldChar w:fldCharType="begin"/>
        </w:r>
        <w:r w:rsidDel="00964E30">
          <w:rPr>
            <w:noProof/>
            <w:color w:val="000000" w:themeColor="text1"/>
          </w:rPr>
          <w:delInstrText xml:space="preserve"> PAGEREF _Toc223783755 \h </w:delInstrText>
        </w:r>
        <w:r w:rsidDel="00964E30">
          <w:rPr>
            <w:rFonts w:hint="eastAsia"/>
            <w:noProof/>
            <w:color w:val="000000" w:themeColor="text1"/>
          </w:rPr>
        </w:r>
        <w:r w:rsidDel="00964E30">
          <w:rPr>
            <w:rFonts w:hint="eastAsia"/>
            <w:noProof/>
            <w:color w:val="000000" w:themeColor="text1"/>
          </w:rPr>
          <w:fldChar w:fldCharType="separate"/>
        </w:r>
      </w:del>
      <w:ins w:id="165" w:author="怡然 刘 [2]" w:date="2026-07-08T15:02:00Z">
        <w:del w:id="166" w:author="Si-yuan LIU" w:date="2026-07-24T14:26:00Z" w16du:dateUtc="2026-07-24T06:26:00Z">
          <w:r w:rsidR="004A5B2B" w:rsidDel="00964E30">
            <w:rPr>
              <w:noProof/>
              <w:color w:val="000000" w:themeColor="text1"/>
            </w:rPr>
            <w:delText>14</w:delText>
          </w:r>
        </w:del>
      </w:ins>
      <w:ins w:id="167" w:author="Kelly Tan" w:date="2026-07-08T11:17:00Z">
        <w:del w:id="168" w:author="Si-yuan LIU" w:date="2026-07-24T14:26:00Z" w16du:dateUtc="2026-07-24T06:26:00Z">
          <w:r w:rsidDel="00964E30">
            <w:rPr>
              <w:noProof/>
              <w:color w:val="000000" w:themeColor="text1"/>
            </w:rPr>
            <w:delText>14</w:delText>
          </w:r>
        </w:del>
      </w:ins>
      <w:ins w:id="169" w:author="怡然 刘" w:date="2026-06-25T21:08:00Z">
        <w:del w:id="170" w:author="Si-yuan LIU" w:date="2026-07-24T14:26:00Z" w16du:dateUtc="2026-07-24T06:26:00Z">
          <w:r w:rsidDel="00964E30">
            <w:rPr>
              <w:noProof/>
              <w:color w:val="000000" w:themeColor="text1"/>
            </w:rPr>
            <w:delText>14</w:delText>
          </w:r>
        </w:del>
      </w:ins>
      <w:del w:id="171" w:author="Si-yuan LIU" w:date="2026-07-24T14:26:00Z" w16du:dateUtc="2026-07-24T06:26:00Z">
        <w:r w:rsidDel="00964E30">
          <w:rPr>
            <w:noProof/>
            <w:color w:val="000000" w:themeColor="text1"/>
          </w:rPr>
          <w:delText>14</w:delText>
        </w:r>
        <w:r w:rsidDel="00964E30">
          <w:rPr>
            <w:rFonts w:hint="eastAsia"/>
            <w:noProof/>
            <w:color w:val="000000" w:themeColor="text1"/>
          </w:rPr>
          <w:fldChar w:fldCharType="end"/>
        </w:r>
        <w:r w:rsidDel="00964E30">
          <w:rPr>
            <w:noProof/>
          </w:rPr>
          <w:fldChar w:fldCharType="end"/>
        </w:r>
      </w:del>
    </w:p>
    <w:p w14:paraId="61FCC862" w14:textId="5F7DB3C1" w:rsidR="005F457E" w:rsidDel="00964E30" w:rsidRDefault="00000000">
      <w:pPr>
        <w:pStyle w:val="TOC1"/>
        <w:rPr>
          <w:del w:id="172" w:author="Si-yuan LIU" w:date="2026-07-24T14:26:00Z" w16du:dateUtc="2026-07-24T06:26:00Z"/>
          <w:rFonts w:asciiTheme="minorHAnsi" w:eastAsiaTheme="minorEastAsia" w:hAnsiTheme="minorHAnsi" w:cstheme="minorBidi"/>
          <w:noProof/>
          <w:color w:val="000000" w:themeColor="text1"/>
          <w:sz w:val="22"/>
          <w:szCs w:val="24"/>
          <w:u w:val="none"/>
          <w14:ligatures w14:val="standardContextual"/>
        </w:rPr>
      </w:pPr>
      <w:del w:id="173" w:author="Si-yuan LIU" w:date="2026-07-24T14:26:00Z" w16du:dateUtc="2026-07-24T06:26:00Z">
        <w:r w:rsidDel="00964E30">
          <w:rPr>
            <w:noProof/>
          </w:rPr>
          <w:fldChar w:fldCharType="begin"/>
        </w:r>
        <w:r w:rsidDel="00964E30">
          <w:rPr>
            <w:noProof/>
          </w:rPr>
          <w:delInstrText>HYPERLINK \l "_Toc223783756"</w:delInstrText>
        </w:r>
        <w:r w:rsidDel="00964E30">
          <w:rPr>
            <w:noProof/>
          </w:rPr>
        </w:r>
        <w:r w:rsidDel="00964E30">
          <w:rPr>
            <w:noProof/>
          </w:rPr>
          <w:fldChar w:fldCharType="separate"/>
        </w:r>
        <w:r w:rsidDel="00964E30">
          <w:rPr>
            <w:rStyle w:val="af9"/>
            <w:rFonts w:hint="eastAsia"/>
            <w:noProof/>
            <w:color w:val="000000" w:themeColor="text1"/>
          </w:rPr>
          <w:delText>三、</w:delText>
        </w:r>
        <w:r w:rsidDel="00964E30">
          <w:rPr>
            <w:rStyle w:val="af9"/>
            <w:noProof/>
            <w:color w:val="000000" w:themeColor="text1"/>
          </w:rPr>
          <w:delText>REITs</w:delText>
        </w:r>
        <w:r w:rsidDel="00964E30">
          <w:rPr>
            <w:rStyle w:val="af9"/>
            <w:rFonts w:hint="eastAsia"/>
            <w:noProof/>
            <w:color w:val="000000" w:themeColor="text1"/>
          </w:rPr>
          <w:delText>设立方案</w:delText>
        </w:r>
        <w:r w:rsidDel="00964E30">
          <w:rPr>
            <w:noProof/>
            <w:color w:val="000000" w:themeColor="text1"/>
          </w:rPr>
          <w:tab/>
        </w:r>
        <w:r w:rsidDel="00964E30">
          <w:rPr>
            <w:rFonts w:hint="eastAsia"/>
            <w:noProof/>
            <w:color w:val="000000" w:themeColor="text1"/>
          </w:rPr>
          <w:fldChar w:fldCharType="begin"/>
        </w:r>
        <w:r w:rsidDel="00964E30">
          <w:rPr>
            <w:noProof/>
            <w:color w:val="000000" w:themeColor="text1"/>
          </w:rPr>
          <w:delInstrText xml:space="preserve"> PAGEREF _Toc223783756 \h </w:delInstrText>
        </w:r>
        <w:r w:rsidDel="00964E30">
          <w:rPr>
            <w:rFonts w:hint="eastAsia"/>
            <w:noProof/>
            <w:color w:val="000000" w:themeColor="text1"/>
          </w:rPr>
        </w:r>
        <w:r w:rsidDel="00964E30">
          <w:rPr>
            <w:rFonts w:hint="eastAsia"/>
            <w:noProof/>
            <w:color w:val="000000" w:themeColor="text1"/>
          </w:rPr>
          <w:fldChar w:fldCharType="separate"/>
        </w:r>
      </w:del>
      <w:ins w:id="174" w:author="怡然 刘 [2]" w:date="2026-07-08T15:02:00Z">
        <w:del w:id="175" w:author="Si-yuan LIU" w:date="2026-07-24T14:26:00Z" w16du:dateUtc="2026-07-24T06:26:00Z">
          <w:r w:rsidR="004A5B2B" w:rsidDel="00964E30">
            <w:rPr>
              <w:noProof/>
              <w:color w:val="000000" w:themeColor="text1"/>
            </w:rPr>
            <w:delText>18</w:delText>
          </w:r>
        </w:del>
      </w:ins>
      <w:ins w:id="176" w:author="Kelly Tan" w:date="2026-07-08T11:17:00Z">
        <w:del w:id="177" w:author="Si-yuan LIU" w:date="2026-07-24T14:26:00Z" w16du:dateUtc="2026-07-24T06:26:00Z">
          <w:r w:rsidDel="00964E30">
            <w:rPr>
              <w:noProof/>
              <w:color w:val="000000" w:themeColor="text1"/>
            </w:rPr>
            <w:delText>18</w:delText>
          </w:r>
        </w:del>
      </w:ins>
      <w:ins w:id="178" w:author="怡然 刘" w:date="2026-06-25T21:08:00Z">
        <w:del w:id="179" w:author="Si-yuan LIU" w:date="2026-07-24T14:26:00Z" w16du:dateUtc="2026-07-24T06:26:00Z">
          <w:r w:rsidDel="00964E30">
            <w:rPr>
              <w:noProof/>
              <w:color w:val="000000" w:themeColor="text1"/>
            </w:rPr>
            <w:delText>18</w:delText>
          </w:r>
        </w:del>
      </w:ins>
      <w:del w:id="180" w:author="Si-yuan LIU" w:date="2026-07-24T14:26:00Z" w16du:dateUtc="2026-07-24T06:26:00Z">
        <w:r w:rsidDel="00964E30">
          <w:rPr>
            <w:noProof/>
            <w:color w:val="000000" w:themeColor="text1"/>
          </w:rPr>
          <w:delText>18</w:delText>
        </w:r>
        <w:r w:rsidDel="00964E30">
          <w:rPr>
            <w:rFonts w:hint="eastAsia"/>
            <w:noProof/>
            <w:color w:val="000000" w:themeColor="text1"/>
          </w:rPr>
          <w:fldChar w:fldCharType="end"/>
        </w:r>
        <w:r w:rsidDel="00964E30">
          <w:rPr>
            <w:noProof/>
          </w:rPr>
          <w:fldChar w:fldCharType="end"/>
        </w:r>
      </w:del>
    </w:p>
    <w:p w14:paraId="39A04A8B" w14:textId="57A1287E" w:rsidR="005F457E" w:rsidDel="00964E30" w:rsidRDefault="00000000">
      <w:pPr>
        <w:pStyle w:val="TOC2"/>
        <w:rPr>
          <w:del w:id="181" w:author="Si-yuan LIU" w:date="2026-07-24T14:26:00Z" w16du:dateUtc="2026-07-24T06:26:00Z"/>
          <w:rFonts w:asciiTheme="minorHAnsi" w:eastAsiaTheme="minorEastAsia" w:hAnsiTheme="minorHAnsi" w:cstheme="minorBidi"/>
          <w:noProof/>
          <w:color w:val="000000" w:themeColor="text1"/>
          <w:sz w:val="22"/>
          <w:szCs w:val="24"/>
          <w:u w:val="none"/>
          <w14:ligatures w14:val="standardContextual"/>
        </w:rPr>
      </w:pPr>
      <w:del w:id="182" w:author="Si-yuan LIU" w:date="2026-07-24T14:26:00Z" w16du:dateUtc="2026-07-24T06:26:00Z">
        <w:r w:rsidDel="00964E30">
          <w:rPr>
            <w:noProof/>
          </w:rPr>
          <w:fldChar w:fldCharType="begin"/>
        </w:r>
        <w:r w:rsidDel="00964E30">
          <w:rPr>
            <w:noProof/>
          </w:rPr>
          <w:delInstrText>HYPERLINK \l "_Toc223783757"</w:delInstrText>
        </w:r>
        <w:r w:rsidDel="00964E30">
          <w:rPr>
            <w:noProof/>
          </w:rPr>
        </w:r>
        <w:r w:rsidDel="00964E30">
          <w:rPr>
            <w:noProof/>
          </w:rPr>
          <w:fldChar w:fldCharType="separate"/>
        </w:r>
        <w:r w:rsidDel="00964E30">
          <w:rPr>
            <w:rStyle w:val="af9"/>
            <w:rFonts w:hint="eastAsia"/>
            <w:noProof/>
            <w:color w:val="000000" w:themeColor="text1"/>
          </w:rPr>
          <w:delText>（一）产品要素</w:delText>
        </w:r>
        <w:r w:rsidDel="00964E30">
          <w:rPr>
            <w:noProof/>
            <w:color w:val="000000" w:themeColor="text1"/>
          </w:rPr>
          <w:tab/>
        </w:r>
        <w:r w:rsidDel="00964E30">
          <w:rPr>
            <w:rFonts w:hint="eastAsia"/>
            <w:noProof/>
            <w:color w:val="000000" w:themeColor="text1"/>
          </w:rPr>
          <w:fldChar w:fldCharType="begin"/>
        </w:r>
        <w:r w:rsidDel="00964E30">
          <w:rPr>
            <w:noProof/>
            <w:color w:val="000000" w:themeColor="text1"/>
          </w:rPr>
          <w:delInstrText xml:space="preserve"> PAGEREF _Toc223783757 \h </w:delInstrText>
        </w:r>
        <w:r w:rsidDel="00964E30">
          <w:rPr>
            <w:rFonts w:hint="eastAsia"/>
            <w:noProof/>
            <w:color w:val="000000" w:themeColor="text1"/>
          </w:rPr>
        </w:r>
        <w:r w:rsidDel="00964E30">
          <w:rPr>
            <w:rFonts w:hint="eastAsia"/>
            <w:noProof/>
            <w:color w:val="000000" w:themeColor="text1"/>
          </w:rPr>
          <w:fldChar w:fldCharType="separate"/>
        </w:r>
      </w:del>
      <w:ins w:id="183" w:author="怡然 刘 [2]" w:date="2026-07-08T15:02:00Z">
        <w:del w:id="184" w:author="Si-yuan LIU" w:date="2026-07-24T14:26:00Z" w16du:dateUtc="2026-07-24T06:26:00Z">
          <w:r w:rsidR="004A5B2B" w:rsidDel="00964E30">
            <w:rPr>
              <w:noProof/>
              <w:color w:val="000000" w:themeColor="text1"/>
            </w:rPr>
            <w:delText>18</w:delText>
          </w:r>
        </w:del>
      </w:ins>
      <w:ins w:id="185" w:author="Kelly Tan" w:date="2026-07-08T11:17:00Z">
        <w:del w:id="186" w:author="Si-yuan LIU" w:date="2026-07-24T14:26:00Z" w16du:dateUtc="2026-07-24T06:26:00Z">
          <w:r w:rsidDel="00964E30">
            <w:rPr>
              <w:noProof/>
              <w:color w:val="000000" w:themeColor="text1"/>
            </w:rPr>
            <w:delText>18</w:delText>
          </w:r>
        </w:del>
      </w:ins>
      <w:ins w:id="187" w:author="怡然 刘" w:date="2026-06-25T21:08:00Z">
        <w:del w:id="188" w:author="Si-yuan LIU" w:date="2026-07-24T14:26:00Z" w16du:dateUtc="2026-07-24T06:26:00Z">
          <w:r w:rsidDel="00964E30">
            <w:rPr>
              <w:noProof/>
              <w:color w:val="000000" w:themeColor="text1"/>
            </w:rPr>
            <w:delText>18</w:delText>
          </w:r>
        </w:del>
      </w:ins>
      <w:del w:id="189" w:author="Si-yuan LIU" w:date="2026-07-24T14:26:00Z" w16du:dateUtc="2026-07-24T06:26:00Z">
        <w:r w:rsidDel="00964E30">
          <w:rPr>
            <w:noProof/>
            <w:color w:val="000000" w:themeColor="text1"/>
          </w:rPr>
          <w:delText>18</w:delText>
        </w:r>
        <w:r w:rsidDel="00964E30">
          <w:rPr>
            <w:rFonts w:hint="eastAsia"/>
            <w:noProof/>
            <w:color w:val="000000" w:themeColor="text1"/>
          </w:rPr>
          <w:fldChar w:fldCharType="end"/>
        </w:r>
        <w:r w:rsidDel="00964E30">
          <w:rPr>
            <w:noProof/>
          </w:rPr>
          <w:fldChar w:fldCharType="end"/>
        </w:r>
      </w:del>
    </w:p>
    <w:p w14:paraId="55588266" w14:textId="1FDB6D47" w:rsidR="005F457E" w:rsidDel="00964E30" w:rsidRDefault="00000000">
      <w:pPr>
        <w:pStyle w:val="TOC2"/>
        <w:rPr>
          <w:del w:id="190" w:author="Si-yuan LIU" w:date="2026-07-24T14:26:00Z" w16du:dateUtc="2026-07-24T06:26:00Z"/>
          <w:rFonts w:asciiTheme="minorHAnsi" w:eastAsiaTheme="minorEastAsia" w:hAnsiTheme="minorHAnsi" w:cstheme="minorBidi"/>
          <w:noProof/>
          <w:color w:val="000000" w:themeColor="text1"/>
          <w:sz w:val="22"/>
          <w:szCs w:val="24"/>
          <w:u w:val="none"/>
          <w14:ligatures w14:val="standardContextual"/>
        </w:rPr>
      </w:pPr>
      <w:del w:id="191" w:author="Si-yuan LIU" w:date="2026-07-24T14:26:00Z" w16du:dateUtc="2026-07-24T06:26:00Z">
        <w:r w:rsidDel="00964E30">
          <w:rPr>
            <w:noProof/>
          </w:rPr>
          <w:fldChar w:fldCharType="begin"/>
        </w:r>
        <w:r w:rsidDel="00964E30">
          <w:rPr>
            <w:noProof/>
          </w:rPr>
          <w:delInstrText>HYPERLINK \l "_Toc223783758"</w:delInstrText>
        </w:r>
        <w:r w:rsidDel="00964E30">
          <w:rPr>
            <w:noProof/>
          </w:rPr>
        </w:r>
        <w:r w:rsidDel="00964E30">
          <w:rPr>
            <w:noProof/>
          </w:rPr>
          <w:fldChar w:fldCharType="separate"/>
        </w:r>
        <w:r w:rsidDel="00964E30">
          <w:rPr>
            <w:rStyle w:val="af9"/>
            <w:rFonts w:hint="eastAsia"/>
            <w:noProof/>
            <w:color w:val="000000" w:themeColor="text1"/>
          </w:rPr>
          <w:delText>（二）产品架构</w:delText>
        </w:r>
        <w:r w:rsidDel="00964E30">
          <w:rPr>
            <w:noProof/>
            <w:color w:val="000000" w:themeColor="text1"/>
          </w:rPr>
          <w:tab/>
        </w:r>
        <w:r w:rsidDel="00964E30">
          <w:rPr>
            <w:rFonts w:hint="eastAsia"/>
            <w:noProof/>
            <w:color w:val="000000" w:themeColor="text1"/>
          </w:rPr>
          <w:fldChar w:fldCharType="begin"/>
        </w:r>
        <w:r w:rsidDel="00964E30">
          <w:rPr>
            <w:noProof/>
            <w:color w:val="000000" w:themeColor="text1"/>
          </w:rPr>
          <w:delInstrText xml:space="preserve"> PAGEREF _Toc223783758 \h </w:delInstrText>
        </w:r>
        <w:r w:rsidDel="00964E30">
          <w:rPr>
            <w:rFonts w:hint="eastAsia"/>
            <w:noProof/>
            <w:color w:val="000000" w:themeColor="text1"/>
          </w:rPr>
        </w:r>
        <w:r w:rsidDel="00964E30">
          <w:rPr>
            <w:rFonts w:hint="eastAsia"/>
            <w:noProof/>
            <w:color w:val="000000" w:themeColor="text1"/>
          </w:rPr>
          <w:fldChar w:fldCharType="separate"/>
        </w:r>
      </w:del>
      <w:ins w:id="192" w:author="怡然 刘 [2]" w:date="2026-07-08T15:02:00Z">
        <w:del w:id="193" w:author="Si-yuan LIU" w:date="2026-07-24T14:26:00Z" w16du:dateUtc="2026-07-24T06:26:00Z">
          <w:r w:rsidR="004A5B2B" w:rsidDel="00964E30">
            <w:rPr>
              <w:noProof/>
              <w:color w:val="000000" w:themeColor="text1"/>
            </w:rPr>
            <w:delText>18</w:delText>
          </w:r>
        </w:del>
      </w:ins>
      <w:ins w:id="194" w:author="Kelly Tan" w:date="2026-07-08T11:17:00Z">
        <w:del w:id="195" w:author="Si-yuan LIU" w:date="2026-07-24T14:26:00Z" w16du:dateUtc="2026-07-24T06:26:00Z">
          <w:r w:rsidDel="00964E30">
            <w:rPr>
              <w:noProof/>
              <w:color w:val="000000" w:themeColor="text1"/>
            </w:rPr>
            <w:delText>18</w:delText>
          </w:r>
        </w:del>
      </w:ins>
      <w:ins w:id="196" w:author="怡然 刘" w:date="2026-06-25T21:08:00Z">
        <w:del w:id="197" w:author="Si-yuan LIU" w:date="2026-07-24T14:26:00Z" w16du:dateUtc="2026-07-24T06:26:00Z">
          <w:r w:rsidDel="00964E30">
            <w:rPr>
              <w:noProof/>
              <w:color w:val="000000" w:themeColor="text1"/>
            </w:rPr>
            <w:delText>18</w:delText>
          </w:r>
        </w:del>
      </w:ins>
      <w:del w:id="198" w:author="Si-yuan LIU" w:date="2026-07-24T14:26:00Z" w16du:dateUtc="2026-07-24T06:26:00Z">
        <w:r w:rsidDel="00964E30">
          <w:rPr>
            <w:noProof/>
            <w:color w:val="000000" w:themeColor="text1"/>
          </w:rPr>
          <w:delText>18</w:delText>
        </w:r>
        <w:r w:rsidDel="00964E30">
          <w:rPr>
            <w:rFonts w:hint="eastAsia"/>
            <w:noProof/>
            <w:color w:val="000000" w:themeColor="text1"/>
          </w:rPr>
          <w:fldChar w:fldCharType="end"/>
        </w:r>
        <w:r w:rsidDel="00964E30">
          <w:rPr>
            <w:noProof/>
          </w:rPr>
          <w:fldChar w:fldCharType="end"/>
        </w:r>
      </w:del>
    </w:p>
    <w:p w14:paraId="3F8F5CF8" w14:textId="6D0530E3" w:rsidR="005F457E" w:rsidDel="00964E30" w:rsidRDefault="00000000">
      <w:pPr>
        <w:pStyle w:val="TOC2"/>
        <w:rPr>
          <w:del w:id="199" w:author="Si-yuan LIU" w:date="2026-07-24T14:26:00Z" w16du:dateUtc="2026-07-24T06:26:00Z"/>
          <w:rFonts w:asciiTheme="minorHAnsi" w:eastAsiaTheme="minorEastAsia" w:hAnsiTheme="minorHAnsi" w:cstheme="minorBidi"/>
          <w:noProof/>
          <w:color w:val="000000" w:themeColor="text1"/>
          <w:sz w:val="22"/>
          <w:szCs w:val="24"/>
          <w:u w:val="none"/>
          <w14:ligatures w14:val="standardContextual"/>
        </w:rPr>
      </w:pPr>
      <w:del w:id="200" w:author="Si-yuan LIU" w:date="2026-07-24T14:26:00Z" w16du:dateUtc="2026-07-24T06:26:00Z">
        <w:r w:rsidDel="00964E30">
          <w:rPr>
            <w:noProof/>
          </w:rPr>
          <w:fldChar w:fldCharType="begin"/>
        </w:r>
        <w:r w:rsidDel="00964E30">
          <w:rPr>
            <w:noProof/>
          </w:rPr>
          <w:delInstrText>HYPERLINK \l "_Toc223783759"</w:delInstrText>
        </w:r>
        <w:r w:rsidDel="00964E30">
          <w:rPr>
            <w:noProof/>
          </w:rPr>
        </w:r>
        <w:r w:rsidDel="00964E30">
          <w:rPr>
            <w:noProof/>
          </w:rPr>
          <w:fldChar w:fldCharType="separate"/>
        </w:r>
        <w:r w:rsidDel="00964E30">
          <w:rPr>
            <w:rStyle w:val="af9"/>
            <w:rFonts w:hint="eastAsia"/>
            <w:noProof/>
            <w:color w:val="000000" w:themeColor="text1"/>
          </w:rPr>
          <w:delText>（三）实施步骤</w:delText>
        </w:r>
        <w:r w:rsidDel="00964E30">
          <w:rPr>
            <w:noProof/>
            <w:color w:val="000000" w:themeColor="text1"/>
          </w:rPr>
          <w:tab/>
        </w:r>
        <w:r w:rsidDel="00964E30">
          <w:rPr>
            <w:rFonts w:hint="eastAsia"/>
            <w:noProof/>
            <w:color w:val="000000" w:themeColor="text1"/>
          </w:rPr>
          <w:fldChar w:fldCharType="begin"/>
        </w:r>
        <w:r w:rsidDel="00964E30">
          <w:rPr>
            <w:noProof/>
            <w:color w:val="000000" w:themeColor="text1"/>
          </w:rPr>
          <w:delInstrText xml:space="preserve"> PAGEREF _Toc223783759 \h </w:delInstrText>
        </w:r>
        <w:r w:rsidDel="00964E30">
          <w:rPr>
            <w:rFonts w:hint="eastAsia"/>
            <w:noProof/>
            <w:color w:val="000000" w:themeColor="text1"/>
          </w:rPr>
        </w:r>
        <w:r w:rsidDel="00964E30">
          <w:rPr>
            <w:rFonts w:hint="eastAsia"/>
            <w:noProof/>
            <w:color w:val="000000" w:themeColor="text1"/>
          </w:rPr>
          <w:fldChar w:fldCharType="separate"/>
        </w:r>
      </w:del>
      <w:ins w:id="201" w:author="怡然 刘 [2]" w:date="2026-07-08T15:02:00Z">
        <w:del w:id="202" w:author="Si-yuan LIU" w:date="2026-07-24T14:26:00Z" w16du:dateUtc="2026-07-24T06:26:00Z">
          <w:r w:rsidR="004A5B2B" w:rsidDel="00964E30">
            <w:rPr>
              <w:noProof/>
              <w:color w:val="000000" w:themeColor="text1"/>
            </w:rPr>
            <w:delText>19</w:delText>
          </w:r>
        </w:del>
      </w:ins>
      <w:ins w:id="203" w:author="Kelly Tan" w:date="2026-07-08T11:17:00Z">
        <w:del w:id="204" w:author="Si-yuan LIU" w:date="2026-07-24T14:26:00Z" w16du:dateUtc="2026-07-24T06:26:00Z">
          <w:r w:rsidDel="00964E30">
            <w:rPr>
              <w:noProof/>
              <w:color w:val="000000" w:themeColor="text1"/>
            </w:rPr>
            <w:delText>19</w:delText>
          </w:r>
        </w:del>
      </w:ins>
      <w:ins w:id="205" w:author="怡然 刘" w:date="2026-06-25T21:08:00Z">
        <w:del w:id="206" w:author="Si-yuan LIU" w:date="2026-07-24T14:26:00Z" w16du:dateUtc="2026-07-24T06:26:00Z">
          <w:r w:rsidDel="00964E30">
            <w:rPr>
              <w:noProof/>
              <w:color w:val="000000" w:themeColor="text1"/>
            </w:rPr>
            <w:delText>19</w:delText>
          </w:r>
        </w:del>
      </w:ins>
      <w:del w:id="207" w:author="Si-yuan LIU" w:date="2026-07-24T14:26:00Z" w16du:dateUtc="2026-07-24T06:26:00Z">
        <w:r w:rsidDel="00964E30">
          <w:rPr>
            <w:noProof/>
            <w:color w:val="000000" w:themeColor="text1"/>
          </w:rPr>
          <w:delText>19</w:delText>
        </w:r>
        <w:r w:rsidDel="00964E30">
          <w:rPr>
            <w:rFonts w:hint="eastAsia"/>
            <w:noProof/>
            <w:color w:val="000000" w:themeColor="text1"/>
          </w:rPr>
          <w:fldChar w:fldCharType="end"/>
        </w:r>
        <w:r w:rsidDel="00964E30">
          <w:rPr>
            <w:noProof/>
          </w:rPr>
          <w:fldChar w:fldCharType="end"/>
        </w:r>
      </w:del>
    </w:p>
    <w:p w14:paraId="79EE6EBB" w14:textId="130C8FDE" w:rsidR="005F457E" w:rsidDel="00964E30" w:rsidRDefault="00000000">
      <w:pPr>
        <w:pStyle w:val="TOC2"/>
        <w:rPr>
          <w:del w:id="208" w:author="Si-yuan LIU" w:date="2026-07-24T14:26:00Z" w16du:dateUtc="2026-07-24T06:26:00Z"/>
          <w:rFonts w:asciiTheme="minorHAnsi" w:eastAsiaTheme="minorEastAsia" w:hAnsiTheme="minorHAnsi" w:cstheme="minorBidi"/>
          <w:noProof/>
          <w:color w:val="000000" w:themeColor="text1"/>
          <w:sz w:val="22"/>
          <w:szCs w:val="24"/>
          <w:u w:val="none"/>
          <w14:ligatures w14:val="standardContextual"/>
        </w:rPr>
      </w:pPr>
      <w:del w:id="209" w:author="Si-yuan LIU" w:date="2026-07-24T14:26:00Z" w16du:dateUtc="2026-07-24T06:26:00Z">
        <w:r w:rsidDel="00964E30">
          <w:rPr>
            <w:noProof/>
          </w:rPr>
          <w:fldChar w:fldCharType="begin"/>
        </w:r>
        <w:r w:rsidDel="00964E30">
          <w:rPr>
            <w:noProof/>
          </w:rPr>
          <w:delInstrText>HYPERLINK \l "_Toc223783760"</w:delInstrText>
        </w:r>
        <w:r w:rsidDel="00964E30">
          <w:rPr>
            <w:noProof/>
          </w:rPr>
        </w:r>
        <w:r w:rsidDel="00964E30">
          <w:rPr>
            <w:noProof/>
          </w:rPr>
          <w:fldChar w:fldCharType="separate"/>
        </w:r>
        <w:r w:rsidDel="00964E30">
          <w:rPr>
            <w:rStyle w:val="af9"/>
            <w:rFonts w:hint="eastAsia"/>
            <w:noProof/>
            <w:color w:val="000000" w:themeColor="text1"/>
          </w:rPr>
          <w:delText>（四）目前进展</w:delText>
        </w:r>
        <w:r w:rsidDel="00964E30">
          <w:rPr>
            <w:noProof/>
            <w:color w:val="000000" w:themeColor="text1"/>
          </w:rPr>
          <w:tab/>
        </w:r>
        <w:r w:rsidDel="00964E30">
          <w:rPr>
            <w:rFonts w:hint="eastAsia"/>
            <w:noProof/>
            <w:color w:val="000000" w:themeColor="text1"/>
          </w:rPr>
          <w:fldChar w:fldCharType="begin"/>
        </w:r>
        <w:r w:rsidDel="00964E30">
          <w:rPr>
            <w:noProof/>
            <w:color w:val="000000" w:themeColor="text1"/>
          </w:rPr>
          <w:delInstrText xml:space="preserve"> PAGEREF _Toc223783760 \h </w:delInstrText>
        </w:r>
        <w:r w:rsidDel="00964E30">
          <w:rPr>
            <w:rFonts w:hint="eastAsia"/>
            <w:noProof/>
            <w:color w:val="000000" w:themeColor="text1"/>
          </w:rPr>
        </w:r>
        <w:r w:rsidDel="00964E30">
          <w:rPr>
            <w:rFonts w:hint="eastAsia"/>
            <w:noProof/>
            <w:color w:val="000000" w:themeColor="text1"/>
          </w:rPr>
          <w:fldChar w:fldCharType="separate"/>
        </w:r>
      </w:del>
      <w:ins w:id="210" w:author="怡然 刘 [2]" w:date="2026-07-08T15:02:00Z">
        <w:del w:id="211" w:author="Si-yuan LIU" w:date="2026-07-24T14:26:00Z" w16du:dateUtc="2026-07-24T06:26:00Z">
          <w:r w:rsidR="004A5B2B" w:rsidDel="00964E30">
            <w:rPr>
              <w:noProof/>
              <w:color w:val="000000" w:themeColor="text1"/>
            </w:rPr>
            <w:delText>25</w:delText>
          </w:r>
        </w:del>
      </w:ins>
      <w:ins w:id="212" w:author="Kelly Tan" w:date="2026-07-08T11:17:00Z">
        <w:del w:id="213" w:author="Si-yuan LIU" w:date="2026-07-24T14:26:00Z" w16du:dateUtc="2026-07-24T06:26:00Z">
          <w:r w:rsidDel="00964E30">
            <w:rPr>
              <w:noProof/>
              <w:color w:val="000000" w:themeColor="text1"/>
            </w:rPr>
            <w:delText>25</w:delText>
          </w:r>
        </w:del>
      </w:ins>
      <w:ins w:id="214" w:author="怡然 刘" w:date="2026-06-25T21:08:00Z">
        <w:del w:id="215" w:author="Si-yuan LIU" w:date="2026-07-24T14:26:00Z" w16du:dateUtc="2026-07-24T06:26:00Z">
          <w:r w:rsidDel="00964E30">
            <w:rPr>
              <w:noProof/>
              <w:color w:val="000000" w:themeColor="text1"/>
            </w:rPr>
            <w:delText>25</w:delText>
          </w:r>
        </w:del>
      </w:ins>
      <w:del w:id="216" w:author="Si-yuan LIU" w:date="2026-07-24T14:26:00Z" w16du:dateUtc="2026-07-24T06:26:00Z">
        <w:r w:rsidDel="00964E30">
          <w:rPr>
            <w:noProof/>
            <w:color w:val="000000" w:themeColor="text1"/>
          </w:rPr>
          <w:delText>25</w:delText>
        </w:r>
        <w:r w:rsidDel="00964E30">
          <w:rPr>
            <w:rFonts w:hint="eastAsia"/>
            <w:noProof/>
            <w:color w:val="000000" w:themeColor="text1"/>
          </w:rPr>
          <w:fldChar w:fldCharType="end"/>
        </w:r>
        <w:r w:rsidDel="00964E30">
          <w:rPr>
            <w:noProof/>
          </w:rPr>
          <w:fldChar w:fldCharType="end"/>
        </w:r>
      </w:del>
    </w:p>
    <w:p w14:paraId="4B1AF791" w14:textId="01D2644F" w:rsidR="005F457E" w:rsidDel="00964E30" w:rsidRDefault="00000000">
      <w:pPr>
        <w:pStyle w:val="TOC2"/>
        <w:rPr>
          <w:del w:id="217" w:author="Si-yuan LIU" w:date="2026-07-24T14:26:00Z" w16du:dateUtc="2026-07-24T06:26:00Z"/>
          <w:rFonts w:asciiTheme="minorHAnsi" w:eastAsiaTheme="minorEastAsia" w:hAnsiTheme="minorHAnsi" w:cstheme="minorBidi"/>
          <w:noProof/>
          <w:color w:val="000000" w:themeColor="text1"/>
          <w:sz w:val="22"/>
          <w:szCs w:val="24"/>
          <w:u w:val="none"/>
          <w14:ligatures w14:val="standardContextual"/>
        </w:rPr>
      </w:pPr>
      <w:del w:id="218" w:author="Si-yuan LIU" w:date="2026-07-24T14:26:00Z" w16du:dateUtc="2026-07-24T06:26:00Z">
        <w:r w:rsidDel="00964E30">
          <w:rPr>
            <w:noProof/>
          </w:rPr>
          <w:fldChar w:fldCharType="begin"/>
        </w:r>
        <w:r w:rsidDel="00964E30">
          <w:rPr>
            <w:noProof/>
          </w:rPr>
          <w:delInstrText>HYPERLINK \l "_Toc223783761"</w:delInstrText>
        </w:r>
        <w:r w:rsidDel="00964E30">
          <w:rPr>
            <w:noProof/>
          </w:rPr>
        </w:r>
        <w:r w:rsidDel="00964E30">
          <w:rPr>
            <w:noProof/>
          </w:rPr>
          <w:fldChar w:fldCharType="separate"/>
        </w:r>
        <w:r w:rsidDel="00964E30">
          <w:rPr>
            <w:rStyle w:val="af9"/>
            <w:rFonts w:hint="eastAsia"/>
            <w:noProof/>
            <w:color w:val="000000" w:themeColor="text1"/>
          </w:rPr>
          <w:delText>（五）其他需要说明的重大情况</w:delText>
        </w:r>
        <w:r w:rsidDel="00964E30">
          <w:rPr>
            <w:noProof/>
            <w:color w:val="000000" w:themeColor="text1"/>
          </w:rPr>
          <w:tab/>
        </w:r>
        <w:r w:rsidDel="00964E30">
          <w:rPr>
            <w:rFonts w:hint="eastAsia"/>
            <w:noProof/>
            <w:color w:val="000000" w:themeColor="text1"/>
          </w:rPr>
          <w:fldChar w:fldCharType="begin"/>
        </w:r>
        <w:r w:rsidDel="00964E30">
          <w:rPr>
            <w:noProof/>
            <w:color w:val="000000" w:themeColor="text1"/>
          </w:rPr>
          <w:delInstrText xml:space="preserve"> PAGEREF _Toc223783761 \h </w:delInstrText>
        </w:r>
        <w:r w:rsidDel="00964E30">
          <w:rPr>
            <w:rFonts w:hint="eastAsia"/>
            <w:noProof/>
            <w:color w:val="000000" w:themeColor="text1"/>
          </w:rPr>
        </w:r>
        <w:r w:rsidDel="00964E30">
          <w:rPr>
            <w:rFonts w:hint="eastAsia"/>
            <w:noProof/>
            <w:color w:val="000000" w:themeColor="text1"/>
          </w:rPr>
          <w:fldChar w:fldCharType="separate"/>
        </w:r>
      </w:del>
      <w:ins w:id="219" w:author="怡然 刘 [2]" w:date="2026-07-08T15:02:00Z">
        <w:del w:id="220" w:author="Si-yuan LIU" w:date="2026-07-24T14:26:00Z" w16du:dateUtc="2026-07-24T06:26:00Z">
          <w:r w:rsidR="004A5B2B" w:rsidDel="00964E30">
            <w:rPr>
              <w:noProof/>
              <w:color w:val="000000" w:themeColor="text1"/>
            </w:rPr>
            <w:delText>26</w:delText>
          </w:r>
        </w:del>
      </w:ins>
      <w:ins w:id="221" w:author="Kelly Tan" w:date="2026-07-08T11:17:00Z">
        <w:del w:id="222" w:author="Si-yuan LIU" w:date="2026-07-24T14:26:00Z" w16du:dateUtc="2026-07-24T06:26:00Z">
          <w:r w:rsidDel="00964E30">
            <w:rPr>
              <w:noProof/>
              <w:color w:val="000000" w:themeColor="text1"/>
            </w:rPr>
            <w:delText>26</w:delText>
          </w:r>
        </w:del>
      </w:ins>
      <w:ins w:id="223" w:author="怡然 刘" w:date="2026-06-25T21:08:00Z">
        <w:del w:id="224" w:author="Si-yuan LIU" w:date="2026-07-24T14:26:00Z" w16du:dateUtc="2026-07-24T06:26:00Z">
          <w:r w:rsidDel="00964E30">
            <w:rPr>
              <w:noProof/>
              <w:color w:val="000000" w:themeColor="text1"/>
            </w:rPr>
            <w:delText>26</w:delText>
          </w:r>
        </w:del>
      </w:ins>
      <w:del w:id="225" w:author="Si-yuan LIU" w:date="2026-07-24T14:26:00Z" w16du:dateUtc="2026-07-24T06:26:00Z">
        <w:r w:rsidDel="00964E30">
          <w:rPr>
            <w:noProof/>
            <w:color w:val="000000" w:themeColor="text1"/>
          </w:rPr>
          <w:delText>25</w:delText>
        </w:r>
        <w:r w:rsidDel="00964E30">
          <w:rPr>
            <w:rFonts w:hint="eastAsia"/>
            <w:noProof/>
            <w:color w:val="000000" w:themeColor="text1"/>
          </w:rPr>
          <w:fldChar w:fldCharType="end"/>
        </w:r>
        <w:r w:rsidDel="00964E30">
          <w:rPr>
            <w:noProof/>
          </w:rPr>
          <w:fldChar w:fldCharType="end"/>
        </w:r>
      </w:del>
    </w:p>
    <w:p w14:paraId="6498446C" w14:textId="11A550AA" w:rsidR="005F457E" w:rsidDel="00964E30" w:rsidRDefault="00000000">
      <w:pPr>
        <w:pStyle w:val="TOC1"/>
        <w:rPr>
          <w:del w:id="226" w:author="Si-yuan LIU" w:date="2026-07-24T14:26:00Z" w16du:dateUtc="2026-07-24T06:26:00Z"/>
          <w:rFonts w:asciiTheme="minorHAnsi" w:eastAsiaTheme="minorEastAsia" w:hAnsiTheme="minorHAnsi" w:cstheme="minorBidi"/>
          <w:noProof/>
          <w:color w:val="000000" w:themeColor="text1"/>
          <w:sz w:val="22"/>
          <w:szCs w:val="24"/>
          <w:u w:val="none"/>
          <w14:ligatures w14:val="standardContextual"/>
        </w:rPr>
      </w:pPr>
      <w:del w:id="227" w:author="Si-yuan LIU" w:date="2026-07-24T14:26:00Z" w16du:dateUtc="2026-07-24T06:26:00Z">
        <w:r w:rsidDel="00964E30">
          <w:rPr>
            <w:noProof/>
          </w:rPr>
          <w:fldChar w:fldCharType="begin"/>
        </w:r>
        <w:r w:rsidDel="00964E30">
          <w:rPr>
            <w:noProof/>
          </w:rPr>
          <w:delInstrText>HYPERLINK \l "_Toc223783762"</w:delInstrText>
        </w:r>
        <w:r w:rsidDel="00964E30">
          <w:rPr>
            <w:noProof/>
          </w:rPr>
        </w:r>
        <w:r w:rsidDel="00964E30">
          <w:rPr>
            <w:noProof/>
          </w:rPr>
          <w:fldChar w:fldCharType="separate"/>
        </w:r>
        <w:r w:rsidDel="00964E30">
          <w:rPr>
            <w:rStyle w:val="af9"/>
            <w:rFonts w:hint="eastAsia"/>
            <w:noProof/>
            <w:color w:val="000000" w:themeColor="text1"/>
          </w:rPr>
          <w:delText>四、项目基本条件</w:delText>
        </w:r>
        <w:r w:rsidDel="00964E30">
          <w:rPr>
            <w:noProof/>
            <w:color w:val="000000" w:themeColor="text1"/>
          </w:rPr>
          <w:tab/>
        </w:r>
        <w:r w:rsidDel="00964E30">
          <w:rPr>
            <w:rFonts w:hint="eastAsia"/>
            <w:noProof/>
            <w:color w:val="000000" w:themeColor="text1"/>
          </w:rPr>
          <w:fldChar w:fldCharType="begin"/>
        </w:r>
        <w:r w:rsidDel="00964E30">
          <w:rPr>
            <w:noProof/>
            <w:color w:val="000000" w:themeColor="text1"/>
          </w:rPr>
          <w:delInstrText xml:space="preserve"> PAGEREF _Toc223783762 \h </w:delInstrText>
        </w:r>
        <w:r w:rsidDel="00964E30">
          <w:rPr>
            <w:rFonts w:hint="eastAsia"/>
            <w:noProof/>
            <w:color w:val="000000" w:themeColor="text1"/>
          </w:rPr>
        </w:r>
        <w:r w:rsidDel="00964E30">
          <w:rPr>
            <w:rFonts w:hint="eastAsia"/>
            <w:noProof/>
            <w:color w:val="000000" w:themeColor="text1"/>
          </w:rPr>
          <w:fldChar w:fldCharType="separate"/>
        </w:r>
      </w:del>
      <w:ins w:id="228" w:author="怡然 刘 [2]" w:date="2026-07-08T15:02:00Z">
        <w:del w:id="229" w:author="Si-yuan LIU" w:date="2026-07-24T14:26:00Z" w16du:dateUtc="2026-07-24T06:26:00Z">
          <w:r w:rsidR="004A5B2B" w:rsidDel="00964E30">
            <w:rPr>
              <w:noProof/>
              <w:color w:val="000000" w:themeColor="text1"/>
            </w:rPr>
            <w:delText>27</w:delText>
          </w:r>
        </w:del>
      </w:ins>
      <w:ins w:id="230" w:author="Kelly Tan" w:date="2026-07-08T11:17:00Z">
        <w:del w:id="231" w:author="Si-yuan LIU" w:date="2026-07-24T14:26:00Z" w16du:dateUtc="2026-07-24T06:26:00Z">
          <w:r w:rsidDel="00964E30">
            <w:rPr>
              <w:noProof/>
              <w:color w:val="000000" w:themeColor="text1"/>
            </w:rPr>
            <w:delText>27</w:delText>
          </w:r>
        </w:del>
      </w:ins>
      <w:ins w:id="232" w:author="怡然 刘" w:date="2026-06-25T21:08:00Z">
        <w:del w:id="233" w:author="Si-yuan LIU" w:date="2026-07-24T14:26:00Z" w16du:dateUtc="2026-07-24T06:26:00Z">
          <w:r w:rsidDel="00964E30">
            <w:rPr>
              <w:noProof/>
              <w:color w:val="000000" w:themeColor="text1"/>
            </w:rPr>
            <w:delText>27</w:delText>
          </w:r>
        </w:del>
      </w:ins>
      <w:del w:id="234" w:author="Si-yuan LIU" w:date="2026-07-24T14:26:00Z" w16du:dateUtc="2026-07-24T06:26:00Z">
        <w:r w:rsidDel="00964E30">
          <w:rPr>
            <w:noProof/>
            <w:color w:val="000000" w:themeColor="text1"/>
          </w:rPr>
          <w:delText>26</w:delText>
        </w:r>
        <w:r w:rsidDel="00964E30">
          <w:rPr>
            <w:rFonts w:hint="eastAsia"/>
            <w:noProof/>
            <w:color w:val="000000" w:themeColor="text1"/>
          </w:rPr>
          <w:fldChar w:fldCharType="end"/>
        </w:r>
        <w:r w:rsidDel="00964E30">
          <w:rPr>
            <w:noProof/>
          </w:rPr>
          <w:fldChar w:fldCharType="end"/>
        </w:r>
      </w:del>
    </w:p>
    <w:p w14:paraId="4085DFC4" w14:textId="1F67852E" w:rsidR="005F457E" w:rsidDel="00964E30" w:rsidRDefault="00000000">
      <w:pPr>
        <w:pStyle w:val="TOC2"/>
        <w:rPr>
          <w:del w:id="235" w:author="Si-yuan LIU" w:date="2026-07-24T14:26:00Z" w16du:dateUtc="2026-07-24T06:26:00Z"/>
          <w:rFonts w:asciiTheme="minorHAnsi" w:eastAsiaTheme="minorEastAsia" w:hAnsiTheme="minorHAnsi" w:cstheme="minorBidi"/>
          <w:noProof/>
          <w:color w:val="000000" w:themeColor="text1"/>
          <w:sz w:val="22"/>
          <w:szCs w:val="24"/>
          <w:u w:val="none"/>
          <w14:ligatures w14:val="standardContextual"/>
        </w:rPr>
      </w:pPr>
      <w:del w:id="236" w:author="Si-yuan LIU" w:date="2026-07-24T14:26:00Z" w16du:dateUtc="2026-07-24T06:26:00Z">
        <w:r w:rsidDel="00964E30">
          <w:rPr>
            <w:noProof/>
          </w:rPr>
          <w:fldChar w:fldCharType="begin"/>
        </w:r>
        <w:r w:rsidDel="00964E30">
          <w:rPr>
            <w:noProof/>
          </w:rPr>
          <w:delInstrText>HYPERLINK \l "_Toc223783763"</w:delInstrText>
        </w:r>
        <w:r w:rsidDel="00964E30">
          <w:rPr>
            <w:noProof/>
          </w:rPr>
        </w:r>
        <w:r w:rsidDel="00964E30">
          <w:rPr>
            <w:noProof/>
          </w:rPr>
          <w:fldChar w:fldCharType="separate"/>
        </w:r>
        <w:r w:rsidDel="00964E30">
          <w:rPr>
            <w:rStyle w:val="af9"/>
            <w:rFonts w:hint="eastAsia"/>
            <w:noProof/>
            <w:color w:val="000000" w:themeColor="text1"/>
          </w:rPr>
          <w:delText>（一）权属情况</w:delText>
        </w:r>
        <w:r w:rsidDel="00964E30">
          <w:rPr>
            <w:noProof/>
            <w:color w:val="000000" w:themeColor="text1"/>
          </w:rPr>
          <w:tab/>
        </w:r>
        <w:r w:rsidDel="00964E30">
          <w:rPr>
            <w:rFonts w:hint="eastAsia"/>
            <w:noProof/>
            <w:color w:val="000000" w:themeColor="text1"/>
          </w:rPr>
          <w:fldChar w:fldCharType="begin"/>
        </w:r>
        <w:r w:rsidDel="00964E30">
          <w:rPr>
            <w:noProof/>
            <w:color w:val="000000" w:themeColor="text1"/>
          </w:rPr>
          <w:delInstrText xml:space="preserve"> PAGEREF _Toc223783763 \h </w:delInstrText>
        </w:r>
        <w:r w:rsidDel="00964E30">
          <w:rPr>
            <w:rFonts w:hint="eastAsia"/>
            <w:noProof/>
            <w:color w:val="000000" w:themeColor="text1"/>
          </w:rPr>
        </w:r>
        <w:r w:rsidDel="00964E30">
          <w:rPr>
            <w:rFonts w:hint="eastAsia"/>
            <w:noProof/>
            <w:color w:val="000000" w:themeColor="text1"/>
          </w:rPr>
          <w:fldChar w:fldCharType="separate"/>
        </w:r>
      </w:del>
      <w:ins w:id="237" w:author="怡然 刘 [2]" w:date="2026-07-08T15:02:00Z">
        <w:del w:id="238" w:author="Si-yuan LIU" w:date="2026-07-24T14:26:00Z" w16du:dateUtc="2026-07-24T06:26:00Z">
          <w:r w:rsidR="004A5B2B" w:rsidDel="00964E30">
            <w:rPr>
              <w:noProof/>
              <w:color w:val="000000" w:themeColor="text1"/>
            </w:rPr>
            <w:delText>27</w:delText>
          </w:r>
        </w:del>
      </w:ins>
      <w:ins w:id="239" w:author="Kelly Tan" w:date="2026-07-08T11:17:00Z">
        <w:del w:id="240" w:author="Si-yuan LIU" w:date="2026-07-24T14:26:00Z" w16du:dateUtc="2026-07-24T06:26:00Z">
          <w:r w:rsidDel="00964E30">
            <w:rPr>
              <w:noProof/>
              <w:color w:val="000000" w:themeColor="text1"/>
            </w:rPr>
            <w:delText>27</w:delText>
          </w:r>
        </w:del>
      </w:ins>
      <w:ins w:id="241" w:author="怡然 刘" w:date="2026-06-25T21:08:00Z">
        <w:del w:id="242" w:author="Si-yuan LIU" w:date="2026-07-24T14:26:00Z" w16du:dateUtc="2026-07-24T06:26:00Z">
          <w:r w:rsidDel="00964E30">
            <w:rPr>
              <w:noProof/>
              <w:color w:val="000000" w:themeColor="text1"/>
            </w:rPr>
            <w:delText>27</w:delText>
          </w:r>
        </w:del>
      </w:ins>
      <w:del w:id="243" w:author="Si-yuan LIU" w:date="2026-07-24T14:26:00Z" w16du:dateUtc="2026-07-24T06:26:00Z">
        <w:r w:rsidDel="00964E30">
          <w:rPr>
            <w:noProof/>
            <w:color w:val="000000" w:themeColor="text1"/>
          </w:rPr>
          <w:delText>26</w:delText>
        </w:r>
        <w:r w:rsidDel="00964E30">
          <w:rPr>
            <w:rFonts w:hint="eastAsia"/>
            <w:noProof/>
            <w:color w:val="000000" w:themeColor="text1"/>
          </w:rPr>
          <w:fldChar w:fldCharType="end"/>
        </w:r>
        <w:r w:rsidDel="00964E30">
          <w:rPr>
            <w:noProof/>
          </w:rPr>
          <w:fldChar w:fldCharType="end"/>
        </w:r>
      </w:del>
    </w:p>
    <w:p w14:paraId="6AE637B2" w14:textId="156E8396" w:rsidR="005F457E" w:rsidDel="00964E30" w:rsidRDefault="00000000">
      <w:pPr>
        <w:pStyle w:val="TOC2"/>
        <w:rPr>
          <w:del w:id="244" w:author="Si-yuan LIU" w:date="2026-07-24T14:26:00Z" w16du:dateUtc="2026-07-24T06:26:00Z"/>
          <w:rFonts w:asciiTheme="minorHAnsi" w:eastAsiaTheme="minorEastAsia" w:hAnsiTheme="minorHAnsi" w:cstheme="minorBidi"/>
          <w:noProof/>
          <w:color w:val="000000" w:themeColor="text1"/>
          <w:sz w:val="22"/>
          <w:szCs w:val="24"/>
          <w:u w:val="none"/>
          <w14:ligatures w14:val="standardContextual"/>
        </w:rPr>
      </w:pPr>
      <w:del w:id="245" w:author="Si-yuan LIU" w:date="2026-07-24T14:26:00Z" w16du:dateUtc="2026-07-24T06:26:00Z">
        <w:r w:rsidDel="00964E30">
          <w:rPr>
            <w:noProof/>
          </w:rPr>
          <w:fldChar w:fldCharType="begin"/>
        </w:r>
        <w:r w:rsidDel="00964E30">
          <w:rPr>
            <w:noProof/>
          </w:rPr>
          <w:delInstrText>HYPERLINK \l "_Toc223783764"</w:delInstrText>
        </w:r>
        <w:r w:rsidDel="00964E30">
          <w:rPr>
            <w:noProof/>
          </w:rPr>
        </w:r>
        <w:r w:rsidDel="00964E30">
          <w:rPr>
            <w:noProof/>
          </w:rPr>
          <w:fldChar w:fldCharType="separate"/>
        </w:r>
        <w:r w:rsidDel="00964E30">
          <w:rPr>
            <w:rStyle w:val="af9"/>
            <w:rFonts w:hint="eastAsia"/>
            <w:noProof/>
            <w:color w:val="000000" w:themeColor="text1"/>
          </w:rPr>
          <w:delText>（二）资产完整情况</w:delText>
        </w:r>
        <w:r w:rsidDel="00964E30">
          <w:rPr>
            <w:noProof/>
            <w:color w:val="000000" w:themeColor="text1"/>
          </w:rPr>
          <w:tab/>
        </w:r>
        <w:r w:rsidDel="00964E30">
          <w:rPr>
            <w:rFonts w:hint="eastAsia"/>
            <w:noProof/>
            <w:color w:val="000000" w:themeColor="text1"/>
          </w:rPr>
          <w:fldChar w:fldCharType="begin"/>
        </w:r>
        <w:r w:rsidDel="00964E30">
          <w:rPr>
            <w:noProof/>
            <w:color w:val="000000" w:themeColor="text1"/>
          </w:rPr>
          <w:delInstrText xml:space="preserve"> PAGEREF _Toc223783764 \h </w:delInstrText>
        </w:r>
        <w:r w:rsidDel="00964E30">
          <w:rPr>
            <w:rFonts w:hint="eastAsia"/>
            <w:noProof/>
            <w:color w:val="000000" w:themeColor="text1"/>
          </w:rPr>
        </w:r>
        <w:r w:rsidDel="00964E30">
          <w:rPr>
            <w:rFonts w:hint="eastAsia"/>
            <w:noProof/>
            <w:color w:val="000000" w:themeColor="text1"/>
          </w:rPr>
          <w:fldChar w:fldCharType="separate"/>
        </w:r>
      </w:del>
      <w:ins w:id="246" w:author="怡然 刘 [2]" w:date="2026-07-08T15:02:00Z">
        <w:del w:id="247" w:author="Si-yuan LIU" w:date="2026-07-24T14:26:00Z" w16du:dateUtc="2026-07-24T06:26:00Z">
          <w:r w:rsidR="004A5B2B" w:rsidDel="00964E30">
            <w:rPr>
              <w:noProof/>
              <w:color w:val="000000" w:themeColor="text1"/>
            </w:rPr>
            <w:delText>28</w:delText>
          </w:r>
        </w:del>
      </w:ins>
      <w:ins w:id="248" w:author="Kelly Tan" w:date="2026-07-08T11:17:00Z">
        <w:del w:id="249" w:author="Si-yuan LIU" w:date="2026-07-24T14:26:00Z" w16du:dateUtc="2026-07-24T06:26:00Z">
          <w:r w:rsidDel="00964E30">
            <w:rPr>
              <w:noProof/>
              <w:color w:val="000000" w:themeColor="text1"/>
            </w:rPr>
            <w:delText>28</w:delText>
          </w:r>
        </w:del>
      </w:ins>
      <w:ins w:id="250" w:author="怡然 刘" w:date="2026-06-25T21:08:00Z">
        <w:del w:id="251" w:author="Si-yuan LIU" w:date="2026-07-24T14:26:00Z" w16du:dateUtc="2026-07-24T06:26:00Z">
          <w:r w:rsidDel="00964E30">
            <w:rPr>
              <w:noProof/>
              <w:color w:val="000000" w:themeColor="text1"/>
            </w:rPr>
            <w:delText>28</w:delText>
          </w:r>
        </w:del>
      </w:ins>
      <w:del w:id="252" w:author="Si-yuan LIU" w:date="2026-07-24T14:26:00Z" w16du:dateUtc="2026-07-24T06:26:00Z">
        <w:r w:rsidDel="00964E30">
          <w:rPr>
            <w:noProof/>
            <w:color w:val="000000" w:themeColor="text1"/>
          </w:rPr>
          <w:delText>27</w:delText>
        </w:r>
        <w:r w:rsidDel="00964E30">
          <w:rPr>
            <w:rFonts w:hint="eastAsia"/>
            <w:noProof/>
            <w:color w:val="000000" w:themeColor="text1"/>
          </w:rPr>
          <w:fldChar w:fldCharType="end"/>
        </w:r>
        <w:r w:rsidDel="00964E30">
          <w:rPr>
            <w:noProof/>
          </w:rPr>
          <w:fldChar w:fldCharType="end"/>
        </w:r>
      </w:del>
    </w:p>
    <w:p w14:paraId="1CF38B2C" w14:textId="758FACDD" w:rsidR="005F457E" w:rsidDel="00964E30" w:rsidRDefault="00000000">
      <w:pPr>
        <w:pStyle w:val="TOC2"/>
        <w:rPr>
          <w:del w:id="253" w:author="Si-yuan LIU" w:date="2026-07-24T14:26:00Z" w16du:dateUtc="2026-07-24T06:26:00Z"/>
          <w:rFonts w:asciiTheme="minorHAnsi" w:eastAsiaTheme="minorEastAsia" w:hAnsiTheme="minorHAnsi" w:cstheme="minorBidi"/>
          <w:noProof/>
          <w:color w:val="000000" w:themeColor="text1"/>
          <w:sz w:val="22"/>
          <w:szCs w:val="24"/>
          <w:u w:val="none"/>
          <w14:ligatures w14:val="standardContextual"/>
        </w:rPr>
      </w:pPr>
      <w:del w:id="254" w:author="Si-yuan LIU" w:date="2026-07-24T14:26:00Z" w16du:dateUtc="2026-07-24T06:26:00Z">
        <w:r w:rsidDel="00964E30">
          <w:rPr>
            <w:noProof/>
          </w:rPr>
          <w:fldChar w:fldCharType="begin"/>
        </w:r>
        <w:r w:rsidDel="00964E30">
          <w:rPr>
            <w:noProof/>
          </w:rPr>
          <w:delInstrText>HYPERLINK \l "_Toc223783765"</w:delInstrText>
        </w:r>
        <w:r w:rsidDel="00964E30">
          <w:rPr>
            <w:noProof/>
          </w:rPr>
        </w:r>
        <w:r w:rsidDel="00964E30">
          <w:rPr>
            <w:noProof/>
          </w:rPr>
          <w:fldChar w:fldCharType="separate"/>
        </w:r>
        <w:r w:rsidDel="00964E30">
          <w:rPr>
            <w:rStyle w:val="af9"/>
            <w:rFonts w:hint="eastAsia"/>
            <w:noProof/>
            <w:color w:val="000000" w:themeColor="text1"/>
          </w:rPr>
          <w:delText>（三）运营收益情况</w:delText>
        </w:r>
        <w:r w:rsidDel="00964E30">
          <w:rPr>
            <w:noProof/>
            <w:color w:val="000000" w:themeColor="text1"/>
          </w:rPr>
          <w:tab/>
        </w:r>
        <w:r w:rsidDel="00964E30">
          <w:rPr>
            <w:rFonts w:hint="eastAsia"/>
            <w:noProof/>
            <w:color w:val="000000" w:themeColor="text1"/>
          </w:rPr>
          <w:fldChar w:fldCharType="begin"/>
        </w:r>
        <w:r w:rsidDel="00964E30">
          <w:rPr>
            <w:noProof/>
            <w:color w:val="000000" w:themeColor="text1"/>
          </w:rPr>
          <w:delInstrText xml:space="preserve"> PAGEREF _Toc223783765 \h </w:delInstrText>
        </w:r>
        <w:r w:rsidDel="00964E30">
          <w:rPr>
            <w:rFonts w:hint="eastAsia"/>
            <w:noProof/>
            <w:color w:val="000000" w:themeColor="text1"/>
          </w:rPr>
        </w:r>
        <w:r w:rsidDel="00964E30">
          <w:rPr>
            <w:rFonts w:hint="eastAsia"/>
            <w:noProof/>
            <w:color w:val="000000" w:themeColor="text1"/>
          </w:rPr>
          <w:fldChar w:fldCharType="separate"/>
        </w:r>
      </w:del>
      <w:ins w:id="255" w:author="怡然 刘 [2]" w:date="2026-07-08T15:02:00Z">
        <w:del w:id="256" w:author="Si-yuan LIU" w:date="2026-07-24T14:26:00Z" w16du:dateUtc="2026-07-24T06:26:00Z">
          <w:r w:rsidR="004A5B2B" w:rsidDel="00964E30">
            <w:rPr>
              <w:noProof/>
              <w:color w:val="000000" w:themeColor="text1"/>
            </w:rPr>
            <w:delText>28</w:delText>
          </w:r>
        </w:del>
      </w:ins>
      <w:ins w:id="257" w:author="Kelly Tan" w:date="2026-07-08T11:17:00Z">
        <w:del w:id="258" w:author="Si-yuan LIU" w:date="2026-07-24T14:26:00Z" w16du:dateUtc="2026-07-24T06:26:00Z">
          <w:r w:rsidDel="00964E30">
            <w:rPr>
              <w:noProof/>
              <w:color w:val="000000" w:themeColor="text1"/>
            </w:rPr>
            <w:delText>28</w:delText>
          </w:r>
        </w:del>
      </w:ins>
      <w:ins w:id="259" w:author="怡然 刘" w:date="2026-06-25T21:08:00Z">
        <w:del w:id="260" w:author="Si-yuan LIU" w:date="2026-07-24T14:26:00Z" w16du:dateUtc="2026-07-24T06:26:00Z">
          <w:r w:rsidDel="00964E30">
            <w:rPr>
              <w:noProof/>
              <w:color w:val="000000" w:themeColor="text1"/>
            </w:rPr>
            <w:delText>28</w:delText>
          </w:r>
        </w:del>
      </w:ins>
      <w:del w:id="261" w:author="Si-yuan LIU" w:date="2026-07-24T14:26:00Z" w16du:dateUtc="2026-07-24T06:26:00Z">
        <w:r w:rsidDel="00964E30">
          <w:rPr>
            <w:noProof/>
            <w:color w:val="000000" w:themeColor="text1"/>
          </w:rPr>
          <w:delText>27</w:delText>
        </w:r>
        <w:r w:rsidDel="00964E30">
          <w:rPr>
            <w:rFonts w:hint="eastAsia"/>
            <w:noProof/>
            <w:color w:val="000000" w:themeColor="text1"/>
          </w:rPr>
          <w:fldChar w:fldCharType="end"/>
        </w:r>
        <w:r w:rsidDel="00964E30">
          <w:rPr>
            <w:noProof/>
          </w:rPr>
          <w:fldChar w:fldCharType="end"/>
        </w:r>
      </w:del>
    </w:p>
    <w:p w14:paraId="462ED2DA" w14:textId="12F8F966" w:rsidR="005F457E" w:rsidDel="00964E30" w:rsidRDefault="00000000">
      <w:pPr>
        <w:pStyle w:val="TOC2"/>
        <w:rPr>
          <w:del w:id="262" w:author="Si-yuan LIU" w:date="2026-07-24T14:26:00Z" w16du:dateUtc="2026-07-24T06:26:00Z"/>
          <w:rFonts w:asciiTheme="minorHAnsi" w:eastAsiaTheme="minorEastAsia" w:hAnsiTheme="minorHAnsi" w:cstheme="minorBidi"/>
          <w:noProof/>
          <w:color w:val="000000" w:themeColor="text1"/>
          <w:sz w:val="22"/>
          <w:szCs w:val="24"/>
          <w:u w:val="none"/>
          <w14:ligatures w14:val="standardContextual"/>
        </w:rPr>
      </w:pPr>
      <w:del w:id="263" w:author="Si-yuan LIU" w:date="2026-07-24T14:26:00Z" w16du:dateUtc="2026-07-24T06:26:00Z">
        <w:r w:rsidDel="00964E30">
          <w:rPr>
            <w:noProof/>
          </w:rPr>
          <w:fldChar w:fldCharType="begin"/>
        </w:r>
        <w:r w:rsidDel="00964E30">
          <w:rPr>
            <w:noProof/>
          </w:rPr>
          <w:delInstrText>HYPERLINK \l "_Toc223783766"</w:delInstrText>
        </w:r>
        <w:r w:rsidDel="00964E30">
          <w:rPr>
            <w:noProof/>
          </w:rPr>
        </w:r>
        <w:r w:rsidDel="00964E30">
          <w:rPr>
            <w:noProof/>
          </w:rPr>
          <w:fldChar w:fldCharType="separate"/>
        </w:r>
        <w:r w:rsidDel="00964E30">
          <w:rPr>
            <w:rStyle w:val="af9"/>
            <w:rFonts w:hint="eastAsia"/>
            <w:noProof/>
            <w:color w:val="000000" w:themeColor="text1"/>
          </w:rPr>
          <w:delText>（四）资产估值情况</w:delText>
        </w:r>
        <w:r w:rsidDel="00964E30">
          <w:rPr>
            <w:noProof/>
            <w:color w:val="000000" w:themeColor="text1"/>
          </w:rPr>
          <w:tab/>
        </w:r>
        <w:r w:rsidDel="00964E30">
          <w:rPr>
            <w:rFonts w:hint="eastAsia"/>
            <w:noProof/>
            <w:color w:val="000000" w:themeColor="text1"/>
          </w:rPr>
          <w:fldChar w:fldCharType="begin"/>
        </w:r>
        <w:r w:rsidDel="00964E30">
          <w:rPr>
            <w:noProof/>
            <w:color w:val="000000" w:themeColor="text1"/>
          </w:rPr>
          <w:delInstrText xml:space="preserve"> PAGEREF _Toc223783766 \h </w:delInstrText>
        </w:r>
        <w:r w:rsidDel="00964E30">
          <w:rPr>
            <w:rFonts w:hint="eastAsia"/>
            <w:noProof/>
            <w:color w:val="000000" w:themeColor="text1"/>
          </w:rPr>
        </w:r>
        <w:r w:rsidDel="00964E30">
          <w:rPr>
            <w:rFonts w:hint="eastAsia"/>
            <w:noProof/>
            <w:color w:val="000000" w:themeColor="text1"/>
          </w:rPr>
          <w:fldChar w:fldCharType="separate"/>
        </w:r>
      </w:del>
      <w:ins w:id="264" w:author="怡然 刘 [2]" w:date="2026-07-08T15:02:00Z">
        <w:del w:id="265" w:author="Si-yuan LIU" w:date="2026-07-24T14:26:00Z" w16du:dateUtc="2026-07-24T06:26:00Z">
          <w:r w:rsidR="004A5B2B" w:rsidDel="00964E30">
            <w:rPr>
              <w:noProof/>
              <w:color w:val="000000" w:themeColor="text1"/>
            </w:rPr>
            <w:delText>37</w:delText>
          </w:r>
        </w:del>
      </w:ins>
      <w:ins w:id="266" w:author="Kelly Tan" w:date="2026-07-08T11:17:00Z">
        <w:del w:id="267" w:author="Si-yuan LIU" w:date="2026-07-24T14:26:00Z" w16du:dateUtc="2026-07-24T06:26:00Z">
          <w:r w:rsidDel="00964E30">
            <w:rPr>
              <w:noProof/>
              <w:color w:val="000000" w:themeColor="text1"/>
            </w:rPr>
            <w:delText>37</w:delText>
          </w:r>
        </w:del>
      </w:ins>
      <w:ins w:id="268" w:author="怡然 刘" w:date="2026-06-25T21:08:00Z">
        <w:del w:id="269" w:author="Si-yuan LIU" w:date="2026-07-24T14:26:00Z" w16du:dateUtc="2026-07-24T06:26:00Z">
          <w:r w:rsidDel="00964E30">
            <w:rPr>
              <w:noProof/>
              <w:color w:val="000000" w:themeColor="text1"/>
            </w:rPr>
            <w:delText>37</w:delText>
          </w:r>
        </w:del>
      </w:ins>
      <w:del w:id="270" w:author="Si-yuan LIU" w:date="2026-07-24T14:26:00Z" w16du:dateUtc="2026-07-24T06:26:00Z">
        <w:r w:rsidDel="00964E30">
          <w:rPr>
            <w:noProof/>
            <w:color w:val="000000" w:themeColor="text1"/>
          </w:rPr>
          <w:delText>32</w:delText>
        </w:r>
        <w:r w:rsidDel="00964E30">
          <w:rPr>
            <w:rFonts w:hint="eastAsia"/>
            <w:noProof/>
            <w:color w:val="000000" w:themeColor="text1"/>
          </w:rPr>
          <w:fldChar w:fldCharType="end"/>
        </w:r>
        <w:r w:rsidDel="00964E30">
          <w:rPr>
            <w:noProof/>
          </w:rPr>
          <w:fldChar w:fldCharType="end"/>
        </w:r>
      </w:del>
    </w:p>
    <w:p w14:paraId="0D5BD40F" w14:textId="5B11D10C" w:rsidR="005F457E" w:rsidDel="00964E30" w:rsidRDefault="00000000">
      <w:pPr>
        <w:pStyle w:val="TOC2"/>
        <w:rPr>
          <w:del w:id="271" w:author="Si-yuan LIU" w:date="2026-07-24T14:26:00Z" w16du:dateUtc="2026-07-24T06:26:00Z"/>
          <w:rFonts w:asciiTheme="minorHAnsi" w:eastAsiaTheme="minorEastAsia" w:hAnsiTheme="minorHAnsi" w:cstheme="minorBidi"/>
          <w:noProof/>
          <w:color w:val="000000" w:themeColor="text1"/>
          <w:sz w:val="22"/>
          <w:szCs w:val="24"/>
          <w:u w:val="none"/>
          <w14:ligatures w14:val="standardContextual"/>
        </w:rPr>
      </w:pPr>
      <w:del w:id="272" w:author="Si-yuan LIU" w:date="2026-07-24T14:26:00Z" w16du:dateUtc="2026-07-24T06:26:00Z">
        <w:r w:rsidDel="00964E30">
          <w:rPr>
            <w:noProof/>
          </w:rPr>
          <w:fldChar w:fldCharType="begin"/>
        </w:r>
        <w:r w:rsidDel="00964E30">
          <w:rPr>
            <w:noProof/>
          </w:rPr>
          <w:delInstrText>HYPERLINK \l "_Toc223783767"</w:delInstrText>
        </w:r>
        <w:r w:rsidDel="00964E30">
          <w:rPr>
            <w:noProof/>
          </w:rPr>
        </w:r>
        <w:r w:rsidDel="00964E30">
          <w:rPr>
            <w:noProof/>
          </w:rPr>
          <w:fldChar w:fldCharType="separate"/>
        </w:r>
        <w:r w:rsidDel="00964E30">
          <w:rPr>
            <w:rStyle w:val="af9"/>
            <w:rFonts w:hint="eastAsia"/>
            <w:noProof/>
            <w:color w:val="000000" w:themeColor="text1"/>
          </w:rPr>
          <w:delText>（五）可能影响项目稳定运营的重要因素</w:delText>
        </w:r>
        <w:r w:rsidDel="00964E30">
          <w:rPr>
            <w:noProof/>
            <w:color w:val="000000" w:themeColor="text1"/>
          </w:rPr>
          <w:tab/>
        </w:r>
        <w:r w:rsidDel="00964E30">
          <w:rPr>
            <w:rFonts w:hint="eastAsia"/>
            <w:noProof/>
            <w:color w:val="000000" w:themeColor="text1"/>
          </w:rPr>
          <w:fldChar w:fldCharType="begin"/>
        </w:r>
        <w:r w:rsidDel="00964E30">
          <w:rPr>
            <w:noProof/>
            <w:color w:val="000000" w:themeColor="text1"/>
          </w:rPr>
          <w:delInstrText xml:space="preserve"> PAGEREF _Toc223783767 \h </w:delInstrText>
        </w:r>
        <w:r w:rsidDel="00964E30">
          <w:rPr>
            <w:rFonts w:hint="eastAsia"/>
            <w:noProof/>
            <w:color w:val="000000" w:themeColor="text1"/>
          </w:rPr>
        </w:r>
        <w:r w:rsidDel="00964E30">
          <w:rPr>
            <w:rFonts w:hint="eastAsia"/>
            <w:noProof/>
            <w:color w:val="000000" w:themeColor="text1"/>
          </w:rPr>
          <w:fldChar w:fldCharType="separate"/>
        </w:r>
      </w:del>
      <w:ins w:id="273" w:author="怡然 刘 [2]" w:date="2026-07-08T15:02:00Z">
        <w:del w:id="274" w:author="Si-yuan LIU" w:date="2026-07-24T14:26:00Z" w16du:dateUtc="2026-07-24T06:26:00Z">
          <w:r w:rsidR="004A5B2B" w:rsidDel="00964E30">
            <w:rPr>
              <w:noProof/>
              <w:color w:val="000000" w:themeColor="text1"/>
            </w:rPr>
            <w:delText>45</w:delText>
          </w:r>
        </w:del>
      </w:ins>
      <w:ins w:id="275" w:author="Kelly Tan" w:date="2026-07-08T11:17:00Z">
        <w:del w:id="276" w:author="Si-yuan LIU" w:date="2026-07-24T14:26:00Z" w16du:dateUtc="2026-07-24T06:26:00Z">
          <w:r w:rsidDel="00964E30">
            <w:rPr>
              <w:noProof/>
              <w:color w:val="000000" w:themeColor="text1"/>
            </w:rPr>
            <w:delText>45</w:delText>
          </w:r>
        </w:del>
      </w:ins>
      <w:ins w:id="277" w:author="怡然 刘" w:date="2026-06-25T21:08:00Z">
        <w:del w:id="278" w:author="Si-yuan LIU" w:date="2026-07-24T14:26:00Z" w16du:dateUtc="2026-07-24T06:26:00Z">
          <w:r w:rsidDel="00964E30">
            <w:rPr>
              <w:noProof/>
              <w:color w:val="000000" w:themeColor="text1"/>
            </w:rPr>
            <w:delText>45</w:delText>
          </w:r>
        </w:del>
      </w:ins>
      <w:del w:id="279" w:author="Si-yuan LIU" w:date="2026-07-24T14:26:00Z" w16du:dateUtc="2026-07-24T06:26:00Z">
        <w:r w:rsidDel="00964E30">
          <w:rPr>
            <w:noProof/>
            <w:color w:val="000000" w:themeColor="text1"/>
          </w:rPr>
          <w:delText>40</w:delText>
        </w:r>
        <w:r w:rsidDel="00964E30">
          <w:rPr>
            <w:rFonts w:hint="eastAsia"/>
            <w:noProof/>
            <w:color w:val="000000" w:themeColor="text1"/>
          </w:rPr>
          <w:fldChar w:fldCharType="end"/>
        </w:r>
        <w:r w:rsidDel="00964E30">
          <w:rPr>
            <w:noProof/>
          </w:rPr>
          <w:fldChar w:fldCharType="end"/>
        </w:r>
      </w:del>
    </w:p>
    <w:p w14:paraId="16E2F548" w14:textId="6DCC0A09" w:rsidR="005F457E" w:rsidDel="00964E30" w:rsidRDefault="00000000">
      <w:pPr>
        <w:pStyle w:val="TOC1"/>
        <w:rPr>
          <w:del w:id="280" w:author="Si-yuan LIU" w:date="2026-07-24T14:26:00Z" w16du:dateUtc="2026-07-24T06:26:00Z"/>
          <w:rFonts w:asciiTheme="minorHAnsi" w:eastAsiaTheme="minorEastAsia" w:hAnsiTheme="minorHAnsi" w:cstheme="minorBidi"/>
          <w:noProof/>
          <w:color w:val="000000" w:themeColor="text1"/>
          <w:sz w:val="22"/>
          <w:szCs w:val="24"/>
          <w:u w:val="none"/>
          <w14:ligatures w14:val="standardContextual"/>
        </w:rPr>
      </w:pPr>
      <w:del w:id="281" w:author="Si-yuan LIU" w:date="2026-07-24T14:26:00Z" w16du:dateUtc="2026-07-24T06:26:00Z">
        <w:r w:rsidDel="00964E30">
          <w:rPr>
            <w:noProof/>
          </w:rPr>
          <w:fldChar w:fldCharType="begin"/>
        </w:r>
        <w:r w:rsidDel="00964E30">
          <w:rPr>
            <w:noProof/>
          </w:rPr>
          <w:delInstrText>HYPERLINK \l "_Toc223783768"</w:delInstrText>
        </w:r>
        <w:r w:rsidDel="00964E30">
          <w:rPr>
            <w:noProof/>
          </w:rPr>
        </w:r>
        <w:r w:rsidDel="00964E30">
          <w:rPr>
            <w:noProof/>
          </w:rPr>
          <w:fldChar w:fldCharType="separate"/>
        </w:r>
        <w:r w:rsidDel="00964E30">
          <w:rPr>
            <w:rStyle w:val="af9"/>
            <w:rFonts w:hint="eastAsia"/>
            <w:noProof/>
            <w:color w:val="000000" w:themeColor="text1"/>
          </w:rPr>
          <w:delText>五、项目合规情况</w:delText>
        </w:r>
        <w:r w:rsidDel="00964E30">
          <w:rPr>
            <w:noProof/>
            <w:color w:val="000000" w:themeColor="text1"/>
          </w:rPr>
          <w:tab/>
        </w:r>
        <w:r w:rsidDel="00964E30">
          <w:rPr>
            <w:rFonts w:hint="eastAsia"/>
            <w:noProof/>
            <w:color w:val="000000" w:themeColor="text1"/>
          </w:rPr>
          <w:fldChar w:fldCharType="begin"/>
        </w:r>
        <w:r w:rsidDel="00964E30">
          <w:rPr>
            <w:noProof/>
            <w:color w:val="000000" w:themeColor="text1"/>
          </w:rPr>
          <w:delInstrText xml:space="preserve"> PAGEREF _Toc223783768 \h </w:delInstrText>
        </w:r>
        <w:r w:rsidDel="00964E30">
          <w:rPr>
            <w:rFonts w:hint="eastAsia"/>
            <w:noProof/>
            <w:color w:val="000000" w:themeColor="text1"/>
          </w:rPr>
        </w:r>
        <w:r w:rsidDel="00964E30">
          <w:rPr>
            <w:rFonts w:hint="eastAsia"/>
            <w:noProof/>
            <w:color w:val="000000" w:themeColor="text1"/>
          </w:rPr>
          <w:fldChar w:fldCharType="separate"/>
        </w:r>
      </w:del>
      <w:ins w:id="282" w:author="怡然 刘 [2]" w:date="2026-07-08T15:02:00Z">
        <w:del w:id="283" w:author="Si-yuan LIU" w:date="2026-07-24T14:26:00Z" w16du:dateUtc="2026-07-24T06:26:00Z">
          <w:r w:rsidR="004A5B2B" w:rsidDel="00964E30">
            <w:rPr>
              <w:noProof/>
              <w:color w:val="000000" w:themeColor="text1"/>
            </w:rPr>
            <w:delText>52</w:delText>
          </w:r>
        </w:del>
      </w:ins>
      <w:ins w:id="284" w:author="Kelly Tan" w:date="2026-07-08T11:17:00Z">
        <w:del w:id="285" w:author="Si-yuan LIU" w:date="2026-07-24T14:26:00Z" w16du:dateUtc="2026-07-24T06:26:00Z">
          <w:r w:rsidDel="00964E30">
            <w:rPr>
              <w:noProof/>
              <w:color w:val="000000" w:themeColor="text1"/>
            </w:rPr>
            <w:delText>52</w:delText>
          </w:r>
        </w:del>
      </w:ins>
      <w:ins w:id="286" w:author="怡然 刘" w:date="2026-06-25T21:08:00Z">
        <w:del w:id="287" w:author="Si-yuan LIU" w:date="2026-07-24T14:26:00Z" w16du:dateUtc="2026-07-24T06:26:00Z">
          <w:r w:rsidDel="00964E30">
            <w:rPr>
              <w:noProof/>
              <w:color w:val="000000" w:themeColor="text1"/>
            </w:rPr>
            <w:delText>52</w:delText>
          </w:r>
        </w:del>
      </w:ins>
      <w:del w:id="288" w:author="Si-yuan LIU" w:date="2026-07-24T14:26:00Z" w16du:dateUtc="2026-07-24T06:26:00Z">
        <w:r w:rsidDel="00964E30">
          <w:rPr>
            <w:noProof/>
            <w:color w:val="000000" w:themeColor="text1"/>
          </w:rPr>
          <w:delText>47</w:delText>
        </w:r>
        <w:r w:rsidDel="00964E30">
          <w:rPr>
            <w:rFonts w:hint="eastAsia"/>
            <w:noProof/>
            <w:color w:val="000000" w:themeColor="text1"/>
          </w:rPr>
          <w:fldChar w:fldCharType="end"/>
        </w:r>
        <w:r w:rsidDel="00964E30">
          <w:rPr>
            <w:noProof/>
          </w:rPr>
          <w:fldChar w:fldCharType="end"/>
        </w:r>
      </w:del>
    </w:p>
    <w:p w14:paraId="1BE8769E" w14:textId="5512CA3E" w:rsidR="005F457E" w:rsidDel="00964E30" w:rsidRDefault="00000000">
      <w:pPr>
        <w:pStyle w:val="TOC2"/>
        <w:rPr>
          <w:del w:id="289" w:author="Si-yuan LIU" w:date="2026-07-24T14:26:00Z" w16du:dateUtc="2026-07-24T06:26:00Z"/>
          <w:rFonts w:asciiTheme="minorHAnsi" w:eastAsiaTheme="minorEastAsia" w:hAnsiTheme="minorHAnsi" w:cstheme="minorBidi"/>
          <w:noProof/>
          <w:color w:val="000000" w:themeColor="text1"/>
          <w:sz w:val="22"/>
          <w:szCs w:val="24"/>
          <w:u w:val="none"/>
          <w14:ligatures w14:val="standardContextual"/>
        </w:rPr>
      </w:pPr>
      <w:del w:id="290" w:author="Si-yuan LIU" w:date="2026-07-24T14:26:00Z" w16du:dateUtc="2026-07-24T06:26:00Z">
        <w:r w:rsidDel="00964E30">
          <w:rPr>
            <w:noProof/>
          </w:rPr>
          <w:fldChar w:fldCharType="begin"/>
        </w:r>
        <w:r w:rsidDel="00964E30">
          <w:rPr>
            <w:noProof/>
          </w:rPr>
          <w:delInstrText>HYPERLINK \l "_Toc223783769"</w:delInstrText>
        </w:r>
        <w:r w:rsidDel="00964E30">
          <w:rPr>
            <w:noProof/>
          </w:rPr>
        </w:r>
        <w:r w:rsidDel="00964E30">
          <w:rPr>
            <w:noProof/>
          </w:rPr>
          <w:fldChar w:fldCharType="separate"/>
        </w:r>
        <w:r w:rsidDel="00964E30">
          <w:rPr>
            <w:rStyle w:val="af9"/>
            <w:rFonts w:hint="eastAsia"/>
            <w:noProof/>
            <w:color w:val="000000" w:themeColor="text1"/>
          </w:rPr>
          <w:delText>（一）符合宏观管理政策要求情况</w:delText>
        </w:r>
        <w:r w:rsidDel="00964E30">
          <w:rPr>
            <w:noProof/>
            <w:color w:val="000000" w:themeColor="text1"/>
          </w:rPr>
          <w:tab/>
        </w:r>
        <w:r w:rsidDel="00964E30">
          <w:rPr>
            <w:rFonts w:hint="eastAsia"/>
            <w:noProof/>
            <w:color w:val="000000" w:themeColor="text1"/>
          </w:rPr>
          <w:fldChar w:fldCharType="begin"/>
        </w:r>
        <w:r w:rsidDel="00964E30">
          <w:rPr>
            <w:noProof/>
            <w:color w:val="000000" w:themeColor="text1"/>
          </w:rPr>
          <w:delInstrText xml:space="preserve"> PAGEREF _Toc223783769 \h </w:delInstrText>
        </w:r>
        <w:r w:rsidDel="00964E30">
          <w:rPr>
            <w:rFonts w:hint="eastAsia"/>
            <w:noProof/>
            <w:color w:val="000000" w:themeColor="text1"/>
          </w:rPr>
        </w:r>
        <w:r w:rsidDel="00964E30">
          <w:rPr>
            <w:rFonts w:hint="eastAsia"/>
            <w:noProof/>
            <w:color w:val="000000" w:themeColor="text1"/>
          </w:rPr>
          <w:fldChar w:fldCharType="separate"/>
        </w:r>
      </w:del>
      <w:ins w:id="291" w:author="怡然 刘 [2]" w:date="2026-07-08T15:02:00Z">
        <w:del w:id="292" w:author="Si-yuan LIU" w:date="2026-07-24T14:26:00Z" w16du:dateUtc="2026-07-24T06:26:00Z">
          <w:r w:rsidR="004A5B2B" w:rsidDel="00964E30">
            <w:rPr>
              <w:noProof/>
              <w:color w:val="000000" w:themeColor="text1"/>
            </w:rPr>
            <w:delText>52</w:delText>
          </w:r>
        </w:del>
      </w:ins>
      <w:ins w:id="293" w:author="Kelly Tan" w:date="2026-07-08T11:17:00Z">
        <w:del w:id="294" w:author="Si-yuan LIU" w:date="2026-07-24T14:26:00Z" w16du:dateUtc="2026-07-24T06:26:00Z">
          <w:r w:rsidDel="00964E30">
            <w:rPr>
              <w:noProof/>
              <w:color w:val="000000" w:themeColor="text1"/>
            </w:rPr>
            <w:delText>52</w:delText>
          </w:r>
        </w:del>
      </w:ins>
      <w:ins w:id="295" w:author="怡然 刘" w:date="2026-06-25T21:08:00Z">
        <w:del w:id="296" w:author="Si-yuan LIU" w:date="2026-07-24T14:26:00Z" w16du:dateUtc="2026-07-24T06:26:00Z">
          <w:r w:rsidDel="00964E30">
            <w:rPr>
              <w:noProof/>
              <w:color w:val="000000" w:themeColor="text1"/>
            </w:rPr>
            <w:delText>52</w:delText>
          </w:r>
        </w:del>
      </w:ins>
      <w:del w:id="297" w:author="Si-yuan LIU" w:date="2026-07-24T14:26:00Z" w16du:dateUtc="2026-07-24T06:26:00Z">
        <w:r w:rsidDel="00964E30">
          <w:rPr>
            <w:noProof/>
            <w:color w:val="000000" w:themeColor="text1"/>
          </w:rPr>
          <w:delText>47</w:delText>
        </w:r>
        <w:r w:rsidDel="00964E30">
          <w:rPr>
            <w:rFonts w:hint="eastAsia"/>
            <w:noProof/>
            <w:color w:val="000000" w:themeColor="text1"/>
          </w:rPr>
          <w:fldChar w:fldCharType="end"/>
        </w:r>
        <w:r w:rsidDel="00964E30">
          <w:rPr>
            <w:noProof/>
          </w:rPr>
          <w:fldChar w:fldCharType="end"/>
        </w:r>
      </w:del>
    </w:p>
    <w:p w14:paraId="401B4C5D" w14:textId="552FA460" w:rsidR="005F457E" w:rsidDel="00964E30" w:rsidRDefault="00000000">
      <w:pPr>
        <w:pStyle w:val="TOC2"/>
        <w:rPr>
          <w:del w:id="298" w:author="Si-yuan LIU" w:date="2026-07-24T14:26:00Z" w16du:dateUtc="2026-07-24T06:26:00Z"/>
          <w:rFonts w:asciiTheme="minorHAnsi" w:eastAsiaTheme="minorEastAsia" w:hAnsiTheme="minorHAnsi" w:cstheme="minorBidi"/>
          <w:noProof/>
          <w:color w:val="000000" w:themeColor="text1"/>
          <w:sz w:val="22"/>
          <w:szCs w:val="24"/>
          <w:u w:val="none"/>
          <w14:ligatures w14:val="standardContextual"/>
        </w:rPr>
      </w:pPr>
      <w:del w:id="299" w:author="Si-yuan LIU" w:date="2026-07-24T14:26:00Z" w16du:dateUtc="2026-07-24T06:26:00Z">
        <w:r w:rsidDel="00964E30">
          <w:rPr>
            <w:noProof/>
          </w:rPr>
          <w:fldChar w:fldCharType="begin"/>
        </w:r>
        <w:r w:rsidDel="00964E30">
          <w:rPr>
            <w:noProof/>
          </w:rPr>
          <w:delInstrText>HYPERLINK \l "_Toc223783770"</w:delInstrText>
        </w:r>
        <w:r w:rsidDel="00964E30">
          <w:rPr>
            <w:noProof/>
          </w:rPr>
        </w:r>
        <w:r w:rsidDel="00964E30">
          <w:rPr>
            <w:noProof/>
          </w:rPr>
          <w:fldChar w:fldCharType="separate"/>
        </w:r>
        <w:r w:rsidDel="00964E30">
          <w:rPr>
            <w:rStyle w:val="af9"/>
            <w:rFonts w:hint="eastAsia"/>
            <w:noProof/>
            <w:color w:val="000000" w:themeColor="text1"/>
          </w:rPr>
          <w:delText>（二）投资管理手续合规情况</w:delText>
        </w:r>
        <w:r w:rsidDel="00964E30">
          <w:rPr>
            <w:noProof/>
            <w:color w:val="000000" w:themeColor="text1"/>
          </w:rPr>
          <w:tab/>
        </w:r>
        <w:r w:rsidDel="00964E30">
          <w:rPr>
            <w:rFonts w:hint="eastAsia"/>
            <w:noProof/>
            <w:color w:val="000000" w:themeColor="text1"/>
          </w:rPr>
          <w:fldChar w:fldCharType="begin"/>
        </w:r>
        <w:r w:rsidDel="00964E30">
          <w:rPr>
            <w:noProof/>
            <w:color w:val="000000" w:themeColor="text1"/>
          </w:rPr>
          <w:delInstrText xml:space="preserve"> PAGEREF _Toc223783770 \h </w:delInstrText>
        </w:r>
        <w:r w:rsidDel="00964E30">
          <w:rPr>
            <w:rFonts w:hint="eastAsia"/>
            <w:noProof/>
            <w:color w:val="000000" w:themeColor="text1"/>
          </w:rPr>
        </w:r>
        <w:r w:rsidDel="00964E30">
          <w:rPr>
            <w:rFonts w:hint="eastAsia"/>
            <w:noProof/>
            <w:color w:val="000000" w:themeColor="text1"/>
          </w:rPr>
          <w:fldChar w:fldCharType="separate"/>
        </w:r>
      </w:del>
      <w:ins w:id="300" w:author="怡然 刘 [2]" w:date="2026-07-08T15:02:00Z">
        <w:del w:id="301" w:author="Si-yuan LIU" w:date="2026-07-24T14:26:00Z" w16du:dateUtc="2026-07-24T06:26:00Z">
          <w:r w:rsidR="004A5B2B" w:rsidDel="00964E30">
            <w:rPr>
              <w:noProof/>
              <w:color w:val="000000" w:themeColor="text1"/>
            </w:rPr>
            <w:delText>61</w:delText>
          </w:r>
        </w:del>
      </w:ins>
      <w:ins w:id="302" w:author="Kelly Tan" w:date="2026-07-08T11:17:00Z">
        <w:del w:id="303" w:author="Si-yuan LIU" w:date="2026-07-24T14:26:00Z" w16du:dateUtc="2026-07-24T06:26:00Z">
          <w:r w:rsidDel="00964E30">
            <w:rPr>
              <w:noProof/>
              <w:color w:val="000000" w:themeColor="text1"/>
            </w:rPr>
            <w:delText>61</w:delText>
          </w:r>
        </w:del>
      </w:ins>
      <w:ins w:id="304" w:author="怡然 刘" w:date="2026-06-25T21:08:00Z">
        <w:del w:id="305" w:author="Si-yuan LIU" w:date="2026-07-24T14:26:00Z" w16du:dateUtc="2026-07-24T06:26:00Z">
          <w:r w:rsidDel="00964E30">
            <w:rPr>
              <w:noProof/>
              <w:color w:val="000000" w:themeColor="text1"/>
            </w:rPr>
            <w:delText>61</w:delText>
          </w:r>
        </w:del>
      </w:ins>
      <w:del w:id="306" w:author="Si-yuan LIU" w:date="2026-07-24T14:26:00Z" w16du:dateUtc="2026-07-24T06:26:00Z">
        <w:r w:rsidDel="00964E30">
          <w:rPr>
            <w:noProof/>
            <w:color w:val="000000" w:themeColor="text1"/>
          </w:rPr>
          <w:delText>56</w:delText>
        </w:r>
        <w:r w:rsidDel="00964E30">
          <w:rPr>
            <w:rFonts w:hint="eastAsia"/>
            <w:noProof/>
            <w:color w:val="000000" w:themeColor="text1"/>
          </w:rPr>
          <w:fldChar w:fldCharType="end"/>
        </w:r>
        <w:r w:rsidDel="00964E30">
          <w:rPr>
            <w:noProof/>
          </w:rPr>
          <w:fldChar w:fldCharType="end"/>
        </w:r>
      </w:del>
    </w:p>
    <w:p w14:paraId="724D51C4" w14:textId="4212B006" w:rsidR="005F457E" w:rsidDel="00964E30" w:rsidRDefault="00000000">
      <w:pPr>
        <w:pStyle w:val="TOC2"/>
        <w:rPr>
          <w:del w:id="307" w:author="Si-yuan LIU" w:date="2026-07-24T14:26:00Z" w16du:dateUtc="2026-07-24T06:26:00Z"/>
          <w:rFonts w:asciiTheme="minorHAnsi" w:eastAsiaTheme="minorEastAsia" w:hAnsiTheme="minorHAnsi" w:cstheme="minorBidi"/>
          <w:noProof/>
          <w:color w:val="000000" w:themeColor="text1"/>
          <w:sz w:val="22"/>
          <w:szCs w:val="24"/>
          <w:u w:val="none"/>
          <w14:ligatures w14:val="standardContextual"/>
        </w:rPr>
      </w:pPr>
      <w:del w:id="308" w:author="Si-yuan LIU" w:date="2026-07-24T14:26:00Z" w16du:dateUtc="2026-07-24T06:26:00Z">
        <w:r w:rsidDel="00964E30">
          <w:rPr>
            <w:noProof/>
          </w:rPr>
          <w:fldChar w:fldCharType="begin"/>
        </w:r>
        <w:r w:rsidDel="00964E30">
          <w:rPr>
            <w:noProof/>
          </w:rPr>
          <w:delInstrText>HYPERLINK \l "_Toc223783771"</w:delInstrText>
        </w:r>
        <w:r w:rsidDel="00964E30">
          <w:rPr>
            <w:noProof/>
          </w:rPr>
        </w:r>
        <w:r w:rsidDel="00964E30">
          <w:rPr>
            <w:noProof/>
          </w:rPr>
          <w:fldChar w:fldCharType="separate"/>
        </w:r>
        <w:r w:rsidDel="00964E30">
          <w:rPr>
            <w:rStyle w:val="af9"/>
            <w:rFonts w:hint="eastAsia"/>
            <w:noProof/>
            <w:color w:val="000000" w:themeColor="text1"/>
          </w:rPr>
          <w:delText>（三）土地使用合规情况</w:delText>
        </w:r>
        <w:r w:rsidDel="00964E30">
          <w:rPr>
            <w:noProof/>
            <w:color w:val="000000" w:themeColor="text1"/>
          </w:rPr>
          <w:tab/>
        </w:r>
        <w:r w:rsidDel="00964E30">
          <w:rPr>
            <w:rFonts w:hint="eastAsia"/>
            <w:noProof/>
            <w:color w:val="000000" w:themeColor="text1"/>
          </w:rPr>
          <w:fldChar w:fldCharType="begin"/>
        </w:r>
        <w:r w:rsidDel="00964E30">
          <w:rPr>
            <w:noProof/>
            <w:color w:val="000000" w:themeColor="text1"/>
          </w:rPr>
          <w:delInstrText xml:space="preserve"> PAGEREF _Toc223783771 \h </w:delInstrText>
        </w:r>
        <w:r w:rsidDel="00964E30">
          <w:rPr>
            <w:rFonts w:hint="eastAsia"/>
            <w:noProof/>
            <w:color w:val="000000" w:themeColor="text1"/>
          </w:rPr>
        </w:r>
        <w:r w:rsidDel="00964E30">
          <w:rPr>
            <w:rFonts w:hint="eastAsia"/>
            <w:noProof/>
            <w:color w:val="000000" w:themeColor="text1"/>
          </w:rPr>
          <w:fldChar w:fldCharType="separate"/>
        </w:r>
      </w:del>
      <w:ins w:id="309" w:author="怡然 刘 [2]" w:date="2026-07-08T15:02:00Z">
        <w:del w:id="310" w:author="Si-yuan LIU" w:date="2026-07-24T14:26:00Z" w16du:dateUtc="2026-07-24T06:26:00Z">
          <w:r w:rsidR="004A5B2B" w:rsidDel="00964E30">
            <w:rPr>
              <w:noProof/>
              <w:color w:val="000000" w:themeColor="text1"/>
            </w:rPr>
            <w:delText>69</w:delText>
          </w:r>
        </w:del>
      </w:ins>
      <w:ins w:id="311" w:author="Kelly Tan" w:date="2026-07-08T11:17:00Z">
        <w:del w:id="312" w:author="Si-yuan LIU" w:date="2026-07-24T14:26:00Z" w16du:dateUtc="2026-07-24T06:26:00Z">
          <w:r w:rsidDel="00964E30">
            <w:rPr>
              <w:noProof/>
              <w:color w:val="000000" w:themeColor="text1"/>
            </w:rPr>
            <w:delText>69</w:delText>
          </w:r>
        </w:del>
      </w:ins>
      <w:ins w:id="313" w:author="怡然 刘" w:date="2026-06-25T21:08:00Z">
        <w:del w:id="314" w:author="Si-yuan LIU" w:date="2026-07-24T14:26:00Z" w16du:dateUtc="2026-07-24T06:26:00Z">
          <w:r w:rsidDel="00964E30">
            <w:rPr>
              <w:noProof/>
              <w:color w:val="000000" w:themeColor="text1"/>
            </w:rPr>
            <w:delText>69</w:delText>
          </w:r>
        </w:del>
      </w:ins>
      <w:del w:id="315" w:author="Si-yuan LIU" w:date="2026-07-24T14:26:00Z" w16du:dateUtc="2026-07-24T06:26:00Z">
        <w:r w:rsidDel="00964E30">
          <w:rPr>
            <w:noProof/>
            <w:color w:val="000000" w:themeColor="text1"/>
          </w:rPr>
          <w:delText>63</w:delText>
        </w:r>
        <w:r w:rsidDel="00964E30">
          <w:rPr>
            <w:rFonts w:hint="eastAsia"/>
            <w:noProof/>
            <w:color w:val="000000" w:themeColor="text1"/>
          </w:rPr>
          <w:fldChar w:fldCharType="end"/>
        </w:r>
        <w:r w:rsidDel="00964E30">
          <w:rPr>
            <w:noProof/>
          </w:rPr>
          <w:fldChar w:fldCharType="end"/>
        </w:r>
      </w:del>
    </w:p>
    <w:p w14:paraId="1B46BF12" w14:textId="7D5BE22C" w:rsidR="005F457E" w:rsidDel="00964E30" w:rsidRDefault="00000000">
      <w:pPr>
        <w:pStyle w:val="TOC2"/>
        <w:rPr>
          <w:del w:id="316" w:author="Si-yuan LIU" w:date="2026-07-24T14:26:00Z" w16du:dateUtc="2026-07-24T06:26:00Z"/>
          <w:rFonts w:asciiTheme="minorHAnsi" w:eastAsiaTheme="minorEastAsia" w:hAnsiTheme="minorHAnsi" w:cstheme="minorBidi"/>
          <w:noProof/>
          <w:color w:val="000000" w:themeColor="text1"/>
          <w:sz w:val="22"/>
          <w:szCs w:val="24"/>
          <w:u w:val="none"/>
          <w14:ligatures w14:val="standardContextual"/>
        </w:rPr>
      </w:pPr>
      <w:del w:id="317" w:author="Si-yuan LIU" w:date="2026-07-24T14:26:00Z" w16du:dateUtc="2026-07-24T06:26:00Z">
        <w:r w:rsidDel="00964E30">
          <w:rPr>
            <w:noProof/>
          </w:rPr>
          <w:fldChar w:fldCharType="begin"/>
        </w:r>
        <w:r w:rsidDel="00964E30">
          <w:rPr>
            <w:noProof/>
          </w:rPr>
          <w:delInstrText>HYPERLINK \l "_Toc223783772"</w:delInstrText>
        </w:r>
        <w:r w:rsidDel="00964E30">
          <w:rPr>
            <w:noProof/>
          </w:rPr>
        </w:r>
        <w:r w:rsidDel="00964E30">
          <w:rPr>
            <w:noProof/>
          </w:rPr>
          <w:fldChar w:fldCharType="separate"/>
        </w:r>
        <w:r w:rsidDel="00964E30">
          <w:rPr>
            <w:rStyle w:val="af9"/>
            <w:rFonts w:hint="eastAsia"/>
            <w:noProof/>
            <w:color w:val="000000" w:themeColor="text1"/>
          </w:rPr>
          <w:delText>（四）可转让性有关情况</w:delText>
        </w:r>
        <w:r w:rsidDel="00964E30">
          <w:rPr>
            <w:noProof/>
            <w:color w:val="000000" w:themeColor="text1"/>
          </w:rPr>
          <w:tab/>
        </w:r>
        <w:r w:rsidDel="00964E30">
          <w:rPr>
            <w:rFonts w:hint="eastAsia"/>
            <w:noProof/>
            <w:color w:val="000000" w:themeColor="text1"/>
          </w:rPr>
          <w:fldChar w:fldCharType="begin"/>
        </w:r>
        <w:r w:rsidDel="00964E30">
          <w:rPr>
            <w:noProof/>
            <w:color w:val="000000" w:themeColor="text1"/>
          </w:rPr>
          <w:delInstrText xml:space="preserve"> PAGEREF _Toc223783772 \h </w:delInstrText>
        </w:r>
        <w:r w:rsidDel="00964E30">
          <w:rPr>
            <w:rFonts w:hint="eastAsia"/>
            <w:noProof/>
            <w:color w:val="000000" w:themeColor="text1"/>
          </w:rPr>
        </w:r>
        <w:r w:rsidDel="00964E30">
          <w:rPr>
            <w:rFonts w:hint="eastAsia"/>
            <w:noProof/>
            <w:color w:val="000000" w:themeColor="text1"/>
          </w:rPr>
          <w:fldChar w:fldCharType="separate"/>
        </w:r>
      </w:del>
      <w:ins w:id="318" w:author="怡然 刘 [2]" w:date="2026-07-08T15:02:00Z">
        <w:del w:id="319" w:author="Si-yuan LIU" w:date="2026-07-24T14:26:00Z" w16du:dateUtc="2026-07-24T06:26:00Z">
          <w:r w:rsidR="004A5B2B" w:rsidDel="00964E30">
            <w:rPr>
              <w:noProof/>
              <w:color w:val="000000" w:themeColor="text1"/>
            </w:rPr>
            <w:delText>71</w:delText>
          </w:r>
        </w:del>
      </w:ins>
      <w:ins w:id="320" w:author="Kelly Tan" w:date="2026-07-08T11:17:00Z">
        <w:del w:id="321" w:author="Si-yuan LIU" w:date="2026-07-24T14:26:00Z" w16du:dateUtc="2026-07-24T06:26:00Z">
          <w:r w:rsidDel="00964E30">
            <w:rPr>
              <w:noProof/>
              <w:color w:val="000000" w:themeColor="text1"/>
            </w:rPr>
            <w:delText>71</w:delText>
          </w:r>
        </w:del>
      </w:ins>
      <w:ins w:id="322" w:author="怡然 刘" w:date="2026-06-25T21:08:00Z">
        <w:del w:id="323" w:author="Si-yuan LIU" w:date="2026-07-24T14:26:00Z" w16du:dateUtc="2026-07-24T06:26:00Z">
          <w:r w:rsidDel="00964E30">
            <w:rPr>
              <w:noProof/>
              <w:color w:val="000000" w:themeColor="text1"/>
            </w:rPr>
            <w:delText>71</w:delText>
          </w:r>
        </w:del>
      </w:ins>
      <w:del w:id="324" w:author="Si-yuan LIU" w:date="2026-07-24T14:26:00Z" w16du:dateUtc="2026-07-24T06:26:00Z">
        <w:r w:rsidDel="00964E30">
          <w:rPr>
            <w:noProof/>
            <w:color w:val="000000" w:themeColor="text1"/>
          </w:rPr>
          <w:delText>65</w:delText>
        </w:r>
        <w:r w:rsidDel="00964E30">
          <w:rPr>
            <w:rFonts w:hint="eastAsia"/>
            <w:noProof/>
            <w:color w:val="000000" w:themeColor="text1"/>
          </w:rPr>
          <w:fldChar w:fldCharType="end"/>
        </w:r>
        <w:r w:rsidDel="00964E30">
          <w:rPr>
            <w:noProof/>
          </w:rPr>
          <w:fldChar w:fldCharType="end"/>
        </w:r>
      </w:del>
    </w:p>
    <w:p w14:paraId="041CDA8D" w14:textId="5BAD8CF2" w:rsidR="005F457E" w:rsidDel="00964E30" w:rsidRDefault="00000000">
      <w:pPr>
        <w:pStyle w:val="TOC2"/>
        <w:rPr>
          <w:del w:id="325" w:author="Si-yuan LIU" w:date="2026-07-24T14:26:00Z" w16du:dateUtc="2026-07-24T06:26:00Z"/>
          <w:rFonts w:asciiTheme="minorHAnsi" w:eastAsiaTheme="minorEastAsia" w:hAnsiTheme="minorHAnsi" w:cstheme="minorBidi"/>
          <w:noProof/>
          <w:color w:val="000000" w:themeColor="text1"/>
          <w:sz w:val="22"/>
          <w:szCs w:val="24"/>
          <w:u w:val="none"/>
          <w14:ligatures w14:val="standardContextual"/>
        </w:rPr>
      </w:pPr>
      <w:del w:id="326" w:author="Si-yuan LIU" w:date="2026-07-24T14:26:00Z" w16du:dateUtc="2026-07-24T06:26:00Z">
        <w:r w:rsidDel="00964E30">
          <w:rPr>
            <w:noProof/>
          </w:rPr>
          <w:fldChar w:fldCharType="begin"/>
        </w:r>
        <w:r w:rsidDel="00964E30">
          <w:rPr>
            <w:noProof/>
          </w:rPr>
          <w:delInstrText>HYPERLINK \l "_Toc223783773"</w:delInstrText>
        </w:r>
        <w:r w:rsidDel="00964E30">
          <w:rPr>
            <w:noProof/>
          </w:rPr>
        </w:r>
        <w:r w:rsidDel="00964E30">
          <w:rPr>
            <w:noProof/>
          </w:rPr>
          <w:fldChar w:fldCharType="separate"/>
        </w:r>
        <w:r w:rsidDel="00964E30">
          <w:rPr>
            <w:rStyle w:val="af9"/>
            <w:rFonts w:hint="eastAsia"/>
            <w:noProof/>
            <w:color w:val="000000" w:themeColor="text1"/>
          </w:rPr>
          <w:delText>（五）政府和社会资本合作（</w:delText>
        </w:r>
        <w:r w:rsidDel="00964E30">
          <w:rPr>
            <w:rStyle w:val="af9"/>
            <w:noProof/>
            <w:color w:val="000000" w:themeColor="text1"/>
          </w:rPr>
          <w:delText>PPP</w:delText>
        </w:r>
        <w:r w:rsidDel="00964E30">
          <w:rPr>
            <w:rStyle w:val="af9"/>
            <w:rFonts w:hint="eastAsia"/>
            <w:noProof/>
            <w:color w:val="000000" w:themeColor="text1"/>
          </w:rPr>
          <w:delText>）项目合规情况</w:delText>
        </w:r>
        <w:r w:rsidDel="00964E30">
          <w:rPr>
            <w:noProof/>
            <w:color w:val="000000" w:themeColor="text1"/>
          </w:rPr>
          <w:tab/>
        </w:r>
        <w:r w:rsidDel="00964E30">
          <w:rPr>
            <w:rFonts w:hint="eastAsia"/>
            <w:noProof/>
            <w:color w:val="000000" w:themeColor="text1"/>
          </w:rPr>
          <w:fldChar w:fldCharType="begin"/>
        </w:r>
        <w:r w:rsidDel="00964E30">
          <w:rPr>
            <w:noProof/>
            <w:color w:val="000000" w:themeColor="text1"/>
          </w:rPr>
          <w:delInstrText xml:space="preserve"> PAGEREF _Toc223783773 \h </w:delInstrText>
        </w:r>
        <w:r w:rsidDel="00964E30">
          <w:rPr>
            <w:rFonts w:hint="eastAsia"/>
            <w:noProof/>
            <w:color w:val="000000" w:themeColor="text1"/>
          </w:rPr>
        </w:r>
        <w:r w:rsidDel="00964E30">
          <w:rPr>
            <w:rFonts w:hint="eastAsia"/>
            <w:noProof/>
            <w:color w:val="000000" w:themeColor="text1"/>
          </w:rPr>
          <w:fldChar w:fldCharType="separate"/>
        </w:r>
      </w:del>
      <w:ins w:id="327" w:author="怡然 刘 [2]" w:date="2026-07-08T15:02:00Z">
        <w:del w:id="328" w:author="Si-yuan LIU" w:date="2026-07-24T14:26:00Z" w16du:dateUtc="2026-07-24T06:26:00Z">
          <w:r w:rsidR="004A5B2B" w:rsidDel="00964E30">
            <w:rPr>
              <w:noProof/>
              <w:color w:val="000000" w:themeColor="text1"/>
            </w:rPr>
            <w:delText>77</w:delText>
          </w:r>
        </w:del>
      </w:ins>
      <w:ins w:id="329" w:author="Kelly Tan" w:date="2026-07-08T11:17:00Z">
        <w:del w:id="330" w:author="Si-yuan LIU" w:date="2026-07-24T14:26:00Z" w16du:dateUtc="2026-07-24T06:26:00Z">
          <w:r w:rsidDel="00964E30">
            <w:rPr>
              <w:noProof/>
              <w:color w:val="000000" w:themeColor="text1"/>
            </w:rPr>
            <w:delText>77</w:delText>
          </w:r>
        </w:del>
      </w:ins>
      <w:ins w:id="331" w:author="怡然 刘" w:date="2026-06-25T21:08:00Z">
        <w:del w:id="332" w:author="Si-yuan LIU" w:date="2026-07-24T14:26:00Z" w16du:dateUtc="2026-07-24T06:26:00Z">
          <w:r w:rsidDel="00964E30">
            <w:rPr>
              <w:noProof/>
              <w:color w:val="000000" w:themeColor="text1"/>
            </w:rPr>
            <w:delText>77</w:delText>
          </w:r>
        </w:del>
      </w:ins>
      <w:del w:id="333" w:author="Si-yuan LIU" w:date="2026-07-24T14:26:00Z" w16du:dateUtc="2026-07-24T06:26:00Z">
        <w:r w:rsidDel="00964E30">
          <w:rPr>
            <w:noProof/>
            <w:color w:val="000000" w:themeColor="text1"/>
          </w:rPr>
          <w:delText>71</w:delText>
        </w:r>
        <w:r w:rsidDel="00964E30">
          <w:rPr>
            <w:rFonts w:hint="eastAsia"/>
            <w:noProof/>
            <w:color w:val="000000" w:themeColor="text1"/>
          </w:rPr>
          <w:fldChar w:fldCharType="end"/>
        </w:r>
        <w:r w:rsidDel="00964E30">
          <w:rPr>
            <w:noProof/>
          </w:rPr>
          <w:fldChar w:fldCharType="end"/>
        </w:r>
      </w:del>
    </w:p>
    <w:p w14:paraId="61F911DC" w14:textId="2979465E" w:rsidR="005F457E" w:rsidDel="00964E30" w:rsidRDefault="00000000">
      <w:pPr>
        <w:pStyle w:val="TOC2"/>
        <w:rPr>
          <w:del w:id="334" w:author="Si-yuan LIU" w:date="2026-07-24T14:26:00Z" w16du:dateUtc="2026-07-24T06:26:00Z"/>
          <w:rFonts w:asciiTheme="minorHAnsi" w:eastAsiaTheme="minorEastAsia" w:hAnsiTheme="minorHAnsi" w:cstheme="minorBidi"/>
          <w:noProof/>
          <w:color w:val="000000" w:themeColor="text1"/>
          <w:sz w:val="22"/>
          <w:szCs w:val="24"/>
          <w:u w:val="none"/>
          <w14:ligatures w14:val="standardContextual"/>
        </w:rPr>
      </w:pPr>
      <w:del w:id="335" w:author="Si-yuan LIU" w:date="2026-07-24T14:26:00Z" w16du:dateUtc="2026-07-24T06:26:00Z">
        <w:r w:rsidDel="00964E30">
          <w:rPr>
            <w:noProof/>
          </w:rPr>
          <w:fldChar w:fldCharType="begin"/>
        </w:r>
        <w:r w:rsidDel="00964E30">
          <w:rPr>
            <w:noProof/>
          </w:rPr>
          <w:delInstrText>HYPERLINK \l "_Toc223783774"</w:delInstrText>
        </w:r>
        <w:r w:rsidDel="00964E30">
          <w:rPr>
            <w:noProof/>
          </w:rPr>
        </w:r>
        <w:r w:rsidDel="00964E30">
          <w:rPr>
            <w:noProof/>
          </w:rPr>
          <w:fldChar w:fldCharType="separate"/>
        </w:r>
        <w:r w:rsidDel="00964E30">
          <w:rPr>
            <w:rStyle w:val="af9"/>
            <w:rFonts w:hint="eastAsia"/>
            <w:noProof/>
            <w:color w:val="000000" w:themeColor="text1"/>
          </w:rPr>
          <w:delText>（六）税收处理情况</w:delText>
        </w:r>
        <w:r w:rsidDel="00964E30">
          <w:rPr>
            <w:noProof/>
            <w:color w:val="000000" w:themeColor="text1"/>
          </w:rPr>
          <w:tab/>
        </w:r>
        <w:r w:rsidDel="00964E30">
          <w:rPr>
            <w:rFonts w:hint="eastAsia"/>
            <w:noProof/>
            <w:color w:val="000000" w:themeColor="text1"/>
          </w:rPr>
          <w:fldChar w:fldCharType="begin"/>
        </w:r>
        <w:r w:rsidDel="00964E30">
          <w:rPr>
            <w:noProof/>
            <w:color w:val="000000" w:themeColor="text1"/>
          </w:rPr>
          <w:delInstrText xml:space="preserve"> PAGEREF _Toc223783774 \h </w:delInstrText>
        </w:r>
        <w:r w:rsidDel="00964E30">
          <w:rPr>
            <w:rFonts w:hint="eastAsia"/>
            <w:noProof/>
            <w:color w:val="000000" w:themeColor="text1"/>
          </w:rPr>
        </w:r>
        <w:r w:rsidDel="00964E30">
          <w:rPr>
            <w:rFonts w:hint="eastAsia"/>
            <w:noProof/>
            <w:color w:val="000000" w:themeColor="text1"/>
          </w:rPr>
          <w:fldChar w:fldCharType="separate"/>
        </w:r>
      </w:del>
      <w:ins w:id="336" w:author="怡然 刘 [2]" w:date="2026-07-08T15:02:00Z">
        <w:del w:id="337" w:author="Si-yuan LIU" w:date="2026-07-24T14:26:00Z" w16du:dateUtc="2026-07-24T06:26:00Z">
          <w:r w:rsidR="004A5B2B" w:rsidDel="00964E30">
            <w:rPr>
              <w:noProof/>
              <w:color w:val="000000" w:themeColor="text1"/>
            </w:rPr>
            <w:delText>77</w:delText>
          </w:r>
        </w:del>
      </w:ins>
      <w:ins w:id="338" w:author="Kelly Tan" w:date="2026-07-08T11:17:00Z">
        <w:del w:id="339" w:author="Si-yuan LIU" w:date="2026-07-24T14:26:00Z" w16du:dateUtc="2026-07-24T06:26:00Z">
          <w:r w:rsidDel="00964E30">
            <w:rPr>
              <w:noProof/>
              <w:color w:val="000000" w:themeColor="text1"/>
            </w:rPr>
            <w:delText>77</w:delText>
          </w:r>
        </w:del>
      </w:ins>
      <w:ins w:id="340" w:author="怡然 刘" w:date="2026-06-25T21:08:00Z">
        <w:del w:id="341" w:author="Si-yuan LIU" w:date="2026-07-24T14:26:00Z" w16du:dateUtc="2026-07-24T06:26:00Z">
          <w:r w:rsidDel="00964E30">
            <w:rPr>
              <w:noProof/>
              <w:color w:val="000000" w:themeColor="text1"/>
            </w:rPr>
            <w:delText>77</w:delText>
          </w:r>
        </w:del>
      </w:ins>
      <w:del w:id="342" w:author="Si-yuan LIU" w:date="2026-07-24T14:26:00Z" w16du:dateUtc="2026-07-24T06:26:00Z">
        <w:r w:rsidDel="00964E30">
          <w:rPr>
            <w:noProof/>
            <w:color w:val="000000" w:themeColor="text1"/>
          </w:rPr>
          <w:delText>71</w:delText>
        </w:r>
        <w:r w:rsidDel="00964E30">
          <w:rPr>
            <w:rFonts w:hint="eastAsia"/>
            <w:noProof/>
            <w:color w:val="000000" w:themeColor="text1"/>
          </w:rPr>
          <w:fldChar w:fldCharType="end"/>
        </w:r>
        <w:r w:rsidDel="00964E30">
          <w:rPr>
            <w:noProof/>
          </w:rPr>
          <w:fldChar w:fldCharType="end"/>
        </w:r>
      </w:del>
    </w:p>
    <w:p w14:paraId="2B2F1F6E" w14:textId="47B34C44" w:rsidR="005F457E" w:rsidDel="00964E30" w:rsidRDefault="00000000">
      <w:pPr>
        <w:pStyle w:val="TOC1"/>
        <w:rPr>
          <w:del w:id="343" w:author="Si-yuan LIU" w:date="2026-07-24T14:26:00Z" w16du:dateUtc="2026-07-24T06:26:00Z"/>
          <w:rFonts w:asciiTheme="minorHAnsi" w:eastAsiaTheme="minorEastAsia" w:hAnsiTheme="minorHAnsi" w:cstheme="minorBidi"/>
          <w:noProof/>
          <w:color w:val="000000" w:themeColor="text1"/>
          <w:sz w:val="22"/>
          <w:szCs w:val="24"/>
          <w:u w:val="none"/>
          <w14:ligatures w14:val="standardContextual"/>
        </w:rPr>
      </w:pPr>
      <w:del w:id="344" w:author="Si-yuan LIU" w:date="2026-07-24T14:26:00Z" w16du:dateUtc="2026-07-24T06:26:00Z">
        <w:r w:rsidDel="00964E30">
          <w:rPr>
            <w:noProof/>
          </w:rPr>
          <w:fldChar w:fldCharType="begin"/>
        </w:r>
        <w:r w:rsidDel="00964E30">
          <w:rPr>
            <w:noProof/>
          </w:rPr>
          <w:delInstrText>HYPERLINK \l "_Toc223783775"</w:delInstrText>
        </w:r>
        <w:r w:rsidDel="00964E30">
          <w:rPr>
            <w:noProof/>
          </w:rPr>
        </w:r>
        <w:r w:rsidDel="00964E30">
          <w:rPr>
            <w:noProof/>
          </w:rPr>
          <w:fldChar w:fldCharType="separate"/>
        </w:r>
        <w:r w:rsidDel="00964E30">
          <w:rPr>
            <w:rStyle w:val="af9"/>
            <w:rFonts w:hint="eastAsia"/>
            <w:noProof/>
            <w:color w:val="000000" w:themeColor="text1"/>
          </w:rPr>
          <w:delText>六、运营管理安排</w:delText>
        </w:r>
        <w:r w:rsidDel="00964E30">
          <w:rPr>
            <w:noProof/>
            <w:color w:val="000000" w:themeColor="text1"/>
          </w:rPr>
          <w:tab/>
        </w:r>
        <w:r w:rsidDel="00964E30">
          <w:rPr>
            <w:rFonts w:hint="eastAsia"/>
            <w:noProof/>
            <w:color w:val="000000" w:themeColor="text1"/>
          </w:rPr>
          <w:fldChar w:fldCharType="begin"/>
        </w:r>
        <w:r w:rsidDel="00964E30">
          <w:rPr>
            <w:noProof/>
            <w:color w:val="000000" w:themeColor="text1"/>
          </w:rPr>
          <w:delInstrText xml:space="preserve"> PAGEREF _Toc223783775 \h </w:delInstrText>
        </w:r>
        <w:r w:rsidDel="00964E30">
          <w:rPr>
            <w:rFonts w:hint="eastAsia"/>
            <w:noProof/>
            <w:color w:val="000000" w:themeColor="text1"/>
          </w:rPr>
        </w:r>
        <w:r w:rsidDel="00964E30">
          <w:rPr>
            <w:rFonts w:hint="eastAsia"/>
            <w:noProof/>
            <w:color w:val="000000" w:themeColor="text1"/>
          </w:rPr>
          <w:fldChar w:fldCharType="separate"/>
        </w:r>
      </w:del>
      <w:ins w:id="345" w:author="怡然 刘 [2]" w:date="2026-07-08T15:02:00Z">
        <w:del w:id="346" w:author="Si-yuan LIU" w:date="2026-07-24T14:26:00Z" w16du:dateUtc="2026-07-24T06:26:00Z">
          <w:r w:rsidR="004A5B2B" w:rsidDel="00964E30">
            <w:rPr>
              <w:noProof/>
              <w:color w:val="000000" w:themeColor="text1"/>
            </w:rPr>
            <w:delText>89</w:delText>
          </w:r>
        </w:del>
      </w:ins>
      <w:ins w:id="347" w:author="Kelly Tan" w:date="2026-07-08T11:17:00Z">
        <w:del w:id="348" w:author="Si-yuan LIU" w:date="2026-07-24T14:26:00Z" w16du:dateUtc="2026-07-24T06:26:00Z">
          <w:r w:rsidDel="00964E30">
            <w:rPr>
              <w:noProof/>
              <w:color w:val="000000" w:themeColor="text1"/>
            </w:rPr>
            <w:delText>89</w:delText>
          </w:r>
        </w:del>
      </w:ins>
      <w:ins w:id="349" w:author="怡然 刘" w:date="2026-06-25T21:08:00Z">
        <w:del w:id="350" w:author="Si-yuan LIU" w:date="2026-07-24T14:26:00Z" w16du:dateUtc="2026-07-24T06:26:00Z">
          <w:r w:rsidDel="00964E30">
            <w:rPr>
              <w:noProof/>
              <w:color w:val="000000" w:themeColor="text1"/>
            </w:rPr>
            <w:delText>86</w:delText>
          </w:r>
        </w:del>
      </w:ins>
      <w:del w:id="351" w:author="Si-yuan LIU" w:date="2026-07-24T14:26:00Z" w16du:dateUtc="2026-07-24T06:26:00Z">
        <w:r w:rsidDel="00964E30">
          <w:rPr>
            <w:noProof/>
            <w:color w:val="000000" w:themeColor="text1"/>
          </w:rPr>
          <w:delText>79</w:delText>
        </w:r>
        <w:r w:rsidDel="00964E30">
          <w:rPr>
            <w:rFonts w:hint="eastAsia"/>
            <w:noProof/>
            <w:color w:val="000000" w:themeColor="text1"/>
          </w:rPr>
          <w:fldChar w:fldCharType="end"/>
        </w:r>
        <w:r w:rsidDel="00964E30">
          <w:rPr>
            <w:noProof/>
          </w:rPr>
          <w:fldChar w:fldCharType="end"/>
        </w:r>
      </w:del>
    </w:p>
    <w:p w14:paraId="49D59820" w14:textId="3856E0AD" w:rsidR="005F457E" w:rsidDel="00964E30" w:rsidRDefault="00000000">
      <w:pPr>
        <w:pStyle w:val="TOC2"/>
        <w:rPr>
          <w:del w:id="352" w:author="Si-yuan LIU" w:date="2026-07-24T14:26:00Z" w16du:dateUtc="2026-07-24T06:26:00Z"/>
          <w:rFonts w:asciiTheme="minorHAnsi" w:eastAsiaTheme="minorEastAsia" w:hAnsiTheme="minorHAnsi" w:cstheme="minorBidi"/>
          <w:noProof/>
          <w:color w:val="000000" w:themeColor="text1"/>
          <w:sz w:val="22"/>
          <w:szCs w:val="24"/>
          <w:u w:val="none"/>
          <w14:ligatures w14:val="standardContextual"/>
        </w:rPr>
      </w:pPr>
      <w:del w:id="353" w:author="Si-yuan LIU" w:date="2026-07-24T14:26:00Z" w16du:dateUtc="2026-07-24T06:26:00Z">
        <w:r w:rsidDel="00964E30">
          <w:rPr>
            <w:noProof/>
          </w:rPr>
          <w:fldChar w:fldCharType="begin"/>
        </w:r>
        <w:r w:rsidDel="00964E30">
          <w:rPr>
            <w:noProof/>
          </w:rPr>
          <w:delInstrText>HYPERLINK \l "_Toc223783776"</w:delInstrText>
        </w:r>
        <w:r w:rsidDel="00964E30">
          <w:rPr>
            <w:noProof/>
          </w:rPr>
        </w:r>
        <w:r w:rsidDel="00964E30">
          <w:rPr>
            <w:noProof/>
          </w:rPr>
          <w:fldChar w:fldCharType="separate"/>
        </w:r>
        <w:r w:rsidDel="00964E30">
          <w:rPr>
            <w:rStyle w:val="af9"/>
            <w:rFonts w:hint="eastAsia"/>
            <w:noProof/>
            <w:color w:val="000000" w:themeColor="text1"/>
          </w:rPr>
          <w:delText>（一）运营管理权责利关系</w:delText>
        </w:r>
        <w:r w:rsidDel="00964E30">
          <w:rPr>
            <w:noProof/>
            <w:color w:val="000000" w:themeColor="text1"/>
          </w:rPr>
          <w:tab/>
        </w:r>
        <w:r w:rsidDel="00964E30">
          <w:rPr>
            <w:rFonts w:hint="eastAsia"/>
            <w:noProof/>
            <w:color w:val="000000" w:themeColor="text1"/>
          </w:rPr>
          <w:fldChar w:fldCharType="begin"/>
        </w:r>
        <w:r w:rsidDel="00964E30">
          <w:rPr>
            <w:noProof/>
            <w:color w:val="000000" w:themeColor="text1"/>
          </w:rPr>
          <w:delInstrText xml:space="preserve"> PAGEREF _Toc223783776 \h </w:delInstrText>
        </w:r>
        <w:r w:rsidDel="00964E30">
          <w:rPr>
            <w:rFonts w:hint="eastAsia"/>
            <w:noProof/>
            <w:color w:val="000000" w:themeColor="text1"/>
          </w:rPr>
        </w:r>
        <w:r w:rsidDel="00964E30">
          <w:rPr>
            <w:rFonts w:hint="eastAsia"/>
            <w:noProof/>
            <w:color w:val="000000" w:themeColor="text1"/>
          </w:rPr>
          <w:fldChar w:fldCharType="separate"/>
        </w:r>
      </w:del>
      <w:ins w:id="354" w:author="怡然 刘 [2]" w:date="2026-07-08T15:02:00Z">
        <w:del w:id="355" w:author="Si-yuan LIU" w:date="2026-07-24T14:26:00Z" w16du:dateUtc="2026-07-24T06:26:00Z">
          <w:r w:rsidR="004A5B2B" w:rsidDel="00964E30">
            <w:rPr>
              <w:noProof/>
              <w:color w:val="000000" w:themeColor="text1"/>
            </w:rPr>
            <w:delText>89</w:delText>
          </w:r>
        </w:del>
      </w:ins>
      <w:ins w:id="356" w:author="Kelly Tan" w:date="2026-07-08T11:17:00Z">
        <w:del w:id="357" w:author="Si-yuan LIU" w:date="2026-07-24T14:26:00Z" w16du:dateUtc="2026-07-24T06:26:00Z">
          <w:r w:rsidDel="00964E30">
            <w:rPr>
              <w:noProof/>
              <w:color w:val="000000" w:themeColor="text1"/>
            </w:rPr>
            <w:delText>89</w:delText>
          </w:r>
        </w:del>
      </w:ins>
      <w:ins w:id="358" w:author="怡然 刘" w:date="2026-06-25T21:08:00Z">
        <w:del w:id="359" w:author="Si-yuan LIU" w:date="2026-07-24T14:26:00Z" w16du:dateUtc="2026-07-24T06:26:00Z">
          <w:r w:rsidDel="00964E30">
            <w:rPr>
              <w:noProof/>
              <w:color w:val="000000" w:themeColor="text1"/>
            </w:rPr>
            <w:delText>86</w:delText>
          </w:r>
        </w:del>
      </w:ins>
      <w:del w:id="360" w:author="Si-yuan LIU" w:date="2026-07-24T14:26:00Z" w16du:dateUtc="2026-07-24T06:26:00Z">
        <w:r w:rsidDel="00964E30">
          <w:rPr>
            <w:noProof/>
            <w:color w:val="000000" w:themeColor="text1"/>
          </w:rPr>
          <w:delText>79</w:delText>
        </w:r>
        <w:r w:rsidDel="00964E30">
          <w:rPr>
            <w:rFonts w:hint="eastAsia"/>
            <w:noProof/>
            <w:color w:val="000000" w:themeColor="text1"/>
          </w:rPr>
          <w:fldChar w:fldCharType="end"/>
        </w:r>
        <w:r w:rsidDel="00964E30">
          <w:rPr>
            <w:noProof/>
          </w:rPr>
          <w:fldChar w:fldCharType="end"/>
        </w:r>
      </w:del>
    </w:p>
    <w:p w14:paraId="2239E350" w14:textId="2E0FC8C0" w:rsidR="005F457E" w:rsidDel="00964E30" w:rsidRDefault="00000000">
      <w:pPr>
        <w:pStyle w:val="TOC2"/>
        <w:rPr>
          <w:del w:id="361" w:author="Si-yuan LIU" w:date="2026-07-24T14:26:00Z" w16du:dateUtc="2026-07-24T06:26:00Z"/>
          <w:rFonts w:asciiTheme="minorHAnsi" w:eastAsiaTheme="minorEastAsia" w:hAnsiTheme="minorHAnsi" w:cstheme="minorBidi"/>
          <w:noProof/>
          <w:color w:val="000000" w:themeColor="text1"/>
          <w:sz w:val="22"/>
          <w:szCs w:val="24"/>
          <w:u w:val="none"/>
          <w14:ligatures w14:val="standardContextual"/>
        </w:rPr>
      </w:pPr>
      <w:del w:id="362" w:author="Si-yuan LIU" w:date="2026-07-24T14:26:00Z" w16du:dateUtc="2026-07-24T06:26:00Z">
        <w:r w:rsidDel="00964E30">
          <w:rPr>
            <w:noProof/>
          </w:rPr>
          <w:fldChar w:fldCharType="begin"/>
        </w:r>
        <w:r w:rsidDel="00964E30">
          <w:rPr>
            <w:noProof/>
          </w:rPr>
          <w:delInstrText>HYPERLINK \l "_Toc223783777"</w:delInstrText>
        </w:r>
        <w:r w:rsidDel="00964E30">
          <w:rPr>
            <w:noProof/>
          </w:rPr>
        </w:r>
        <w:r w:rsidDel="00964E30">
          <w:rPr>
            <w:noProof/>
          </w:rPr>
          <w:fldChar w:fldCharType="separate"/>
        </w:r>
        <w:r w:rsidDel="00964E30">
          <w:rPr>
            <w:rStyle w:val="af9"/>
            <w:rFonts w:hint="eastAsia"/>
            <w:noProof/>
            <w:color w:val="000000" w:themeColor="text1"/>
          </w:rPr>
          <w:delText>（二）激励及约束机制</w:delText>
        </w:r>
        <w:r w:rsidDel="00964E30">
          <w:rPr>
            <w:noProof/>
            <w:color w:val="000000" w:themeColor="text1"/>
          </w:rPr>
          <w:tab/>
        </w:r>
        <w:r w:rsidDel="00964E30">
          <w:rPr>
            <w:rFonts w:hint="eastAsia"/>
            <w:noProof/>
            <w:color w:val="000000" w:themeColor="text1"/>
          </w:rPr>
          <w:fldChar w:fldCharType="begin"/>
        </w:r>
        <w:r w:rsidDel="00964E30">
          <w:rPr>
            <w:noProof/>
            <w:color w:val="000000" w:themeColor="text1"/>
          </w:rPr>
          <w:delInstrText xml:space="preserve"> PAGEREF _Toc223783777 \h </w:delInstrText>
        </w:r>
        <w:r w:rsidDel="00964E30">
          <w:rPr>
            <w:rFonts w:hint="eastAsia"/>
            <w:noProof/>
            <w:color w:val="000000" w:themeColor="text1"/>
          </w:rPr>
        </w:r>
        <w:r w:rsidDel="00964E30">
          <w:rPr>
            <w:rFonts w:hint="eastAsia"/>
            <w:noProof/>
            <w:color w:val="000000" w:themeColor="text1"/>
          </w:rPr>
          <w:fldChar w:fldCharType="separate"/>
        </w:r>
      </w:del>
      <w:ins w:id="363" w:author="怡然 刘 [2]" w:date="2026-07-08T15:02:00Z">
        <w:del w:id="364" w:author="Si-yuan LIU" w:date="2026-07-24T14:26:00Z" w16du:dateUtc="2026-07-24T06:26:00Z">
          <w:r w:rsidR="004A5B2B" w:rsidDel="00964E30">
            <w:rPr>
              <w:noProof/>
              <w:color w:val="000000" w:themeColor="text1"/>
            </w:rPr>
            <w:delText>89</w:delText>
          </w:r>
        </w:del>
      </w:ins>
      <w:ins w:id="365" w:author="Kelly Tan" w:date="2026-07-08T11:17:00Z">
        <w:del w:id="366" w:author="Si-yuan LIU" w:date="2026-07-24T14:26:00Z" w16du:dateUtc="2026-07-24T06:26:00Z">
          <w:r w:rsidDel="00964E30">
            <w:rPr>
              <w:noProof/>
              <w:color w:val="000000" w:themeColor="text1"/>
            </w:rPr>
            <w:delText>89</w:delText>
          </w:r>
        </w:del>
      </w:ins>
      <w:ins w:id="367" w:author="怡然 刘" w:date="2026-06-25T21:08:00Z">
        <w:del w:id="368" w:author="Si-yuan LIU" w:date="2026-07-24T14:26:00Z" w16du:dateUtc="2026-07-24T06:26:00Z">
          <w:r w:rsidDel="00964E30">
            <w:rPr>
              <w:noProof/>
              <w:color w:val="000000" w:themeColor="text1"/>
            </w:rPr>
            <w:delText>86</w:delText>
          </w:r>
        </w:del>
      </w:ins>
      <w:del w:id="369" w:author="Si-yuan LIU" w:date="2026-07-24T14:26:00Z" w16du:dateUtc="2026-07-24T06:26:00Z">
        <w:r w:rsidDel="00964E30">
          <w:rPr>
            <w:noProof/>
            <w:color w:val="000000" w:themeColor="text1"/>
          </w:rPr>
          <w:delText>79</w:delText>
        </w:r>
        <w:r w:rsidDel="00964E30">
          <w:rPr>
            <w:rFonts w:hint="eastAsia"/>
            <w:noProof/>
            <w:color w:val="000000" w:themeColor="text1"/>
          </w:rPr>
          <w:fldChar w:fldCharType="end"/>
        </w:r>
        <w:r w:rsidDel="00964E30">
          <w:rPr>
            <w:noProof/>
          </w:rPr>
          <w:fldChar w:fldCharType="end"/>
        </w:r>
      </w:del>
    </w:p>
    <w:p w14:paraId="21D225D1" w14:textId="0A99C747" w:rsidR="005F457E" w:rsidDel="00964E30" w:rsidRDefault="00000000">
      <w:pPr>
        <w:pStyle w:val="TOC2"/>
        <w:rPr>
          <w:del w:id="370" w:author="Si-yuan LIU" w:date="2026-07-24T14:26:00Z" w16du:dateUtc="2026-07-24T06:26:00Z"/>
          <w:rFonts w:asciiTheme="minorHAnsi" w:eastAsiaTheme="minorEastAsia" w:hAnsiTheme="minorHAnsi" w:cstheme="minorBidi"/>
          <w:noProof/>
          <w:color w:val="000000" w:themeColor="text1"/>
          <w:sz w:val="22"/>
          <w:szCs w:val="24"/>
          <w:u w:val="none"/>
          <w14:ligatures w14:val="standardContextual"/>
        </w:rPr>
      </w:pPr>
      <w:del w:id="371" w:author="Si-yuan LIU" w:date="2026-07-24T14:26:00Z" w16du:dateUtc="2026-07-24T06:26:00Z">
        <w:r w:rsidDel="00964E30">
          <w:rPr>
            <w:noProof/>
          </w:rPr>
          <w:fldChar w:fldCharType="begin"/>
        </w:r>
        <w:r w:rsidDel="00964E30">
          <w:rPr>
            <w:noProof/>
          </w:rPr>
          <w:delInstrText>HYPERLINK \l "_Toc223783778"</w:delInstrText>
        </w:r>
        <w:r w:rsidDel="00964E30">
          <w:rPr>
            <w:noProof/>
          </w:rPr>
        </w:r>
        <w:r w:rsidDel="00964E30">
          <w:rPr>
            <w:noProof/>
          </w:rPr>
          <w:fldChar w:fldCharType="separate"/>
        </w:r>
        <w:r w:rsidDel="00964E30">
          <w:rPr>
            <w:rStyle w:val="af9"/>
            <w:rFonts w:hint="eastAsia"/>
            <w:noProof/>
            <w:color w:val="000000" w:themeColor="text1"/>
          </w:rPr>
          <w:delText>（三）促进项目平稳运营的保障措施</w:delText>
        </w:r>
        <w:r w:rsidDel="00964E30">
          <w:rPr>
            <w:noProof/>
            <w:color w:val="000000" w:themeColor="text1"/>
          </w:rPr>
          <w:tab/>
        </w:r>
        <w:r w:rsidDel="00964E30">
          <w:rPr>
            <w:rFonts w:hint="eastAsia"/>
            <w:noProof/>
            <w:color w:val="000000" w:themeColor="text1"/>
          </w:rPr>
          <w:fldChar w:fldCharType="begin"/>
        </w:r>
        <w:r w:rsidDel="00964E30">
          <w:rPr>
            <w:noProof/>
            <w:color w:val="000000" w:themeColor="text1"/>
          </w:rPr>
          <w:delInstrText xml:space="preserve"> PAGEREF _Toc223783778 \h </w:delInstrText>
        </w:r>
        <w:r w:rsidDel="00964E30">
          <w:rPr>
            <w:rFonts w:hint="eastAsia"/>
            <w:noProof/>
            <w:color w:val="000000" w:themeColor="text1"/>
          </w:rPr>
        </w:r>
        <w:r w:rsidDel="00964E30">
          <w:rPr>
            <w:rFonts w:hint="eastAsia"/>
            <w:noProof/>
            <w:color w:val="000000" w:themeColor="text1"/>
          </w:rPr>
          <w:fldChar w:fldCharType="separate"/>
        </w:r>
      </w:del>
      <w:ins w:id="372" w:author="怡然 刘 [2]" w:date="2026-07-08T15:02:00Z">
        <w:del w:id="373" w:author="Si-yuan LIU" w:date="2026-07-24T14:26:00Z" w16du:dateUtc="2026-07-24T06:26:00Z">
          <w:r w:rsidR="004A5B2B" w:rsidDel="00964E30">
            <w:rPr>
              <w:noProof/>
              <w:color w:val="000000" w:themeColor="text1"/>
            </w:rPr>
            <w:delText>90</w:delText>
          </w:r>
        </w:del>
      </w:ins>
      <w:ins w:id="374" w:author="Kelly Tan" w:date="2026-07-08T11:17:00Z">
        <w:del w:id="375" w:author="Si-yuan LIU" w:date="2026-07-24T14:26:00Z" w16du:dateUtc="2026-07-24T06:26:00Z">
          <w:r w:rsidDel="00964E30">
            <w:rPr>
              <w:noProof/>
              <w:color w:val="000000" w:themeColor="text1"/>
            </w:rPr>
            <w:delText>90</w:delText>
          </w:r>
        </w:del>
      </w:ins>
      <w:ins w:id="376" w:author="怡然 刘" w:date="2026-06-25T21:08:00Z">
        <w:del w:id="377" w:author="Si-yuan LIU" w:date="2026-07-24T14:26:00Z" w16du:dateUtc="2026-07-24T06:26:00Z">
          <w:r w:rsidDel="00964E30">
            <w:rPr>
              <w:noProof/>
              <w:color w:val="000000" w:themeColor="text1"/>
            </w:rPr>
            <w:delText>87</w:delText>
          </w:r>
        </w:del>
      </w:ins>
      <w:del w:id="378" w:author="Si-yuan LIU" w:date="2026-07-24T14:26:00Z" w16du:dateUtc="2026-07-24T06:26:00Z">
        <w:r w:rsidDel="00964E30">
          <w:rPr>
            <w:noProof/>
            <w:color w:val="000000" w:themeColor="text1"/>
          </w:rPr>
          <w:delText>80</w:delText>
        </w:r>
        <w:r w:rsidDel="00964E30">
          <w:rPr>
            <w:rFonts w:hint="eastAsia"/>
            <w:noProof/>
            <w:color w:val="000000" w:themeColor="text1"/>
          </w:rPr>
          <w:fldChar w:fldCharType="end"/>
        </w:r>
        <w:r w:rsidDel="00964E30">
          <w:rPr>
            <w:noProof/>
          </w:rPr>
          <w:fldChar w:fldCharType="end"/>
        </w:r>
      </w:del>
    </w:p>
    <w:p w14:paraId="16018DC8" w14:textId="3F9DB57E" w:rsidR="005F457E" w:rsidDel="00964E30" w:rsidRDefault="00000000">
      <w:pPr>
        <w:pStyle w:val="TOC2"/>
        <w:rPr>
          <w:del w:id="379" w:author="Si-yuan LIU" w:date="2026-07-24T14:26:00Z" w16du:dateUtc="2026-07-24T06:26:00Z"/>
          <w:rFonts w:asciiTheme="minorHAnsi" w:eastAsiaTheme="minorEastAsia" w:hAnsiTheme="minorHAnsi" w:cstheme="minorBidi"/>
          <w:noProof/>
          <w:color w:val="000000" w:themeColor="text1"/>
          <w:sz w:val="22"/>
          <w:szCs w:val="24"/>
          <w:u w:val="none"/>
          <w14:ligatures w14:val="standardContextual"/>
        </w:rPr>
      </w:pPr>
      <w:del w:id="380" w:author="Si-yuan LIU" w:date="2026-07-24T14:26:00Z" w16du:dateUtc="2026-07-24T06:26:00Z">
        <w:r w:rsidDel="00964E30">
          <w:rPr>
            <w:noProof/>
          </w:rPr>
          <w:fldChar w:fldCharType="begin"/>
        </w:r>
        <w:r w:rsidDel="00964E30">
          <w:rPr>
            <w:noProof/>
          </w:rPr>
          <w:delInstrText>HYPERLINK \l "_Toc223783779"</w:delInstrText>
        </w:r>
        <w:r w:rsidDel="00964E30">
          <w:rPr>
            <w:noProof/>
          </w:rPr>
        </w:r>
        <w:r w:rsidDel="00964E30">
          <w:rPr>
            <w:noProof/>
          </w:rPr>
          <w:fldChar w:fldCharType="separate"/>
        </w:r>
        <w:r w:rsidDel="00964E30">
          <w:rPr>
            <w:rStyle w:val="af9"/>
            <w:rFonts w:hint="eastAsia"/>
            <w:noProof/>
            <w:color w:val="000000" w:themeColor="text1"/>
          </w:rPr>
          <w:delText>（四）运营管理机构防范关联交易和利益冲突的主要安排</w:delText>
        </w:r>
        <w:r w:rsidDel="00964E30">
          <w:rPr>
            <w:noProof/>
            <w:color w:val="000000" w:themeColor="text1"/>
          </w:rPr>
          <w:tab/>
        </w:r>
        <w:r w:rsidDel="00964E30">
          <w:rPr>
            <w:rFonts w:hint="eastAsia"/>
            <w:noProof/>
            <w:color w:val="000000" w:themeColor="text1"/>
          </w:rPr>
          <w:fldChar w:fldCharType="begin"/>
        </w:r>
        <w:r w:rsidDel="00964E30">
          <w:rPr>
            <w:noProof/>
            <w:color w:val="000000" w:themeColor="text1"/>
          </w:rPr>
          <w:delInstrText xml:space="preserve"> PAGEREF _Toc223783779 \h </w:delInstrText>
        </w:r>
        <w:r w:rsidDel="00964E30">
          <w:rPr>
            <w:rFonts w:hint="eastAsia"/>
            <w:noProof/>
            <w:color w:val="000000" w:themeColor="text1"/>
          </w:rPr>
        </w:r>
        <w:r w:rsidDel="00964E30">
          <w:rPr>
            <w:rFonts w:hint="eastAsia"/>
            <w:noProof/>
            <w:color w:val="000000" w:themeColor="text1"/>
          </w:rPr>
          <w:fldChar w:fldCharType="separate"/>
        </w:r>
      </w:del>
      <w:ins w:id="381" w:author="怡然 刘 [2]" w:date="2026-07-08T15:02:00Z">
        <w:del w:id="382" w:author="Si-yuan LIU" w:date="2026-07-24T14:26:00Z" w16du:dateUtc="2026-07-24T06:26:00Z">
          <w:r w:rsidR="004A5B2B" w:rsidDel="00964E30">
            <w:rPr>
              <w:noProof/>
              <w:color w:val="000000" w:themeColor="text1"/>
            </w:rPr>
            <w:delText>91</w:delText>
          </w:r>
        </w:del>
      </w:ins>
      <w:ins w:id="383" w:author="Kelly Tan" w:date="2026-07-08T11:17:00Z">
        <w:del w:id="384" w:author="Si-yuan LIU" w:date="2026-07-24T14:26:00Z" w16du:dateUtc="2026-07-24T06:26:00Z">
          <w:r w:rsidDel="00964E30">
            <w:rPr>
              <w:noProof/>
              <w:color w:val="000000" w:themeColor="text1"/>
            </w:rPr>
            <w:delText>91</w:delText>
          </w:r>
        </w:del>
      </w:ins>
      <w:ins w:id="385" w:author="怡然 刘" w:date="2026-06-25T21:08:00Z">
        <w:del w:id="386" w:author="Si-yuan LIU" w:date="2026-07-24T14:26:00Z" w16du:dateUtc="2026-07-24T06:26:00Z">
          <w:r w:rsidDel="00964E30">
            <w:rPr>
              <w:noProof/>
              <w:color w:val="000000" w:themeColor="text1"/>
            </w:rPr>
            <w:delText>88</w:delText>
          </w:r>
        </w:del>
      </w:ins>
      <w:del w:id="387" w:author="Si-yuan LIU" w:date="2026-07-24T14:26:00Z" w16du:dateUtc="2026-07-24T06:26:00Z">
        <w:r w:rsidDel="00964E30">
          <w:rPr>
            <w:noProof/>
            <w:color w:val="000000" w:themeColor="text1"/>
          </w:rPr>
          <w:delText>81</w:delText>
        </w:r>
        <w:r w:rsidDel="00964E30">
          <w:rPr>
            <w:rFonts w:hint="eastAsia"/>
            <w:noProof/>
            <w:color w:val="000000" w:themeColor="text1"/>
          </w:rPr>
          <w:fldChar w:fldCharType="end"/>
        </w:r>
        <w:r w:rsidDel="00964E30">
          <w:rPr>
            <w:noProof/>
          </w:rPr>
          <w:fldChar w:fldCharType="end"/>
        </w:r>
      </w:del>
    </w:p>
    <w:p w14:paraId="54A8F6BD" w14:textId="5BE8D44D" w:rsidR="005F457E" w:rsidDel="00964E30" w:rsidRDefault="00000000">
      <w:pPr>
        <w:pStyle w:val="TOC1"/>
        <w:rPr>
          <w:del w:id="388" w:author="Si-yuan LIU" w:date="2026-07-24T14:26:00Z" w16du:dateUtc="2026-07-24T06:26:00Z"/>
          <w:rFonts w:asciiTheme="minorHAnsi" w:eastAsiaTheme="minorEastAsia" w:hAnsiTheme="minorHAnsi" w:cstheme="minorBidi"/>
          <w:noProof/>
          <w:color w:val="000000" w:themeColor="text1"/>
          <w:sz w:val="22"/>
          <w:szCs w:val="24"/>
          <w:u w:val="none"/>
          <w14:ligatures w14:val="standardContextual"/>
        </w:rPr>
      </w:pPr>
      <w:del w:id="389" w:author="Si-yuan LIU" w:date="2026-07-24T14:26:00Z" w16du:dateUtc="2026-07-24T06:26:00Z">
        <w:r w:rsidDel="00964E30">
          <w:rPr>
            <w:noProof/>
          </w:rPr>
          <w:fldChar w:fldCharType="begin"/>
        </w:r>
        <w:r w:rsidDel="00964E30">
          <w:rPr>
            <w:noProof/>
          </w:rPr>
          <w:delInstrText>HYPERLINK \l "_Toc223783780"</w:delInstrText>
        </w:r>
        <w:r w:rsidDel="00964E30">
          <w:rPr>
            <w:noProof/>
          </w:rPr>
        </w:r>
        <w:r w:rsidDel="00964E30">
          <w:rPr>
            <w:noProof/>
          </w:rPr>
          <w:fldChar w:fldCharType="separate"/>
        </w:r>
        <w:r w:rsidDel="00964E30">
          <w:rPr>
            <w:rStyle w:val="af9"/>
            <w:rFonts w:hint="eastAsia"/>
            <w:noProof/>
            <w:color w:val="000000" w:themeColor="text1"/>
          </w:rPr>
          <w:delText>七、募集资金用途情况</w:delText>
        </w:r>
        <w:r w:rsidDel="00964E30">
          <w:rPr>
            <w:noProof/>
            <w:color w:val="000000" w:themeColor="text1"/>
          </w:rPr>
          <w:tab/>
        </w:r>
        <w:r w:rsidDel="00964E30">
          <w:rPr>
            <w:rFonts w:hint="eastAsia"/>
            <w:noProof/>
            <w:color w:val="000000" w:themeColor="text1"/>
          </w:rPr>
          <w:fldChar w:fldCharType="begin"/>
        </w:r>
        <w:r w:rsidDel="00964E30">
          <w:rPr>
            <w:noProof/>
            <w:color w:val="000000" w:themeColor="text1"/>
          </w:rPr>
          <w:delInstrText xml:space="preserve"> PAGEREF _Toc223783780 \h </w:delInstrText>
        </w:r>
        <w:r w:rsidDel="00964E30">
          <w:rPr>
            <w:rFonts w:hint="eastAsia"/>
            <w:noProof/>
            <w:color w:val="000000" w:themeColor="text1"/>
          </w:rPr>
        </w:r>
        <w:r w:rsidDel="00964E30">
          <w:rPr>
            <w:rFonts w:hint="eastAsia"/>
            <w:noProof/>
            <w:color w:val="000000" w:themeColor="text1"/>
          </w:rPr>
          <w:fldChar w:fldCharType="separate"/>
        </w:r>
      </w:del>
      <w:ins w:id="390" w:author="怡然 刘 [2]" w:date="2026-07-08T15:02:00Z">
        <w:del w:id="391" w:author="Si-yuan LIU" w:date="2026-07-24T14:26:00Z" w16du:dateUtc="2026-07-24T06:26:00Z">
          <w:r w:rsidR="004A5B2B" w:rsidDel="00964E30">
            <w:rPr>
              <w:noProof/>
              <w:color w:val="000000" w:themeColor="text1"/>
            </w:rPr>
            <w:delText>92</w:delText>
          </w:r>
        </w:del>
      </w:ins>
      <w:ins w:id="392" w:author="Kelly Tan" w:date="2026-07-08T11:17:00Z">
        <w:del w:id="393" w:author="Si-yuan LIU" w:date="2026-07-24T14:26:00Z" w16du:dateUtc="2026-07-24T06:26:00Z">
          <w:r w:rsidDel="00964E30">
            <w:rPr>
              <w:noProof/>
              <w:color w:val="000000" w:themeColor="text1"/>
            </w:rPr>
            <w:delText>92</w:delText>
          </w:r>
        </w:del>
      </w:ins>
      <w:ins w:id="394" w:author="怡然 刘" w:date="2026-06-25T21:08:00Z">
        <w:del w:id="395" w:author="Si-yuan LIU" w:date="2026-07-24T14:26:00Z" w16du:dateUtc="2026-07-24T06:26:00Z">
          <w:r w:rsidDel="00964E30">
            <w:rPr>
              <w:noProof/>
              <w:color w:val="000000" w:themeColor="text1"/>
            </w:rPr>
            <w:delText>89</w:delText>
          </w:r>
        </w:del>
      </w:ins>
      <w:del w:id="396" w:author="Si-yuan LIU" w:date="2026-07-24T14:26:00Z" w16du:dateUtc="2026-07-24T06:26:00Z">
        <w:r w:rsidDel="00964E30">
          <w:rPr>
            <w:noProof/>
            <w:color w:val="000000" w:themeColor="text1"/>
          </w:rPr>
          <w:delText>82</w:delText>
        </w:r>
        <w:r w:rsidDel="00964E30">
          <w:rPr>
            <w:rFonts w:hint="eastAsia"/>
            <w:noProof/>
            <w:color w:val="000000" w:themeColor="text1"/>
          </w:rPr>
          <w:fldChar w:fldCharType="end"/>
        </w:r>
        <w:r w:rsidDel="00964E30">
          <w:rPr>
            <w:noProof/>
          </w:rPr>
          <w:fldChar w:fldCharType="end"/>
        </w:r>
      </w:del>
    </w:p>
    <w:p w14:paraId="710E9CA1" w14:textId="2BBAF757" w:rsidR="005F457E" w:rsidDel="00964E30" w:rsidRDefault="00000000">
      <w:pPr>
        <w:pStyle w:val="TOC2"/>
        <w:rPr>
          <w:del w:id="397" w:author="Si-yuan LIU" w:date="2026-07-24T14:26:00Z" w16du:dateUtc="2026-07-24T06:26:00Z"/>
          <w:rFonts w:asciiTheme="minorHAnsi" w:eastAsiaTheme="minorEastAsia" w:hAnsiTheme="minorHAnsi" w:cstheme="minorBidi"/>
          <w:noProof/>
          <w:color w:val="000000" w:themeColor="text1"/>
          <w:sz w:val="22"/>
          <w:szCs w:val="24"/>
          <w:u w:val="none"/>
          <w14:ligatures w14:val="standardContextual"/>
        </w:rPr>
      </w:pPr>
      <w:del w:id="398" w:author="Si-yuan LIU" w:date="2026-07-24T14:26:00Z" w16du:dateUtc="2026-07-24T06:26:00Z">
        <w:r w:rsidDel="00964E30">
          <w:rPr>
            <w:noProof/>
          </w:rPr>
          <w:fldChar w:fldCharType="begin"/>
        </w:r>
        <w:r w:rsidDel="00964E30">
          <w:rPr>
            <w:noProof/>
          </w:rPr>
          <w:delInstrText>HYPERLINK \l "_Toc223783781"</w:delInstrText>
        </w:r>
        <w:r w:rsidDel="00964E30">
          <w:rPr>
            <w:noProof/>
          </w:rPr>
        </w:r>
        <w:r w:rsidDel="00964E30">
          <w:rPr>
            <w:noProof/>
          </w:rPr>
          <w:fldChar w:fldCharType="separate"/>
        </w:r>
        <w:r w:rsidDel="00964E30">
          <w:rPr>
            <w:rStyle w:val="af9"/>
            <w:rFonts w:hint="eastAsia"/>
            <w:noProof/>
            <w:color w:val="000000" w:themeColor="text1"/>
          </w:rPr>
          <w:delText>（一）募集资金规模及使用结构</w:delText>
        </w:r>
        <w:r w:rsidDel="00964E30">
          <w:rPr>
            <w:noProof/>
            <w:color w:val="000000" w:themeColor="text1"/>
          </w:rPr>
          <w:tab/>
        </w:r>
        <w:r w:rsidDel="00964E30">
          <w:rPr>
            <w:rFonts w:hint="eastAsia"/>
            <w:noProof/>
            <w:color w:val="000000" w:themeColor="text1"/>
          </w:rPr>
          <w:fldChar w:fldCharType="begin"/>
        </w:r>
        <w:r w:rsidDel="00964E30">
          <w:rPr>
            <w:noProof/>
            <w:color w:val="000000" w:themeColor="text1"/>
          </w:rPr>
          <w:delInstrText xml:space="preserve"> PAGEREF _Toc223783781 \h </w:delInstrText>
        </w:r>
        <w:r w:rsidDel="00964E30">
          <w:rPr>
            <w:rFonts w:hint="eastAsia"/>
            <w:noProof/>
            <w:color w:val="000000" w:themeColor="text1"/>
          </w:rPr>
        </w:r>
        <w:r w:rsidDel="00964E30">
          <w:rPr>
            <w:rFonts w:hint="eastAsia"/>
            <w:noProof/>
            <w:color w:val="000000" w:themeColor="text1"/>
          </w:rPr>
          <w:fldChar w:fldCharType="separate"/>
        </w:r>
      </w:del>
      <w:ins w:id="399" w:author="怡然 刘 [2]" w:date="2026-07-08T15:02:00Z">
        <w:del w:id="400" w:author="Si-yuan LIU" w:date="2026-07-24T14:26:00Z" w16du:dateUtc="2026-07-24T06:26:00Z">
          <w:r w:rsidR="004A5B2B" w:rsidDel="00964E30">
            <w:rPr>
              <w:noProof/>
              <w:color w:val="000000" w:themeColor="text1"/>
            </w:rPr>
            <w:delText>92</w:delText>
          </w:r>
        </w:del>
      </w:ins>
      <w:ins w:id="401" w:author="Kelly Tan" w:date="2026-07-08T11:17:00Z">
        <w:del w:id="402" w:author="Si-yuan LIU" w:date="2026-07-24T14:26:00Z" w16du:dateUtc="2026-07-24T06:26:00Z">
          <w:r w:rsidDel="00964E30">
            <w:rPr>
              <w:noProof/>
              <w:color w:val="000000" w:themeColor="text1"/>
            </w:rPr>
            <w:delText>92</w:delText>
          </w:r>
        </w:del>
      </w:ins>
      <w:ins w:id="403" w:author="怡然 刘" w:date="2026-06-25T21:08:00Z">
        <w:del w:id="404" w:author="Si-yuan LIU" w:date="2026-07-24T14:26:00Z" w16du:dateUtc="2026-07-24T06:26:00Z">
          <w:r w:rsidDel="00964E30">
            <w:rPr>
              <w:noProof/>
              <w:color w:val="000000" w:themeColor="text1"/>
            </w:rPr>
            <w:delText>89</w:delText>
          </w:r>
        </w:del>
      </w:ins>
      <w:del w:id="405" w:author="Si-yuan LIU" w:date="2026-07-24T14:26:00Z" w16du:dateUtc="2026-07-24T06:26:00Z">
        <w:r w:rsidDel="00964E30">
          <w:rPr>
            <w:noProof/>
            <w:color w:val="000000" w:themeColor="text1"/>
          </w:rPr>
          <w:delText>82</w:delText>
        </w:r>
        <w:r w:rsidDel="00964E30">
          <w:rPr>
            <w:rFonts w:hint="eastAsia"/>
            <w:noProof/>
            <w:color w:val="000000" w:themeColor="text1"/>
          </w:rPr>
          <w:fldChar w:fldCharType="end"/>
        </w:r>
        <w:r w:rsidDel="00964E30">
          <w:rPr>
            <w:noProof/>
          </w:rPr>
          <w:fldChar w:fldCharType="end"/>
        </w:r>
      </w:del>
    </w:p>
    <w:p w14:paraId="589BC2E0" w14:textId="1B4A8423" w:rsidR="005F457E" w:rsidDel="00964E30" w:rsidRDefault="00000000">
      <w:pPr>
        <w:pStyle w:val="TOC2"/>
        <w:rPr>
          <w:del w:id="406" w:author="Si-yuan LIU" w:date="2026-07-24T14:26:00Z" w16du:dateUtc="2026-07-24T06:26:00Z"/>
          <w:rFonts w:asciiTheme="minorHAnsi" w:eastAsiaTheme="minorEastAsia" w:hAnsiTheme="minorHAnsi" w:cstheme="minorBidi"/>
          <w:noProof/>
          <w:color w:val="000000" w:themeColor="text1"/>
          <w:sz w:val="22"/>
          <w:szCs w:val="24"/>
          <w:u w:val="none"/>
          <w14:ligatures w14:val="standardContextual"/>
        </w:rPr>
      </w:pPr>
      <w:del w:id="407" w:author="Si-yuan LIU" w:date="2026-07-24T14:26:00Z" w16du:dateUtc="2026-07-24T06:26:00Z">
        <w:r w:rsidDel="00964E30">
          <w:rPr>
            <w:noProof/>
          </w:rPr>
          <w:fldChar w:fldCharType="begin"/>
        </w:r>
        <w:r w:rsidDel="00964E30">
          <w:rPr>
            <w:noProof/>
          </w:rPr>
          <w:delInstrText>HYPERLINK \l "_Toc223783782"</w:delInstrText>
        </w:r>
        <w:r w:rsidDel="00964E30">
          <w:rPr>
            <w:noProof/>
          </w:rPr>
        </w:r>
        <w:r w:rsidDel="00964E30">
          <w:rPr>
            <w:noProof/>
          </w:rPr>
          <w:fldChar w:fldCharType="separate"/>
        </w:r>
        <w:r w:rsidDel="00964E30">
          <w:rPr>
            <w:rStyle w:val="af9"/>
            <w:rFonts w:hint="eastAsia"/>
            <w:noProof/>
            <w:color w:val="000000" w:themeColor="text1"/>
          </w:rPr>
          <w:delText>（二）资金流向图</w:delText>
        </w:r>
        <w:r w:rsidDel="00964E30">
          <w:rPr>
            <w:noProof/>
            <w:color w:val="000000" w:themeColor="text1"/>
          </w:rPr>
          <w:tab/>
        </w:r>
        <w:r w:rsidDel="00964E30">
          <w:rPr>
            <w:rFonts w:hint="eastAsia"/>
            <w:noProof/>
            <w:color w:val="000000" w:themeColor="text1"/>
          </w:rPr>
          <w:fldChar w:fldCharType="begin"/>
        </w:r>
        <w:r w:rsidDel="00964E30">
          <w:rPr>
            <w:noProof/>
            <w:color w:val="000000" w:themeColor="text1"/>
          </w:rPr>
          <w:delInstrText xml:space="preserve"> PAGEREF _Toc223783782 \h </w:delInstrText>
        </w:r>
        <w:r w:rsidDel="00964E30">
          <w:rPr>
            <w:rFonts w:hint="eastAsia"/>
            <w:noProof/>
            <w:color w:val="000000" w:themeColor="text1"/>
          </w:rPr>
        </w:r>
        <w:r w:rsidDel="00964E30">
          <w:rPr>
            <w:rFonts w:hint="eastAsia"/>
            <w:noProof/>
            <w:color w:val="000000" w:themeColor="text1"/>
          </w:rPr>
          <w:fldChar w:fldCharType="separate"/>
        </w:r>
      </w:del>
      <w:ins w:id="408" w:author="怡然 刘 [2]" w:date="2026-07-08T15:02:00Z">
        <w:del w:id="409" w:author="Si-yuan LIU" w:date="2026-07-24T14:26:00Z" w16du:dateUtc="2026-07-24T06:26:00Z">
          <w:r w:rsidR="004A5B2B" w:rsidDel="00964E30">
            <w:rPr>
              <w:noProof/>
              <w:color w:val="000000" w:themeColor="text1"/>
            </w:rPr>
            <w:delText>92</w:delText>
          </w:r>
        </w:del>
      </w:ins>
      <w:ins w:id="410" w:author="Kelly Tan" w:date="2026-07-08T11:17:00Z">
        <w:del w:id="411" w:author="Si-yuan LIU" w:date="2026-07-24T14:26:00Z" w16du:dateUtc="2026-07-24T06:26:00Z">
          <w:r w:rsidDel="00964E30">
            <w:rPr>
              <w:noProof/>
              <w:color w:val="000000" w:themeColor="text1"/>
            </w:rPr>
            <w:delText>92</w:delText>
          </w:r>
        </w:del>
      </w:ins>
      <w:ins w:id="412" w:author="怡然 刘" w:date="2026-06-25T21:08:00Z">
        <w:del w:id="413" w:author="Si-yuan LIU" w:date="2026-07-24T14:26:00Z" w16du:dateUtc="2026-07-24T06:26:00Z">
          <w:r w:rsidDel="00964E30">
            <w:rPr>
              <w:noProof/>
              <w:color w:val="000000" w:themeColor="text1"/>
            </w:rPr>
            <w:delText>90</w:delText>
          </w:r>
        </w:del>
      </w:ins>
      <w:del w:id="414" w:author="Si-yuan LIU" w:date="2026-07-24T14:26:00Z" w16du:dateUtc="2026-07-24T06:26:00Z">
        <w:r w:rsidDel="00964E30">
          <w:rPr>
            <w:noProof/>
            <w:color w:val="000000" w:themeColor="text1"/>
          </w:rPr>
          <w:delText>83</w:delText>
        </w:r>
        <w:r w:rsidDel="00964E30">
          <w:rPr>
            <w:rFonts w:hint="eastAsia"/>
            <w:noProof/>
            <w:color w:val="000000" w:themeColor="text1"/>
          </w:rPr>
          <w:fldChar w:fldCharType="end"/>
        </w:r>
        <w:r w:rsidDel="00964E30">
          <w:rPr>
            <w:noProof/>
          </w:rPr>
          <w:fldChar w:fldCharType="end"/>
        </w:r>
      </w:del>
    </w:p>
    <w:p w14:paraId="6A8FE4E9" w14:textId="21B383D5" w:rsidR="005F457E" w:rsidDel="00964E30" w:rsidRDefault="00000000">
      <w:pPr>
        <w:pStyle w:val="TOC2"/>
        <w:rPr>
          <w:del w:id="415" w:author="Si-yuan LIU" w:date="2026-07-24T14:26:00Z" w16du:dateUtc="2026-07-24T06:26:00Z"/>
          <w:rFonts w:asciiTheme="minorHAnsi" w:eastAsiaTheme="minorEastAsia" w:hAnsiTheme="minorHAnsi" w:cstheme="minorBidi"/>
          <w:noProof/>
          <w:color w:val="000000" w:themeColor="text1"/>
          <w:sz w:val="22"/>
          <w:szCs w:val="24"/>
          <w:u w:val="none"/>
          <w14:ligatures w14:val="standardContextual"/>
        </w:rPr>
      </w:pPr>
      <w:del w:id="416" w:author="Si-yuan LIU" w:date="2026-07-24T14:26:00Z" w16du:dateUtc="2026-07-24T06:26:00Z">
        <w:r w:rsidDel="00964E30">
          <w:rPr>
            <w:noProof/>
          </w:rPr>
          <w:fldChar w:fldCharType="begin"/>
        </w:r>
        <w:r w:rsidDel="00964E30">
          <w:rPr>
            <w:noProof/>
          </w:rPr>
          <w:delInstrText>HYPERLINK \l "_Toc223783783"</w:delInstrText>
        </w:r>
        <w:r w:rsidDel="00964E30">
          <w:rPr>
            <w:noProof/>
          </w:rPr>
        </w:r>
        <w:r w:rsidDel="00964E30">
          <w:rPr>
            <w:noProof/>
          </w:rPr>
          <w:fldChar w:fldCharType="separate"/>
        </w:r>
        <w:r w:rsidDel="00964E30">
          <w:rPr>
            <w:rStyle w:val="af9"/>
            <w:rFonts w:hint="eastAsia"/>
            <w:noProof/>
            <w:color w:val="000000" w:themeColor="text1"/>
          </w:rPr>
          <w:delText>（三）拟投资项目情况</w:delText>
        </w:r>
        <w:r w:rsidDel="00964E30">
          <w:rPr>
            <w:noProof/>
            <w:color w:val="000000" w:themeColor="text1"/>
          </w:rPr>
          <w:tab/>
        </w:r>
        <w:r w:rsidDel="00964E30">
          <w:rPr>
            <w:rFonts w:hint="eastAsia"/>
            <w:noProof/>
            <w:color w:val="000000" w:themeColor="text1"/>
          </w:rPr>
          <w:fldChar w:fldCharType="begin"/>
        </w:r>
        <w:r w:rsidDel="00964E30">
          <w:rPr>
            <w:noProof/>
            <w:color w:val="000000" w:themeColor="text1"/>
          </w:rPr>
          <w:delInstrText xml:space="preserve"> PAGEREF _Toc223783783 \h </w:delInstrText>
        </w:r>
        <w:r w:rsidDel="00964E30">
          <w:rPr>
            <w:rFonts w:hint="eastAsia"/>
            <w:noProof/>
            <w:color w:val="000000" w:themeColor="text1"/>
          </w:rPr>
        </w:r>
        <w:r w:rsidDel="00964E30">
          <w:rPr>
            <w:rFonts w:hint="eastAsia"/>
            <w:noProof/>
            <w:color w:val="000000" w:themeColor="text1"/>
          </w:rPr>
          <w:fldChar w:fldCharType="separate"/>
        </w:r>
      </w:del>
      <w:ins w:id="417" w:author="怡然 刘 [2]" w:date="2026-07-08T15:02:00Z">
        <w:del w:id="418" w:author="Si-yuan LIU" w:date="2026-07-24T14:26:00Z" w16du:dateUtc="2026-07-24T06:26:00Z">
          <w:r w:rsidR="004A5B2B" w:rsidDel="00964E30">
            <w:rPr>
              <w:noProof/>
              <w:color w:val="000000" w:themeColor="text1"/>
            </w:rPr>
            <w:delText>94</w:delText>
          </w:r>
        </w:del>
      </w:ins>
      <w:ins w:id="419" w:author="Kelly Tan" w:date="2026-07-08T11:17:00Z">
        <w:del w:id="420" w:author="Si-yuan LIU" w:date="2026-07-24T14:26:00Z" w16du:dateUtc="2026-07-24T06:26:00Z">
          <w:r w:rsidDel="00964E30">
            <w:rPr>
              <w:noProof/>
              <w:color w:val="000000" w:themeColor="text1"/>
            </w:rPr>
            <w:delText>94</w:delText>
          </w:r>
        </w:del>
      </w:ins>
      <w:ins w:id="421" w:author="怡然 刘" w:date="2026-06-25T21:08:00Z">
        <w:del w:id="422" w:author="Si-yuan LIU" w:date="2026-07-24T14:26:00Z" w16du:dateUtc="2026-07-24T06:26:00Z">
          <w:r w:rsidDel="00964E30">
            <w:rPr>
              <w:noProof/>
              <w:color w:val="000000" w:themeColor="text1"/>
            </w:rPr>
            <w:delText>91</w:delText>
          </w:r>
        </w:del>
      </w:ins>
      <w:del w:id="423" w:author="Si-yuan LIU" w:date="2026-07-24T14:26:00Z" w16du:dateUtc="2026-07-24T06:26:00Z">
        <w:r w:rsidDel="00964E30">
          <w:rPr>
            <w:noProof/>
            <w:color w:val="000000" w:themeColor="text1"/>
          </w:rPr>
          <w:delText>84</w:delText>
        </w:r>
        <w:r w:rsidDel="00964E30">
          <w:rPr>
            <w:rFonts w:hint="eastAsia"/>
            <w:noProof/>
            <w:color w:val="000000" w:themeColor="text1"/>
          </w:rPr>
          <w:fldChar w:fldCharType="end"/>
        </w:r>
        <w:r w:rsidDel="00964E30">
          <w:rPr>
            <w:noProof/>
          </w:rPr>
          <w:fldChar w:fldCharType="end"/>
        </w:r>
      </w:del>
    </w:p>
    <w:p w14:paraId="2D4DC12C" w14:textId="57DDC4D0" w:rsidR="005F457E" w:rsidDel="00964E30" w:rsidRDefault="00000000">
      <w:pPr>
        <w:pStyle w:val="TOC2"/>
        <w:rPr>
          <w:del w:id="424" w:author="Si-yuan LIU" w:date="2026-07-24T14:26:00Z" w16du:dateUtc="2026-07-24T06:26:00Z"/>
          <w:rFonts w:asciiTheme="minorHAnsi" w:eastAsiaTheme="minorEastAsia" w:hAnsiTheme="minorHAnsi" w:cstheme="minorBidi"/>
          <w:noProof/>
          <w:color w:val="000000" w:themeColor="text1"/>
          <w:sz w:val="22"/>
          <w:szCs w:val="24"/>
          <w:u w:val="none"/>
          <w14:ligatures w14:val="standardContextual"/>
        </w:rPr>
      </w:pPr>
      <w:del w:id="425" w:author="Si-yuan LIU" w:date="2026-07-24T14:26:00Z" w16du:dateUtc="2026-07-24T06:26:00Z">
        <w:r w:rsidDel="00964E30">
          <w:rPr>
            <w:noProof/>
          </w:rPr>
          <w:fldChar w:fldCharType="begin"/>
        </w:r>
        <w:r w:rsidDel="00964E30">
          <w:rPr>
            <w:noProof/>
          </w:rPr>
          <w:delInstrText>HYPERLINK \l "_Toc223783784"</w:delInstrText>
        </w:r>
        <w:r w:rsidDel="00964E30">
          <w:rPr>
            <w:noProof/>
          </w:rPr>
        </w:r>
        <w:r w:rsidDel="00964E30">
          <w:rPr>
            <w:noProof/>
          </w:rPr>
          <w:fldChar w:fldCharType="separate"/>
        </w:r>
        <w:r w:rsidDel="00964E30">
          <w:rPr>
            <w:rStyle w:val="af9"/>
            <w:rFonts w:hint="eastAsia"/>
            <w:noProof/>
            <w:color w:val="000000" w:themeColor="text1"/>
          </w:rPr>
          <w:delText>（四）拟收购存量资产情况</w:delText>
        </w:r>
        <w:r w:rsidDel="00964E30">
          <w:rPr>
            <w:noProof/>
            <w:color w:val="000000" w:themeColor="text1"/>
          </w:rPr>
          <w:tab/>
        </w:r>
        <w:r w:rsidDel="00964E30">
          <w:rPr>
            <w:rFonts w:hint="eastAsia"/>
            <w:noProof/>
            <w:color w:val="000000" w:themeColor="text1"/>
          </w:rPr>
          <w:fldChar w:fldCharType="begin"/>
        </w:r>
        <w:r w:rsidDel="00964E30">
          <w:rPr>
            <w:noProof/>
            <w:color w:val="000000" w:themeColor="text1"/>
          </w:rPr>
          <w:delInstrText xml:space="preserve"> PAGEREF _Toc223783784 \h </w:delInstrText>
        </w:r>
        <w:r w:rsidDel="00964E30">
          <w:rPr>
            <w:rFonts w:hint="eastAsia"/>
            <w:noProof/>
            <w:color w:val="000000" w:themeColor="text1"/>
          </w:rPr>
        </w:r>
        <w:r w:rsidDel="00964E30">
          <w:rPr>
            <w:rFonts w:hint="eastAsia"/>
            <w:noProof/>
            <w:color w:val="000000" w:themeColor="text1"/>
          </w:rPr>
          <w:fldChar w:fldCharType="separate"/>
        </w:r>
      </w:del>
      <w:ins w:id="426" w:author="怡然 刘 [2]" w:date="2026-07-08T15:02:00Z">
        <w:del w:id="427" w:author="Si-yuan LIU" w:date="2026-07-24T14:26:00Z" w16du:dateUtc="2026-07-24T06:26:00Z">
          <w:r w:rsidR="004A5B2B" w:rsidDel="00964E30">
            <w:rPr>
              <w:noProof/>
              <w:color w:val="000000" w:themeColor="text1"/>
            </w:rPr>
            <w:delText>95</w:delText>
          </w:r>
        </w:del>
      </w:ins>
      <w:ins w:id="428" w:author="Kelly Tan" w:date="2026-07-08T11:17:00Z">
        <w:del w:id="429" w:author="Si-yuan LIU" w:date="2026-07-24T14:26:00Z" w16du:dateUtc="2026-07-24T06:26:00Z">
          <w:r w:rsidDel="00964E30">
            <w:rPr>
              <w:noProof/>
              <w:color w:val="000000" w:themeColor="text1"/>
            </w:rPr>
            <w:delText>95</w:delText>
          </w:r>
        </w:del>
      </w:ins>
      <w:ins w:id="430" w:author="怡然 刘" w:date="2026-06-25T21:08:00Z">
        <w:del w:id="431" w:author="Si-yuan LIU" w:date="2026-07-24T14:26:00Z" w16du:dateUtc="2026-07-24T06:26:00Z">
          <w:r w:rsidDel="00964E30">
            <w:rPr>
              <w:noProof/>
              <w:color w:val="000000" w:themeColor="text1"/>
            </w:rPr>
            <w:delText>92</w:delText>
          </w:r>
        </w:del>
      </w:ins>
      <w:del w:id="432" w:author="Si-yuan LIU" w:date="2026-07-24T14:26:00Z" w16du:dateUtc="2026-07-24T06:26:00Z">
        <w:r w:rsidDel="00964E30">
          <w:rPr>
            <w:noProof/>
            <w:color w:val="000000" w:themeColor="text1"/>
          </w:rPr>
          <w:delText>85</w:delText>
        </w:r>
        <w:r w:rsidDel="00964E30">
          <w:rPr>
            <w:rFonts w:hint="eastAsia"/>
            <w:noProof/>
            <w:color w:val="000000" w:themeColor="text1"/>
          </w:rPr>
          <w:fldChar w:fldCharType="end"/>
        </w:r>
        <w:r w:rsidDel="00964E30">
          <w:rPr>
            <w:noProof/>
          </w:rPr>
          <w:fldChar w:fldCharType="end"/>
        </w:r>
      </w:del>
    </w:p>
    <w:p w14:paraId="1AF8787F" w14:textId="24AF377A" w:rsidR="005F457E" w:rsidDel="00964E30" w:rsidRDefault="00000000">
      <w:pPr>
        <w:pStyle w:val="TOC2"/>
        <w:rPr>
          <w:del w:id="433" w:author="Si-yuan LIU" w:date="2026-07-24T14:26:00Z" w16du:dateUtc="2026-07-24T06:26:00Z"/>
          <w:rFonts w:asciiTheme="minorHAnsi" w:eastAsiaTheme="minorEastAsia" w:hAnsiTheme="minorHAnsi" w:cstheme="minorBidi"/>
          <w:noProof/>
          <w:color w:val="000000" w:themeColor="text1"/>
          <w:sz w:val="22"/>
          <w:szCs w:val="24"/>
          <w:u w:val="none"/>
          <w14:ligatures w14:val="standardContextual"/>
        </w:rPr>
      </w:pPr>
      <w:del w:id="434" w:author="Si-yuan LIU" w:date="2026-07-24T14:26:00Z" w16du:dateUtc="2026-07-24T06:26:00Z">
        <w:r w:rsidDel="00964E30">
          <w:rPr>
            <w:noProof/>
          </w:rPr>
          <w:fldChar w:fldCharType="begin"/>
        </w:r>
        <w:r w:rsidDel="00964E30">
          <w:rPr>
            <w:noProof/>
          </w:rPr>
          <w:delInstrText>HYPERLINK \l "_Toc223783785"</w:delInstrText>
        </w:r>
        <w:r w:rsidDel="00964E30">
          <w:rPr>
            <w:noProof/>
          </w:rPr>
        </w:r>
        <w:r w:rsidDel="00964E30">
          <w:rPr>
            <w:noProof/>
          </w:rPr>
          <w:fldChar w:fldCharType="separate"/>
        </w:r>
        <w:r w:rsidDel="00964E30">
          <w:rPr>
            <w:rStyle w:val="af9"/>
            <w:rFonts w:hint="eastAsia"/>
            <w:noProof/>
            <w:color w:val="000000" w:themeColor="text1"/>
          </w:rPr>
          <w:delText>（五）其他情况</w:delText>
        </w:r>
        <w:r w:rsidDel="00964E30">
          <w:rPr>
            <w:noProof/>
            <w:color w:val="000000" w:themeColor="text1"/>
          </w:rPr>
          <w:tab/>
        </w:r>
        <w:r w:rsidDel="00964E30">
          <w:rPr>
            <w:rFonts w:hint="eastAsia"/>
            <w:noProof/>
            <w:color w:val="000000" w:themeColor="text1"/>
          </w:rPr>
          <w:fldChar w:fldCharType="begin"/>
        </w:r>
        <w:r w:rsidDel="00964E30">
          <w:rPr>
            <w:noProof/>
            <w:color w:val="000000" w:themeColor="text1"/>
          </w:rPr>
          <w:delInstrText xml:space="preserve"> PAGEREF _Toc223783785 \h </w:delInstrText>
        </w:r>
        <w:r w:rsidDel="00964E30">
          <w:rPr>
            <w:rFonts w:hint="eastAsia"/>
            <w:noProof/>
            <w:color w:val="000000" w:themeColor="text1"/>
          </w:rPr>
        </w:r>
        <w:r w:rsidDel="00964E30">
          <w:rPr>
            <w:rFonts w:hint="eastAsia"/>
            <w:noProof/>
            <w:color w:val="000000" w:themeColor="text1"/>
          </w:rPr>
          <w:fldChar w:fldCharType="separate"/>
        </w:r>
      </w:del>
      <w:ins w:id="435" w:author="怡然 刘 [2]" w:date="2026-07-08T15:02:00Z">
        <w:del w:id="436" w:author="Si-yuan LIU" w:date="2026-07-24T14:26:00Z" w16du:dateUtc="2026-07-24T06:26:00Z">
          <w:r w:rsidR="004A5B2B" w:rsidDel="00964E30">
            <w:rPr>
              <w:noProof/>
              <w:color w:val="000000" w:themeColor="text1"/>
            </w:rPr>
            <w:delText>95</w:delText>
          </w:r>
        </w:del>
      </w:ins>
      <w:ins w:id="437" w:author="Kelly Tan" w:date="2026-07-08T11:17:00Z">
        <w:del w:id="438" w:author="Si-yuan LIU" w:date="2026-07-24T14:26:00Z" w16du:dateUtc="2026-07-24T06:26:00Z">
          <w:r w:rsidDel="00964E30">
            <w:rPr>
              <w:noProof/>
              <w:color w:val="000000" w:themeColor="text1"/>
            </w:rPr>
            <w:delText>95</w:delText>
          </w:r>
        </w:del>
      </w:ins>
      <w:ins w:id="439" w:author="怡然 刘" w:date="2026-06-25T21:08:00Z">
        <w:del w:id="440" w:author="Si-yuan LIU" w:date="2026-07-24T14:26:00Z" w16du:dateUtc="2026-07-24T06:26:00Z">
          <w:r w:rsidDel="00964E30">
            <w:rPr>
              <w:noProof/>
              <w:color w:val="000000" w:themeColor="text1"/>
            </w:rPr>
            <w:delText>93</w:delText>
          </w:r>
        </w:del>
      </w:ins>
      <w:del w:id="441" w:author="Si-yuan LIU" w:date="2026-07-24T14:26:00Z" w16du:dateUtc="2026-07-24T06:26:00Z">
        <w:r w:rsidDel="00964E30">
          <w:rPr>
            <w:noProof/>
            <w:color w:val="000000" w:themeColor="text1"/>
          </w:rPr>
          <w:delText>86</w:delText>
        </w:r>
        <w:r w:rsidDel="00964E30">
          <w:rPr>
            <w:rFonts w:hint="eastAsia"/>
            <w:noProof/>
            <w:color w:val="000000" w:themeColor="text1"/>
          </w:rPr>
          <w:fldChar w:fldCharType="end"/>
        </w:r>
        <w:r w:rsidDel="00964E30">
          <w:rPr>
            <w:noProof/>
          </w:rPr>
          <w:fldChar w:fldCharType="end"/>
        </w:r>
      </w:del>
    </w:p>
    <w:p w14:paraId="3C84DD51" w14:textId="2D7D750D" w:rsidR="005F457E" w:rsidDel="00964E30" w:rsidRDefault="00000000">
      <w:pPr>
        <w:tabs>
          <w:tab w:val="right" w:leader="dot" w:pos="8664"/>
        </w:tabs>
        <w:spacing w:after="0" w:line="312" w:lineRule="auto"/>
        <w:ind w:leftChars="200" w:left="480" w:firstLineChars="0" w:firstLine="0"/>
        <w:jc w:val="left"/>
        <w:textAlignment w:val="auto"/>
        <w:rPr>
          <w:del w:id="442" w:author="Si-yuan LIU" w:date="2026-07-24T14:26:00Z" w16du:dateUtc="2026-07-24T06:26:00Z"/>
          <w:color w:val="000000" w:themeColor="text1"/>
          <w:szCs w:val="21"/>
        </w:rPr>
        <w:sectPr w:rsidR="005F457E" w:rsidDel="00964E30">
          <w:footerReference w:type="default" r:id="rId23"/>
          <w:pgSz w:w="11906" w:h="16838"/>
          <w:pgMar w:top="1984" w:right="1616" w:bottom="1814" w:left="1616" w:header="851" w:footer="1474" w:gutter="0"/>
          <w:cols w:space="425"/>
          <w:docGrid w:linePitch="588"/>
        </w:sectPr>
      </w:pPr>
      <w:del w:id="443" w:author="Si-yuan LIU" w:date="2026-07-24T14:26:00Z" w16du:dateUtc="2026-07-24T06:26:00Z">
        <w:r w:rsidDel="00964E30">
          <w:rPr>
            <w:rFonts w:eastAsia="黑体"/>
            <w:color w:val="000000" w:themeColor="text1"/>
            <w:szCs w:val="22"/>
          </w:rPr>
          <w:fldChar w:fldCharType="end"/>
        </w:r>
      </w:del>
    </w:p>
    <w:p w14:paraId="73C83A08" w14:textId="6C5A86FD" w:rsidR="005F457E" w:rsidDel="00964E30" w:rsidRDefault="00000000">
      <w:pPr>
        <w:pStyle w:val="1"/>
        <w:rPr>
          <w:del w:id="444" w:author="Si-yuan LIU" w:date="2026-07-24T14:26:00Z" w16du:dateUtc="2026-07-24T06:26:00Z"/>
        </w:rPr>
      </w:pPr>
      <w:bookmarkStart w:id="445" w:name="_Toc371775179_WPSOffice_Level1"/>
      <w:bookmarkStart w:id="446" w:name="_Toc2011278926_WPSOffice_Level1"/>
      <w:bookmarkStart w:id="447" w:name="_Toc1388426083_WPSOffice_Level1"/>
      <w:bookmarkStart w:id="448" w:name="_Toc223783745"/>
      <w:bookmarkEnd w:id="91"/>
      <w:bookmarkEnd w:id="92"/>
      <w:bookmarkEnd w:id="93"/>
      <w:del w:id="449" w:author="Si-yuan LIU" w:date="2026-07-24T14:26:00Z" w16du:dateUtc="2026-07-24T06:26:00Z">
        <w:r w:rsidDel="00964E30">
          <w:rPr>
            <w:rFonts w:hint="eastAsia"/>
          </w:rPr>
          <w:delText>一、项目基本情况</w:delText>
        </w:r>
        <w:bookmarkEnd w:id="445"/>
        <w:bookmarkEnd w:id="446"/>
        <w:bookmarkEnd w:id="447"/>
        <w:bookmarkEnd w:id="448"/>
      </w:del>
    </w:p>
    <w:p w14:paraId="63673E4A" w14:textId="6CFA061B" w:rsidR="005F457E" w:rsidDel="00964E30" w:rsidRDefault="00000000">
      <w:pPr>
        <w:pStyle w:val="2"/>
        <w:rPr>
          <w:del w:id="450" w:author="Si-yuan LIU" w:date="2026-07-24T14:26:00Z" w16du:dateUtc="2026-07-24T06:26:00Z"/>
        </w:rPr>
      </w:pPr>
      <w:bookmarkStart w:id="451" w:name="_Toc223783746"/>
      <w:bookmarkStart w:id="452" w:name="_Toc132449124_WPSOffice_Level2"/>
      <w:bookmarkStart w:id="453" w:name="_Toc1583428193_WPSOffice_Level2"/>
      <w:bookmarkStart w:id="454" w:name="_Toc955758800_WPSOffice_Level2"/>
      <w:bookmarkStart w:id="455" w:name="bookmark29"/>
      <w:del w:id="456" w:author="Si-yuan LIU" w:date="2026-07-24T14:26:00Z" w16du:dateUtc="2026-07-24T06:26:00Z">
        <w:r w:rsidDel="00964E30">
          <w:rPr>
            <w:rFonts w:hint="eastAsia"/>
          </w:rPr>
          <w:delText>（一）项目概况</w:delText>
        </w:r>
        <w:bookmarkEnd w:id="451"/>
        <w:bookmarkEnd w:id="452"/>
        <w:bookmarkEnd w:id="453"/>
        <w:bookmarkEnd w:id="454"/>
      </w:del>
    </w:p>
    <w:bookmarkEnd w:id="455"/>
    <w:p w14:paraId="5B0DD815" w14:textId="53682309" w:rsidR="005F457E" w:rsidDel="00964E30" w:rsidRDefault="00000000">
      <w:pPr>
        <w:spacing w:after="0" w:line="312" w:lineRule="auto"/>
        <w:ind w:firstLine="480"/>
        <w:rPr>
          <w:del w:id="457" w:author="Si-yuan LIU" w:date="2026-07-24T14:26:00Z" w16du:dateUtc="2026-07-24T06:26:00Z"/>
          <w:color w:val="000000" w:themeColor="text1"/>
          <w:szCs w:val="24"/>
        </w:rPr>
      </w:pPr>
      <w:del w:id="458" w:author="Si-yuan LIU" w:date="2026-07-24T14:26:00Z" w16du:dateUtc="2026-07-24T06:26:00Z">
        <w:r w:rsidDel="00964E30">
          <w:rPr>
            <w:rFonts w:hint="eastAsia"/>
            <w:color w:val="000000" w:themeColor="text1"/>
            <w:szCs w:val="24"/>
          </w:rPr>
          <w:delText>本项目名称是奥飞数据中心基础设施领域不动产投资信托基金（</w:delText>
        </w:r>
        <w:r w:rsidDel="00964E30">
          <w:rPr>
            <w:color w:val="000000" w:themeColor="text1"/>
            <w:szCs w:val="24"/>
          </w:rPr>
          <w:delText>REITs</w:delText>
        </w:r>
        <w:r w:rsidDel="00964E30">
          <w:rPr>
            <w:rFonts w:hint="eastAsia"/>
            <w:color w:val="000000" w:themeColor="text1"/>
            <w:szCs w:val="24"/>
          </w:rPr>
          <w:delText>），项目类型为所有权类，标的资产为奥飞数据数字智慧产业园</w:delText>
        </w:r>
        <w:r w:rsidDel="00964E30">
          <w:rPr>
            <w:color w:val="000000" w:themeColor="text1"/>
            <w:szCs w:val="24"/>
          </w:rPr>
          <w:delText>1#</w:delText>
        </w:r>
        <w:r w:rsidDel="00964E30">
          <w:rPr>
            <w:rFonts w:hint="eastAsia"/>
            <w:color w:val="000000" w:themeColor="text1"/>
            <w:szCs w:val="24"/>
          </w:rPr>
          <w:delText>厂房、</w:delText>
        </w:r>
        <w:r w:rsidDel="00964E30">
          <w:rPr>
            <w:color w:val="000000" w:themeColor="text1"/>
            <w:szCs w:val="24"/>
          </w:rPr>
          <w:delText>2#</w:delText>
        </w:r>
        <w:r w:rsidDel="00964E30">
          <w:rPr>
            <w:rFonts w:hint="eastAsia"/>
            <w:color w:val="000000" w:themeColor="text1"/>
            <w:szCs w:val="24"/>
          </w:rPr>
          <w:delText>厂房两栋建筑物及门卫室的房屋所有权及其占用范围内的国有建设用地使用权以及相关附属设施设备所有权</w:delText>
        </w:r>
        <w:r w:rsidDel="00964E30">
          <w:rPr>
            <w:rFonts w:hint="eastAsia"/>
            <w:color w:val="000000" w:themeColor="text1"/>
            <w:szCs w:val="24"/>
          </w:rPr>
          <w:delText>(</w:delText>
        </w:r>
        <w:r w:rsidDel="00964E30">
          <w:rPr>
            <w:rFonts w:hint="eastAsia"/>
            <w:color w:val="000000" w:themeColor="text1"/>
            <w:szCs w:val="24"/>
          </w:rPr>
          <w:delText>不含</w:delText>
        </w:r>
        <w:r w:rsidDel="00964E30">
          <w:rPr>
            <w:rFonts w:hint="eastAsia"/>
            <w:color w:val="000000" w:themeColor="text1"/>
            <w:szCs w:val="24"/>
          </w:rPr>
          <w:delText>110</w:delText>
        </w:r>
        <w:r w:rsidDel="00964E30">
          <w:rPr>
            <w:rFonts w:hint="eastAsia"/>
            <w:color w:val="000000" w:themeColor="text1"/>
            <w:szCs w:val="24"/>
          </w:rPr>
          <w:delText>千伏南涌输变电工程</w:delText>
        </w:r>
        <w:r w:rsidDel="00964E30">
          <w:rPr>
            <w:rFonts w:hint="eastAsia"/>
            <w:color w:val="000000" w:themeColor="text1"/>
            <w:szCs w:val="24"/>
          </w:rPr>
          <w:delText>)</w:delText>
        </w:r>
        <w:r w:rsidDel="00964E30">
          <w:rPr>
            <w:rFonts w:hint="eastAsia"/>
            <w:color w:val="000000" w:themeColor="text1"/>
            <w:szCs w:val="24"/>
          </w:rPr>
          <w:delText>。</w:delText>
        </w:r>
      </w:del>
    </w:p>
    <w:p w14:paraId="0ACD809E" w14:textId="40F9CC02" w:rsidR="005F457E" w:rsidDel="00964E30" w:rsidRDefault="00000000">
      <w:pPr>
        <w:spacing w:after="0" w:line="312" w:lineRule="auto"/>
        <w:ind w:firstLine="480"/>
        <w:rPr>
          <w:del w:id="459" w:author="Si-yuan LIU" w:date="2026-07-24T14:26:00Z" w16du:dateUtc="2026-07-24T06:26:00Z"/>
          <w:color w:val="000000" w:themeColor="text1"/>
          <w:szCs w:val="24"/>
        </w:rPr>
      </w:pPr>
      <w:del w:id="460" w:author="Si-yuan LIU" w:date="2026-07-24T14:26:00Z" w16du:dateUtc="2026-07-24T06:26:00Z">
        <w:r w:rsidDel="00964E30">
          <w:rPr>
            <w:rFonts w:hint="eastAsia"/>
            <w:color w:val="000000" w:themeColor="text1"/>
            <w:szCs w:val="24"/>
          </w:rPr>
          <w:delText>奥飞数据数字智慧产业园位于广东省广州市南沙区智新五路</w:delText>
        </w:r>
        <w:r w:rsidDel="00964E30">
          <w:rPr>
            <w:color w:val="000000" w:themeColor="text1"/>
            <w:szCs w:val="24"/>
          </w:rPr>
          <w:delText>1</w:delText>
        </w:r>
        <w:r w:rsidDel="00964E30">
          <w:rPr>
            <w:rFonts w:hint="eastAsia"/>
            <w:color w:val="000000" w:themeColor="text1"/>
            <w:szCs w:val="24"/>
          </w:rPr>
          <w:delText>号，资产范围为东至大岗镇新联一股份经济联合社农民集体、西至大岗镇新联一股份经济联合社农民集体、南至粤府土审（</w:delText>
        </w:r>
        <w:r w:rsidDel="00964E30">
          <w:rPr>
            <w:color w:val="000000" w:themeColor="text1"/>
            <w:szCs w:val="24"/>
          </w:rPr>
          <w:delText>02</w:delText>
        </w:r>
        <w:r w:rsidDel="00964E30">
          <w:rPr>
            <w:rFonts w:hint="eastAsia"/>
            <w:color w:val="000000" w:themeColor="text1"/>
            <w:szCs w:val="24"/>
          </w:rPr>
          <w:delText>）</w:delText>
        </w:r>
        <w:r w:rsidDel="00964E30">
          <w:rPr>
            <w:color w:val="000000" w:themeColor="text1"/>
            <w:szCs w:val="24"/>
          </w:rPr>
          <w:delText>[2019]163</w:delText>
        </w:r>
        <w:r w:rsidDel="00964E30">
          <w:rPr>
            <w:rFonts w:hint="eastAsia"/>
            <w:color w:val="000000" w:themeColor="text1"/>
            <w:szCs w:val="24"/>
          </w:rPr>
          <w:delText>号、北至大岗镇新联一股份经济联合社农民集体，</w:delText>
        </w:r>
        <w:r w:rsidDel="00964E30">
          <w:rPr>
            <w:color w:val="000000" w:themeColor="text1"/>
            <w:szCs w:val="24"/>
          </w:rPr>
          <w:delText>1</w:delText>
        </w:r>
        <w:r w:rsidDel="00964E30">
          <w:rPr>
            <w:rFonts w:hint="eastAsia"/>
            <w:color w:val="000000" w:themeColor="text1"/>
            <w:szCs w:val="24"/>
          </w:rPr>
          <w:delText>、</w:delText>
        </w:r>
        <w:r w:rsidDel="00964E30">
          <w:rPr>
            <w:color w:val="000000" w:themeColor="text1"/>
            <w:szCs w:val="24"/>
          </w:rPr>
          <w:delText>2</w:delText>
        </w:r>
        <w:r w:rsidDel="00964E30">
          <w:rPr>
            <w:rFonts w:hint="eastAsia"/>
            <w:color w:val="000000" w:themeColor="text1"/>
            <w:szCs w:val="24"/>
          </w:rPr>
          <w:delText>号楼及门卫室四至均为奥飞数据数字智慧产业园内部道路，总体建设规模为</w:delText>
        </w:r>
        <w:r w:rsidDel="00964E30">
          <w:rPr>
            <w:color w:val="000000" w:themeColor="text1"/>
            <w:szCs w:val="24"/>
          </w:rPr>
          <w:delText>93,734.80</w:delText>
        </w:r>
        <w:r w:rsidDel="00964E30">
          <w:rPr>
            <w:rFonts w:hint="eastAsia"/>
            <w:color w:val="000000" w:themeColor="text1"/>
            <w:szCs w:val="24"/>
          </w:rPr>
          <w:delText>万元，土地面积为</w:delText>
        </w:r>
        <w:r w:rsidDel="00964E30">
          <w:rPr>
            <w:color w:val="000000" w:themeColor="text1"/>
            <w:szCs w:val="24"/>
          </w:rPr>
          <w:delText>23,002m</w:delText>
        </w:r>
        <w:r w:rsidDel="00964E30">
          <w:rPr>
            <w:color w:val="000000" w:themeColor="text1"/>
            <w:szCs w:val="24"/>
            <w:vertAlign w:val="superscript"/>
          </w:rPr>
          <w:delText>2</w:delText>
        </w:r>
        <w:r w:rsidDel="00964E30">
          <w:rPr>
            <w:rFonts w:hint="eastAsia"/>
            <w:color w:val="000000" w:themeColor="text1"/>
            <w:szCs w:val="24"/>
          </w:rPr>
          <w:delText>，建筑面积为</w:delText>
        </w:r>
        <w:r w:rsidDel="00964E30">
          <w:rPr>
            <w:color w:val="000000" w:themeColor="text1"/>
            <w:szCs w:val="24"/>
          </w:rPr>
          <w:delText>3</w:delText>
        </w:r>
        <w:r w:rsidDel="00964E30">
          <w:rPr>
            <w:rFonts w:hint="eastAsia"/>
            <w:color w:val="000000" w:themeColor="text1"/>
            <w:szCs w:val="24"/>
          </w:rPr>
          <w:delText>9,349.8524</w:delText>
        </w:r>
        <w:r w:rsidDel="00964E30">
          <w:rPr>
            <w:color w:val="000000" w:themeColor="text1"/>
            <w:szCs w:val="24"/>
          </w:rPr>
          <w:delText>m</w:delText>
        </w:r>
        <w:r w:rsidDel="00964E30">
          <w:rPr>
            <w:color w:val="000000" w:themeColor="text1"/>
            <w:szCs w:val="24"/>
            <w:vertAlign w:val="superscript"/>
          </w:rPr>
          <w:delText>2</w:delText>
        </w:r>
        <w:r w:rsidDel="00964E30">
          <w:rPr>
            <w:rFonts w:hint="eastAsia"/>
            <w:color w:val="000000" w:themeColor="text1"/>
            <w:szCs w:val="24"/>
          </w:rPr>
          <w:delText>，计费机柜共</w:delText>
        </w:r>
        <w:r w:rsidDel="00964E30">
          <w:rPr>
            <w:color w:val="000000" w:themeColor="text1"/>
            <w:szCs w:val="24"/>
          </w:rPr>
          <w:delText>3,082</w:delText>
        </w:r>
        <w:r w:rsidDel="00964E30">
          <w:rPr>
            <w:rFonts w:hint="eastAsia"/>
            <w:color w:val="000000" w:themeColor="text1"/>
            <w:szCs w:val="24"/>
          </w:rPr>
          <w:delText>个</w:delText>
        </w:r>
        <w:r w:rsidDel="00964E30">
          <w:rPr>
            <w:rStyle w:val="afb"/>
            <w:rFonts w:hint="eastAsia"/>
            <w:color w:val="000000" w:themeColor="text1"/>
            <w:szCs w:val="24"/>
          </w:rPr>
          <w:footnoteReference w:id="5"/>
        </w:r>
        <w:r w:rsidDel="00964E30">
          <w:rPr>
            <w:rFonts w:hint="eastAsia"/>
            <w:color w:val="000000" w:themeColor="text1"/>
            <w:szCs w:val="24"/>
          </w:rPr>
          <w:delText>，机柜总功率</w:delText>
        </w:r>
        <w:r w:rsidDel="00964E30">
          <w:rPr>
            <w:color w:val="000000" w:themeColor="text1"/>
            <w:szCs w:val="24"/>
          </w:rPr>
          <w:delText>26,431.60kW</w:delText>
        </w:r>
        <w:r w:rsidDel="00964E30">
          <w:rPr>
            <w:rFonts w:hint="eastAsia"/>
            <w:color w:val="000000" w:themeColor="text1"/>
            <w:szCs w:val="24"/>
          </w:rPr>
          <w:delText>，于</w:delText>
        </w:r>
        <w:r w:rsidDel="00964E30">
          <w:rPr>
            <w:color w:val="000000" w:themeColor="text1"/>
            <w:szCs w:val="24"/>
          </w:rPr>
          <w:delText>2023</w:delText>
        </w:r>
        <w:r w:rsidDel="00964E30">
          <w:rPr>
            <w:rFonts w:hint="eastAsia"/>
            <w:color w:val="000000" w:themeColor="text1"/>
            <w:szCs w:val="24"/>
          </w:rPr>
          <w:delText>年</w:delText>
        </w:r>
        <w:r w:rsidDel="00964E30">
          <w:rPr>
            <w:color w:val="000000" w:themeColor="text1"/>
            <w:szCs w:val="24"/>
          </w:rPr>
          <w:delText>2</w:delText>
        </w:r>
        <w:r w:rsidDel="00964E30">
          <w:rPr>
            <w:rFonts w:hint="eastAsia"/>
            <w:color w:val="000000" w:themeColor="text1"/>
            <w:szCs w:val="24"/>
          </w:rPr>
          <w:delText>月开始运营。</w:delText>
        </w:r>
        <w:r w:rsidDel="00964E30">
          <w:rPr>
            <w:color w:val="000000" w:themeColor="text1"/>
            <w:szCs w:val="24"/>
          </w:rPr>
          <w:delText>1</w:delText>
        </w:r>
        <w:r w:rsidDel="00964E30">
          <w:rPr>
            <w:rFonts w:hint="eastAsia"/>
            <w:color w:val="000000" w:themeColor="text1"/>
            <w:szCs w:val="24"/>
          </w:rPr>
          <w:delText>、</w:delText>
        </w:r>
        <w:r w:rsidDel="00964E30">
          <w:rPr>
            <w:color w:val="000000" w:themeColor="text1"/>
            <w:szCs w:val="24"/>
          </w:rPr>
          <w:delText>2</w:delText>
        </w:r>
        <w:r w:rsidDel="00964E30">
          <w:rPr>
            <w:rFonts w:hint="eastAsia"/>
            <w:color w:val="000000" w:themeColor="text1"/>
            <w:szCs w:val="24"/>
          </w:rPr>
          <w:delText>号楼于价值时点</w:delText>
        </w:r>
        <w:r w:rsidDel="00964E30">
          <w:rPr>
            <w:color w:val="000000" w:themeColor="text1"/>
            <w:szCs w:val="24"/>
          </w:rPr>
          <w:delText>2026</w:delText>
        </w:r>
        <w:r w:rsidDel="00964E30">
          <w:rPr>
            <w:rFonts w:hint="eastAsia"/>
            <w:color w:val="000000" w:themeColor="text1"/>
            <w:szCs w:val="24"/>
          </w:rPr>
          <w:delText>年</w:delText>
        </w:r>
        <w:r w:rsidDel="00964E30">
          <w:rPr>
            <w:color w:val="000000" w:themeColor="text1"/>
            <w:szCs w:val="24"/>
          </w:rPr>
          <w:delText>3</w:delText>
        </w:r>
        <w:r w:rsidDel="00964E30">
          <w:rPr>
            <w:rFonts w:hint="eastAsia"/>
            <w:color w:val="000000" w:themeColor="text1"/>
            <w:szCs w:val="24"/>
          </w:rPr>
          <w:delText>月</w:delText>
        </w:r>
        <w:r w:rsidDel="00964E30">
          <w:rPr>
            <w:color w:val="000000" w:themeColor="text1"/>
            <w:szCs w:val="24"/>
          </w:rPr>
          <w:delText>31</w:delText>
        </w:r>
        <w:r w:rsidDel="00964E30">
          <w:rPr>
            <w:rFonts w:hint="eastAsia"/>
            <w:color w:val="000000" w:themeColor="text1"/>
            <w:szCs w:val="24"/>
          </w:rPr>
          <w:delText>日的资产评估值为</w:delText>
        </w:r>
        <w:r w:rsidDel="00964E30">
          <w:rPr>
            <w:color w:val="000000" w:themeColor="text1"/>
            <w:szCs w:val="24"/>
          </w:rPr>
          <w:delText>20.2</w:delText>
        </w:r>
        <w:r w:rsidDel="00964E30">
          <w:rPr>
            <w:rFonts w:hint="eastAsia"/>
            <w:color w:val="000000" w:themeColor="text1"/>
            <w:szCs w:val="24"/>
          </w:rPr>
          <w:delText>0</w:delText>
        </w:r>
        <w:r w:rsidDel="00964E30">
          <w:rPr>
            <w:rFonts w:hint="eastAsia"/>
            <w:color w:val="000000" w:themeColor="text1"/>
            <w:szCs w:val="24"/>
          </w:rPr>
          <w:delText>亿元。</w:delText>
        </w:r>
      </w:del>
    </w:p>
    <w:p w14:paraId="6DFAED4B" w14:textId="3AEC4F9A" w:rsidR="005F457E" w:rsidDel="00964E30" w:rsidRDefault="00000000">
      <w:pPr>
        <w:spacing w:after="0" w:line="312" w:lineRule="auto"/>
        <w:ind w:firstLineChars="0" w:firstLine="0"/>
        <w:jc w:val="center"/>
        <w:rPr>
          <w:del w:id="463" w:author="Si-yuan LIU" w:date="2026-07-24T14:26:00Z" w16du:dateUtc="2026-07-24T06:26:00Z"/>
          <w:color w:val="000000" w:themeColor="text1"/>
          <w:szCs w:val="24"/>
        </w:rPr>
      </w:pPr>
      <w:del w:id="464" w:author="Si-yuan LIU" w:date="2026-07-24T14:26:00Z" w16du:dateUtc="2026-07-24T06:26:00Z">
        <w:r w:rsidDel="00964E30">
          <w:rPr>
            <w:rFonts w:hint="eastAsia"/>
            <w:color w:val="000000" w:themeColor="text1"/>
            <w:szCs w:val="24"/>
          </w:rPr>
          <w:delText>表</w:delText>
        </w:r>
        <w:r w:rsidDel="00964E30">
          <w:rPr>
            <w:color w:val="000000" w:themeColor="text1"/>
            <w:szCs w:val="24"/>
          </w:rPr>
          <w:delText xml:space="preserve"> </w:delText>
        </w:r>
        <w:r w:rsidDel="00964E30">
          <w:rPr>
            <w:color w:val="000000" w:themeColor="text1"/>
            <w:szCs w:val="24"/>
          </w:rPr>
          <w:fldChar w:fldCharType="begin"/>
        </w:r>
        <w:r w:rsidDel="00964E30">
          <w:rPr>
            <w:color w:val="000000" w:themeColor="text1"/>
            <w:szCs w:val="24"/>
          </w:rPr>
          <w:delInstrText xml:space="preserve"> SEQ </w:delInstrText>
        </w:r>
        <w:r w:rsidDel="00964E30">
          <w:rPr>
            <w:rFonts w:hint="eastAsia"/>
            <w:color w:val="000000" w:themeColor="text1"/>
            <w:szCs w:val="24"/>
          </w:rPr>
          <w:delInstrText>表</w:delInstrText>
        </w:r>
        <w:r w:rsidDel="00964E30">
          <w:rPr>
            <w:color w:val="000000" w:themeColor="text1"/>
            <w:szCs w:val="24"/>
          </w:rPr>
          <w:delInstrText xml:space="preserve"> \* ARABIC </w:delInstrText>
        </w:r>
        <w:r w:rsidDel="00964E30">
          <w:rPr>
            <w:color w:val="000000" w:themeColor="text1"/>
            <w:szCs w:val="24"/>
          </w:rPr>
          <w:fldChar w:fldCharType="separate"/>
        </w:r>
      </w:del>
      <w:ins w:id="465" w:author="怡然 刘 [2]" w:date="2026-07-08T15:02:00Z">
        <w:del w:id="466" w:author="Si-yuan LIU" w:date="2026-07-24T14:26:00Z" w16du:dateUtc="2026-07-24T06:26:00Z">
          <w:r w:rsidR="004A5B2B" w:rsidDel="00964E30">
            <w:rPr>
              <w:noProof/>
              <w:color w:val="000000" w:themeColor="text1"/>
              <w:szCs w:val="24"/>
            </w:rPr>
            <w:delText>1</w:delText>
          </w:r>
        </w:del>
      </w:ins>
      <w:ins w:id="467" w:author="Bentayga-" w:date="2026-07-05T17:09:00Z">
        <w:del w:id="468" w:author="Si-yuan LIU" w:date="2026-07-24T14:26:00Z" w16du:dateUtc="2026-07-24T06:26:00Z">
          <w:r w:rsidDel="00964E30">
            <w:rPr>
              <w:noProof/>
              <w:color w:val="000000" w:themeColor="text1"/>
              <w:szCs w:val="24"/>
            </w:rPr>
            <w:delText>1</w:delText>
          </w:r>
        </w:del>
      </w:ins>
      <w:del w:id="469" w:author="Si-yuan LIU" w:date="2026-07-24T14:26:00Z" w16du:dateUtc="2026-07-24T06:26:00Z">
        <w:r w:rsidDel="00964E30">
          <w:rPr>
            <w:noProof/>
            <w:color w:val="000000" w:themeColor="text1"/>
            <w:szCs w:val="24"/>
          </w:rPr>
          <w:delText>1</w:delText>
        </w:r>
        <w:r w:rsidDel="00964E30">
          <w:rPr>
            <w:color w:val="000000" w:themeColor="text1"/>
            <w:szCs w:val="24"/>
          </w:rPr>
          <w:fldChar w:fldCharType="end"/>
        </w:r>
        <w:r w:rsidDel="00964E30">
          <w:rPr>
            <w:color w:val="000000" w:themeColor="text1"/>
            <w:szCs w:val="24"/>
          </w:rPr>
          <w:delText xml:space="preserve"> </w:delText>
        </w:r>
        <w:r w:rsidDel="00964E30">
          <w:rPr>
            <w:rFonts w:hint="eastAsia"/>
            <w:color w:val="000000" w:themeColor="text1"/>
            <w:szCs w:val="24"/>
          </w:rPr>
          <w:delText>项目概况</w:delText>
        </w:r>
      </w:del>
    </w:p>
    <w:tbl>
      <w:tblPr>
        <w:tblW w:w="86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310"/>
        <w:gridCol w:w="4384"/>
      </w:tblGrid>
      <w:tr w:rsidR="005F457E" w:rsidDel="00964E30" w14:paraId="4AC56FFA" w14:textId="0E50437D">
        <w:trPr>
          <w:cantSplit/>
          <w:trHeight w:val="20"/>
          <w:jc w:val="center"/>
          <w:del w:id="470" w:author="Si-yuan LIU" w:date="2026-07-24T14:26:00Z" w16du:dateUtc="2026-07-24T06:26:00Z"/>
        </w:trPr>
        <w:tc>
          <w:tcPr>
            <w:tcW w:w="8694" w:type="dxa"/>
            <w:gridSpan w:val="2"/>
            <w:vAlign w:val="center"/>
          </w:tcPr>
          <w:p w14:paraId="0F22F2B3" w14:textId="76AAB78B" w:rsidR="005F457E" w:rsidDel="00964E30" w:rsidRDefault="00000000">
            <w:pPr>
              <w:pStyle w:val="afc"/>
              <w:spacing w:after="0" w:line="240" w:lineRule="auto"/>
              <w:ind w:firstLineChars="0" w:firstLine="0"/>
              <w:contextualSpacing/>
              <w:jc w:val="center"/>
              <w:textAlignment w:val="auto"/>
              <w:rPr>
                <w:del w:id="471" w:author="Si-yuan LIU" w:date="2026-07-24T14:26:00Z" w16du:dateUtc="2026-07-24T06:26:00Z"/>
                <w:rFonts w:ascii="Times New Roman" w:eastAsia="仿宋" w:hAnsi="Times New Roman" w:cs="Times New Roman"/>
                <w:b/>
                <w:bCs/>
                <w:color w:val="000000" w:themeColor="text1"/>
                <w:sz w:val="21"/>
                <w:szCs w:val="21"/>
              </w:rPr>
            </w:pPr>
            <w:del w:id="472" w:author="Si-yuan LIU" w:date="2026-07-24T14:26:00Z" w16du:dateUtc="2026-07-24T06:26:00Z">
              <w:r w:rsidDel="00964E30">
                <w:rPr>
                  <w:rFonts w:ascii="Times New Roman" w:eastAsia="仿宋" w:hAnsi="Times New Roman" w:cs="Times New Roman" w:hint="eastAsia"/>
                  <w:b/>
                  <w:bCs/>
                  <w:color w:val="000000" w:themeColor="text1"/>
                  <w:sz w:val="21"/>
                  <w:szCs w:val="21"/>
                </w:rPr>
                <w:delText>项目总体情况</w:delText>
              </w:r>
            </w:del>
          </w:p>
        </w:tc>
      </w:tr>
      <w:tr w:rsidR="005F457E" w:rsidDel="00964E30" w14:paraId="3B2A04B3" w14:textId="08A6B97F">
        <w:trPr>
          <w:cantSplit/>
          <w:trHeight w:val="20"/>
          <w:jc w:val="center"/>
          <w:del w:id="473" w:author="Si-yuan LIU" w:date="2026-07-24T14:26:00Z" w16du:dateUtc="2026-07-24T06:26:00Z"/>
        </w:trPr>
        <w:tc>
          <w:tcPr>
            <w:tcW w:w="4310" w:type="dxa"/>
            <w:vAlign w:val="center"/>
          </w:tcPr>
          <w:p w14:paraId="1365B772" w14:textId="1C71DB3E" w:rsidR="005F457E" w:rsidDel="00964E30" w:rsidRDefault="00000000">
            <w:pPr>
              <w:pStyle w:val="afc"/>
              <w:spacing w:after="0" w:line="240" w:lineRule="auto"/>
              <w:ind w:firstLineChars="0" w:firstLine="0"/>
              <w:contextualSpacing/>
              <w:textAlignment w:val="auto"/>
              <w:rPr>
                <w:del w:id="474" w:author="Si-yuan LIU" w:date="2026-07-24T14:26:00Z" w16du:dateUtc="2026-07-24T06:26:00Z"/>
                <w:rFonts w:ascii="Times New Roman" w:eastAsia="仿宋" w:hAnsi="Times New Roman" w:cs="Times New Roman"/>
                <w:color w:val="000000" w:themeColor="text1"/>
                <w:sz w:val="21"/>
                <w:szCs w:val="21"/>
              </w:rPr>
            </w:pPr>
            <w:del w:id="475" w:author="Si-yuan LIU" w:date="2026-07-24T14:26:00Z" w16du:dateUtc="2026-07-24T06:26:00Z">
              <w:r w:rsidDel="00964E30">
                <w:rPr>
                  <w:rFonts w:ascii="Times New Roman" w:eastAsia="仿宋" w:hAnsi="Times New Roman" w:cs="Times New Roman" w:hint="eastAsia"/>
                  <w:color w:val="000000" w:themeColor="text1"/>
                  <w:sz w:val="21"/>
                  <w:szCs w:val="21"/>
                </w:rPr>
                <w:delText>项目名称</w:delText>
              </w:r>
            </w:del>
          </w:p>
        </w:tc>
        <w:tc>
          <w:tcPr>
            <w:tcW w:w="4384" w:type="dxa"/>
            <w:vAlign w:val="center"/>
          </w:tcPr>
          <w:p w14:paraId="403B39ED" w14:textId="0034E7A1" w:rsidR="005F457E" w:rsidDel="00964E30" w:rsidRDefault="00000000">
            <w:pPr>
              <w:spacing w:after="0" w:line="240" w:lineRule="auto"/>
              <w:ind w:firstLineChars="0" w:firstLine="0"/>
              <w:contextualSpacing/>
              <w:textAlignment w:val="auto"/>
              <w:rPr>
                <w:del w:id="476" w:author="Si-yuan LIU" w:date="2026-07-24T14:26:00Z" w16du:dateUtc="2026-07-24T06:26:00Z"/>
                <w:color w:val="000000" w:themeColor="text1"/>
                <w:sz w:val="21"/>
                <w:szCs w:val="21"/>
              </w:rPr>
            </w:pPr>
            <w:del w:id="477" w:author="Si-yuan LIU" w:date="2026-07-24T14:26:00Z" w16du:dateUtc="2026-07-24T06:26:00Z">
              <w:r w:rsidDel="00964E30">
                <w:rPr>
                  <w:rFonts w:hint="eastAsia"/>
                  <w:color w:val="000000" w:themeColor="text1"/>
                  <w:sz w:val="21"/>
                  <w:szCs w:val="21"/>
                </w:rPr>
                <w:delText>奥飞数据中心基础设施领域不动产投资信托基金（</w:delText>
              </w:r>
              <w:r w:rsidDel="00964E30">
                <w:rPr>
                  <w:color w:val="000000" w:themeColor="text1"/>
                  <w:sz w:val="21"/>
                  <w:szCs w:val="21"/>
                </w:rPr>
                <w:delText>REITs</w:delText>
              </w:r>
              <w:r w:rsidDel="00964E30">
                <w:rPr>
                  <w:rFonts w:hint="eastAsia"/>
                  <w:color w:val="000000" w:themeColor="text1"/>
                  <w:sz w:val="21"/>
                  <w:szCs w:val="21"/>
                </w:rPr>
                <w:delText>）</w:delText>
              </w:r>
            </w:del>
          </w:p>
        </w:tc>
      </w:tr>
      <w:tr w:rsidR="005F457E" w:rsidDel="00964E30" w14:paraId="45F793C3" w14:textId="35FE84EE">
        <w:trPr>
          <w:cantSplit/>
          <w:trHeight w:val="20"/>
          <w:jc w:val="center"/>
          <w:del w:id="478" w:author="Si-yuan LIU" w:date="2026-07-24T14:26:00Z" w16du:dateUtc="2026-07-24T06:26:00Z"/>
        </w:trPr>
        <w:tc>
          <w:tcPr>
            <w:tcW w:w="4310" w:type="dxa"/>
            <w:vAlign w:val="center"/>
          </w:tcPr>
          <w:p w14:paraId="56032B6E" w14:textId="0CD976FA" w:rsidR="005F457E" w:rsidDel="00964E30" w:rsidRDefault="00000000">
            <w:pPr>
              <w:pStyle w:val="afc"/>
              <w:spacing w:after="0" w:line="240" w:lineRule="auto"/>
              <w:ind w:firstLineChars="0" w:firstLine="0"/>
              <w:contextualSpacing/>
              <w:textAlignment w:val="auto"/>
              <w:rPr>
                <w:del w:id="479" w:author="Si-yuan LIU" w:date="2026-07-24T14:26:00Z" w16du:dateUtc="2026-07-24T06:26:00Z"/>
                <w:rFonts w:ascii="Times New Roman" w:eastAsia="仿宋" w:hAnsi="Times New Roman" w:cs="Times New Roman"/>
                <w:color w:val="000000" w:themeColor="text1"/>
                <w:sz w:val="21"/>
                <w:szCs w:val="21"/>
              </w:rPr>
            </w:pPr>
            <w:del w:id="480" w:author="Si-yuan LIU" w:date="2026-07-24T14:26:00Z" w16du:dateUtc="2026-07-24T06:26:00Z">
              <w:r w:rsidDel="00964E30">
                <w:rPr>
                  <w:rFonts w:ascii="Times New Roman" w:eastAsia="仿宋" w:hAnsi="Times New Roman" w:cs="Times New Roman" w:hint="eastAsia"/>
                  <w:color w:val="000000" w:themeColor="text1"/>
                  <w:sz w:val="21"/>
                  <w:szCs w:val="21"/>
                </w:rPr>
                <w:delText>所属基础设施</w:delText>
              </w:r>
              <w:r w:rsidDel="00964E30">
                <w:rPr>
                  <w:rFonts w:ascii="Times New Roman" w:eastAsia="仿宋" w:hAnsi="Times New Roman" w:cs="Times New Roman"/>
                  <w:color w:val="000000" w:themeColor="text1"/>
                  <w:sz w:val="21"/>
                  <w:szCs w:val="21"/>
                </w:rPr>
                <w:delText>REITs</w:delText>
              </w:r>
              <w:r w:rsidDel="00964E30">
                <w:rPr>
                  <w:rFonts w:ascii="Times New Roman" w:eastAsia="仿宋" w:hAnsi="Times New Roman" w:cs="Times New Roman" w:hint="eastAsia"/>
                  <w:color w:val="000000" w:themeColor="text1"/>
                  <w:sz w:val="21"/>
                  <w:szCs w:val="21"/>
                </w:rPr>
                <w:delText>行业领域</w:delText>
              </w:r>
            </w:del>
          </w:p>
        </w:tc>
        <w:tc>
          <w:tcPr>
            <w:tcW w:w="4384" w:type="dxa"/>
            <w:vAlign w:val="center"/>
          </w:tcPr>
          <w:p w14:paraId="52A60416" w14:textId="1DD60159" w:rsidR="005F457E" w:rsidDel="00964E30" w:rsidRDefault="00000000">
            <w:pPr>
              <w:spacing w:after="0" w:line="240" w:lineRule="auto"/>
              <w:ind w:firstLineChars="0" w:firstLine="0"/>
              <w:contextualSpacing/>
              <w:textAlignment w:val="auto"/>
              <w:rPr>
                <w:del w:id="481" w:author="Si-yuan LIU" w:date="2026-07-24T14:26:00Z" w16du:dateUtc="2026-07-24T06:26:00Z"/>
                <w:color w:val="000000" w:themeColor="text1"/>
                <w:sz w:val="21"/>
                <w:szCs w:val="21"/>
              </w:rPr>
            </w:pPr>
            <w:del w:id="482" w:author="Si-yuan LIU" w:date="2026-07-24T14:26:00Z" w16du:dateUtc="2026-07-24T06:26:00Z">
              <w:r w:rsidDel="00964E30">
                <w:rPr>
                  <w:rFonts w:hint="eastAsia"/>
                  <w:color w:val="000000" w:themeColor="text1"/>
                  <w:kern w:val="0"/>
                  <w:sz w:val="21"/>
                </w:rPr>
                <w:delText>新型基础设施——数据中心类</w:delText>
              </w:r>
            </w:del>
          </w:p>
        </w:tc>
      </w:tr>
      <w:tr w:rsidR="005F457E" w:rsidDel="00964E30" w14:paraId="5F9B4456" w14:textId="4FD01E33">
        <w:trPr>
          <w:cantSplit/>
          <w:trHeight w:val="20"/>
          <w:jc w:val="center"/>
          <w:del w:id="483" w:author="Si-yuan LIU" w:date="2026-07-24T14:26:00Z" w16du:dateUtc="2026-07-24T06:26:00Z"/>
        </w:trPr>
        <w:tc>
          <w:tcPr>
            <w:tcW w:w="4310" w:type="dxa"/>
            <w:vAlign w:val="center"/>
          </w:tcPr>
          <w:p w14:paraId="45EC7C87" w14:textId="767D6072" w:rsidR="005F457E" w:rsidDel="00964E30" w:rsidRDefault="00000000">
            <w:pPr>
              <w:pStyle w:val="afc"/>
              <w:spacing w:after="0" w:line="240" w:lineRule="auto"/>
              <w:ind w:firstLineChars="0" w:firstLine="0"/>
              <w:contextualSpacing/>
              <w:textAlignment w:val="auto"/>
              <w:rPr>
                <w:del w:id="484" w:author="Si-yuan LIU" w:date="2026-07-24T14:26:00Z" w16du:dateUtc="2026-07-24T06:26:00Z"/>
                <w:rFonts w:ascii="Times New Roman" w:eastAsia="仿宋" w:hAnsi="Times New Roman" w:cs="Times New Roman"/>
                <w:color w:val="000000" w:themeColor="text1"/>
                <w:sz w:val="21"/>
                <w:szCs w:val="21"/>
              </w:rPr>
            </w:pPr>
            <w:del w:id="485" w:author="Si-yuan LIU" w:date="2026-07-24T14:26:00Z" w16du:dateUtc="2026-07-24T06:26:00Z">
              <w:r w:rsidDel="00964E30">
                <w:rPr>
                  <w:rFonts w:ascii="Times New Roman" w:eastAsia="仿宋" w:hAnsi="Times New Roman" w:cs="Times New Roman" w:hint="eastAsia"/>
                  <w:color w:val="000000" w:themeColor="text1"/>
                  <w:sz w:val="21"/>
                  <w:szCs w:val="21"/>
                </w:rPr>
                <w:delText>项目建设规模合计（万元）</w:delText>
              </w:r>
            </w:del>
          </w:p>
        </w:tc>
        <w:tc>
          <w:tcPr>
            <w:tcW w:w="4384" w:type="dxa"/>
            <w:vAlign w:val="center"/>
          </w:tcPr>
          <w:p w14:paraId="1C7214F9" w14:textId="2255C76B" w:rsidR="005F457E" w:rsidDel="00964E30" w:rsidRDefault="00000000">
            <w:pPr>
              <w:spacing w:after="0" w:line="240" w:lineRule="auto"/>
              <w:ind w:firstLineChars="0" w:firstLine="0"/>
              <w:contextualSpacing/>
              <w:textAlignment w:val="auto"/>
              <w:rPr>
                <w:del w:id="486" w:author="Si-yuan LIU" w:date="2026-07-24T14:26:00Z" w16du:dateUtc="2026-07-24T06:26:00Z"/>
                <w:color w:val="000000" w:themeColor="text1"/>
                <w:sz w:val="21"/>
                <w:szCs w:val="21"/>
              </w:rPr>
            </w:pPr>
            <w:del w:id="487" w:author="Si-yuan LIU" w:date="2026-07-24T14:26:00Z" w16du:dateUtc="2026-07-24T06:26:00Z">
              <w:r w:rsidDel="00964E30">
                <w:rPr>
                  <w:color w:val="000000" w:themeColor="text1"/>
                  <w:sz w:val="21"/>
                  <w:szCs w:val="21"/>
                </w:rPr>
                <w:delText>93,734.80</w:delText>
              </w:r>
            </w:del>
          </w:p>
        </w:tc>
      </w:tr>
      <w:tr w:rsidR="005F457E" w:rsidDel="00964E30" w14:paraId="64165189" w14:textId="00B3F2FF">
        <w:trPr>
          <w:cantSplit/>
          <w:trHeight w:val="20"/>
          <w:jc w:val="center"/>
          <w:del w:id="488" w:author="Si-yuan LIU" w:date="2026-07-24T14:26:00Z" w16du:dateUtc="2026-07-24T06:26:00Z"/>
        </w:trPr>
        <w:tc>
          <w:tcPr>
            <w:tcW w:w="4310" w:type="dxa"/>
            <w:vAlign w:val="center"/>
          </w:tcPr>
          <w:p w14:paraId="629973B4" w14:textId="516574A4" w:rsidR="005F457E" w:rsidDel="00964E30" w:rsidRDefault="00000000">
            <w:pPr>
              <w:pStyle w:val="afc"/>
              <w:spacing w:after="0" w:line="240" w:lineRule="auto"/>
              <w:ind w:firstLineChars="0" w:firstLine="0"/>
              <w:contextualSpacing/>
              <w:textAlignment w:val="auto"/>
              <w:rPr>
                <w:del w:id="489" w:author="Si-yuan LIU" w:date="2026-07-24T14:26:00Z" w16du:dateUtc="2026-07-24T06:26:00Z"/>
                <w:rFonts w:ascii="Times New Roman" w:eastAsia="仿宋" w:hAnsi="Times New Roman" w:cs="Times New Roman"/>
                <w:color w:val="000000" w:themeColor="text1"/>
                <w:sz w:val="21"/>
                <w:szCs w:val="21"/>
              </w:rPr>
            </w:pPr>
            <w:del w:id="490" w:author="Si-yuan LIU" w:date="2026-07-24T14:26:00Z" w16du:dateUtc="2026-07-24T06:26:00Z">
              <w:r w:rsidDel="00964E30">
                <w:rPr>
                  <w:rFonts w:ascii="Times New Roman" w:eastAsia="仿宋" w:hAnsi="Times New Roman" w:cs="Times New Roman" w:hint="eastAsia"/>
                  <w:color w:val="000000" w:themeColor="text1"/>
                  <w:sz w:val="21"/>
                  <w:szCs w:val="21"/>
                </w:rPr>
                <w:delText>当期目标</w:delText>
              </w:r>
              <w:r w:rsidDel="00964E30">
                <w:rPr>
                  <w:rFonts w:ascii="Times New Roman" w:eastAsia="仿宋" w:hAnsi="Times New Roman" w:cs="Times New Roman"/>
                  <w:color w:val="000000" w:themeColor="text1"/>
                  <w:sz w:val="21"/>
                  <w:szCs w:val="21"/>
                </w:rPr>
                <w:delText>不动产</w:delText>
              </w:r>
              <w:r w:rsidDel="00964E30">
                <w:rPr>
                  <w:rFonts w:ascii="Times New Roman" w:eastAsia="仿宋" w:hAnsi="Times New Roman" w:cs="Times New Roman" w:hint="eastAsia"/>
                  <w:color w:val="000000" w:themeColor="text1"/>
                  <w:sz w:val="21"/>
                  <w:szCs w:val="21"/>
                </w:rPr>
                <w:delText>评估值总额（万元）</w:delText>
              </w:r>
            </w:del>
          </w:p>
        </w:tc>
        <w:tc>
          <w:tcPr>
            <w:tcW w:w="4384" w:type="dxa"/>
            <w:vAlign w:val="center"/>
          </w:tcPr>
          <w:p w14:paraId="33F89FC7" w14:textId="64AA9F73" w:rsidR="005F457E" w:rsidDel="00964E30" w:rsidRDefault="00000000">
            <w:pPr>
              <w:spacing w:after="0" w:line="240" w:lineRule="auto"/>
              <w:ind w:firstLineChars="0" w:firstLine="0"/>
              <w:contextualSpacing/>
              <w:textAlignment w:val="auto"/>
              <w:rPr>
                <w:del w:id="491" w:author="Si-yuan LIU" w:date="2026-07-24T14:26:00Z" w16du:dateUtc="2026-07-24T06:26:00Z"/>
                <w:color w:val="000000" w:themeColor="text1"/>
                <w:sz w:val="21"/>
                <w:szCs w:val="21"/>
              </w:rPr>
            </w:pPr>
            <w:del w:id="492" w:author="Si-yuan LIU" w:date="2026-07-24T14:26:00Z" w16du:dateUtc="2026-07-24T06:26:00Z">
              <w:r w:rsidDel="00964E30">
                <w:rPr>
                  <w:color w:val="000000" w:themeColor="text1"/>
                  <w:sz w:val="21"/>
                  <w:szCs w:val="21"/>
                </w:rPr>
                <w:delText>201,970.00</w:delText>
              </w:r>
            </w:del>
          </w:p>
        </w:tc>
      </w:tr>
      <w:tr w:rsidR="005F457E" w:rsidDel="00964E30" w14:paraId="6BB6372B" w14:textId="762EC48A">
        <w:trPr>
          <w:cantSplit/>
          <w:trHeight w:val="20"/>
          <w:jc w:val="center"/>
          <w:del w:id="493" w:author="Si-yuan LIU" w:date="2026-07-24T14:26:00Z" w16du:dateUtc="2026-07-24T06:26:00Z"/>
        </w:trPr>
        <w:tc>
          <w:tcPr>
            <w:tcW w:w="4310" w:type="dxa"/>
            <w:vAlign w:val="center"/>
          </w:tcPr>
          <w:p w14:paraId="4742D01B" w14:textId="60F117C3" w:rsidR="005F457E" w:rsidDel="00964E30" w:rsidRDefault="00000000">
            <w:pPr>
              <w:pStyle w:val="afc"/>
              <w:spacing w:after="0" w:line="240" w:lineRule="auto"/>
              <w:ind w:firstLineChars="0" w:firstLine="0"/>
              <w:contextualSpacing/>
              <w:textAlignment w:val="auto"/>
              <w:rPr>
                <w:del w:id="494" w:author="Si-yuan LIU" w:date="2026-07-24T14:26:00Z" w16du:dateUtc="2026-07-24T06:26:00Z"/>
                <w:rFonts w:ascii="Times New Roman" w:eastAsia="仿宋" w:hAnsi="Times New Roman" w:cs="Times New Roman"/>
                <w:color w:val="000000" w:themeColor="text1"/>
                <w:sz w:val="21"/>
                <w:szCs w:val="21"/>
              </w:rPr>
            </w:pPr>
            <w:del w:id="495" w:author="Si-yuan LIU" w:date="2026-07-24T14:26:00Z" w16du:dateUtc="2026-07-24T06:26:00Z">
              <w:r w:rsidDel="00964E30">
                <w:rPr>
                  <w:rFonts w:ascii="Times New Roman" w:eastAsia="仿宋" w:hAnsi="Times New Roman" w:cs="Times New Roman" w:hint="eastAsia"/>
                  <w:color w:val="000000" w:themeColor="text1"/>
                  <w:sz w:val="21"/>
                  <w:szCs w:val="21"/>
                </w:rPr>
                <w:delText>当期目标</w:delText>
              </w:r>
              <w:r w:rsidDel="00964E30">
                <w:rPr>
                  <w:rFonts w:ascii="Times New Roman" w:eastAsia="仿宋" w:hAnsi="Times New Roman" w:cs="Times New Roman"/>
                  <w:color w:val="000000" w:themeColor="text1"/>
                  <w:sz w:val="21"/>
                  <w:szCs w:val="21"/>
                </w:rPr>
                <w:delText>不动产</w:delText>
              </w:r>
              <w:r w:rsidDel="00964E30">
                <w:rPr>
                  <w:rFonts w:ascii="Times New Roman" w:eastAsia="仿宋" w:hAnsi="Times New Roman" w:cs="Times New Roman" w:hint="eastAsia"/>
                  <w:color w:val="000000" w:themeColor="text1"/>
                  <w:sz w:val="21"/>
                  <w:szCs w:val="21"/>
                </w:rPr>
                <w:delText>评估净值总额（万元）</w:delText>
              </w:r>
            </w:del>
          </w:p>
        </w:tc>
        <w:tc>
          <w:tcPr>
            <w:tcW w:w="4384" w:type="dxa"/>
            <w:vAlign w:val="center"/>
          </w:tcPr>
          <w:p w14:paraId="693685C1" w14:textId="7D67121C" w:rsidR="005F457E" w:rsidDel="00964E30" w:rsidRDefault="00000000">
            <w:pPr>
              <w:spacing w:after="0" w:line="240" w:lineRule="auto"/>
              <w:ind w:firstLineChars="0" w:firstLine="0"/>
              <w:contextualSpacing/>
              <w:textAlignment w:val="auto"/>
              <w:rPr>
                <w:del w:id="496" w:author="Si-yuan LIU" w:date="2026-07-24T14:26:00Z" w16du:dateUtc="2026-07-24T06:26:00Z"/>
                <w:color w:val="000000" w:themeColor="text1"/>
                <w:sz w:val="21"/>
                <w:szCs w:val="21"/>
              </w:rPr>
            </w:pPr>
            <w:del w:id="497" w:author="Si-yuan LIU" w:date="2026-07-24T14:26:00Z" w16du:dateUtc="2026-07-24T06:26:00Z">
              <w:r w:rsidDel="00964E30">
                <w:rPr>
                  <w:color w:val="000000" w:themeColor="text1"/>
                  <w:sz w:val="21"/>
                  <w:szCs w:val="21"/>
                </w:rPr>
                <w:delText>201,970.00</w:delText>
              </w:r>
            </w:del>
          </w:p>
        </w:tc>
      </w:tr>
      <w:tr w:rsidR="005F457E" w:rsidDel="00964E30" w14:paraId="7510936F" w14:textId="670BB60E">
        <w:trPr>
          <w:cantSplit/>
          <w:trHeight w:val="20"/>
          <w:jc w:val="center"/>
          <w:del w:id="498" w:author="Si-yuan LIU" w:date="2026-07-24T14:26:00Z" w16du:dateUtc="2026-07-24T06:26:00Z"/>
        </w:trPr>
        <w:tc>
          <w:tcPr>
            <w:tcW w:w="8694" w:type="dxa"/>
            <w:gridSpan w:val="2"/>
            <w:vAlign w:val="center"/>
          </w:tcPr>
          <w:p w14:paraId="486F68B4" w14:textId="52E2EF85" w:rsidR="005F457E" w:rsidDel="00964E30" w:rsidRDefault="00000000">
            <w:pPr>
              <w:pStyle w:val="afc"/>
              <w:spacing w:after="0" w:line="240" w:lineRule="auto"/>
              <w:ind w:firstLineChars="0" w:firstLine="0"/>
              <w:contextualSpacing/>
              <w:jc w:val="center"/>
              <w:textAlignment w:val="auto"/>
              <w:rPr>
                <w:del w:id="499" w:author="Si-yuan LIU" w:date="2026-07-24T14:26:00Z" w16du:dateUtc="2026-07-24T06:26:00Z"/>
                <w:rFonts w:ascii="Times New Roman" w:eastAsia="仿宋" w:hAnsi="Times New Roman" w:cs="Times New Roman"/>
                <w:b/>
                <w:bCs/>
                <w:color w:val="000000" w:themeColor="text1"/>
                <w:sz w:val="21"/>
                <w:szCs w:val="21"/>
              </w:rPr>
            </w:pPr>
            <w:del w:id="500" w:author="Si-yuan LIU" w:date="2026-07-24T14:26:00Z" w16du:dateUtc="2026-07-24T06:26:00Z">
              <w:r w:rsidDel="00964E30">
                <w:rPr>
                  <w:rFonts w:ascii="Times New Roman" w:eastAsia="仿宋" w:hAnsi="Times New Roman" w:cs="Times New Roman" w:hint="eastAsia"/>
                  <w:b/>
                  <w:bCs/>
                  <w:color w:val="000000" w:themeColor="text1"/>
                  <w:sz w:val="21"/>
                  <w:szCs w:val="21"/>
                </w:rPr>
                <w:delText>子项目</w:delText>
              </w:r>
              <w:r w:rsidDel="00964E30">
                <w:rPr>
                  <w:rFonts w:ascii="Times New Roman" w:eastAsia="仿宋" w:hAnsi="Times New Roman" w:cs="Times New Roman"/>
                  <w:b/>
                  <w:bCs/>
                  <w:color w:val="000000" w:themeColor="text1"/>
                  <w:sz w:val="21"/>
                  <w:szCs w:val="21"/>
                </w:rPr>
                <w:delText>1</w:delText>
              </w:r>
            </w:del>
          </w:p>
        </w:tc>
      </w:tr>
      <w:tr w:rsidR="005F457E" w:rsidDel="00964E30" w14:paraId="776C8667" w14:textId="642CE7FC">
        <w:trPr>
          <w:cantSplit/>
          <w:trHeight w:val="20"/>
          <w:jc w:val="center"/>
          <w:del w:id="501" w:author="Si-yuan LIU" w:date="2026-07-24T14:26:00Z" w16du:dateUtc="2026-07-24T06:26:00Z"/>
        </w:trPr>
        <w:tc>
          <w:tcPr>
            <w:tcW w:w="4310" w:type="dxa"/>
            <w:vAlign w:val="center"/>
          </w:tcPr>
          <w:p w14:paraId="17F5058F" w14:textId="00CC323F" w:rsidR="005F457E" w:rsidDel="00964E30" w:rsidRDefault="00000000">
            <w:pPr>
              <w:pStyle w:val="afc"/>
              <w:spacing w:after="0" w:line="240" w:lineRule="auto"/>
              <w:ind w:firstLineChars="0" w:firstLine="0"/>
              <w:contextualSpacing/>
              <w:textAlignment w:val="auto"/>
              <w:rPr>
                <w:del w:id="502" w:author="Si-yuan LIU" w:date="2026-07-24T14:26:00Z" w16du:dateUtc="2026-07-24T06:26:00Z"/>
                <w:rFonts w:ascii="Times New Roman" w:eastAsia="仿宋" w:hAnsi="Times New Roman" w:cs="Times New Roman"/>
                <w:color w:val="000000" w:themeColor="text1"/>
                <w:sz w:val="21"/>
                <w:szCs w:val="21"/>
              </w:rPr>
            </w:pPr>
            <w:del w:id="503" w:author="Si-yuan LIU" w:date="2026-07-24T14:26:00Z" w16du:dateUtc="2026-07-24T06:26:00Z">
              <w:r w:rsidDel="00964E30">
                <w:rPr>
                  <w:rFonts w:ascii="Times New Roman" w:eastAsia="仿宋" w:hAnsi="Times New Roman" w:cs="Times New Roman" w:hint="eastAsia"/>
                  <w:color w:val="000000" w:themeColor="text1"/>
                  <w:sz w:val="21"/>
                  <w:szCs w:val="21"/>
                </w:rPr>
                <w:delText>子项目名称</w:delText>
              </w:r>
            </w:del>
          </w:p>
        </w:tc>
        <w:tc>
          <w:tcPr>
            <w:tcW w:w="4384" w:type="dxa"/>
            <w:vAlign w:val="center"/>
          </w:tcPr>
          <w:p w14:paraId="2DE2F8B8" w14:textId="59EC956A" w:rsidR="005F457E" w:rsidDel="00964E30" w:rsidRDefault="00000000">
            <w:pPr>
              <w:spacing w:after="0" w:line="240" w:lineRule="auto"/>
              <w:ind w:firstLineChars="0" w:firstLine="0"/>
              <w:contextualSpacing/>
              <w:textAlignment w:val="auto"/>
              <w:rPr>
                <w:del w:id="504" w:author="Si-yuan LIU" w:date="2026-07-24T14:26:00Z" w16du:dateUtc="2026-07-24T06:26:00Z"/>
                <w:color w:val="000000" w:themeColor="text1"/>
                <w:sz w:val="21"/>
                <w:szCs w:val="21"/>
              </w:rPr>
            </w:pPr>
            <w:del w:id="505" w:author="Si-yuan LIU" w:date="2026-07-24T14:26:00Z" w16du:dateUtc="2026-07-24T06:26:00Z">
              <w:r w:rsidDel="00964E30">
                <w:rPr>
                  <w:rFonts w:hint="eastAsia"/>
                  <w:color w:val="000000" w:themeColor="text1"/>
                  <w:sz w:val="21"/>
                  <w:szCs w:val="21"/>
                </w:rPr>
                <w:delText>奥飞数据数字智慧产业园</w:delText>
              </w:r>
              <w:r w:rsidDel="00964E30">
                <w:rPr>
                  <w:color w:val="000000" w:themeColor="text1"/>
                  <w:sz w:val="21"/>
                  <w:szCs w:val="21"/>
                </w:rPr>
                <w:delText>1</w:delText>
              </w:r>
              <w:r w:rsidDel="00964E30">
                <w:rPr>
                  <w:rFonts w:hint="eastAsia"/>
                  <w:color w:val="000000" w:themeColor="text1"/>
                  <w:sz w:val="21"/>
                  <w:szCs w:val="21"/>
                </w:rPr>
                <w:delText>、</w:delText>
              </w:r>
              <w:r w:rsidDel="00964E30">
                <w:rPr>
                  <w:color w:val="000000" w:themeColor="text1"/>
                  <w:sz w:val="21"/>
                  <w:szCs w:val="21"/>
                </w:rPr>
                <w:delText>2</w:delText>
              </w:r>
              <w:r w:rsidDel="00964E30">
                <w:rPr>
                  <w:rFonts w:hint="eastAsia"/>
                  <w:color w:val="000000" w:themeColor="text1"/>
                  <w:sz w:val="21"/>
                  <w:szCs w:val="21"/>
                </w:rPr>
                <w:delText>号楼</w:delText>
              </w:r>
            </w:del>
          </w:p>
        </w:tc>
      </w:tr>
      <w:tr w:rsidR="005F457E" w:rsidDel="00964E30" w14:paraId="4F0F9F8D" w14:textId="41A9591D">
        <w:trPr>
          <w:cantSplit/>
          <w:trHeight w:val="20"/>
          <w:jc w:val="center"/>
          <w:del w:id="506" w:author="Si-yuan LIU" w:date="2026-07-24T14:26:00Z" w16du:dateUtc="2026-07-24T06:26:00Z"/>
        </w:trPr>
        <w:tc>
          <w:tcPr>
            <w:tcW w:w="4310" w:type="dxa"/>
            <w:vAlign w:val="center"/>
          </w:tcPr>
          <w:p w14:paraId="196D1C46" w14:textId="29EEC93B" w:rsidR="005F457E" w:rsidDel="00964E30" w:rsidRDefault="00000000">
            <w:pPr>
              <w:pStyle w:val="afc"/>
              <w:spacing w:after="0" w:line="240" w:lineRule="auto"/>
              <w:ind w:firstLineChars="0" w:firstLine="0"/>
              <w:contextualSpacing/>
              <w:textAlignment w:val="auto"/>
              <w:rPr>
                <w:del w:id="507" w:author="Si-yuan LIU" w:date="2026-07-24T14:26:00Z" w16du:dateUtc="2026-07-24T06:26:00Z"/>
                <w:rFonts w:ascii="Times New Roman" w:eastAsia="仿宋" w:hAnsi="Times New Roman" w:cs="Times New Roman"/>
                <w:color w:val="000000" w:themeColor="text1"/>
                <w:sz w:val="21"/>
                <w:szCs w:val="21"/>
              </w:rPr>
            </w:pPr>
            <w:del w:id="508" w:author="Si-yuan LIU" w:date="2026-07-24T14:26:00Z" w16du:dateUtc="2026-07-24T06:26:00Z">
              <w:r w:rsidDel="00964E30">
                <w:rPr>
                  <w:rFonts w:ascii="Times New Roman" w:eastAsia="仿宋" w:hAnsi="Times New Roman" w:cs="Times New Roman" w:hint="eastAsia"/>
                  <w:color w:val="000000" w:themeColor="text1"/>
                  <w:sz w:val="21"/>
                  <w:szCs w:val="21"/>
                </w:rPr>
                <w:delText>资产所在地（明确到县区级）</w:delText>
              </w:r>
            </w:del>
          </w:p>
        </w:tc>
        <w:tc>
          <w:tcPr>
            <w:tcW w:w="4384" w:type="dxa"/>
            <w:vAlign w:val="center"/>
          </w:tcPr>
          <w:p w14:paraId="09E270D7" w14:textId="52DB49C1" w:rsidR="005F457E" w:rsidDel="00964E30" w:rsidRDefault="00000000">
            <w:pPr>
              <w:spacing w:after="0" w:line="240" w:lineRule="auto"/>
              <w:ind w:firstLineChars="0" w:firstLine="0"/>
              <w:contextualSpacing/>
              <w:textAlignment w:val="auto"/>
              <w:rPr>
                <w:del w:id="509" w:author="Si-yuan LIU" w:date="2026-07-24T14:26:00Z" w16du:dateUtc="2026-07-24T06:26:00Z"/>
                <w:color w:val="000000" w:themeColor="text1"/>
                <w:sz w:val="21"/>
                <w:szCs w:val="21"/>
              </w:rPr>
            </w:pPr>
            <w:del w:id="510" w:author="Si-yuan LIU" w:date="2026-07-24T14:26:00Z" w16du:dateUtc="2026-07-24T06:26:00Z">
              <w:r w:rsidDel="00964E30">
                <w:rPr>
                  <w:rFonts w:hint="eastAsia"/>
                  <w:color w:val="000000" w:themeColor="text1"/>
                  <w:sz w:val="21"/>
                  <w:szCs w:val="21"/>
                </w:rPr>
                <w:delText>广东省广州市南沙区</w:delText>
              </w:r>
            </w:del>
          </w:p>
        </w:tc>
      </w:tr>
      <w:tr w:rsidR="005F457E" w:rsidDel="00964E30" w14:paraId="79A34841" w14:textId="181C2A97">
        <w:trPr>
          <w:cantSplit/>
          <w:trHeight w:val="20"/>
          <w:jc w:val="center"/>
          <w:del w:id="511" w:author="Si-yuan LIU" w:date="2026-07-24T14:26:00Z" w16du:dateUtc="2026-07-24T06:26:00Z"/>
        </w:trPr>
        <w:tc>
          <w:tcPr>
            <w:tcW w:w="4310" w:type="dxa"/>
            <w:vAlign w:val="center"/>
          </w:tcPr>
          <w:p w14:paraId="2568CDF3" w14:textId="7A1EB7C9" w:rsidR="005F457E" w:rsidDel="00964E30" w:rsidRDefault="00000000">
            <w:pPr>
              <w:pStyle w:val="afc"/>
              <w:spacing w:after="0" w:line="240" w:lineRule="auto"/>
              <w:ind w:firstLineChars="0" w:firstLine="0"/>
              <w:contextualSpacing/>
              <w:textAlignment w:val="auto"/>
              <w:rPr>
                <w:del w:id="512" w:author="Si-yuan LIU" w:date="2026-07-24T14:26:00Z" w16du:dateUtc="2026-07-24T06:26:00Z"/>
                <w:rFonts w:ascii="Times New Roman" w:eastAsia="仿宋" w:hAnsi="Times New Roman" w:cs="Times New Roman"/>
                <w:color w:val="000000" w:themeColor="text1"/>
                <w:sz w:val="21"/>
                <w:szCs w:val="21"/>
              </w:rPr>
            </w:pPr>
            <w:del w:id="513" w:author="Si-yuan LIU" w:date="2026-07-24T14:26:00Z" w16du:dateUtc="2026-07-24T06:26:00Z">
              <w:r w:rsidDel="00964E30">
                <w:rPr>
                  <w:rFonts w:ascii="Times New Roman" w:eastAsia="仿宋" w:hAnsi="Times New Roman" w:cs="Times New Roman" w:hint="eastAsia"/>
                  <w:color w:val="000000" w:themeColor="text1"/>
                  <w:sz w:val="21"/>
                  <w:szCs w:val="21"/>
                </w:rPr>
                <w:delText>资产范围（线性工程填写起止地点，非线性工程填写项目四至）</w:delText>
              </w:r>
            </w:del>
          </w:p>
        </w:tc>
        <w:tc>
          <w:tcPr>
            <w:tcW w:w="4384" w:type="dxa"/>
            <w:vAlign w:val="center"/>
          </w:tcPr>
          <w:p w14:paraId="40B1A211" w14:textId="0C259044" w:rsidR="005F457E" w:rsidDel="00964E30" w:rsidRDefault="00000000">
            <w:pPr>
              <w:spacing w:after="0" w:line="240" w:lineRule="auto"/>
              <w:ind w:firstLineChars="0" w:firstLine="0"/>
              <w:contextualSpacing/>
              <w:textAlignment w:val="auto"/>
              <w:rPr>
                <w:del w:id="514" w:author="Si-yuan LIU" w:date="2026-07-24T14:26:00Z" w16du:dateUtc="2026-07-24T06:26:00Z"/>
                <w:color w:val="000000" w:themeColor="text1"/>
                <w:sz w:val="21"/>
                <w:szCs w:val="21"/>
              </w:rPr>
            </w:pPr>
            <w:del w:id="515" w:author="Si-yuan LIU" w:date="2026-07-24T14:26:00Z" w16du:dateUtc="2026-07-24T06:26:00Z">
              <w:r w:rsidDel="00964E30">
                <w:rPr>
                  <w:rFonts w:hint="eastAsia"/>
                  <w:color w:val="000000" w:themeColor="text1"/>
                  <w:sz w:val="21"/>
                  <w:szCs w:val="21"/>
                </w:rPr>
                <w:delText>奥飞数据数字智慧产业园资产范围为东至大岗镇新联一股份经济联合社农民集体、西至大岗镇新联一股份经济联合社农民集体、南至粤府土审（</w:delText>
              </w:r>
              <w:r w:rsidDel="00964E30">
                <w:rPr>
                  <w:color w:val="000000" w:themeColor="text1"/>
                  <w:sz w:val="21"/>
                  <w:szCs w:val="21"/>
                </w:rPr>
                <w:delText>02</w:delText>
              </w:r>
              <w:r w:rsidDel="00964E30">
                <w:rPr>
                  <w:rFonts w:hint="eastAsia"/>
                  <w:color w:val="000000" w:themeColor="text1"/>
                  <w:sz w:val="21"/>
                  <w:szCs w:val="21"/>
                </w:rPr>
                <w:delText>）</w:delText>
              </w:r>
              <w:r w:rsidDel="00964E30">
                <w:rPr>
                  <w:color w:val="000000" w:themeColor="text1"/>
                  <w:sz w:val="21"/>
                  <w:szCs w:val="21"/>
                </w:rPr>
                <w:delText>[2019]163</w:delText>
              </w:r>
              <w:r w:rsidDel="00964E30">
                <w:rPr>
                  <w:rFonts w:hint="eastAsia"/>
                  <w:color w:val="000000" w:themeColor="text1"/>
                  <w:sz w:val="21"/>
                  <w:szCs w:val="21"/>
                </w:rPr>
                <w:delText>号、北至大岗镇新联一股份经济联合社农民集体，</w:delText>
              </w:r>
              <w:r w:rsidDel="00964E30">
                <w:rPr>
                  <w:color w:val="000000" w:themeColor="text1"/>
                  <w:sz w:val="21"/>
                  <w:szCs w:val="21"/>
                </w:rPr>
                <w:delText>1</w:delText>
              </w:r>
              <w:r w:rsidDel="00964E30">
                <w:rPr>
                  <w:rFonts w:hint="eastAsia"/>
                  <w:color w:val="000000" w:themeColor="text1"/>
                  <w:sz w:val="21"/>
                  <w:szCs w:val="21"/>
                </w:rPr>
                <w:delText>、</w:delText>
              </w:r>
              <w:r w:rsidDel="00964E30">
                <w:rPr>
                  <w:color w:val="000000" w:themeColor="text1"/>
                  <w:sz w:val="21"/>
                  <w:szCs w:val="21"/>
                </w:rPr>
                <w:delText>2</w:delText>
              </w:r>
              <w:r w:rsidDel="00964E30">
                <w:rPr>
                  <w:rFonts w:hint="eastAsia"/>
                  <w:color w:val="000000" w:themeColor="text1"/>
                  <w:sz w:val="21"/>
                  <w:szCs w:val="21"/>
                </w:rPr>
                <w:delText>号楼</w:delText>
              </w:r>
            </w:del>
            <w:ins w:id="516" w:author="Kelly Tan" w:date="2026-06-25T12:59:00Z">
              <w:del w:id="517" w:author="Si-yuan LIU" w:date="2026-07-24T14:26:00Z" w16du:dateUtc="2026-07-24T06:26:00Z">
                <w:r w:rsidDel="00964E30">
                  <w:rPr>
                    <w:color w:val="000000" w:themeColor="text1"/>
                    <w:sz w:val="21"/>
                    <w:szCs w:val="21"/>
                  </w:rPr>
                  <w:delText>及门卫室</w:delText>
                </w:r>
              </w:del>
            </w:ins>
            <w:del w:id="518" w:author="Si-yuan LIU" w:date="2026-07-24T14:26:00Z" w16du:dateUtc="2026-07-24T06:26:00Z">
              <w:r w:rsidDel="00964E30">
                <w:rPr>
                  <w:rFonts w:hint="eastAsia"/>
                  <w:color w:val="000000" w:themeColor="text1"/>
                  <w:sz w:val="21"/>
                  <w:szCs w:val="21"/>
                </w:rPr>
                <w:delText>四至均为奥飞数据数字智慧产业园内部道路</w:delText>
              </w:r>
            </w:del>
          </w:p>
        </w:tc>
      </w:tr>
      <w:tr w:rsidR="005F457E" w:rsidDel="00964E30" w14:paraId="1E7711FC" w14:textId="08EEF1DE">
        <w:trPr>
          <w:cantSplit/>
          <w:trHeight w:val="20"/>
          <w:jc w:val="center"/>
          <w:del w:id="519" w:author="Si-yuan LIU" w:date="2026-07-24T14:26:00Z" w16du:dateUtc="2026-07-24T06:26:00Z"/>
        </w:trPr>
        <w:tc>
          <w:tcPr>
            <w:tcW w:w="4310" w:type="dxa"/>
            <w:vAlign w:val="center"/>
          </w:tcPr>
          <w:p w14:paraId="0817DCE7" w14:textId="479C88FC" w:rsidR="005F457E" w:rsidDel="00964E30" w:rsidRDefault="00000000">
            <w:pPr>
              <w:pStyle w:val="afc"/>
              <w:spacing w:after="0" w:line="240" w:lineRule="auto"/>
              <w:ind w:firstLineChars="0" w:firstLine="0"/>
              <w:contextualSpacing/>
              <w:textAlignment w:val="auto"/>
              <w:rPr>
                <w:del w:id="520" w:author="Si-yuan LIU" w:date="2026-07-24T14:26:00Z" w16du:dateUtc="2026-07-24T06:26:00Z"/>
                <w:rFonts w:ascii="Times New Roman" w:eastAsia="仿宋" w:hAnsi="Times New Roman" w:cs="Times New Roman"/>
                <w:color w:val="000000" w:themeColor="text1"/>
                <w:sz w:val="21"/>
                <w:szCs w:val="21"/>
              </w:rPr>
            </w:pPr>
            <w:del w:id="521" w:author="Si-yuan LIU" w:date="2026-07-24T14:26:00Z" w16du:dateUtc="2026-07-24T06:26:00Z">
              <w:r w:rsidDel="00964E30">
                <w:rPr>
                  <w:rFonts w:ascii="Times New Roman" w:eastAsia="仿宋" w:hAnsi="Times New Roman" w:cs="Times New Roman" w:hint="eastAsia"/>
                  <w:color w:val="000000" w:themeColor="text1"/>
                  <w:sz w:val="21"/>
                  <w:szCs w:val="21"/>
                </w:rPr>
                <w:delText>建设内容和规模</w:delText>
              </w:r>
            </w:del>
          </w:p>
        </w:tc>
        <w:tc>
          <w:tcPr>
            <w:tcW w:w="4384" w:type="dxa"/>
            <w:vAlign w:val="center"/>
          </w:tcPr>
          <w:p w14:paraId="168243FE" w14:textId="0ECDD19B" w:rsidR="005F457E" w:rsidDel="00964E30" w:rsidRDefault="00000000">
            <w:pPr>
              <w:spacing w:after="0" w:line="240" w:lineRule="auto"/>
              <w:ind w:firstLineChars="0" w:firstLine="0"/>
              <w:contextualSpacing/>
              <w:textAlignment w:val="auto"/>
              <w:rPr>
                <w:del w:id="522" w:author="Si-yuan LIU" w:date="2026-07-24T14:26:00Z" w16du:dateUtc="2026-07-24T06:26:00Z"/>
                <w:color w:val="000000" w:themeColor="text1"/>
                <w:sz w:val="21"/>
                <w:szCs w:val="21"/>
              </w:rPr>
            </w:pPr>
            <w:del w:id="523" w:author="Si-yuan LIU" w:date="2026-07-24T14:26:00Z" w16du:dateUtc="2026-07-24T06:26:00Z">
              <w:r w:rsidDel="00964E30">
                <w:rPr>
                  <w:rFonts w:hint="eastAsia"/>
                  <w:color w:val="000000" w:themeColor="text1"/>
                  <w:kern w:val="0"/>
                  <w:sz w:val="21"/>
                </w:rPr>
                <w:delText>土地面积为</w:delText>
              </w:r>
              <w:r w:rsidDel="00964E30">
                <w:rPr>
                  <w:color w:val="000000" w:themeColor="text1"/>
                  <w:kern w:val="0"/>
                  <w:sz w:val="21"/>
                </w:rPr>
                <w:delText>23,002</w:delText>
              </w:r>
              <w:r w:rsidDel="00964E30">
                <w:rPr>
                  <w:rFonts w:hint="eastAsia"/>
                  <w:color w:val="000000" w:themeColor="text1"/>
                  <w:kern w:val="0"/>
                  <w:sz w:val="21"/>
                </w:rPr>
                <w:delText>㎡，建筑面积为</w:delText>
              </w:r>
              <w:r w:rsidDel="00964E30">
                <w:rPr>
                  <w:color w:val="000000" w:themeColor="text1"/>
                  <w:kern w:val="0"/>
                  <w:sz w:val="21"/>
                </w:rPr>
                <w:delText>39,349.85</w:delText>
              </w:r>
              <w:r w:rsidDel="00964E30">
                <w:rPr>
                  <w:rFonts w:hint="eastAsia"/>
                  <w:color w:val="000000" w:themeColor="text1"/>
                  <w:kern w:val="0"/>
                  <w:sz w:val="21"/>
                </w:rPr>
                <w:delText>24</w:delText>
              </w:r>
              <w:r w:rsidDel="00964E30">
                <w:rPr>
                  <w:rFonts w:hint="eastAsia"/>
                  <w:color w:val="000000" w:themeColor="text1"/>
                  <w:kern w:val="0"/>
                  <w:sz w:val="21"/>
                </w:rPr>
                <w:delText>㎡，计费机柜共</w:delText>
              </w:r>
              <w:r w:rsidDel="00964E30">
                <w:rPr>
                  <w:color w:val="000000" w:themeColor="text1"/>
                  <w:kern w:val="0"/>
                  <w:sz w:val="21"/>
                </w:rPr>
                <w:delText>3,082</w:delText>
              </w:r>
              <w:r w:rsidDel="00964E30">
                <w:rPr>
                  <w:rFonts w:hint="eastAsia"/>
                  <w:color w:val="000000" w:themeColor="text1"/>
                  <w:kern w:val="0"/>
                  <w:sz w:val="21"/>
                </w:rPr>
                <w:delText>个，机柜总功率</w:delText>
              </w:r>
              <w:r w:rsidDel="00964E30">
                <w:rPr>
                  <w:color w:val="000000" w:themeColor="text1"/>
                  <w:kern w:val="0"/>
                  <w:sz w:val="21"/>
                </w:rPr>
                <w:delText>26,431.60kW</w:delText>
              </w:r>
              <w:r w:rsidDel="00964E30">
                <w:rPr>
                  <w:rFonts w:hint="eastAsia"/>
                  <w:color w:val="000000" w:themeColor="text1"/>
                  <w:kern w:val="0"/>
                  <w:sz w:val="21"/>
                </w:rPr>
                <w:delText>，建设规模为</w:delText>
              </w:r>
              <w:r w:rsidDel="00964E30">
                <w:rPr>
                  <w:color w:val="000000" w:themeColor="text1"/>
                  <w:kern w:val="0"/>
                  <w:sz w:val="21"/>
                </w:rPr>
                <w:delText>93,734.80</w:delText>
              </w:r>
              <w:r w:rsidDel="00964E30">
                <w:rPr>
                  <w:rFonts w:hint="eastAsia"/>
                  <w:color w:val="000000" w:themeColor="text1"/>
                  <w:kern w:val="0"/>
                  <w:sz w:val="21"/>
                </w:rPr>
                <w:delText>万元，包括</w:delText>
              </w:r>
              <w:r w:rsidDel="00964E30">
                <w:rPr>
                  <w:rFonts w:hint="eastAsia"/>
                  <w:color w:val="000000" w:themeColor="text1"/>
                  <w:kern w:val="0"/>
                  <w:sz w:val="21"/>
                  <w:szCs w:val="21"/>
                </w:rPr>
                <w:delText>奥飞数据数字智慧产业园</w:delText>
              </w:r>
              <w:r w:rsidDel="00964E30">
                <w:rPr>
                  <w:rFonts w:hint="eastAsia"/>
                  <w:color w:val="000000" w:themeColor="text1"/>
                  <w:kern w:val="0"/>
                  <w:sz w:val="21"/>
                  <w:szCs w:val="21"/>
                </w:rPr>
                <w:delText>1#</w:delText>
              </w:r>
              <w:r w:rsidDel="00964E30">
                <w:rPr>
                  <w:rFonts w:hint="eastAsia"/>
                  <w:color w:val="000000" w:themeColor="text1"/>
                  <w:kern w:val="0"/>
                  <w:sz w:val="21"/>
                  <w:szCs w:val="21"/>
                </w:rPr>
                <w:delText>厂房、</w:delText>
              </w:r>
              <w:r w:rsidDel="00964E30">
                <w:rPr>
                  <w:rFonts w:hint="eastAsia"/>
                  <w:color w:val="000000" w:themeColor="text1"/>
                  <w:kern w:val="0"/>
                  <w:sz w:val="21"/>
                  <w:szCs w:val="21"/>
                </w:rPr>
                <w:delText>2#</w:delText>
              </w:r>
              <w:r w:rsidDel="00964E30">
                <w:rPr>
                  <w:rFonts w:hint="eastAsia"/>
                  <w:color w:val="000000" w:themeColor="text1"/>
                  <w:kern w:val="0"/>
                  <w:sz w:val="21"/>
                  <w:szCs w:val="21"/>
                </w:rPr>
                <w:delText>厂房两栋建筑物及门卫室的房屋所有权及其占用范围内的国有建设用地使用权以及相关附属设施设备所有权（不含</w:delText>
              </w:r>
              <w:r w:rsidDel="00964E30">
                <w:rPr>
                  <w:rFonts w:hint="eastAsia"/>
                  <w:color w:val="000000" w:themeColor="text1"/>
                  <w:kern w:val="0"/>
                  <w:sz w:val="21"/>
                  <w:szCs w:val="21"/>
                </w:rPr>
                <w:delText>110</w:delText>
              </w:r>
              <w:r w:rsidDel="00964E30">
                <w:rPr>
                  <w:rFonts w:hint="eastAsia"/>
                  <w:color w:val="000000" w:themeColor="text1"/>
                  <w:kern w:val="0"/>
                  <w:sz w:val="21"/>
                  <w:szCs w:val="21"/>
                </w:rPr>
                <w:delText>千伏南涌输变电工程）</w:delText>
              </w:r>
            </w:del>
          </w:p>
        </w:tc>
      </w:tr>
      <w:tr w:rsidR="005F457E" w:rsidDel="00964E30" w14:paraId="05C619A1" w14:textId="6A2CF9E8">
        <w:trPr>
          <w:cantSplit/>
          <w:trHeight w:val="20"/>
          <w:jc w:val="center"/>
          <w:del w:id="524" w:author="Si-yuan LIU" w:date="2026-07-24T14:26:00Z" w16du:dateUtc="2026-07-24T06:26:00Z"/>
        </w:trPr>
        <w:tc>
          <w:tcPr>
            <w:tcW w:w="4310" w:type="dxa"/>
            <w:vAlign w:val="center"/>
          </w:tcPr>
          <w:p w14:paraId="58F9B88D" w14:textId="06932005" w:rsidR="005F457E" w:rsidDel="00964E30" w:rsidRDefault="00000000">
            <w:pPr>
              <w:pStyle w:val="afc"/>
              <w:spacing w:after="0" w:line="240" w:lineRule="auto"/>
              <w:ind w:firstLineChars="0" w:firstLine="0"/>
              <w:contextualSpacing/>
              <w:textAlignment w:val="auto"/>
              <w:rPr>
                <w:del w:id="525" w:author="Si-yuan LIU" w:date="2026-07-24T14:26:00Z" w16du:dateUtc="2026-07-24T06:26:00Z"/>
                <w:rFonts w:ascii="Times New Roman" w:eastAsia="仿宋" w:hAnsi="Times New Roman" w:cs="Times New Roman"/>
                <w:color w:val="000000" w:themeColor="text1"/>
                <w:sz w:val="21"/>
                <w:szCs w:val="21"/>
              </w:rPr>
            </w:pPr>
            <w:del w:id="526" w:author="Si-yuan LIU" w:date="2026-07-24T14:26:00Z" w16du:dateUtc="2026-07-24T06:26:00Z">
              <w:r w:rsidDel="00964E30">
                <w:rPr>
                  <w:rFonts w:ascii="Times New Roman" w:eastAsia="仿宋" w:hAnsi="Times New Roman" w:cs="Times New Roman" w:hint="eastAsia"/>
                  <w:color w:val="000000" w:themeColor="text1"/>
                  <w:sz w:val="21"/>
                  <w:szCs w:val="21"/>
                </w:rPr>
                <w:delText>开竣工时间</w:delText>
              </w:r>
            </w:del>
          </w:p>
        </w:tc>
        <w:tc>
          <w:tcPr>
            <w:tcW w:w="4384" w:type="dxa"/>
            <w:vAlign w:val="center"/>
          </w:tcPr>
          <w:p w14:paraId="6DAED5E1" w14:textId="4B816E91" w:rsidR="005F457E" w:rsidDel="00964E30" w:rsidRDefault="00000000">
            <w:pPr>
              <w:spacing w:after="0" w:line="240" w:lineRule="auto"/>
              <w:ind w:firstLineChars="0" w:firstLine="0"/>
              <w:contextualSpacing/>
              <w:textAlignment w:val="auto"/>
              <w:rPr>
                <w:del w:id="527" w:author="Si-yuan LIU" w:date="2026-07-24T14:26:00Z" w16du:dateUtc="2026-07-24T06:26:00Z"/>
                <w:color w:val="000000" w:themeColor="text1"/>
                <w:sz w:val="21"/>
                <w:szCs w:val="21"/>
              </w:rPr>
            </w:pPr>
            <w:del w:id="528" w:author="Si-yuan LIU" w:date="2026-07-24T14:26:00Z" w16du:dateUtc="2026-07-24T06:26:00Z">
              <w:r w:rsidDel="00964E30">
                <w:rPr>
                  <w:rFonts w:hint="eastAsia"/>
                  <w:color w:val="000000" w:themeColor="text1"/>
                  <w:sz w:val="21"/>
                  <w:szCs w:val="21"/>
                </w:rPr>
                <w:delText>开工时间：</w:delText>
              </w:r>
              <w:r w:rsidDel="00964E30">
                <w:rPr>
                  <w:color w:val="000000" w:themeColor="text1"/>
                  <w:sz w:val="21"/>
                  <w:szCs w:val="21"/>
                </w:rPr>
                <w:delText>2020</w:delText>
              </w:r>
              <w:r w:rsidDel="00964E30">
                <w:rPr>
                  <w:rFonts w:hint="eastAsia"/>
                  <w:color w:val="000000" w:themeColor="text1"/>
                  <w:sz w:val="21"/>
                  <w:szCs w:val="21"/>
                </w:rPr>
                <w:delText>年</w:delText>
              </w:r>
              <w:r w:rsidDel="00964E30">
                <w:rPr>
                  <w:color w:val="000000" w:themeColor="text1"/>
                  <w:sz w:val="21"/>
                  <w:szCs w:val="21"/>
                </w:rPr>
                <w:delText>12</w:delText>
              </w:r>
              <w:r w:rsidDel="00964E30">
                <w:rPr>
                  <w:rFonts w:hint="eastAsia"/>
                  <w:color w:val="000000" w:themeColor="text1"/>
                  <w:sz w:val="21"/>
                  <w:szCs w:val="21"/>
                </w:rPr>
                <w:delText>月</w:delText>
              </w:r>
            </w:del>
          </w:p>
          <w:p w14:paraId="7F29E86A" w14:textId="1994527B" w:rsidR="005F457E" w:rsidDel="00964E30" w:rsidRDefault="00000000">
            <w:pPr>
              <w:spacing w:after="0" w:line="240" w:lineRule="auto"/>
              <w:ind w:firstLineChars="0" w:firstLine="0"/>
              <w:contextualSpacing/>
              <w:textAlignment w:val="auto"/>
              <w:rPr>
                <w:del w:id="529" w:author="Si-yuan LIU" w:date="2026-07-24T14:26:00Z" w16du:dateUtc="2026-07-24T06:26:00Z"/>
                <w:color w:val="000000" w:themeColor="text1"/>
                <w:sz w:val="21"/>
                <w:szCs w:val="21"/>
              </w:rPr>
            </w:pPr>
            <w:del w:id="530" w:author="Si-yuan LIU" w:date="2026-07-24T14:26:00Z" w16du:dateUtc="2026-07-24T06:26:00Z">
              <w:r w:rsidDel="00964E30">
                <w:rPr>
                  <w:rFonts w:hint="eastAsia"/>
                  <w:color w:val="000000" w:themeColor="text1"/>
                  <w:sz w:val="21"/>
                  <w:szCs w:val="21"/>
                </w:rPr>
                <w:delText>竣工时间：</w:delText>
              </w:r>
              <w:r w:rsidDel="00964E30">
                <w:rPr>
                  <w:color w:val="000000" w:themeColor="text1"/>
                  <w:sz w:val="21"/>
                  <w:szCs w:val="21"/>
                </w:rPr>
                <w:delText>2023</w:delText>
              </w:r>
              <w:r w:rsidDel="00964E30">
                <w:rPr>
                  <w:rFonts w:hint="eastAsia"/>
                  <w:color w:val="000000" w:themeColor="text1"/>
                  <w:sz w:val="21"/>
                  <w:szCs w:val="21"/>
                </w:rPr>
                <w:delText>年</w:delText>
              </w:r>
              <w:r w:rsidDel="00964E30">
                <w:rPr>
                  <w:color w:val="000000" w:themeColor="text1"/>
                  <w:sz w:val="21"/>
                  <w:szCs w:val="21"/>
                </w:rPr>
                <w:delText>1</w:delText>
              </w:r>
              <w:r w:rsidDel="00964E30">
                <w:rPr>
                  <w:rFonts w:hint="eastAsia"/>
                  <w:color w:val="000000" w:themeColor="text1"/>
                  <w:sz w:val="21"/>
                  <w:szCs w:val="21"/>
                </w:rPr>
                <w:delText>月</w:delText>
              </w:r>
            </w:del>
          </w:p>
        </w:tc>
      </w:tr>
      <w:tr w:rsidR="005F457E" w:rsidDel="00964E30" w14:paraId="7EBB3CD0" w14:textId="36E58031">
        <w:trPr>
          <w:cantSplit/>
          <w:trHeight w:val="20"/>
          <w:jc w:val="center"/>
          <w:del w:id="531" w:author="Si-yuan LIU" w:date="2026-07-24T14:26:00Z" w16du:dateUtc="2026-07-24T06:26:00Z"/>
        </w:trPr>
        <w:tc>
          <w:tcPr>
            <w:tcW w:w="4310" w:type="dxa"/>
            <w:vAlign w:val="center"/>
          </w:tcPr>
          <w:p w14:paraId="1BD1F75A" w14:textId="688424F6" w:rsidR="005F457E" w:rsidDel="00964E30" w:rsidRDefault="00000000">
            <w:pPr>
              <w:pStyle w:val="afc"/>
              <w:spacing w:after="0" w:line="240" w:lineRule="auto"/>
              <w:ind w:firstLineChars="0" w:firstLine="0"/>
              <w:contextualSpacing/>
              <w:textAlignment w:val="auto"/>
              <w:rPr>
                <w:del w:id="532" w:author="Si-yuan LIU" w:date="2026-07-24T14:26:00Z" w16du:dateUtc="2026-07-24T06:26:00Z"/>
                <w:rFonts w:ascii="Times New Roman" w:eastAsia="仿宋" w:hAnsi="Times New Roman" w:cs="Times New Roman"/>
                <w:color w:val="000000" w:themeColor="text1"/>
                <w:sz w:val="21"/>
                <w:szCs w:val="21"/>
              </w:rPr>
            </w:pPr>
            <w:del w:id="533" w:author="Si-yuan LIU" w:date="2026-07-24T14:26:00Z" w16du:dateUtc="2026-07-24T06:26:00Z">
              <w:r w:rsidDel="00964E30">
                <w:rPr>
                  <w:rFonts w:ascii="Times New Roman" w:eastAsia="仿宋" w:hAnsi="Times New Roman" w:cs="Times New Roman" w:hint="eastAsia"/>
                  <w:color w:val="000000" w:themeColor="text1"/>
                  <w:sz w:val="21"/>
                  <w:szCs w:val="21"/>
                </w:rPr>
                <w:delText>决算总投资（万元）</w:delText>
              </w:r>
            </w:del>
          </w:p>
        </w:tc>
        <w:tc>
          <w:tcPr>
            <w:tcW w:w="4384" w:type="dxa"/>
            <w:vAlign w:val="center"/>
          </w:tcPr>
          <w:p w14:paraId="610B0492" w14:textId="5CCCC66F" w:rsidR="005F457E" w:rsidDel="00964E30" w:rsidRDefault="00000000">
            <w:pPr>
              <w:spacing w:after="0" w:line="240" w:lineRule="auto"/>
              <w:ind w:firstLineChars="0" w:firstLine="0"/>
              <w:contextualSpacing/>
              <w:textAlignment w:val="auto"/>
              <w:rPr>
                <w:del w:id="534" w:author="Si-yuan LIU" w:date="2026-07-24T14:26:00Z" w16du:dateUtc="2026-07-24T06:26:00Z"/>
                <w:color w:val="000000" w:themeColor="text1"/>
                <w:sz w:val="21"/>
                <w:szCs w:val="21"/>
              </w:rPr>
            </w:pPr>
            <w:del w:id="535" w:author="Si-yuan LIU" w:date="2026-07-24T14:26:00Z" w16du:dateUtc="2026-07-24T06:26:00Z">
              <w:r w:rsidDel="00964E30">
                <w:rPr>
                  <w:color w:val="000000" w:themeColor="text1"/>
                  <w:sz w:val="21"/>
                  <w:szCs w:val="21"/>
                </w:rPr>
                <w:delText>93,734.80</w:delText>
              </w:r>
            </w:del>
          </w:p>
        </w:tc>
      </w:tr>
      <w:tr w:rsidR="005F457E" w:rsidDel="00964E30" w14:paraId="215A33C9" w14:textId="301E10A6">
        <w:trPr>
          <w:cantSplit/>
          <w:trHeight w:val="329"/>
          <w:jc w:val="center"/>
          <w:del w:id="536" w:author="Si-yuan LIU" w:date="2026-07-24T14:26:00Z" w16du:dateUtc="2026-07-24T06:26:00Z"/>
        </w:trPr>
        <w:tc>
          <w:tcPr>
            <w:tcW w:w="4310" w:type="dxa"/>
            <w:vAlign w:val="center"/>
          </w:tcPr>
          <w:p w14:paraId="7018E75A" w14:textId="264E37A0" w:rsidR="005F457E" w:rsidDel="00964E30" w:rsidRDefault="00000000">
            <w:pPr>
              <w:pStyle w:val="afc"/>
              <w:spacing w:after="0" w:line="240" w:lineRule="auto"/>
              <w:ind w:firstLineChars="0" w:firstLine="0"/>
              <w:contextualSpacing/>
              <w:textAlignment w:val="auto"/>
              <w:rPr>
                <w:del w:id="537" w:author="Si-yuan LIU" w:date="2026-07-24T14:26:00Z" w16du:dateUtc="2026-07-24T06:26:00Z"/>
                <w:rFonts w:ascii="Times New Roman" w:eastAsia="仿宋" w:hAnsi="Times New Roman" w:cs="Times New Roman"/>
                <w:color w:val="000000" w:themeColor="text1"/>
                <w:sz w:val="21"/>
                <w:szCs w:val="21"/>
              </w:rPr>
            </w:pPr>
            <w:del w:id="538" w:author="Si-yuan LIU" w:date="2026-07-24T14:26:00Z" w16du:dateUtc="2026-07-24T06:26:00Z">
              <w:r w:rsidDel="00964E30">
                <w:rPr>
                  <w:rFonts w:ascii="Times New Roman" w:eastAsia="仿宋" w:hAnsi="Times New Roman" w:cs="Times New Roman" w:hint="eastAsia"/>
                  <w:color w:val="000000" w:themeColor="text1"/>
                  <w:sz w:val="21"/>
                  <w:szCs w:val="21"/>
                </w:rPr>
                <w:delText>当期目标</w:delText>
              </w:r>
              <w:r w:rsidDel="00964E30">
                <w:rPr>
                  <w:rFonts w:ascii="Times New Roman" w:eastAsia="仿宋" w:hAnsi="Times New Roman" w:cs="Times New Roman"/>
                  <w:color w:val="000000" w:themeColor="text1"/>
                  <w:sz w:val="21"/>
                  <w:szCs w:val="21"/>
                </w:rPr>
                <w:delText>不动产</w:delText>
              </w:r>
              <w:r w:rsidDel="00964E30">
                <w:rPr>
                  <w:rFonts w:ascii="Times New Roman" w:eastAsia="仿宋" w:hAnsi="Times New Roman" w:cs="Times New Roman" w:hint="eastAsia"/>
                  <w:color w:val="000000" w:themeColor="text1"/>
                  <w:sz w:val="21"/>
                  <w:szCs w:val="21"/>
                </w:rPr>
                <w:delText>评估值（万元）</w:delText>
              </w:r>
            </w:del>
          </w:p>
        </w:tc>
        <w:tc>
          <w:tcPr>
            <w:tcW w:w="4384" w:type="dxa"/>
            <w:vAlign w:val="center"/>
          </w:tcPr>
          <w:p w14:paraId="06706834" w14:textId="44B0078A" w:rsidR="005F457E" w:rsidDel="00964E30" w:rsidRDefault="00000000">
            <w:pPr>
              <w:spacing w:after="0" w:line="240" w:lineRule="auto"/>
              <w:ind w:firstLineChars="0" w:firstLine="0"/>
              <w:contextualSpacing/>
              <w:textAlignment w:val="auto"/>
              <w:rPr>
                <w:del w:id="539" w:author="Si-yuan LIU" w:date="2026-07-24T14:26:00Z" w16du:dateUtc="2026-07-24T06:26:00Z"/>
                <w:color w:val="000000" w:themeColor="text1"/>
                <w:sz w:val="21"/>
                <w:szCs w:val="21"/>
              </w:rPr>
            </w:pPr>
            <w:del w:id="540" w:author="Si-yuan LIU" w:date="2026-07-24T14:26:00Z" w16du:dateUtc="2026-07-24T06:26:00Z">
              <w:r w:rsidDel="00964E30">
                <w:rPr>
                  <w:color w:val="000000" w:themeColor="text1"/>
                  <w:sz w:val="21"/>
                  <w:szCs w:val="21"/>
                </w:rPr>
                <w:delText>201,970.00</w:delText>
              </w:r>
            </w:del>
          </w:p>
        </w:tc>
      </w:tr>
      <w:tr w:rsidR="005F457E" w:rsidDel="00964E30" w14:paraId="39765927" w14:textId="5E28F26B">
        <w:trPr>
          <w:cantSplit/>
          <w:trHeight w:val="20"/>
          <w:jc w:val="center"/>
          <w:del w:id="541" w:author="Si-yuan LIU" w:date="2026-07-24T14:26:00Z" w16du:dateUtc="2026-07-24T06:26:00Z"/>
        </w:trPr>
        <w:tc>
          <w:tcPr>
            <w:tcW w:w="4310" w:type="dxa"/>
            <w:vAlign w:val="center"/>
          </w:tcPr>
          <w:p w14:paraId="1C8175E5" w14:textId="68A9E69E" w:rsidR="005F457E" w:rsidDel="00964E30" w:rsidRDefault="00000000">
            <w:pPr>
              <w:pStyle w:val="afc"/>
              <w:spacing w:after="0" w:line="240" w:lineRule="auto"/>
              <w:ind w:firstLineChars="0" w:firstLine="0"/>
              <w:contextualSpacing/>
              <w:textAlignment w:val="auto"/>
              <w:rPr>
                <w:del w:id="542" w:author="Si-yuan LIU" w:date="2026-07-24T14:26:00Z" w16du:dateUtc="2026-07-24T06:26:00Z"/>
                <w:rFonts w:ascii="Times New Roman" w:eastAsia="仿宋" w:hAnsi="Times New Roman" w:cs="Times New Roman"/>
                <w:color w:val="000000" w:themeColor="text1"/>
                <w:sz w:val="21"/>
                <w:szCs w:val="21"/>
              </w:rPr>
            </w:pPr>
            <w:del w:id="543" w:author="Si-yuan LIU" w:date="2026-07-24T14:26:00Z" w16du:dateUtc="2026-07-24T06:26:00Z">
              <w:r w:rsidDel="00964E30">
                <w:rPr>
                  <w:rFonts w:ascii="Times New Roman" w:eastAsia="仿宋" w:hAnsi="Times New Roman" w:cs="Times New Roman" w:hint="eastAsia"/>
                  <w:color w:val="000000" w:themeColor="text1"/>
                  <w:sz w:val="21"/>
                  <w:szCs w:val="21"/>
                </w:rPr>
                <w:delText>当期目标</w:delText>
              </w:r>
              <w:r w:rsidDel="00964E30">
                <w:rPr>
                  <w:rFonts w:ascii="Times New Roman" w:eastAsia="仿宋" w:hAnsi="Times New Roman" w:cs="Times New Roman"/>
                  <w:color w:val="000000" w:themeColor="text1"/>
                  <w:sz w:val="21"/>
                  <w:szCs w:val="21"/>
                </w:rPr>
                <w:delText>不动产</w:delText>
              </w:r>
              <w:r w:rsidDel="00964E30">
                <w:rPr>
                  <w:rFonts w:ascii="Times New Roman" w:eastAsia="仿宋" w:hAnsi="Times New Roman" w:cs="Times New Roman" w:hint="eastAsia"/>
                  <w:color w:val="000000" w:themeColor="text1"/>
                  <w:sz w:val="21"/>
                  <w:szCs w:val="21"/>
                </w:rPr>
                <w:delText>评估净值（万元）</w:delText>
              </w:r>
            </w:del>
          </w:p>
        </w:tc>
        <w:tc>
          <w:tcPr>
            <w:tcW w:w="4384" w:type="dxa"/>
            <w:vAlign w:val="center"/>
          </w:tcPr>
          <w:p w14:paraId="2D949DCC" w14:textId="1C4D57AB" w:rsidR="005F457E" w:rsidDel="00964E30" w:rsidRDefault="00000000">
            <w:pPr>
              <w:spacing w:after="0" w:line="240" w:lineRule="auto"/>
              <w:ind w:firstLineChars="0" w:firstLine="0"/>
              <w:contextualSpacing/>
              <w:textAlignment w:val="auto"/>
              <w:rPr>
                <w:del w:id="544" w:author="Si-yuan LIU" w:date="2026-07-24T14:26:00Z" w16du:dateUtc="2026-07-24T06:26:00Z"/>
                <w:color w:val="000000" w:themeColor="text1"/>
                <w:sz w:val="21"/>
                <w:szCs w:val="21"/>
              </w:rPr>
            </w:pPr>
            <w:del w:id="545" w:author="Si-yuan LIU" w:date="2026-07-24T14:26:00Z" w16du:dateUtc="2026-07-24T06:26:00Z">
              <w:r w:rsidDel="00964E30">
                <w:rPr>
                  <w:color w:val="000000" w:themeColor="text1"/>
                  <w:sz w:val="21"/>
                  <w:szCs w:val="21"/>
                </w:rPr>
                <w:delText>201,970.00</w:delText>
              </w:r>
            </w:del>
          </w:p>
        </w:tc>
      </w:tr>
      <w:tr w:rsidR="005F457E" w:rsidDel="00964E30" w14:paraId="018C2120" w14:textId="0A6D89B5">
        <w:trPr>
          <w:cantSplit/>
          <w:trHeight w:val="20"/>
          <w:jc w:val="center"/>
          <w:del w:id="546" w:author="Si-yuan LIU" w:date="2026-07-24T14:26:00Z" w16du:dateUtc="2026-07-24T06:26:00Z"/>
        </w:trPr>
        <w:tc>
          <w:tcPr>
            <w:tcW w:w="4310" w:type="dxa"/>
            <w:vAlign w:val="center"/>
          </w:tcPr>
          <w:p w14:paraId="0C46EFEF" w14:textId="754CF06C" w:rsidR="005F457E" w:rsidDel="00964E30" w:rsidRDefault="00000000">
            <w:pPr>
              <w:pStyle w:val="afc"/>
              <w:spacing w:after="0" w:line="240" w:lineRule="auto"/>
              <w:ind w:firstLineChars="0" w:firstLine="0"/>
              <w:contextualSpacing/>
              <w:textAlignment w:val="auto"/>
              <w:rPr>
                <w:del w:id="547" w:author="Si-yuan LIU" w:date="2026-07-24T14:26:00Z" w16du:dateUtc="2026-07-24T06:26:00Z"/>
                <w:rFonts w:ascii="Times New Roman" w:eastAsia="仿宋" w:hAnsi="Times New Roman" w:cs="Times New Roman"/>
                <w:color w:val="000000" w:themeColor="text1"/>
                <w:sz w:val="21"/>
                <w:szCs w:val="21"/>
              </w:rPr>
            </w:pPr>
            <w:del w:id="548" w:author="Si-yuan LIU" w:date="2026-07-24T14:26:00Z" w16du:dateUtc="2026-07-24T06:26:00Z">
              <w:r w:rsidDel="00964E30">
                <w:rPr>
                  <w:rFonts w:ascii="Times New Roman" w:eastAsia="仿宋" w:hAnsi="Times New Roman" w:cs="Times New Roman" w:hint="eastAsia"/>
                  <w:color w:val="000000" w:themeColor="text1"/>
                  <w:sz w:val="21"/>
                  <w:szCs w:val="21"/>
                </w:rPr>
                <w:delText>运营起始时间（年月）</w:delText>
              </w:r>
            </w:del>
          </w:p>
        </w:tc>
        <w:tc>
          <w:tcPr>
            <w:tcW w:w="4384" w:type="dxa"/>
            <w:vAlign w:val="center"/>
          </w:tcPr>
          <w:p w14:paraId="186F513C" w14:textId="79D8BA3C" w:rsidR="005F457E" w:rsidDel="00964E30" w:rsidRDefault="00000000">
            <w:pPr>
              <w:spacing w:after="0" w:line="240" w:lineRule="auto"/>
              <w:ind w:firstLineChars="0" w:firstLine="0"/>
              <w:contextualSpacing/>
              <w:textAlignment w:val="auto"/>
              <w:rPr>
                <w:del w:id="549" w:author="Si-yuan LIU" w:date="2026-07-24T14:26:00Z" w16du:dateUtc="2026-07-24T06:26:00Z"/>
                <w:color w:val="000000" w:themeColor="text1"/>
                <w:sz w:val="21"/>
                <w:szCs w:val="21"/>
              </w:rPr>
            </w:pPr>
            <w:del w:id="550" w:author="Si-yuan LIU" w:date="2026-07-24T14:26:00Z" w16du:dateUtc="2026-07-24T06:26:00Z">
              <w:r w:rsidDel="00964E30">
                <w:rPr>
                  <w:color w:val="000000" w:themeColor="text1"/>
                  <w:sz w:val="21"/>
                  <w:szCs w:val="21"/>
                </w:rPr>
                <w:delText>2023</w:delText>
              </w:r>
              <w:r w:rsidDel="00964E30">
                <w:rPr>
                  <w:rFonts w:hint="eastAsia"/>
                  <w:color w:val="000000" w:themeColor="text1"/>
                  <w:sz w:val="21"/>
                  <w:szCs w:val="21"/>
                </w:rPr>
                <w:delText>年</w:delText>
              </w:r>
              <w:r w:rsidDel="00964E30">
                <w:rPr>
                  <w:color w:val="000000" w:themeColor="text1"/>
                  <w:sz w:val="21"/>
                  <w:szCs w:val="21"/>
                </w:rPr>
                <w:delText>2</w:delText>
              </w:r>
              <w:r w:rsidDel="00964E30">
                <w:rPr>
                  <w:rFonts w:hint="eastAsia"/>
                  <w:color w:val="000000" w:themeColor="text1"/>
                  <w:sz w:val="21"/>
                  <w:szCs w:val="21"/>
                </w:rPr>
                <w:delText>月</w:delText>
              </w:r>
            </w:del>
          </w:p>
        </w:tc>
      </w:tr>
      <w:tr w:rsidR="005F457E" w:rsidDel="00964E30" w14:paraId="0E96764A" w14:textId="13565099">
        <w:trPr>
          <w:cantSplit/>
          <w:trHeight w:val="20"/>
          <w:jc w:val="center"/>
          <w:del w:id="551" w:author="Si-yuan LIU" w:date="2026-07-24T14:26:00Z" w16du:dateUtc="2026-07-24T06:26:00Z"/>
        </w:trPr>
        <w:tc>
          <w:tcPr>
            <w:tcW w:w="4310" w:type="dxa"/>
            <w:vAlign w:val="center"/>
          </w:tcPr>
          <w:p w14:paraId="77DF702F" w14:textId="2A12BDEE" w:rsidR="005F457E" w:rsidDel="00964E30" w:rsidRDefault="00000000">
            <w:pPr>
              <w:pStyle w:val="afc"/>
              <w:spacing w:after="0" w:line="240" w:lineRule="auto"/>
              <w:ind w:firstLineChars="0" w:firstLine="0"/>
              <w:contextualSpacing/>
              <w:textAlignment w:val="auto"/>
              <w:rPr>
                <w:del w:id="552" w:author="Si-yuan LIU" w:date="2026-07-24T14:26:00Z" w16du:dateUtc="2026-07-24T06:26:00Z"/>
                <w:rFonts w:ascii="Times New Roman" w:eastAsia="仿宋" w:hAnsi="Times New Roman" w:cs="Times New Roman"/>
                <w:color w:val="000000" w:themeColor="text1"/>
                <w:sz w:val="21"/>
                <w:szCs w:val="21"/>
              </w:rPr>
            </w:pPr>
            <w:del w:id="553" w:author="Si-yuan LIU" w:date="2026-07-24T14:26:00Z" w16du:dateUtc="2026-07-24T06:26:00Z">
              <w:r w:rsidDel="00964E30">
                <w:rPr>
                  <w:rFonts w:ascii="Times New Roman" w:eastAsia="仿宋" w:hAnsi="Times New Roman" w:cs="Times New Roman" w:hint="eastAsia"/>
                  <w:color w:val="000000" w:themeColor="text1"/>
                  <w:sz w:val="21"/>
                  <w:szCs w:val="21"/>
                </w:rPr>
                <w:delText>项目权属起止时间及剩余年限（剩余年限为权属到期日与申报基准日之差）</w:delText>
              </w:r>
            </w:del>
          </w:p>
        </w:tc>
        <w:tc>
          <w:tcPr>
            <w:tcW w:w="4384" w:type="dxa"/>
            <w:vAlign w:val="center"/>
          </w:tcPr>
          <w:p w14:paraId="0585D8D6" w14:textId="3582616B" w:rsidR="005F457E" w:rsidDel="00964E30" w:rsidRDefault="00000000">
            <w:pPr>
              <w:spacing w:after="0" w:line="240" w:lineRule="auto"/>
              <w:ind w:firstLineChars="0" w:firstLine="0"/>
              <w:contextualSpacing/>
              <w:textAlignment w:val="auto"/>
              <w:rPr>
                <w:del w:id="554" w:author="Si-yuan LIU" w:date="2026-07-24T14:26:00Z" w16du:dateUtc="2026-07-24T06:26:00Z"/>
                <w:color w:val="000000" w:themeColor="text1"/>
                <w:sz w:val="21"/>
                <w:szCs w:val="21"/>
              </w:rPr>
            </w:pPr>
            <w:del w:id="555" w:author="Si-yuan LIU" w:date="2026-07-24T14:26:00Z" w16du:dateUtc="2026-07-24T06:26:00Z">
              <w:r w:rsidDel="00964E30">
                <w:rPr>
                  <w:color w:val="000000" w:themeColor="text1"/>
                  <w:sz w:val="21"/>
                  <w:szCs w:val="21"/>
                </w:rPr>
                <w:delText>2021</w:delText>
              </w:r>
              <w:r w:rsidDel="00964E30">
                <w:rPr>
                  <w:rFonts w:hint="eastAsia"/>
                  <w:color w:val="000000" w:themeColor="text1"/>
                  <w:sz w:val="21"/>
                  <w:szCs w:val="21"/>
                </w:rPr>
                <w:delText>年</w:delText>
              </w:r>
              <w:r w:rsidDel="00964E30">
                <w:rPr>
                  <w:color w:val="000000" w:themeColor="text1"/>
                  <w:sz w:val="21"/>
                  <w:szCs w:val="21"/>
                </w:rPr>
                <w:delText>2</w:delText>
              </w:r>
              <w:r w:rsidDel="00964E30">
                <w:rPr>
                  <w:rFonts w:hint="eastAsia"/>
                  <w:color w:val="000000" w:themeColor="text1"/>
                  <w:sz w:val="21"/>
                  <w:szCs w:val="21"/>
                </w:rPr>
                <w:delText>月</w:delText>
              </w:r>
              <w:r w:rsidDel="00964E30">
                <w:rPr>
                  <w:color w:val="000000" w:themeColor="text1"/>
                  <w:sz w:val="21"/>
                  <w:szCs w:val="21"/>
                </w:rPr>
                <w:delText>1</w:delText>
              </w:r>
              <w:r w:rsidDel="00964E30">
                <w:rPr>
                  <w:rFonts w:hint="eastAsia"/>
                  <w:color w:val="000000" w:themeColor="text1"/>
                  <w:sz w:val="21"/>
                  <w:szCs w:val="21"/>
                </w:rPr>
                <w:delText>日至</w:delText>
              </w:r>
              <w:r w:rsidDel="00964E30">
                <w:rPr>
                  <w:color w:val="000000" w:themeColor="text1"/>
                  <w:sz w:val="21"/>
                  <w:szCs w:val="21"/>
                </w:rPr>
                <w:delText>2071</w:delText>
              </w:r>
              <w:r w:rsidDel="00964E30">
                <w:rPr>
                  <w:rFonts w:hint="eastAsia"/>
                  <w:color w:val="000000" w:themeColor="text1"/>
                  <w:sz w:val="21"/>
                  <w:szCs w:val="21"/>
                </w:rPr>
                <w:delText>年</w:delText>
              </w:r>
              <w:r w:rsidDel="00964E30">
                <w:rPr>
                  <w:color w:val="000000" w:themeColor="text1"/>
                  <w:sz w:val="21"/>
                  <w:szCs w:val="21"/>
                </w:rPr>
                <w:delText>1</w:delText>
              </w:r>
              <w:r w:rsidDel="00964E30">
                <w:rPr>
                  <w:rFonts w:hint="eastAsia"/>
                  <w:color w:val="000000" w:themeColor="text1"/>
                  <w:sz w:val="21"/>
                  <w:szCs w:val="21"/>
                </w:rPr>
                <w:delText>月</w:delText>
              </w:r>
              <w:r w:rsidDel="00964E30">
                <w:rPr>
                  <w:color w:val="000000" w:themeColor="text1"/>
                  <w:sz w:val="21"/>
                  <w:szCs w:val="21"/>
                </w:rPr>
                <w:delText>31</w:delText>
              </w:r>
              <w:r w:rsidDel="00964E30">
                <w:rPr>
                  <w:rFonts w:hint="eastAsia"/>
                  <w:color w:val="000000" w:themeColor="text1"/>
                  <w:sz w:val="21"/>
                  <w:szCs w:val="21"/>
                </w:rPr>
                <w:delText>日</w:delText>
              </w:r>
            </w:del>
          </w:p>
          <w:p w14:paraId="51DFB7AE" w14:textId="3028411A" w:rsidR="005F457E" w:rsidDel="00964E30" w:rsidRDefault="00000000">
            <w:pPr>
              <w:spacing w:after="0" w:line="240" w:lineRule="auto"/>
              <w:ind w:firstLineChars="0" w:firstLine="0"/>
              <w:contextualSpacing/>
              <w:textAlignment w:val="auto"/>
              <w:rPr>
                <w:del w:id="556" w:author="Si-yuan LIU" w:date="2026-07-24T14:26:00Z" w16du:dateUtc="2026-07-24T06:26:00Z"/>
                <w:color w:val="000000" w:themeColor="text1"/>
                <w:sz w:val="21"/>
                <w:szCs w:val="21"/>
              </w:rPr>
            </w:pPr>
            <w:del w:id="557" w:author="Si-yuan LIU" w:date="2026-07-24T14:26:00Z" w16du:dateUtc="2026-07-24T06:26:00Z">
              <w:r w:rsidDel="00964E30">
                <w:rPr>
                  <w:rFonts w:hint="eastAsia"/>
                  <w:color w:val="000000" w:themeColor="text1"/>
                  <w:sz w:val="21"/>
                  <w:szCs w:val="21"/>
                </w:rPr>
                <w:delText>剩余年限：</w:delText>
              </w:r>
              <w:r w:rsidDel="00964E30">
                <w:rPr>
                  <w:color w:val="000000" w:themeColor="text1"/>
                  <w:sz w:val="21"/>
                  <w:szCs w:val="21"/>
                </w:rPr>
                <w:delText>44.87</w:delText>
              </w:r>
              <w:r w:rsidDel="00964E30">
                <w:rPr>
                  <w:rFonts w:hint="eastAsia"/>
                  <w:color w:val="000000" w:themeColor="text1"/>
                  <w:sz w:val="21"/>
                  <w:szCs w:val="21"/>
                </w:rPr>
                <w:delText>年（基准日为</w:delText>
              </w:r>
              <w:r w:rsidDel="00964E30">
                <w:rPr>
                  <w:color w:val="000000" w:themeColor="text1"/>
                  <w:sz w:val="21"/>
                  <w:szCs w:val="21"/>
                </w:rPr>
                <w:delText>2026</w:delText>
              </w:r>
              <w:r w:rsidDel="00964E30">
                <w:rPr>
                  <w:rFonts w:hint="eastAsia"/>
                  <w:color w:val="000000" w:themeColor="text1"/>
                  <w:sz w:val="21"/>
                  <w:szCs w:val="21"/>
                </w:rPr>
                <w:delText>年</w:delText>
              </w:r>
              <w:r w:rsidDel="00964E30">
                <w:rPr>
                  <w:color w:val="000000" w:themeColor="text1"/>
                  <w:sz w:val="21"/>
                  <w:szCs w:val="21"/>
                </w:rPr>
                <w:delText>3</w:delText>
              </w:r>
              <w:r w:rsidDel="00964E30">
                <w:rPr>
                  <w:rFonts w:hint="eastAsia"/>
                  <w:color w:val="000000" w:themeColor="text1"/>
                  <w:sz w:val="21"/>
                  <w:szCs w:val="21"/>
                </w:rPr>
                <w:delText>月</w:delText>
              </w:r>
              <w:r w:rsidDel="00964E30">
                <w:rPr>
                  <w:color w:val="000000" w:themeColor="text1"/>
                  <w:sz w:val="21"/>
                  <w:szCs w:val="21"/>
                </w:rPr>
                <w:delText>31</w:delText>
              </w:r>
              <w:r w:rsidDel="00964E30">
                <w:rPr>
                  <w:rFonts w:hint="eastAsia"/>
                  <w:color w:val="000000" w:themeColor="text1"/>
                  <w:sz w:val="21"/>
                  <w:szCs w:val="21"/>
                </w:rPr>
                <w:delText>日）</w:delText>
              </w:r>
            </w:del>
          </w:p>
        </w:tc>
      </w:tr>
    </w:tbl>
    <w:p w14:paraId="11383EBC" w14:textId="5AD1937B" w:rsidR="005F457E" w:rsidDel="00964E30" w:rsidRDefault="00000000">
      <w:pPr>
        <w:spacing w:after="0" w:line="240" w:lineRule="auto"/>
        <w:ind w:firstLine="480"/>
        <w:rPr>
          <w:del w:id="558" w:author="Si-yuan LIU" w:date="2026-07-24T14:26:00Z" w16du:dateUtc="2026-07-24T06:26:00Z"/>
          <w:color w:val="000000" w:themeColor="text1"/>
          <w:szCs w:val="24"/>
        </w:rPr>
      </w:pPr>
      <w:del w:id="559" w:author="Si-yuan LIU" w:date="2026-07-24T14:26:00Z" w16du:dateUtc="2026-07-24T06:26:00Z">
        <w:r w:rsidDel="00964E30">
          <w:rPr>
            <w:rFonts w:hint="eastAsia"/>
            <w:color w:val="000000" w:themeColor="text1"/>
            <w:szCs w:val="24"/>
          </w:rPr>
          <w:delText>注：目标不动产评估净值</w:delText>
        </w:r>
        <w:r w:rsidDel="00964E30">
          <w:rPr>
            <w:color w:val="000000" w:themeColor="text1"/>
            <w:szCs w:val="24"/>
          </w:rPr>
          <w:delText>=</w:delText>
        </w:r>
        <w:r w:rsidDel="00964E30">
          <w:rPr>
            <w:rFonts w:hint="eastAsia"/>
            <w:color w:val="000000" w:themeColor="text1"/>
            <w:szCs w:val="24"/>
          </w:rPr>
          <w:delText>目标</w:delText>
        </w:r>
        <w:r w:rsidDel="00964E30">
          <w:rPr>
            <w:color w:val="000000" w:themeColor="text1"/>
            <w:szCs w:val="24"/>
          </w:rPr>
          <w:delText>不动产</w:delText>
        </w:r>
        <w:r w:rsidDel="00964E30">
          <w:rPr>
            <w:rFonts w:hint="eastAsia"/>
            <w:color w:val="000000" w:themeColor="text1"/>
            <w:szCs w:val="24"/>
          </w:rPr>
          <w:delText>评估值－基础设施基金直接或间接对外借入款项中拟用于基础设施项目收购的部分。</w:delText>
        </w:r>
      </w:del>
    </w:p>
    <w:p w14:paraId="35CB7AC1" w14:textId="0BE8CA43" w:rsidR="005F457E" w:rsidDel="00964E30" w:rsidRDefault="00000000">
      <w:pPr>
        <w:pStyle w:val="2"/>
        <w:rPr>
          <w:del w:id="560" w:author="Si-yuan LIU" w:date="2026-07-24T14:26:00Z" w16du:dateUtc="2026-07-24T06:26:00Z"/>
        </w:rPr>
      </w:pPr>
      <w:bookmarkStart w:id="561" w:name="_Toc223783747"/>
      <w:bookmarkStart w:id="562" w:name="_Toc1298345551_WPSOffice_Level2"/>
      <w:bookmarkStart w:id="563" w:name="_Toc1392302612_WPSOffice_Level2"/>
      <w:bookmarkStart w:id="564" w:name="_Toc1022673254_WPSOffice_Level2"/>
      <w:del w:id="565" w:author="Si-yuan LIU" w:date="2026-07-24T14:26:00Z" w16du:dateUtc="2026-07-24T06:26:00Z">
        <w:r w:rsidDel="00964E30">
          <w:rPr>
            <w:rFonts w:hint="eastAsia"/>
          </w:rPr>
          <w:delText>（二）特殊限定情况说明</w:delText>
        </w:r>
        <w:bookmarkEnd w:id="561"/>
        <w:bookmarkEnd w:id="562"/>
        <w:bookmarkEnd w:id="563"/>
        <w:bookmarkEnd w:id="564"/>
      </w:del>
    </w:p>
    <w:p w14:paraId="4D009EAA" w14:textId="41A16CDD" w:rsidR="005F457E" w:rsidDel="00964E30" w:rsidRDefault="00000000">
      <w:pPr>
        <w:spacing w:after="0" w:line="312" w:lineRule="auto"/>
        <w:ind w:firstLine="480"/>
        <w:rPr>
          <w:del w:id="566" w:author="Si-yuan LIU" w:date="2026-07-24T14:26:00Z" w16du:dateUtc="2026-07-24T06:26:00Z"/>
          <w:color w:val="000000" w:themeColor="text1"/>
          <w:szCs w:val="24"/>
        </w:rPr>
      </w:pPr>
      <w:del w:id="567" w:author="Si-yuan LIU" w:date="2026-07-24T14:26:00Z" w16du:dateUtc="2026-07-24T06:26:00Z">
        <w:r w:rsidDel="00964E30">
          <w:rPr>
            <w:rFonts w:hint="eastAsia"/>
            <w:color w:val="000000" w:themeColor="text1"/>
            <w:szCs w:val="24"/>
          </w:rPr>
          <w:delText>不涉及。</w:delText>
        </w:r>
      </w:del>
    </w:p>
    <w:p w14:paraId="2BD3C31D" w14:textId="5766AC10" w:rsidR="005F457E" w:rsidDel="00964E30" w:rsidRDefault="00000000">
      <w:pPr>
        <w:pStyle w:val="2"/>
        <w:rPr>
          <w:del w:id="568" w:author="Si-yuan LIU" w:date="2026-07-24T14:26:00Z" w16du:dateUtc="2026-07-24T06:26:00Z"/>
        </w:rPr>
      </w:pPr>
      <w:bookmarkStart w:id="569" w:name="_Toc1132815127_WPSOffice_Level2"/>
      <w:bookmarkStart w:id="570" w:name="_Toc1875162431_WPSOffice_Level2"/>
      <w:bookmarkStart w:id="571" w:name="_Toc610521255_WPSOffice_Level2"/>
      <w:bookmarkStart w:id="572" w:name="_Toc223783748"/>
      <w:del w:id="573" w:author="Si-yuan LIU" w:date="2026-07-24T14:26:00Z" w16du:dateUtc="2026-07-24T06:26:00Z">
        <w:r w:rsidDel="00964E30">
          <w:rPr>
            <w:rFonts w:hint="eastAsia"/>
          </w:rPr>
          <w:delText>（三）可扩募资产情况</w:delText>
        </w:r>
        <w:bookmarkEnd w:id="569"/>
        <w:bookmarkEnd w:id="570"/>
        <w:bookmarkEnd w:id="571"/>
        <w:bookmarkEnd w:id="572"/>
      </w:del>
    </w:p>
    <w:p w14:paraId="7CBA19CD" w14:textId="47125836" w:rsidR="005F457E" w:rsidDel="00964E30" w:rsidRDefault="00000000">
      <w:pPr>
        <w:pStyle w:val="a8"/>
        <w:spacing w:line="264" w:lineRule="auto"/>
        <w:rPr>
          <w:ins w:id="574" w:author="Bentayga-" w:date="2026-07-05T17:08:00Z"/>
          <w:del w:id="575" w:author="Si-yuan LIU" w:date="2026-07-24T14:26:00Z" w16du:dateUtc="2026-07-24T06:26:00Z"/>
          <w:color w:val="000000" w:themeColor="text1"/>
        </w:rPr>
        <w:sectPr w:rsidR="005F457E" w:rsidDel="00964E30">
          <w:footerReference w:type="default" r:id="rId24"/>
          <w:pgSz w:w="11906" w:h="16838"/>
          <w:pgMar w:top="1984" w:right="1616" w:bottom="1814" w:left="1616" w:header="851" w:footer="1167" w:gutter="0"/>
          <w:pgNumType w:start="1"/>
          <w:cols w:space="425"/>
          <w:docGrid w:linePitch="588"/>
        </w:sectPr>
      </w:pPr>
      <w:del w:id="576" w:author="Si-yuan LIU" w:date="2026-07-24T14:26:00Z" w16du:dateUtc="2026-07-24T06:26:00Z">
        <w:r w:rsidDel="00964E30">
          <w:rPr>
            <w:rFonts w:hint="eastAsia"/>
            <w:color w:val="000000" w:themeColor="text1"/>
          </w:rPr>
          <w:delText>奥飞数据作为国内较有影响力的专业</w:delText>
        </w:r>
        <w:r w:rsidDel="00964E30">
          <w:rPr>
            <w:color w:val="000000" w:themeColor="text1"/>
          </w:rPr>
          <w:delText>IDC</w:delText>
        </w:r>
        <w:r w:rsidDel="00964E30">
          <w:rPr>
            <w:rFonts w:hint="eastAsia"/>
            <w:color w:val="000000" w:themeColor="text1"/>
          </w:rPr>
          <w:delText>服务商，主要为各行业尤其是互联网行业客户提供机柜租用、带宽租用、</w:delText>
        </w:r>
        <w:r w:rsidDel="00964E30">
          <w:rPr>
            <w:color w:val="000000" w:themeColor="text1"/>
          </w:rPr>
          <w:delText>IP</w:delText>
        </w:r>
        <w:r w:rsidDel="00964E30">
          <w:rPr>
            <w:rFonts w:hint="eastAsia"/>
            <w:color w:val="000000" w:themeColor="text1"/>
          </w:rPr>
          <w:delText>地址租用等服务。公司业务已覆盖中国</w:delText>
        </w:r>
        <w:r w:rsidDel="00964E30">
          <w:rPr>
            <w:color w:val="000000" w:themeColor="text1"/>
          </w:rPr>
          <w:delText>30</w:delText>
        </w:r>
        <w:r w:rsidDel="00964E30">
          <w:rPr>
            <w:rFonts w:hint="eastAsia"/>
            <w:color w:val="000000" w:themeColor="text1"/>
          </w:rPr>
          <w:delText>多个城市，在广州、深圳、北京、廊坊、天津、成都、南宁、南昌、保定等城市拥有多个自建高品质互联网数据中心，且持续大力推进廊坊固安、天津武清、张家口怀来、广州南沙、成都双流等多地大型数据中心、智算中心项目的建设与交付工作。截至</w:delText>
        </w:r>
        <w:r w:rsidDel="00964E30">
          <w:rPr>
            <w:color w:val="000000" w:themeColor="text1"/>
          </w:rPr>
          <w:delText>202</w:delText>
        </w:r>
        <w:r w:rsidDel="00964E30">
          <w:rPr>
            <w:rFonts w:hint="eastAsia"/>
            <w:color w:val="000000" w:themeColor="text1"/>
          </w:rPr>
          <w:delText>6</w:delText>
        </w:r>
        <w:r w:rsidDel="00964E30">
          <w:rPr>
            <w:rFonts w:hint="eastAsia"/>
            <w:color w:val="000000" w:themeColor="text1"/>
          </w:rPr>
          <w:delText>年</w:delText>
        </w:r>
        <w:r w:rsidDel="00964E30">
          <w:rPr>
            <w:rFonts w:hint="eastAsia"/>
            <w:color w:val="000000" w:themeColor="text1"/>
          </w:rPr>
          <w:delText>3</w:delText>
        </w:r>
        <w:r w:rsidDel="00964E30">
          <w:rPr>
            <w:rFonts w:hint="eastAsia"/>
            <w:color w:val="000000" w:themeColor="text1"/>
          </w:rPr>
          <w:delText>月末，经筛选，奥飞数据可扩募资产包含</w:delText>
        </w:r>
        <w:r w:rsidDel="00964E30">
          <w:rPr>
            <w:rFonts w:hint="eastAsia"/>
            <w:color w:val="000000" w:themeColor="text1"/>
          </w:rPr>
          <w:delText>3</w:delText>
        </w:r>
        <w:r w:rsidDel="00964E30">
          <w:rPr>
            <w:rFonts w:hint="eastAsia"/>
            <w:color w:val="000000" w:themeColor="text1"/>
          </w:rPr>
          <w:delText>处完工及在建数据中心项目，</w:delText>
        </w:r>
        <w:r w:rsidDel="00964E30">
          <w:rPr>
            <w:color w:val="000000" w:themeColor="text1"/>
          </w:rPr>
          <w:delText>IT</w:delText>
        </w:r>
        <w:r w:rsidDel="00964E30">
          <w:rPr>
            <w:rFonts w:hint="eastAsia"/>
            <w:color w:val="000000" w:themeColor="text1"/>
          </w:rPr>
          <w:delText>总功率为</w:delText>
        </w:r>
        <w:r w:rsidDel="00964E30">
          <w:rPr>
            <w:color w:val="000000" w:themeColor="text1"/>
          </w:rPr>
          <w:delText>297.50MW</w:delText>
        </w:r>
        <w:r w:rsidDel="00964E30">
          <w:rPr>
            <w:rFonts w:hint="eastAsia"/>
            <w:color w:val="000000" w:themeColor="text1"/>
          </w:rPr>
          <w:delText>，为本项目首发资产总功率的</w:delText>
        </w:r>
        <w:r w:rsidDel="00964E30">
          <w:rPr>
            <w:color w:val="000000" w:themeColor="text1"/>
          </w:rPr>
          <w:delText>11.26</w:delText>
        </w:r>
        <w:r w:rsidDel="00964E30">
          <w:rPr>
            <w:rFonts w:hint="eastAsia"/>
            <w:color w:val="000000" w:themeColor="text1"/>
          </w:rPr>
          <w:delText>倍。发起人可扩募资产情况如下：</w:delText>
        </w:r>
      </w:del>
    </w:p>
    <w:p w14:paraId="5A634DDD" w14:textId="7F448469" w:rsidR="005F457E" w:rsidDel="00964E30" w:rsidRDefault="00000000">
      <w:pPr>
        <w:pStyle w:val="a8"/>
        <w:spacing w:line="264" w:lineRule="auto"/>
        <w:ind w:left="0" w:firstLineChars="0" w:firstLine="0"/>
        <w:jc w:val="center"/>
        <w:rPr>
          <w:ins w:id="577" w:author="Bentayga-" w:date="2026-07-05T17:09:00Z"/>
          <w:del w:id="578" w:author="Si-yuan LIU" w:date="2026-07-24T14:26:00Z" w16du:dateUtc="2026-07-24T06:26:00Z"/>
          <w:color w:val="000000" w:themeColor="text1"/>
          <w:szCs w:val="24"/>
        </w:rPr>
      </w:pPr>
      <w:ins w:id="579" w:author="Bentayga-" w:date="2026-07-05T17:09:00Z">
        <w:del w:id="580" w:author="Si-yuan LIU" w:date="2026-07-24T14:26:00Z" w16du:dateUtc="2026-07-24T06:26:00Z">
          <w:r w:rsidDel="00964E30">
            <w:rPr>
              <w:rFonts w:hint="eastAsia"/>
              <w:color w:val="000000" w:themeColor="text1"/>
            </w:rPr>
            <w:delText>表</w:delText>
          </w:r>
          <w:r w:rsidDel="00964E30">
            <w:rPr>
              <w:color w:val="000000" w:themeColor="text1"/>
            </w:rPr>
            <w:delText xml:space="preserve"> </w:delText>
          </w:r>
          <w:r w:rsidDel="00964E30">
            <w:rPr>
              <w:color w:val="000000" w:themeColor="text1"/>
            </w:rPr>
            <w:fldChar w:fldCharType="begin"/>
          </w:r>
          <w:r w:rsidDel="00964E30">
            <w:rPr>
              <w:color w:val="000000" w:themeColor="text1"/>
            </w:rPr>
            <w:delInstrText xml:space="preserve"> SEQ </w:delInstrText>
          </w:r>
          <w:r w:rsidDel="00964E30">
            <w:rPr>
              <w:rFonts w:hint="eastAsia"/>
              <w:color w:val="000000" w:themeColor="text1"/>
            </w:rPr>
            <w:delInstrText>表</w:delInstrText>
          </w:r>
          <w:r w:rsidDel="00964E30">
            <w:rPr>
              <w:color w:val="000000" w:themeColor="text1"/>
            </w:rPr>
            <w:delInstrText xml:space="preserve"> \* ARABIC </w:delInstrText>
          </w:r>
          <w:r w:rsidDel="00964E30">
            <w:rPr>
              <w:color w:val="000000" w:themeColor="text1"/>
            </w:rPr>
            <w:fldChar w:fldCharType="separate"/>
          </w:r>
        </w:del>
      </w:ins>
      <w:ins w:id="581" w:author="怡然 刘 [2]" w:date="2026-07-08T15:02:00Z">
        <w:del w:id="582" w:author="Si-yuan LIU" w:date="2026-07-24T14:26:00Z" w16du:dateUtc="2026-07-24T06:26:00Z">
          <w:r w:rsidR="004A5B2B" w:rsidDel="00964E30">
            <w:rPr>
              <w:noProof/>
              <w:color w:val="000000" w:themeColor="text1"/>
            </w:rPr>
            <w:delText>2</w:delText>
          </w:r>
        </w:del>
      </w:ins>
      <w:ins w:id="583" w:author="Bentayga-" w:date="2026-07-05T17:09:00Z">
        <w:del w:id="584" w:author="Si-yuan LIU" w:date="2026-07-24T14:26:00Z" w16du:dateUtc="2026-07-24T06:26:00Z">
          <w:r w:rsidDel="00964E30">
            <w:rPr>
              <w:color w:val="000000" w:themeColor="text1"/>
            </w:rPr>
            <w:fldChar w:fldCharType="end"/>
          </w:r>
          <w:r w:rsidDel="00964E30">
            <w:rPr>
              <w:color w:val="000000" w:themeColor="text1"/>
            </w:rPr>
            <w:delText xml:space="preserve"> </w:delText>
          </w:r>
          <w:r w:rsidDel="00964E30">
            <w:rPr>
              <w:rFonts w:hint="eastAsia"/>
              <w:color w:val="000000" w:themeColor="text1"/>
              <w:szCs w:val="24"/>
            </w:rPr>
            <w:delText>发</w:delText>
          </w:r>
          <w:commentRangeStart w:id="585"/>
          <w:commentRangeEnd w:id="585"/>
          <w:r w:rsidDel="00964E30">
            <w:rPr>
              <w:rStyle w:val="afa"/>
              <w:rFonts w:hint="eastAsia"/>
              <w:color w:val="000000" w:themeColor="text1"/>
              <w:sz w:val="24"/>
              <w:szCs w:val="24"/>
            </w:rPr>
            <w:commentReference w:id="585"/>
          </w:r>
          <w:r w:rsidDel="00964E30">
            <w:rPr>
              <w:rFonts w:hint="eastAsia"/>
              <w:color w:val="000000" w:themeColor="text1"/>
              <w:szCs w:val="24"/>
            </w:rPr>
            <w:delText>起人（原始权益人）可扩募资产情况</w:delText>
          </w:r>
        </w:del>
      </w:ins>
    </w:p>
    <w:p w14:paraId="50C5444D" w14:textId="0298AF4D" w:rsidR="005F457E" w:rsidDel="00964E30" w:rsidRDefault="005F457E">
      <w:pPr>
        <w:pStyle w:val="a8"/>
        <w:spacing w:line="264" w:lineRule="auto"/>
        <w:rPr>
          <w:del w:id="586" w:author="Si-yuan LIU" w:date="2026-07-24T14:26:00Z" w16du:dateUtc="2026-07-24T06:26:00Z"/>
          <w:color w:val="000000" w:themeColor="text1"/>
          <w:szCs w:val="24"/>
        </w:rPr>
      </w:pPr>
    </w:p>
    <w:p w14:paraId="017680F0" w14:textId="3689D9E4" w:rsidR="005F457E" w:rsidDel="00964E30" w:rsidRDefault="005F457E">
      <w:pPr>
        <w:pStyle w:val="a8"/>
        <w:keepNext/>
        <w:spacing w:line="264" w:lineRule="auto"/>
        <w:ind w:firstLineChars="0"/>
        <w:jc w:val="center"/>
        <w:rPr>
          <w:del w:id="587" w:author="Si-yuan LIU" w:date="2026-07-24T14:26:00Z" w16du:dateUtc="2026-07-24T06:26:00Z"/>
          <w:color w:val="000000" w:themeColor="text1"/>
        </w:rPr>
        <w:sectPr w:rsidR="005F457E" w:rsidDel="00964E30">
          <w:pgSz w:w="11906" w:h="16838"/>
          <w:pgMar w:top="1984" w:right="1616" w:bottom="1814" w:left="1616" w:header="851" w:footer="1167" w:gutter="0"/>
          <w:pgNumType w:start="1"/>
          <w:cols w:space="425"/>
          <w:docGrid w:linePitch="588"/>
        </w:sectPr>
      </w:pPr>
    </w:p>
    <w:tbl>
      <w:tblPr>
        <w:tblStyle w:val="af6"/>
        <w:tblpPr w:leftFromText="180" w:rightFromText="180" w:vertAnchor="text" w:horzAnchor="page" w:tblpXSpec="center" w:tblpY="386"/>
        <w:tblOverlap w:val="never"/>
        <w:tblW w:w="16155" w:type="dxa"/>
        <w:jc w:val="center"/>
        <w:tblLayout w:type="fixed"/>
        <w:tblLook w:val="04A0" w:firstRow="1" w:lastRow="0" w:firstColumn="1" w:lastColumn="0" w:noHBand="0" w:noVBand="1"/>
        <w:tblPrChange w:id="588" w:author="怡然 刘 [2]" w:date="2026-07-07T15:51:00Z">
          <w:tblPr>
            <w:tblStyle w:val="af6"/>
            <w:tblpPr w:leftFromText="180" w:rightFromText="180" w:vertAnchor="text" w:horzAnchor="page" w:tblpX="257" w:tblpY="386"/>
            <w:tblOverlap w:val="never"/>
            <w:tblW w:w="16155" w:type="dxa"/>
            <w:jc w:val="center"/>
            <w:tblLayout w:type="fixed"/>
            <w:tblLook w:val="04A0" w:firstRow="1" w:lastRow="0" w:firstColumn="1" w:lastColumn="0" w:noHBand="0" w:noVBand="1"/>
          </w:tblPr>
        </w:tblPrChange>
      </w:tblPr>
      <w:tblGrid>
        <w:gridCol w:w="1417"/>
        <w:gridCol w:w="708"/>
        <w:gridCol w:w="849"/>
        <w:gridCol w:w="2406"/>
        <w:gridCol w:w="1283"/>
        <w:gridCol w:w="992"/>
        <w:gridCol w:w="851"/>
        <w:gridCol w:w="992"/>
        <w:gridCol w:w="1696"/>
        <w:gridCol w:w="1275"/>
        <w:gridCol w:w="1228"/>
        <w:gridCol w:w="1229"/>
        <w:gridCol w:w="1229"/>
        <w:tblGridChange w:id="589">
          <w:tblGrid>
            <w:gridCol w:w="1417"/>
            <w:gridCol w:w="708"/>
            <w:gridCol w:w="849"/>
            <w:gridCol w:w="2406"/>
            <w:gridCol w:w="1283"/>
            <w:gridCol w:w="992"/>
            <w:gridCol w:w="851"/>
            <w:gridCol w:w="992"/>
            <w:gridCol w:w="1696"/>
            <w:gridCol w:w="1275"/>
            <w:gridCol w:w="1228"/>
            <w:gridCol w:w="1229"/>
            <w:gridCol w:w="1229"/>
          </w:tblGrid>
        </w:tblGridChange>
      </w:tblGrid>
      <w:tr w:rsidR="005F457E" w:rsidDel="00964E30" w14:paraId="5B32C91A" w14:textId="5F122BB3" w:rsidTr="005F457E">
        <w:trPr>
          <w:tblHeader/>
          <w:jc w:val="center"/>
          <w:del w:id="590" w:author="Si-yuan LIU" w:date="2026-07-24T14:26:00Z" w16du:dateUtc="2026-07-24T06:26:00Z"/>
          <w:trPrChange w:id="591" w:author="怡然 刘 [2]" w:date="2026-07-07T15:51:00Z">
            <w:trPr>
              <w:tblHeader/>
              <w:jc w:val="center"/>
            </w:trPr>
          </w:trPrChange>
        </w:trPr>
        <w:tc>
          <w:tcPr>
            <w:tcW w:w="1417" w:type="dxa"/>
            <w:vMerge w:val="restart"/>
            <w:tcBorders>
              <w:top w:val="single" w:sz="4" w:space="0" w:color="auto"/>
              <w:left w:val="single" w:sz="4" w:space="0" w:color="auto"/>
              <w:bottom w:val="single" w:sz="4" w:space="0" w:color="auto"/>
              <w:right w:val="single" w:sz="4" w:space="0" w:color="auto"/>
            </w:tcBorders>
            <w:vAlign w:val="center"/>
            <w:tcPrChange w:id="592" w:author="怡然 刘 [2]" w:date="2026-07-07T15:51:00Z">
              <w:tcPr>
                <w:tcW w:w="1417" w:type="dxa"/>
                <w:vMerge w:val="restart"/>
                <w:tcBorders>
                  <w:top w:val="single" w:sz="4" w:space="0" w:color="auto"/>
                  <w:left w:val="single" w:sz="4" w:space="0" w:color="auto"/>
                  <w:bottom w:val="single" w:sz="4" w:space="0" w:color="auto"/>
                  <w:right w:val="single" w:sz="4" w:space="0" w:color="auto"/>
                </w:tcBorders>
                <w:vAlign w:val="center"/>
              </w:tcPr>
            </w:tcPrChange>
          </w:tcPr>
          <w:p w14:paraId="131FB1D0" w14:textId="72635364" w:rsidR="005F457E" w:rsidDel="00964E30" w:rsidRDefault="00000000">
            <w:pPr>
              <w:adjustRightInd w:val="0"/>
              <w:snapToGrid w:val="0"/>
              <w:spacing w:after="0" w:line="240" w:lineRule="auto"/>
              <w:ind w:firstLineChars="0" w:firstLine="0"/>
              <w:jc w:val="center"/>
              <w:rPr>
                <w:del w:id="593" w:author="Si-yuan LIU" w:date="2026-07-24T14:26:00Z" w16du:dateUtc="2026-07-24T06:26:00Z"/>
                <w:b/>
                <w:bCs/>
                <w:color w:val="000000" w:themeColor="text1"/>
                <w:kern w:val="0"/>
                <w:sz w:val="21"/>
                <w:szCs w:val="21"/>
              </w:rPr>
            </w:pPr>
            <w:del w:id="594" w:author="Si-yuan LIU" w:date="2026-07-24T14:26:00Z" w16du:dateUtc="2026-07-24T06:26:00Z">
              <w:r w:rsidDel="00964E30">
                <w:rPr>
                  <w:rFonts w:hint="eastAsia"/>
                  <w:b/>
                  <w:bCs/>
                  <w:color w:val="000000" w:themeColor="text1"/>
                  <w:kern w:val="0"/>
                  <w:sz w:val="21"/>
                  <w:szCs w:val="21"/>
                </w:rPr>
                <w:delText>资产名称</w:delText>
              </w:r>
            </w:del>
          </w:p>
        </w:tc>
        <w:tc>
          <w:tcPr>
            <w:tcW w:w="708" w:type="dxa"/>
            <w:vMerge w:val="restart"/>
            <w:tcBorders>
              <w:top w:val="single" w:sz="4" w:space="0" w:color="auto"/>
              <w:left w:val="single" w:sz="4" w:space="0" w:color="auto"/>
              <w:bottom w:val="single" w:sz="4" w:space="0" w:color="auto"/>
              <w:right w:val="single" w:sz="4" w:space="0" w:color="auto"/>
            </w:tcBorders>
            <w:vAlign w:val="center"/>
            <w:tcPrChange w:id="595" w:author="怡然 刘 [2]" w:date="2026-07-07T15:51:00Z">
              <w:tcPr>
                <w:tcW w:w="708" w:type="dxa"/>
                <w:vMerge w:val="restart"/>
                <w:tcBorders>
                  <w:top w:val="single" w:sz="4" w:space="0" w:color="auto"/>
                  <w:left w:val="single" w:sz="4" w:space="0" w:color="auto"/>
                  <w:bottom w:val="single" w:sz="4" w:space="0" w:color="auto"/>
                  <w:right w:val="single" w:sz="4" w:space="0" w:color="auto"/>
                </w:tcBorders>
                <w:vAlign w:val="center"/>
              </w:tcPr>
            </w:tcPrChange>
          </w:tcPr>
          <w:p w14:paraId="2DB2ED8E" w14:textId="2B30BE97" w:rsidR="005F457E" w:rsidDel="00964E30" w:rsidRDefault="00000000">
            <w:pPr>
              <w:adjustRightInd w:val="0"/>
              <w:snapToGrid w:val="0"/>
              <w:spacing w:after="0" w:line="240" w:lineRule="auto"/>
              <w:ind w:firstLineChars="0" w:firstLine="0"/>
              <w:jc w:val="center"/>
              <w:rPr>
                <w:del w:id="596" w:author="Si-yuan LIU" w:date="2026-07-24T14:26:00Z" w16du:dateUtc="2026-07-24T06:26:00Z"/>
                <w:b/>
                <w:bCs/>
                <w:color w:val="000000" w:themeColor="text1"/>
                <w:kern w:val="0"/>
                <w:sz w:val="21"/>
                <w:szCs w:val="21"/>
              </w:rPr>
            </w:pPr>
            <w:del w:id="597" w:author="Si-yuan LIU" w:date="2026-07-24T14:26:00Z" w16du:dateUtc="2026-07-24T06:26:00Z">
              <w:r w:rsidDel="00964E30">
                <w:rPr>
                  <w:rFonts w:hint="eastAsia"/>
                  <w:b/>
                  <w:bCs/>
                  <w:color w:val="000000" w:themeColor="text1"/>
                  <w:kern w:val="0"/>
                  <w:sz w:val="21"/>
                  <w:szCs w:val="21"/>
                </w:rPr>
                <w:delText>所属行业</w:delText>
              </w:r>
            </w:del>
          </w:p>
        </w:tc>
        <w:tc>
          <w:tcPr>
            <w:tcW w:w="849" w:type="dxa"/>
            <w:vMerge w:val="restart"/>
            <w:tcBorders>
              <w:top w:val="single" w:sz="4" w:space="0" w:color="auto"/>
              <w:left w:val="single" w:sz="4" w:space="0" w:color="auto"/>
              <w:bottom w:val="single" w:sz="4" w:space="0" w:color="auto"/>
              <w:right w:val="single" w:sz="4" w:space="0" w:color="auto"/>
            </w:tcBorders>
            <w:vAlign w:val="center"/>
            <w:tcPrChange w:id="598" w:author="怡然 刘 [2]" w:date="2026-07-07T15:51:00Z">
              <w:tcPr>
                <w:tcW w:w="849" w:type="dxa"/>
                <w:vMerge w:val="restart"/>
                <w:tcBorders>
                  <w:top w:val="single" w:sz="4" w:space="0" w:color="auto"/>
                  <w:left w:val="single" w:sz="4" w:space="0" w:color="auto"/>
                  <w:bottom w:val="single" w:sz="4" w:space="0" w:color="auto"/>
                  <w:right w:val="single" w:sz="4" w:space="0" w:color="auto"/>
                </w:tcBorders>
                <w:vAlign w:val="center"/>
              </w:tcPr>
            </w:tcPrChange>
          </w:tcPr>
          <w:p w14:paraId="2503E8A0" w14:textId="5DC4171C" w:rsidR="005F457E" w:rsidDel="00964E30" w:rsidRDefault="00000000">
            <w:pPr>
              <w:adjustRightInd w:val="0"/>
              <w:snapToGrid w:val="0"/>
              <w:spacing w:after="0" w:line="240" w:lineRule="auto"/>
              <w:ind w:firstLineChars="0" w:firstLine="0"/>
              <w:jc w:val="center"/>
              <w:rPr>
                <w:del w:id="599" w:author="Si-yuan LIU" w:date="2026-07-24T14:26:00Z" w16du:dateUtc="2026-07-24T06:26:00Z"/>
                <w:b/>
                <w:bCs/>
                <w:color w:val="000000" w:themeColor="text1"/>
                <w:kern w:val="0"/>
                <w:sz w:val="21"/>
                <w:szCs w:val="21"/>
              </w:rPr>
            </w:pPr>
            <w:del w:id="600" w:author="Si-yuan LIU" w:date="2026-07-24T14:26:00Z" w16du:dateUtc="2026-07-24T06:26:00Z">
              <w:r w:rsidDel="00964E30">
                <w:rPr>
                  <w:rFonts w:hint="eastAsia"/>
                  <w:b/>
                  <w:bCs/>
                  <w:color w:val="000000" w:themeColor="text1"/>
                  <w:kern w:val="0"/>
                  <w:sz w:val="21"/>
                  <w:szCs w:val="21"/>
                </w:rPr>
                <w:delText>所在地区</w:delText>
              </w:r>
            </w:del>
          </w:p>
        </w:tc>
        <w:tc>
          <w:tcPr>
            <w:tcW w:w="2406" w:type="dxa"/>
            <w:vMerge w:val="restart"/>
            <w:tcBorders>
              <w:top w:val="single" w:sz="4" w:space="0" w:color="auto"/>
              <w:left w:val="single" w:sz="4" w:space="0" w:color="auto"/>
              <w:bottom w:val="single" w:sz="4" w:space="0" w:color="auto"/>
              <w:right w:val="single" w:sz="4" w:space="0" w:color="auto"/>
            </w:tcBorders>
            <w:vAlign w:val="center"/>
            <w:tcPrChange w:id="601" w:author="怡然 刘 [2]" w:date="2026-07-07T15:51:00Z">
              <w:tcPr>
                <w:tcW w:w="2406" w:type="dxa"/>
                <w:vMerge w:val="restart"/>
                <w:tcBorders>
                  <w:top w:val="single" w:sz="4" w:space="0" w:color="auto"/>
                  <w:left w:val="single" w:sz="4" w:space="0" w:color="auto"/>
                  <w:bottom w:val="single" w:sz="4" w:space="0" w:color="auto"/>
                  <w:right w:val="single" w:sz="4" w:space="0" w:color="auto"/>
                </w:tcBorders>
                <w:vAlign w:val="center"/>
              </w:tcPr>
            </w:tcPrChange>
          </w:tcPr>
          <w:p w14:paraId="25089D57" w14:textId="05CF4611" w:rsidR="005F457E" w:rsidDel="00964E30" w:rsidRDefault="00000000">
            <w:pPr>
              <w:adjustRightInd w:val="0"/>
              <w:snapToGrid w:val="0"/>
              <w:spacing w:after="0" w:line="240" w:lineRule="auto"/>
              <w:ind w:firstLineChars="0" w:firstLine="0"/>
              <w:jc w:val="center"/>
              <w:rPr>
                <w:del w:id="602" w:author="Si-yuan LIU" w:date="2026-07-24T14:26:00Z" w16du:dateUtc="2026-07-24T06:26:00Z"/>
                <w:b/>
                <w:bCs/>
                <w:color w:val="000000" w:themeColor="text1"/>
                <w:kern w:val="0"/>
                <w:sz w:val="21"/>
                <w:szCs w:val="21"/>
              </w:rPr>
            </w:pPr>
            <w:del w:id="603" w:author="Si-yuan LIU" w:date="2026-07-24T14:26:00Z" w16du:dateUtc="2026-07-24T06:26:00Z">
              <w:r w:rsidDel="00964E30">
                <w:rPr>
                  <w:rFonts w:hint="eastAsia"/>
                  <w:b/>
                  <w:bCs/>
                  <w:color w:val="000000" w:themeColor="text1"/>
                  <w:kern w:val="0"/>
                  <w:sz w:val="21"/>
                  <w:szCs w:val="21"/>
                </w:rPr>
                <w:delText>资产状态</w:delText>
              </w:r>
            </w:del>
          </w:p>
        </w:tc>
        <w:tc>
          <w:tcPr>
            <w:tcW w:w="1283" w:type="dxa"/>
            <w:vMerge w:val="restart"/>
            <w:tcBorders>
              <w:top w:val="single" w:sz="4" w:space="0" w:color="auto"/>
              <w:left w:val="single" w:sz="4" w:space="0" w:color="auto"/>
              <w:bottom w:val="single" w:sz="4" w:space="0" w:color="auto"/>
              <w:right w:val="single" w:sz="4" w:space="0" w:color="auto"/>
            </w:tcBorders>
            <w:vAlign w:val="center"/>
            <w:tcPrChange w:id="604" w:author="怡然 刘 [2]" w:date="2026-07-07T15:51:00Z">
              <w:tcPr>
                <w:tcW w:w="1283" w:type="dxa"/>
                <w:vMerge w:val="restart"/>
                <w:tcBorders>
                  <w:top w:val="single" w:sz="4" w:space="0" w:color="auto"/>
                  <w:left w:val="single" w:sz="4" w:space="0" w:color="auto"/>
                  <w:bottom w:val="single" w:sz="4" w:space="0" w:color="auto"/>
                  <w:right w:val="single" w:sz="4" w:space="0" w:color="auto"/>
                </w:tcBorders>
                <w:vAlign w:val="center"/>
              </w:tcPr>
            </w:tcPrChange>
          </w:tcPr>
          <w:p w14:paraId="5C09046E" w14:textId="031115DF" w:rsidR="005F457E" w:rsidDel="00964E30" w:rsidRDefault="00000000">
            <w:pPr>
              <w:adjustRightInd w:val="0"/>
              <w:snapToGrid w:val="0"/>
              <w:spacing w:after="0" w:line="240" w:lineRule="auto"/>
              <w:ind w:firstLineChars="0" w:firstLine="0"/>
              <w:jc w:val="center"/>
              <w:rPr>
                <w:del w:id="605" w:author="Si-yuan LIU" w:date="2026-07-24T14:26:00Z" w16du:dateUtc="2026-07-24T06:26:00Z"/>
                <w:b/>
                <w:bCs/>
                <w:color w:val="000000" w:themeColor="text1"/>
                <w:kern w:val="0"/>
                <w:sz w:val="21"/>
                <w:szCs w:val="21"/>
              </w:rPr>
            </w:pPr>
            <w:del w:id="606" w:author="Si-yuan LIU" w:date="2026-07-24T14:26:00Z" w16du:dateUtc="2026-07-24T06:26:00Z">
              <w:r w:rsidDel="00964E30">
                <w:rPr>
                  <w:rFonts w:hint="eastAsia"/>
                  <w:b/>
                  <w:bCs/>
                  <w:color w:val="000000" w:themeColor="text1"/>
                  <w:kern w:val="0"/>
                  <w:sz w:val="21"/>
                  <w:szCs w:val="21"/>
                </w:rPr>
                <w:delText>资产规模</w:delText>
              </w:r>
            </w:del>
          </w:p>
          <w:p w14:paraId="6B4DE7EB" w14:textId="36F83A40" w:rsidR="005F457E" w:rsidDel="00964E30" w:rsidRDefault="00000000">
            <w:pPr>
              <w:adjustRightInd w:val="0"/>
              <w:snapToGrid w:val="0"/>
              <w:spacing w:after="0" w:line="240" w:lineRule="auto"/>
              <w:ind w:firstLineChars="0" w:firstLine="0"/>
              <w:jc w:val="center"/>
              <w:rPr>
                <w:del w:id="607" w:author="Si-yuan LIU" w:date="2026-07-24T14:26:00Z" w16du:dateUtc="2026-07-24T06:26:00Z"/>
                <w:b/>
                <w:bCs/>
                <w:color w:val="000000" w:themeColor="text1"/>
                <w:kern w:val="0"/>
                <w:sz w:val="21"/>
                <w:szCs w:val="21"/>
              </w:rPr>
            </w:pPr>
            <w:del w:id="608" w:author="Si-yuan LIU" w:date="2026-07-24T14:26:00Z" w16du:dateUtc="2026-07-24T06:26:00Z">
              <w:r w:rsidDel="00964E30">
                <w:rPr>
                  <w:rFonts w:hint="eastAsia"/>
                  <w:b/>
                  <w:bCs/>
                  <w:color w:val="000000" w:themeColor="text1"/>
                  <w:kern w:val="0"/>
                  <w:sz w:val="21"/>
                  <w:szCs w:val="21"/>
                </w:rPr>
                <w:delText>（</w:delText>
              </w:r>
              <w:r w:rsidDel="00964E30">
                <w:rPr>
                  <w:b/>
                  <w:bCs/>
                  <w:color w:val="000000" w:themeColor="text1"/>
                  <w:kern w:val="0"/>
                  <w:sz w:val="21"/>
                  <w:szCs w:val="21"/>
                </w:rPr>
                <w:delText>IT</w:delText>
              </w:r>
              <w:r w:rsidDel="00964E30">
                <w:rPr>
                  <w:rFonts w:hint="eastAsia"/>
                  <w:b/>
                  <w:bCs/>
                  <w:color w:val="000000" w:themeColor="text1"/>
                  <w:kern w:val="0"/>
                  <w:sz w:val="21"/>
                  <w:szCs w:val="21"/>
                </w:rPr>
                <w:delText>功率：</w:delText>
              </w:r>
              <w:r w:rsidDel="00964E30">
                <w:rPr>
                  <w:b/>
                  <w:bCs/>
                  <w:color w:val="000000" w:themeColor="text1"/>
                  <w:kern w:val="0"/>
                  <w:sz w:val="21"/>
                  <w:szCs w:val="21"/>
                </w:rPr>
                <w:delText>MW</w:delText>
              </w:r>
              <w:r w:rsidDel="00964E30">
                <w:rPr>
                  <w:rFonts w:hint="eastAsia"/>
                  <w:b/>
                  <w:bCs/>
                  <w:color w:val="000000" w:themeColor="text1"/>
                  <w:kern w:val="0"/>
                  <w:sz w:val="21"/>
                  <w:szCs w:val="21"/>
                </w:rPr>
                <w:delText>）</w:delText>
              </w:r>
            </w:del>
          </w:p>
        </w:tc>
        <w:tc>
          <w:tcPr>
            <w:tcW w:w="992" w:type="dxa"/>
            <w:vMerge w:val="restart"/>
            <w:tcBorders>
              <w:top w:val="single" w:sz="4" w:space="0" w:color="auto"/>
              <w:left w:val="single" w:sz="4" w:space="0" w:color="auto"/>
              <w:bottom w:val="single" w:sz="4" w:space="0" w:color="auto"/>
              <w:right w:val="single" w:sz="4" w:space="0" w:color="auto"/>
            </w:tcBorders>
            <w:vAlign w:val="center"/>
            <w:tcPrChange w:id="609" w:author="怡然 刘 [2]" w:date="2026-07-07T15:51:00Z">
              <w:tcPr>
                <w:tcW w:w="992" w:type="dxa"/>
                <w:vMerge w:val="restart"/>
                <w:tcBorders>
                  <w:top w:val="single" w:sz="4" w:space="0" w:color="auto"/>
                  <w:left w:val="single" w:sz="4" w:space="0" w:color="auto"/>
                  <w:bottom w:val="single" w:sz="4" w:space="0" w:color="auto"/>
                  <w:right w:val="single" w:sz="4" w:space="0" w:color="auto"/>
                </w:tcBorders>
                <w:vAlign w:val="center"/>
              </w:tcPr>
            </w:tcPrChange>
          </w:tcPr>
          <w:p w14:paraId="2089881C" w14:textId="555B79C4" w:rsidR="005F457E" w:rsidDel="00964E30" w:rsidRDefault="00000000">
            <w:pPr>
              <w:adjustRightInd w:val="0"/>
              <w:snapToGrid w:val="0"/>
              <w:spacing w:after="0" w:line="240" w:lineRule="auto"/>
              <w:ind w:firstLineChars="0" w:firstLine="0"/>
              <w:jc w:val="center"/>
              <w:rPr>
                <w:del w:id="610" w:author="Si-yuan LIU" w:date="2026-07-24T14:26:00Z" w16du:dateUtc="2026-07-24T06:26:00Z"/>
                <w:b/>
                <w:bCs/>
                <w:color w:val="000000" w:themeColor="text1"/>
                <w:kern w:val="0"/>
                <w:sz w:val="21"/>
                <w:szCs w:val="21"/>
              </w:rPr>
            </w:pPr>
            <w:del w:id="611" w:author="Si-yuan LIU" w:date="2026-07-24T14:26:00Z" w16du:dateUtc="2026-07-24T06:26:00Z">
              <w:r w:rsidDel="00964E30">
                <w:rPr>
                  <w:rFonts w:hint="eastAsia"/>
                  <w:b/>
                  <w:bCs/>
                  <w:color w:val="000000" w:themeColor="text1"/>
                  <w:kern w:val="0"/>
                  <w:sz w:val="21"/>
                  <w:szCs w:val="21"/>
                </w:rPr>
                <w:delText>总投资</w:delText>
              </w:r>
              <w:r w:rsidDel="00964E30">
                <w:rPr>
                  <w:rStyle w:val="afb"/>
                  <w:b/>
                  <w:bCs/>
                  <w:color w:val="000000" w:themeColor="text1"/>
                  <w:kern w:val="0"/>
                  <w:sz w:val="21"/>
                  <w:szCs w:val="21"/>
                </w:rPr>
                <w:footnoteReference w:id="6"/>
              </w:r>
            </w:del>
          </w:p>
          <w:p w14:paraId="480E2ED3" w14:textId="119AB254" w:rsidR="005F457E" w:rsidDel="00964E30" w:rsidRDefault="00000000">
            <w:pPr>
              <w:adjustRightInd w:val="0"/>
              <w:snapToGrid w:val="0"/>
              <w:spacing w:after="0" w:line="240" w:lineRule="auto"/>
              <w:ind w:firstLineChars="0" w:firstLine="0"/>
              <w:jc w:val="center"/>
              <w:rPr>
                <w:del w:id="614" w:author="Si-yuan LIU" w:date="2026-07-24T14:26:00Z" w16du:dateUtc="2026-07-24T06:26:00Z"/>
                <w:b/>
                <w:bCs/>
                <w:color w:val="000000" w:themeColor="text1"/>
                <w:kern w:val="0"/>
                <w:sz w:val="21"/>
                <w:szCs w:val="21"/>
              </w:rPr>
            </w:pPr>
            <w:del w:id="615" w:author="Si-yuan LIU" w:date="2026-07-24T14:26:00Z" w16du:dateUtc="2026-07-24T06:26:00Z">
              <w:r w:rsidDel="00964E30">
                <w:rPr>
                  <w:rFonts w:hint="eastAsia"/>
                  <w:b/>
                  <w:bCs/>
                  <w:color w:val="000000" w:themeColor="text1"/>
                  <w:kern w:val="0"/>
                  <w:sz w:val="21"/>
                  <w:szCs w:val="21"/>
                </w:rPr>
                <w:delText>（亿元）</w:delText>
              </w:r>
            </w:del>
          </w:p>
        </w:tc>
        <w:tc>
          <w:tcPr>
            <w:tcW w:w="851" w:type="dxa"/>
            <w:vMerge w:val="restart"/>
            <w:tcBorders>
              <w:top w:val="single" w:sz="4" w:space="0" w:color="auto"/>
              <w:left w:val="single" w:sz="4" w:space="0" w:color="auto"/>
              <w:bottom w:val="single" w:sz="4" w:space="0" w:color="auto"/>
              <w:right w:val="single" w:sz="4" w:space="0" w:color="auto"/>
            </w:tcBorders>
            <w:vAlign w:val="center"/>
            <w:tcPrChange w:id="616" w:author="怡然 刘 [2]" w:date="2026-07-07T15:51:00Z">
              <w:tcPr>
                <w:tcW w:w="851" w:type="dxa"/>
                <w:vMerge w:val="restart"/>
                <w:tcBorders>
                  <w:top w:val="single" w:sz="4" w:space="0" w:color="auto"/>
                  <w:left w:val="single" w:sz="4" w:space="0" w:color="auto"/>
                  <w:bottom w:val="single" w:sz="4" w:space="0" w:color="auto"/>
                  <w:right w:val="single" w:sz="4" w:space="0" w:color="auto"/>
                </w:tcBorders>
                <w:vAlign w:val="center"/>
              </w:tcPr>
            </w:tcPrChange>
          </w:tcPr>
          <w:p w14:paraId="3564CF74" w14:textId="09437285" w:rsidR="005F457E" w:rsidDel="00964E30" w:rsidRDefault="00000000">
            <w:pPr>
              <w:adjustRightInd w:val="0"/>
              <w:snapToGrid w:val="0"/>
              <w:spacing w:after="0" w:line="240" w:lineRule="auto"/>
              <w:ind w:firstLineChars="0" w:firstLine="0"/>
              <w:jc w:val="center"/>
              <w:rPr>
                <w:del w:id="617" w:author="Si-yuan LIU" w:date="2026-07-24T14:26:00Z" w16du:dateUtc="2026-07-24T06:26:00Z"/>
                <w:b/>
                <w:bCs/>
                <w:color w:val="000000" w:themeColor="text1"/>
                <w:kern w:val="0"/>
                <w:sz w:val="21"/>
                <w:szCs w:val="21"/>
              </w:rPr>
            </w:pPr>
            <w:del w:id="618" w:author="Si-yuan LIU" w:date="2026-07-24T14:26:00Z" w16du:dateUtc="2026-07-24T06:26:00Z">
              <w:r w:rsidDel="00964E30">
                <w:rPr>
                  <w:rFonts w:hint="eastAsia"/>
                  <w:b/>
                  <w:bCs/>
                  <w:color w:val="000000" w:themeColor="text1"/>
                  <w:kern w:val="0"/>
                  <w:sz w:val="21"/>
                  <w:szCs w:val="21"/>
                </w:rPr>
                <w:delText>运营剩余年限</w:delText>
              </w:r>
            </w:del>
          </w:p>
          <w:p w14:paraId="2732DE61" w14:textId="6CAE408E" w:rsidR="005F457E" w:rsidDel="00964E30" w:rsidRDefault="00000000">
            <w:pPr>
              <w:adjustRightInd w:val="0"/>
              <w:snapToGrid w:val="0"/>
              <w:spacing w:after="0" w:line="240" w:lineRule="auto"/>
              <w:ind w:firstLineChars="0" w:firstLine="0"/>
              <w:jc w:val="center"/>
              <w:rPr>
                <w:del w:id="619" w:author="Si-yuan LIU" w:date="2026-07-24T14:26:00Z" w16du:dateUtc="2026-07-24T06:26:00Z"/>
                <w:b/>
                <w:bCs/>
                <w:color w:val="000000" w:themeColor="text1"/>
                <w:kern w:val="0"/>
                <w:sz w:val="21"/>
                <w:szCs w:val="21"/>
              </w:rPr>
            </w:pPr>
            <w:del w:id="620" w:author="Si-yuan LIU" w:date="2026-07-24T14:26:00Z" w16du:dateUtc="2026-07-24T06:26:00Z">
              <w:r w:rsidDel="00964E30">
                <w:rPr>
                  <w:rFonts w:hint="eastAsia"/>
                  <w:b/>
                  <w:bCs/>
                  <w:color w:val="000000" w:themeColor="text1"/>
                  <w:kern w:val="0"/>
                  <w:sz w:val="21"/>
                  <w:szCs w:val="21"/>
                </w:rPr>
                <w:delText>（年）</w:delText>
              </w:r>
            </w:del>
          </w:p>
        </w:tc>
        <w:tc>
          <w:tcPr>
            <w:tcW w:w="992" w:type="dxa"/>
            <w:vMerge w:val="restart"/>
            <w:tcBorders>
              <w:top w:val="single" w:sz="4" w:space="0" w:color="auto"/>
              <w:left w:val="single" w:sz="4" w:space="0" w:color="auto"/>
              <w:bottom w:val="single" w:sz="4" w:space="0" w:color="auto"/>
              <w:right w:val="single" w:sz="4" w:space="0" w:color="auto"/>
            </w:tcBorders>
            <w:vAlign w:val="center"/>
            <w:tcPrChange w:id="621" w:author="怡然 刘 [2]" w:date="2026-07-07T15:51:00Z">
              <w:tcPr>
                <w:tcW w:w="992" w:type="dxa"/>
                <w:vMerge w:val="restart"/>
                <w:tcBorders>
                  <w:top w:val="single" w:sz="4" w:space="0" w:color="auto"/>
                  <w:left w:val="single" w:sz="4" w:space="0" w:color="auto"/>
                  <w:bottom w:val="single" w:sz="4" w:space="0" w:color="auto"/>
                  <w:right w:val="single" w:sz="4" w:space="0" w:color="auto"/>
                </w:tcBorders>
                <w:vAlign w:val="center"/>
              </w:tcPr>
            </w:tcPrChange>
          </w:tcPr>
          <w:p w14:paraId="30A29F9B" w14:textId="43F1C7E5" w:rsidR="005F457E" w:rsidDel="00964E30" w:rsidRDefault="00000000">
            <w:pPr>
              <w:adjustRightInd w:val="0"/>
              <w:snapToGrid w:val="0"/>
              <w:spacing w:after="0" w:line="240" w:lineRule="auto"/>
              <w:ind w:firstLineChars="0" w:firstLine="0"/>
              <w:jc w:val="center"/>
              <w:rPr>
                <w:del w:id="622" w:author="Si-yuan LIU" w:date="2026-07-24T14:26:00Z" w16du:dateUtc="2026-07-24T06:26:00Z"/>
                <w:b/>
                <w:bCs/>
                <w:color w:val="000000" w:themeColor="text1"/>
                <w:kern w:val="0"/>
                <w:sz w:val="21"/>
                <w:szCs w:val="21"/>
              </w:rPr>
            </w:pPr>
            <w:del w:id="623" w:author="Si-yuan LIU" w:date="2026-07-24T14:26:00Z" w16du:dateUtc="2026-07-24T06:26:00Z">
              <w:r w:rsidDel="00964E30">
                <w:rPr>
                  <w:rFonts w:hint="eastAsia"/>
                  <w:b/>
                  <w:bCs/>
                  <w:color w:val="000000" w:themeColor="text1"/>
                  <w:kern w:val="0"/>
                  <w:sz w:val="21"/>
                  <w:szCs w:val="21"/>
                </w:rPr>
                <w:delText>发起人（原始权益人）直接或间接持股比例</w:delText>
              </w:r>
            </w:del>
          </w:p>
        </w:tc>
        <w:tc>
          <w:tcPr>
            <w:tcW w:w="1696" w:type="dxa"/>
            <w:vMerge w:val="restart"/>
            <w:tcBorders>
              <w:top w:val="single" w:sz="4" w:space="0" w:color="auto"/>
              <w:left w:val="single" w:sz="4" w:space="0" w:color="auto"/>
              <w:bottom w:val="single" w:sz="4" w:space="0" w:color="auto"/>
              <w:right w:val="single" w:sz="4" w:space="0" w:color="auto"/>
            </w:tcBorders>
            <w:vAlign w:val="center"/>
            <w:tcPrChange w:id="624" w:author="怡然 刘 [2]" w:date="2026-07-07T15:51:00Z">
              <w:tcPr>
                <w:tcW w:w="1696" w:type="dxa"/>
                <w:vMerge w:val="restart"/>
                <w:tcBorders>
                  <w:top w:val="single" w:sz="4" w:space="0" w:color="auto"/>
                  <w:left w:val="single" w:sz="4" w:space="0" w:color="auto"/>
                  <w:bottom w:val="single" w:sz="4" w:space="0" w:color="auto"/>
                  <w:right w:val="single" w:sz="4" w:space="0" w:color="auto"/>
                </w:tcBorders>
                <w:vAlign w:val="center"/>
              </w:tcPr>
            </w:tcPrChange>
          </w:tcPr>
          <w:p w14:paraId="48C86D03" w14:textId="4AAC8119" w:rsidR="005F457E" w:rsidDel="00964E30" w:rsidRDefault="00000000">
            <w:pPr>
              <w:adjustRightInd w:val="0"/>
              <w:snapToGrid w:val="0"/>
              <w:spacing w:after="0" w:line="240" w:lineRule="auto"/>
              <w:ind w:firstLineChars="0" w:firstLine="0"/>
              <w:jc w:val="center"/>
              <w:rPr>
                <w:del w:id="625" w:author="Si-yuan LIU" w:date="2026-07-24T14:26:00Z" w16du:dateUtc="2026-07-24T06:26:00Z"/>
                <w:b/>
                <w:bCs/>
                <w:color w:val="000000" w:themeColor="text1"/>
                <w:kern w:val="0"/>
                <w:sz w:val="21"/>
                <w:szCs w:val="21"/>
              </w:rPr>
            </w:pPr>
            <w:del w:id="626" w:author="Si-yuan LIU" w:date="2026-07-24T14:26:00Z" w16du:dateUtc="2026-07-24T06:26:00Z">
              <w:r w:rsidDel="00964E30">
                <w:rPr>
                  <w:rFonts w:hint="eastAsia"/>
                  <w:b/>
                  <w:bCs/>
                  <w:color w:val="000000" w:themeColor="text1"/>
                  <w:kern w:val="0"/>
                  <w:sz w:val="21"/>
                  <w:szCs w:val="21"/>
                </w:rPr>
                <w:delText>如发起人（原始权益人）间接持有可扩募资产，说明间接持有的具体方式</w:delText>
              </w:r>
            </w:del>
          </w:p>
        </w:tc>
        <w:tc>
          <w:tcPr>
            <w:tcW w:w="1275" w:type="dxa"/>
            <w:vMerge w:val="restart"/>
            <w:tcBorders>
              <w:top w:val="single" w:sz="4" w:space="0" w:color="auto"/>
              <w:left w:val="single" w:sz="4" w:space="0" w:color="auto"/>
              <w:bottom w:val="single" w:sz="4" w:space="0" w:color="auto"/>
              <w:right w:val="single" w:sz="4" w:space="0" w:color="auto"/>
            </w:tcBorders>
            <w:vAlign w:val="center"/>
            <w:tcPrChange w:id="627" w:author="怡然 刘 [2]" w:date="2026-07-07T15:51:00Z">
              <w:tcPr>
                <w:tcW w:w="1275" w:type="dxa"/>
                <w:vMerge w:val="restart"/>
                <w:tcBorders>
                  <w:top w:val="single" w:sz="4" w:space="0" w:color="auto"/>
                  <w:left w:val="single" w:sz="4" w:space="0" w:color="auto"/>
                  <w:bottom w:val="single" w:sz="4" w:space="0" w:color="auto"/>
                  <w:right w:val="single" w:sz="4" w:space="0" w:color="auto"/>
                </w:tcBorders>
                <w:vAlign w:val="center"/>
              </w:tcPr>
            </w:tcPrChange>
          </w:tcPr>
          <w:p w14:paraId="0879635A" w14:textId="2469D9E8" w:rsidR="005F457E" w:rsidDel="00964E30" w:rsidRDefault="00000000">
            <w:pPr>
              <w:adjustRightInd w:val="0"/>
              <w:snapToGrid w:val="0"/>
              <w:spacing w:after="0" w:line="240" w:lineRule="auto"/>
              <w:ind w:firstLineChars="0" w:firstLine="0"/>
              <w:jc w:val="center"/>
              <w:rPr>
                <w:del w:id="628" w:author="Si-yuan LIU" w:date="2026-07-24T14:26:00Z" w16du:dateUtc="2026-07-24T06:26:00Z"/>
                <w:b/>
                <w:bCs/>
                <w:color w:val="000000" w:themeColor="text1"/>
                <w:kern w:val="0"/>
                <w:sz w:val="21"/>
                <w:szCs w:val="21"/>
              </w:rPr>
            </w:pPr>
            <w:del w:id="629" w:author="Si-yuan LIU" w:date="2026-07-24T14:26:00Z" w16du:dateUtc="2026-07-24T06:26:00Z">
              <w:r w:rsidDel="00964E30">
                <w:rPr>
                  <w:rFonts w:hint="eastAsia"/>
                  <w:b/>
                  <w:bCs/>
                  <w:color w:val="000000" w:themeColor="text1"/>
                  <w:kern w:val="0"/>
                  <w:sz w:val="21"/>
                  <w:szCs w:val="21"/>
                </w:rPr>
                <w:delText>上架率</w:delText>
              </w:r>
            </w:del>
          </w:p>
          <w:p w14:paraId="1B64AC3A" w14:textId="547A3662" w:rsidR="005F457E" w:rsidDel="00964E30" w:rsidRDefault="00000000">
            <w:pPr>
              <w:adjustRightInd w:val="0"/>
              <w:snapToGrid w:val="0"/>
              <w:spacing w:after="0" w:line="240" w:lineRule="auto"/>
              <w:ind w:firstLineChars="0" w:firstLine="0"/>
              <w:jc w:val="center"/>
              <w:rPr>
                <w:del w:id="630" w:author="Si-yuan LIU" w:date="2026-07-24T14:26:00Z" w16du:dateUtc="2026-07-24T06:26:00Z"/>
                <w:b/>
                <w:bCs/>
                <w:color w:val="000000" w:themeColor="text1"/>
                <w:kern w:val="0"/>
                <w:sz w:val="21"/>
                <w:szCs w:val="21"/>
              </w:rPr>
            </w:pPr>
            <w:del w:id="631" w:author="Si-yuan LIU" w:date="2026-07-24T14:26:00Z" w16du:dateUtc="2026-07-24T06:26:00Z">
              <w:r w:rsidDel="00964E30">
                <w:rPr>
                  <w:b/>
                  <w:bCs/>
                  <w:color w:val="000000" w:themeColor="text1"/>
                  <w:kern w:val="0"/>
                  <w:sz w:val="21"/>
                  <w:szCs w:val="21"/>
                </w:rPr>
                <w:delText>(</w:delText>
              </w:r>
              <w:r w:rsidDel="00964E30">
                <w:rPr>
                  <w:rFonts w:hint="eastAsia"/>
                  <w:b/>
                  <w:bCs/>
                  <w:color w:val="000000" w:themeColor="text1"/>
                  <w:kern w:val="0"/>
                  <w:sz w:val="21"/>
                  <w:szCs w:val="21"/>
                </w:rPr>
                <w:delText>截至</w:delText>
              </w:r>
              <w:r w:rsidDel="00964E30">
                <w:rPr>
                  <w:b/>
                  <w:bCs/>
                  <w:color w:val="000000" w:themeColor="text1"/>
                  <w:kern w:val="0"/>
                  <w:sz w:val="21"/>
                  <w:szCs w:val="21"/>
                </w:rPr>
                <w:delText>2025</w:delText>
              </w:r>
              <w:r w:rsidDel="00964E30">
                <w:rPr>
                  <w:rFonts w:hint="eastAsia"/>
                  <w:b/>
                  <w:bCs/>
                  <w:color w:val="000000" w:themeColor="text1"/>
                  <w:kern w:val="0"/>
                  <w:sz w:val="21"/>
                  <w:szCs w:val="21"/>
                </w:rPr>
                <w:delText>年末</w:delText>
              </w:r>
              <w:r w:rsidDel="00964E30">
                <w:rPr>
                  <w:b/>
                  <w:bCs/>
                  <w:color w:val="000000" w:themeColor="text1"/>
                  <w:kern w:val="0"/>
                  <w:sz w:val="21"/>
                  <w:szCs w:val="21"/>
                </w:rPr>
                <w:delText>)</w:delText>
              </w:r>
            </w:del>
          </w:p>
        </w:tc>
        <w:tc>
          <w:tcPr>
            <w:tcW w:w="3686" w:type="dxa"/>
            <w:gridSpan w:val="3"/>
            <w:tcBorders>
              <w:top w:val="single" w:sz="4" w:space="0" w:color="auto"/>
              <w:left w:val="single" w:sz="4" w:space="0" w:color="auto"/>
              <w:bottom w:val="single" w:sz="4" w:space="0" w:color="auto"/>
              <w:right w:val="single" w:sz="4" w:space="0" w:color="auto"/>
            </w:tcBorders>
            <w:vAlign w:val="center"/>
            <w:tcPrChange w:id="632" w:author="怡然 刘 [2]" w:date="2026-07-07T15:51:00Z">
              <w:tcPr>
                <w:tcW w:w="3686" w:type="dxa"/>
                <w:gridSpan w:val="3"/>
                <w:tcBorders>
                  <w:top w:val="single" w:sz="4" w:space="0" w:color="auto"/>
                  <w:left w:val="single" w:sz="4" w:space="0" w:color="auto"/>
                  <w:bottom w:val="single" w:sz="4" w:space="0" w:color="auto"/>
                  <w:right w:val="single" w:sz="4" w:space="0" w:color="auto"/>
                </w:tcBorders>
                <w:vAlign w:val="center"/>
              </w:tcPr>
            </w:tcPrChange>
          </w:tcPr>
          <w:p w14:paraId="5AA3BAA0" w14:textId="65C203A1" w:rsidR="005F457E" w:rsidDel="00964E30" w:rsidRDefault="00000000">
            <w:pPr>
              <w:adjustRightInd w:val="0"/>
              <w:snapToGrid w:val="0"/>
              <w:spacing w:after="0" w:line="240" w:lineRule="auto"/>
              <w:ind w:firstLineChars="0" w:firstLine="0"/>
              <w:jc w:val="center"/>
              <w:rPr>
                <w:del w:id="633" w:author="Si-yuan LIU" w:date="2026-07-24T14:26:00Z" w16du:dateUtc="2026-07-24T06:26:00Z"/>
                <w:b/>
                <w:bCs/>
                <w:color w:val="000000" w:themeColor="text1"/>
                <w:kern w:val="0"/>
                <w:sz w:val="21"/>
                <w:szCs w:val="21"/>
              </w:rPr>
            </w:pPr>
            <w:del w:id="634" w:author="Si-yuan LIU" w:date="2026-07-24T14:26:00Z" w16du:dateUtc="2026-07-24T06:26:00Z">
              <w:r w:rsidDel="00964E30">
                <w:rPr>
                  <w:rFonts w:hint="eastAsia"/>
                  <w:b/>
                  <w:bCs/>
                  <w:color w:val="000000" w:themeColor="text1"/>
                  <w:kern w:val="0"/>
                  <w:sz w:val="21"/>
                  <w:szCs w:val="21"/>
                </w:rPr>
                <w:delText>营业收入（万元）</w:delText>
              </w:r>
            </w:del>
          </w:p>
        </w:tc>
      </w:tr>
      <w:tr w:rsidR="005F457E" w:rsidDel="00964E30" w14:paraId="24C594E0" w14:textId="680141EC" w:rsidTr="005F457E">
        <w:trPr>
          <w:tblHeader/>
          <w:jc w:val="center"/>
          <w:del w:id="635" w:author="Si-yuan LIU" w:date="2026-07-24T14:26:00Z" w16du:dateUtc="2026-07-24T06:26:00Z"/>
          <w:trPrChange w:id="636" w:author="怡然 刘 [2]" w:date="2026-07-07T15:51:00Z">
            <w:trPr>
              <w:tblHeader/>
              <w:jc w:val="center"/>
            </w:trPr>
          </w:trPrChange>
        </w:trPr>
        <w:tc>
          <w:tcPr>
            <w:tcW w:w="1417" w:type="dxa"/>
            <w:vMerge/>
            <w:tcBorders>
              <w:top w:val="single" w:sz="4" w:space="0" w:color="auto"/>
              <w:left w:val="single" w:sz="4" w:space="0" w:color="auto"/>
              <w:bottom w:val="single" w:sz="4" w:space="0" w:color="auto"/>
              <w:right w:val="single" w:sz="4" w:space="0" w:color="auto"/>
            </w:tcBorders>
            <w:vAlign w:val="center"/>
            <w:tcPrChange w:id="637" w:author="怡然 刘 [2]" w:date="2026-07-07T15:51:00Z">
              <w:tcPr>
                <w:tcW w:w="1417" w:type="dxa"/>
                <w:vMerge/>
                <w:tcBorders>
                  <w:top w:val="single" w:sz="4" w:space="0" w:color="auto"/>
                  <w:left w:val="single" w:sz="4" w:space="0" w:color="auto"/>
                  <w:bottom w:val="single" w:sz="4" w:space="0" w:color="auto"/>
                  <w:right w:val="single" w:sz="4" w:space="0" w:color="auto"/>
                </w:tcBorders>
                <w:vAlign w:val="center"/>
              </w:tcPr>
            </w:tcPrChange>
          </w:tcPr>
          <w:p w14:paraId="5EEF579D" w14:textId="572367AA" w:rsidR="005F457E" w:rsidDel="00964E30" w:rsidRDefault="005F457E">
            <w:pPr>
              <w:widowControl/>
              <w:spacing w:after="0" w:line="240" w:lineRule="auto"/>
              <w:ind w:firstLineChars="0" w:firstLine="0"/>
              <w:jc w:val="left"/>
              <w:rPr>
                <w:del w:id="638" w:author="Si-yuan LIU" w:date="2026-07-24T14:26:00Z" w16du:dateUtc="2026-07-24T06:26:00Z"/>
                <w:b/>
                <w:bCs/>
                <w:color w:val="000000" w:themeColor="text1"/>
                <w:kern w:val="0"/>
                <w:sz w:val="21"/>
                <w:szCs w:val="21"/>
              </w:rPr>
            </w:pPr>
          </w:p>
        </w:tc>
        <w:tc>
          <w:tcPr>
            <w:tcW w:w="708" w:type="dxa"/>
            <w:vMerge/>
            <w:tcBorders>
              <w:top w:val="single" w:sz="4" w:space="0" w:color="auto"/>
              <w:left w:val="single" w:sz="4" w:space="0" w:color="auto"/>
              <w:bottom w:val="single" w:sz="4" w:space="0" w:color="auto"/>
              <w:right w:val="single" w:sz="4" w:space="0" w:color="auto"/>
            </w:tcBorders>
            <w:vAlign w:val="center"/>
            <w:tcPrChange w:id="639" w:author="怡然 刘 [2]" w:date="2026-07-07T15:51:00Z">
              <w:tcPr>
                <w:tcW w:w="708" w:type="dxa"/>
                <w:vMerge/>
                <w:tcBorders>
                  <w:top w:val="single" w:sz="4" w:space="0" w:color="auto"/>
                  <w:left w:val="single" w:sz="4" w:space="0" w:color="auto"/>
                  <w:bottom w:val="single" w:sz="4" w:space="0" w:color="auto"/>
                  <w:right w:val="single" w:sz="4" w:space="0" w:color="auto"/>
                </w:tcBorders>
                <w:vAlign w:val="center"/>
              </w:tcPr>
            </w:tcPrChange>
          </w:tcPr>
          <w:p w14:paraId="2B03E343" w14:textId="044CC558" w:rsidR="005F457E" w:rsidDel="00964E30" w:rsidRDefault="005F457E">
            <w:pPr>
              <w:widowControl/>
              <w:spacing w:after="0" w:line="240" w:lineRule="auto"/>
              <w:ind w:firstLineChars="0" w:firstLine="0"/>
              <w:jc w:val="left"/>
              <w:rPr>
                <w:del w:id="640" w:author="Si-yuan LIU" w:date="2026-07-24T14:26:00Z" w16du:dateUtc="2026-07-24T06:26:00Z"/>
                <w:b/>
                <w:bCs/>
                <w:color w:val="000000" w:themeColor="text1"/>
                <w:kern w:val="0"/>
                <w:sz w:val="21"/>
                <w:szCs w:val="21"/>
              </w:rPr>
            </w:pPr>
          </w:p>
        </w:tc>
        <w:tc>
          <w:tcPr>
            <w:tcW w:w="849" w:type="dxa"/>
            <w:vMerge/>
            <w:tcBorders>
              <w:top w:val="single" w:sz="4" w:space="0" w:color="auto"/>
              <w:left w:val="single" w:sz="4" w:space="0" w:color="auto"/>
              <w:bottom w:val="single" w:sz="4" w:space="0" w:color="auto"/>
              <w:right w:val="single" w:sz="4" w:space="0" w:color="auto"/>
            </w:tcBorders>
            <w:vAlign w:val="center"/>
            <w:tcPrChange w:id="641" w:author="怡然 刘 [2]" w:date="2026-07-07T15:51:00Z">
              <w:tcPr>
                <w:tcW w:w="849" w:type="dxa"/>
                <w:vMerge/>
                <w:tcBorders>
                  <w:top w:val="single" w:sz="4" w:space="0" w:color="auto"/>
                  <w:left w:val="single" w:sz="4" w:space="0" w:color="auto"/>
                  <w:bottom w:val="single" w:sz="4" w:space="0" w:color="auto"/>
                  <w:right w:val="single" w:sz="4" w:space="0" w:color="auto"/>
                </w:tcBorders>
                <w:vAlign w:val="center"/>
              </w:tcPr>
            </w:tcPrChange>
          </w:tcPr>
          <w:p w14:paraId="347FD734" w14:textId="103B799E" w:rsidR="005F457E" w:rsidDel="00964E30" w:rsidRDefault="005F457E">
            <w:pPr>
              <w:widowControl/>
              <w:spacing w:after="0" w:line="240" w:lineRule="auto"/>
              <w:ind w:firstLineChars="0" w:firstLine="0"/>
              <w:jc w:val="left"/>
              <w:rPr>
                <w:del w:id="642" w:author="Si-yuan LIU" w:date="2026-07-24T14:26:00Z" w16du:dateUtc="2026-07-24T06:26:00Z"/>
                <w:b/>
                <w:bCs/>
                <w:color w:val="000000" w:themeColor="text1"/>
                <w:kern w:val="0"/>
                <w:sz w:val="21"/>
                <w:szCs w:val="21"/>
              </w:rPr>
            </w:pPr>
          </w:p>
        </w:tc>
        <w:tc>
          <w:tcPr>
            <w:tcW w:w="2406" w:type="dxa"/>
            <w:vMerge/>
            <w:tcBorders>
              <w:top w:val="single" w:sz="4" w:space="0" w:color="auto"/>
              <w:left w:val="single" w:sz="4" w:space="0" w:color="auto"/>
              <w:bottom w:val="single" w:sz="4" w:space="0" w:color="auto"/>
              <w:right w:val="single" w:sz="4" w:space="0" w:color="auto"/>
            </w:tcBorders>
            <w:vAlign w:val="center"/>
            <w:tcPrChange w:id="643" w:author="怡然 刘 [2]" w:date="2026-07-07T15:51:00Z">
              <w:tcPr>
                <w:tcW w:w="2406" w:type="dxa"/>
                <w:vMerge/>
                <w:tcBorders>
                  <w:top w:val="single" w:sz="4" w:space="0" w:color="auto"/>
                  <w:left w:val="single" w:sz="4" w:space="0" w:color="auto"/>
                  <w:bottom w:val="single" w:sz="4" w:space="0" w:color="auto"/>
                  <w:right w:val="single" w:sz="4" w:space="0" w:color="auto"/>
                </w:tcBorders>
                <w:vAlign w:val="center"/>
              </w:tcPr>
            </w:tcPrChange>
          </w:tcPr>
          <w:p w14:paraId="155DF2FE" w14:textId="54B56229" w:rsidR="005F457E" w:rsidDel="00964E30" w:rsidRDefault="005F457E">
            <w:pPr>
              <w:widowControl/>
              <w:spacing w:after="0" w:line="240" w:lineRule="auto"/>
              <w:ind w:firstLineChars="0" w:firstLine="0"/>
              <w:jc w:val="left"/>
              <w:rPr>
                <w:del w:id="644" w:author="Si-yuan LIU" w:date="2026-07-24T14:26:00Z" w16du:dateUtc="2026-07-24T06:26:00Z"/>
                <w:b/>
                <w:bCs/>
                <w:color w:val="000000" w:themeColor="text1"/>
                <w:kern w:val="0"/>
                <w:sz w:val="21"/>
                <w:szCs w:val="21"/>
              </w:rPr>
            </w:pPr>
          </w:p>
        </w:tc>
        <w:tc>
          <w:tcPr>
            <w:tcW w:w="1283" w:type="dxa"/>
            <w:vMerge/>
            <w:tcBorders>
              <w:top w:val="single" w:sz="4" w:space="0" w:color="auto"/>
              <w:left w:val="single" w:sz="4" w:space="0" w:color="auto"/>
              <w:bottom w:val="single" w:sz="4" w:space="0" w:color="auto"/>
              <w:right w:val="single" w:sz="4" w:space="0" w:color="auto"/>
            </w:tcBorders>
            <w:vAlign w:val="center"/>
            <w:tcPrChange w:id="645" w:author="怡然 刘 [2]" w:date="2026-07-07T15:51:00Z">
              <w:tcPr>
                <w:tcW w:w="1283" w:type="dxa"/>
                <w:vMerge/>
                <w:tcBorders>
                  <w:top w:val="single" w:sz="4" w:space="0" w:color="auto"/>
                  <w:left w:val="single" w:sz="4" w:space="0" w:color="auto"/>
                  <w:bottom w:val="single" w:sz="4" w:space="0" w:color="auto"/>
                  <w:right w:val="single" w:sz="4" w:space="0" w:color="auto"/>
                </w:tcBorders>
                <w:vAlign w:val="center"/>
              </w:tcPr>
            </w:tcPrChange>
          </w:tcPr>
          <w:p w14:paraId="11C70077" w14:textId="4D83AED6" w:rsidR="005F457E" w:rsidDel="00964E30" w:rsidRDefault="005F457E">
            <w:pPr>
              <w:widowControl/>
              <w:spacing w:after="0" w:line="240" w:lineRule="auto"/>
              <w:ind w:firstLineChars="0" w:firstLine="0"/>
              <w:jc w:val="left"/>
              <w:rPr>
                <w:del w:id="646" w:author="Si-yuan LIU" w:date="2026-07-24T14:26:00Z" w16du:dateUtc="2026-07-24T06:26:00Z"/>
                <w:b/>
                <w:bCs/>
                <w:color w:val="000000" w:themeColor="text1"/>
                <w:kern w:val="0"/>
                <w:sz w:val="21"/>
                <w:szCs w:val="21"/>
              </w:rPr>
            </w:pPr>
          </w:p>
        </w:tc>
        <w:tc>
          <w:tcPr>
            <w:tcW w:w="992" w:type="dxa"/>
            <w:vMerge/>
            <w:tcBorders>
              <w:top w:val="single" w:sz="4" w:space="0" w:color="auto"/>
              <w:left w:val="single" w:sz="4" w:space="0" w:color="auto"/>
              <w:bottom w:val="single" w:sz="4" w:space="0" w:color="auto"/>
              <w:right w:val="single" w:sz="4" w:space="0" w:color="auto"/>
            </w:tcBorders>
            <w:vAlign w:val="center"/>
            <w:tcPrChange w:id="647" w:author="怡然 刘 [2]" w:date="2026-07-07T15:51:00Z">
              <w:tcPr>
                <w:tcW w:w="992" w:type="dxa"/>
                <w:vMerge/>
                <w:tcBorders>
                  <w:top w:val="single" w:sz="4" w:space="0" w:color="auto"/>
                  <w:left w:val="single" w:sz="4" w:space="0" w:color="auto"/>
                  <w:bottom w:val="single" w:sz="4" w:space="0" w:color="auto"/>
                  <w:right w:val="single" w:sz="4" w:space="0" w:color="auto"/>
                </w:tcBorders>
                <w:vAlign w:val="center"/>
              </w:tcPr>
            </w:tcPrChange>
          </w:tcPr>
          <w:p w14:paraId="48309A97" w14:textId="4FD72FD1" w:rsidR="005F457E" w:rsidDel="00964E30" w:rsidRDefault="005F457E">
            <w:pPr>
              <w:widowControl/>
              <w:spacing w:after="0" w:line="240" w:lineRule="auto"/>
              <w:ind w:firstLineChars="0" w:firstLine="0"/>
              <w:jc w:val="left"/>
              <w:rPr>
                <w:del w:id="648" w:author="Si-yuan LIU" w:date="2026-07-24T14:26:00Z" w16du:dateUtc="2026-07-24T06:26:00Z"/>
                <w:b/>
                <w:bCs/>
                <w:color w:val="000000" w:themeColor="text1"/>
                <w:kern w:val="0"/>
                <w:sz w:val="21"/>
                <w:szCs w:val="21"/>
              </w:rPr>
            </w:pPr>
          </w:p>
        </w:tc>
        <w:tc>
          <w:tcPr>
            <w:tcW w:w="851" w:type="dxa"/>
            <w:vMerge/>
            <w:tcBorders>
              <w:top w:val="single" w:sz="4" w:space="0" w:color="auto"/>
              <w:left w:val="single" w:sz="4" w:space="0" w:color="auto"/>
              <w:bottom w:val="single" w:sz="4" w:space="0" w:color="auto"/>
              <w:right w:val="single" w:sz="4" w:space="0" w:color="auto"/>
            </w:tcBorders>
            <w:vAlign w:val="center"/>
            <w:tcPrChange w:id="649" w:author="怡然 刘 [2]" w:date="2026-07-07T15:51:00Z">
              <w:tcPr>
                <w:tcW w:w="851" w:type="dxa"/>
                <w:vMerge/>
                <w:tcBorders>
                  <w:top w:val="single" w:sz="4" w:space="0" w:color="auto"/>
                  <w:left w:val="single" w:sz="4" w:space="0" w:color="auto"/>
                  <w:bottom w:val="single" w:sz="4" w:space="0" w:color="auto"/>
                  <w:right w:val="single" w:sz="4" w:space="0" w:color="auto"/>
                </w:tcBorders>
                <w:vAlign w:val="center"/>
              </w:tcPr>
            </w:tcPrChange>
          </w:tcPr>
          <w:p w14:paraId="73B3B969" w14:textId="0D524A3B" w:rsidR="005F457E" w:rsidDel="00964E30" w:rsidRDefault="005F457E">
            <w:pPr>
              <w:widowControl/>
              <w:spacing w:after="0" w:line="240" w:lineRule="auto"/>
              <w:ind w:firstLineChars="0" w:firstLine="0"/>
              <w:jc w:val="left"/>
              <w:rPr>
                <w:del w:id="650" w:author="Si-yuan LIU" w:date="2026-07-24T14:26:00Z" w16du:dateUtc="2026-07-24T06:26:00Z"/>
                <w:b/>
                <w:bCs/>
                <w:color w:val="000000" w:themeColor="text1"/>
                <w:kern w:val="0"/>
                <w:sz w:val="21"/>
                <w:szCs w:val="21"/>
              </w:rPr>
            </w:pPr>
          </w:p>
        </w:tc>
        <w:tc>
          <w:tcPr>
            <w:tcW w:w="992" w:type="dxa"/>
            <w:vMerge/>
            <w:tcBorders>
              <w:top w:val="single" w:sz="4" w:space="0" w:color="auto"/>
              <w:left w:val="single" w:sz="4" w:space="0" w:color="auto"/>
              <w:bottom w:val="single" w:sz="4" w:space="0" w:color="auto"/>
              <w:right w:val="single" w:sz="4" w:space="0" w:color="auto"/>
            </w:tcBorders>
            <w:vAlign w:val="center"/>
            <w:tcPrChange w:id="651" w:author="怡然 刘 [2]" w:date="2026-07-07T15:51:00Z">
              <w:tcPr>
                <w:tcW w:w="992" w:type="dxa"/>
                <w:vMerge/>
                <w:tcBorders>
                  <w:top w:val="single" w:sz="4" w:space="0" w:color="auto"/>
                  <w:left w:val="single" w:sz="4" w:space="0" w:color="auto"/>
                  <w:bottom w:val="single" w:sz="4" w:space="0" w:color="auto"/>
                  <w:right w:val="single" w:sz="4" w:space="0" w:color="auto"/>
                </w:tcBorders>
                <w:vAlign w:val="center"/>
              </w:tcPr>
            </w:tcPrChange>
          </w:tcPr>
          <w:p w14:paraId="25CCD1F1" w14:textId="28F68317" w:rsidR="005F457E" w:rsidDel="00964E30" w:rsidRDefault="005F457E">
            <w:pPr>
              <w:widowControl/>
              <w:spacing w:after="0" w:line="240" w:lineRule="auto"/>
              <w:ind w:firstLineChars="0" w:firstLine="0"/>
              <w:jc w:val="left"/>
              <w:rPr>
                <w:del w:id="652" w:author="Si-yuan LIU" w:date="2026-07-24T14:26:00Z" w16du:dateUtc="2026-07-24T06:26:00Z"/>
                <w:b/>
                <w:bCs/>
                <w:color w:val="000000" w:themeColor="text1"/>
                <w:kern w:val="0"/>
                <w:sz w:val="21"/>
                <w:szCs w:val="21"/>
              </w:rPr>
            </w:pPr>
          </w:p>
        </w:tc>
        <w:tc>
          <w:tcPr>
            <w:tcW w:w="1696" w:type="dxa"/>
            <w:vMerge/>
            <w:tcBorders>
              <w:top w:val="single" w:sz="4" w:space="0" w:color="auto"/>
              <w:left w:val="single" w:sz="4" w:space="0" w:color="auto"/>
              <w:bottom w:val="single" w:sz="4" w:space="0" w:color="auto"/>
              <w:right w:val="single" w:sz="4" w:space="0" w:color="auto"/>
            </w:tcBorders>
            <w:vAlign w:val="center"/>
            <w:tcPrChange w:id="653" w:author="怡然 刘 [2]" w:date="2026-07-07T15:51:00Z">
              <w:tcPr>
                <w:tcW w:w="1696" w:type="dxa"/>
                <w:vMerge/>
                <w:tcBorders>
                  <w:top w:val="single" w:sz="4" w:space="0" w:color="auto"/>
                  <w:left w:val="single" w:sz="4" w:space="0" w:color="auto"/>
                  <w:bottom w:val="single" w:sz="4" w:space="0" w:color="auto"/>
                  <w:right w:val="single" w:sz="4" w:space="0" w:color="auto"/>
                </w:tcBorders>
                <w:vAlign w:val="center"/>
              </w:tcPr>
            </w:tcPrChange>
          </w:tcPr>
          <w:p w14:paraId="7D4F5A42" w14:textId="140FD20A" w:rsidR="005F457E" w:rsidDel="00964E30" w:rsidRDefault="005F457E">
            <w:pPr>
              <w:widowControl/>
              <w:spacing w:after="0" w:line="240" w:lineRule="auto"/>
              <w:ind w:firstLineChars="0" w:firstLine="0"/>
              <w:jc w:val="left"/>
              <w:rPr>
                <w:del w:id="654" w:author="Si-yuan LIU" w:date="2026-07-24T14:26:00Z" w16du:dateUtc="2026-07-24T06:26:00Z"/>
                <w:b/>
                <w:bCs/>
                <w:color w:val="000000" w:themeColor="text1"/>
                <w:kern w:val="0"/>
                <w:sz w:val="21"/>
                <w:szCs w:val="21"/>
              </w:rPr>
            </w:pPr>
          </w:p>
        </w:tc>
        <w:tc>
          <w:tcPr>
            <w:tcW w:w="1275" w:type="dxa"/>
            <w:vMerge/>
            <w:tcBorders>
              <w:top w:val="single" w:sz="4" w:space="0" w:color="auto"/>
              <w:left w:val="single" w:sz="4" w:space="0" w:color="auto"/>
              <w:bottom w:val="single" w:sz="4" w:space="0" w:color="auto"/>
              <w:right w:val="single" w:sz="4" w:space="0" w:color="auto"/>
            </w:tcBorders>
            <w:vAlign w:val="center"/>
            <w:tcPrChange w:id="655" w:author="怡然 刘 [2]" w:date="2026-07-07T15:51:00Z">
              <w:tcPr>
                <w:tcW w:w="1275" w:type="dxa"/>
                <w:vMerge/>
                <w:tcBorders>
                  <w:top w:val="single" w:sz="4" w:space="0" w:color="auto"/>
                  <w:left w:val="single" w:sz="4" w:space="0" w:color="auto"/>
                  <w:bottom w:val="single" w:sz="4" w:space="0" w:color="auto"/>
                  <w:right w:val="single" w:sz="4" w:space="0" w:color="auto"/>
                </w:tcBorders>
                <w:vAlign w:val="center"/>
              </w:tcPr>
            </w:tcPrChange>
          </w:tcPr>
          <w:p w14:paraId="69C52DE8" w14:textId="3DF98474" w:rsidR="005F457E" w:rsidDel="00964E30" w:rsidRDefault="005F457E">
            <w:pPr>
              <w:widowControl/>
              <w:spacing w:after="0" w:line="240" w:lineRule="auto"/>
              <w:ind w:firstLineChars="0" w:firstLine="0"/>
              <w:jc w:val="left"/>
              <w:rPr>
                <w:del w:id="656" w:author="Si-yuan LIU" w:date="2026-07-24T14:26:00Z" w16du:dateUtc="2026-07-24T06:26:00Z"/>
                <w:b/>
                <w:bCs/>
                <w:color w:val="000000" w:themeColor="text1"/>
                <w:kern w:val="0"/>
                <w:sz w:val="21"/>
                <w:szCs w:val="21"/>
              </w:rPr>
            </w:pPr>
          </w:p>
        </w:tc>
        <w:tc>
          <w:tcPr>
            <w:tcW w:w="1228" w:type="dxa"/>
            <w:tcBorders>
              <w:top w:val="single" w:sz="4" w:space="0" w:color="auto"/>
              <w:left w:val="single" w:sz="4" w:space="0" w:color="auto"/>
              <w:bottom w:val="single" w:sz="4" w:space="0" w:color="auto"/>
              <w:right w:val="single" w:sz="4" w:space="0" w:color="auto"/>
            </w:tcBorders>
            <w:vAlign w:val="center"/>
            <w:tcPrChange w:id="657" w:author="怡然 刘 [2]" w:date="2026-07-07T15:51:00Z">
              <w:tcPr>
                <w:tcW w:w="1228" w:type="dxa"/>
                <w:tcBorders>
                  <w:top w:val="single" w:sz="4" w:space="0" w:color="auto"/>
                  <w:left w:val="single" w:sz="4" w:space="0" w:color="auto"/>
                  <w:bottom w:val="single" w:sz="4" w:space="0" w:color="auto"/>
                  <w:right w:val="single" w:sz="4" w:space="0" w:color="auto"/>
                </w:tcBorders>
                <w:vAlign w:val="center"/>
              </w:tcPr>
            </w:tcPrChange>
          </w:tcPr>
          <w:p w14:paraId="01D733AF" w14:textId="27154105" w:rsidR="005F457E" w:rsidDel="00964E30" w:rsidRDefault="00000000">
            <w:pPr>
              <w:adjustRightInd w:val="0"/>
              <w:snapToGrid w:val="0"/>
              <w:spacing w:after="0" w:line="240" w:lineRule="auto"/>
              <w:ind w:firstLineChars="0" w:firstLine="0"/>
              <w:jc w:val="center"/>
              <w:rPr>
                <w:del w:id="658" w:author="Si-yuan LIU" w:date="2026-07-24T14:26:00Z" w16du:dateUtc="2026-07-24T06:26:00Z"/>
                <w:b/>
                <w:bCs/>
                <w:color w:val="000000" w:themeColor="text1"/>
                <w:kern w:val="0"/>
                <w:sz w:val="21"/>
                <w:szCs w:val="21"/>
              </w:rPr>
            </w:pPr>
            <w:del w:id="659" w:author="Si-yuan LIU" w:date="2026-07-24T14:26:00Z" w16du:dateUtc="2026-07-24T06:26:00Z">
              <w:r w:rsidDel="00964E30">
                <w:rPr>
                  <w:b/>
                  <w:bCs/>
                  <w:color w:val="000000" w:themeColor="text1"/>
                  <w:kern w:val="0"/>
                  <w:sz w:val="21"/>
                  <w:szCs w:val="21"/>
                </w:rPr>
                <w:delText>2023</w:delText>
              </w:r>
              <w:r w:rsidDel="00964E30">
                <w:rPr>
                  <w:rFonts w:hint="eastAsia"/>
                  <w:b/>
                  <w:bCs/>
                  <w:color w:val="000000" w:themeColor="text1"/>
                  <w:kern w:val="0"/>
                  <w:sz w:val="21"/>
                  <w:szCs w:val="21"/>
                </w:rPr>
                <w:delText>年度</w:delText>
              </w:r>
            </w:del>
          </w:p>
        </w:tc>
        <w:tc>
          <w:tcPr>
            <w:tcW w:w="1229" w:type="dxa"/>
            <w:tcBorders>
              <w:top w:val="single" w:sz="4" w:space="0" w:color="auto"/>
              <w:left w:val="single" w:sz="4" w:space="0" w:color="auto"/>
              <w:bottom w:val="single" w:sz="4" w:space="0" w:color="auto"/>
              <w:right w:val="single" w:sz="4" w:space="0" w:color="auto"/>
            </w:tcBorders>
            <w:vAlign w:val="center"/>
            <w:tcPrChange w:id="660" w:author="怡然 刘 [2]" w:date="2026-07-07T15:51:00Z">
              <w:tcPr>
                <w:tcW w:w="1229" w:type="dxa"/>
                <w:tcBorders>
                  <w:top w:val="single" w:sz="4" w:space="0" w:color="auto"/>
                  <w:left w:val="single" w:sz="4" w:space="0" w:color="auto"/>
                  <w:bottom w:val="single" w:sz="4" w:space="0" w:color="auto"/>
                  <w:right w:val="single" w:sz="4" w:space="0" w:color="auto"/>
                </w:tcBorders>
                <w:vAlign w:val="center"/>
              </w:tcPr>
            </w:tcPrChange>
          </w:tcPr>
          <w:p w14:paraId="4B7CCAD7" w14:textId="5C548F1E" w:rsidR="005F457E" w:rsidDel="00964E30" w:rsidRDefault="00000000">
            <w:pPr>
              <w:adjustRightInd w:val="0"/>
              <w:snapToGrid w:val="0"/>
              <w:spacing w:after="0" w:line="240" w:lineRule="auto"/>
              <w:ind w:firstLineChars="0" w:firstLine="0"/>
              <w:jc w:val="center"/>
              <w:rPr>
                <w:del w:id="661" w:author="Si-yuan LIU" w:date="2026-07-24T14:26:00Z" w16du:dateUtc="2026-07-24T06:26:00Z"/>
                <w:b/>
                <w:bCs/>
                <w:color w:val="000000" w:themeColor="text1"/>
                <w:kern w:val="0"/>
                <w:sz w:val="21"/>
                <w:szCs w:val="21"/>
              </w:rPr>
            </w:pPr>
            <w:del w:id="662" w:author="Si-yuan LIU" w:date="2026-07-24T14:26:00Z" w16du:dateUtc="2026-07-24T06:26:00Z">
              <w:r w:rsidDel="00964E30">
                <w:rPr>
                  <w:b/>
                  <w:bCs/>
                  <w:color w:val="000000" w:themeColor="text1"/>
                  <w:kern w:val="0"/>
                  <w:sz w:val="21"/>
                  <w:szCs w:val="21"/>
                </w:rPr>
                <w:delText>2024</w:delText>
              </w:r>
              <w:r w:rsidDel="00964E30">
                <w:rPr>
                  <w:rFonts w:hint="eastAsia"/>
                  <w:b/>
                  <w:bCs/>
                  <w:color w:val="000000" w:themeColor="text1"/>
                  <w:kern w:val="0"/>
                  <w:sz w:val="21"/>
                  <w:szCs w:val="21"/>
                </w:rPr>
                <w:delText>年度</w:delText>
              </w:r>
            </w:del>
          </w:p>
        </w:tc>
        <w:tc>
          <w:tcPr>
            <w:tcW w:w="1229" w:type="dxa"/>
            <w:tcBorders>
              <w:top w:val="single" w:sz="4" w:space="0" w:color="auto"/>
              <w:left w:val="single" w:sz="4" w:space="0" w:color="auto"/>
              <w:bottom w:val="single" w:sz="4" w:space="0" w:color="auto"/>
              <w:right w:val="single" w:sz="4" w:space="0" w:color="auto"/>
            </w:tcBorders>
            <w:vAlign w:val="center"/>
            <w:tcPrChange w:id="663" w:author="怡然 刘 [2]" w:date="2026-07-07T15:51:00Z">
              <w:tcPr>
                <w:tcW w:w="1229" w:type="dxa"/>
                <w:tcBorders>
                  <w:top w:val="single" w:sz="4" w:space="0" w:color="auto"/>
                  <w:left w:val="single" w:sz="4" w:space="0" w:color="auto"/>
                  <w:bottom w:val="single" w:sz="4" w:space="0" w:color="auto"/>
                  <w:right w:val="single" w:sz="4" w:space="0" w:color="auto"/>
                </w:tcBorders>
                <w:vAlign w:val="center"/>
              </w:tcPr>
            </w:tcPrChange>
          </w:tcPr>
          <w:p w14:paraId="29EE010B" w14:textId="3E9151F0" w:rsidR="005F457E" w:rsidDel="00964E30" w:rsidRDefault="00000000">
            <w:pPr>
              <w:adjustRightInd w:val="0"/>
              <w:snapToGrid w:val="0"/>
              <w:spacing w:after="0" w:line="240" w:lineRule="auto"/>
              <w:ind w:firstLineChars="0" w:firstLine="0"/>
              <w:jc w:val="center"/>
              <w:rPr>
                <w:del w:id="664" w:author="Si-yuan LIU" w:date="2026-07-24T14:26:00Z" w16du:dateUtc="2026-07-24T06:26:00Z"/>
                <w:b/>
                <w:bCs/>
                <w:color w:val="000000" w:themeColor="text1"/>
                <w:kern w:val="0"/>
                <w:sz w:val="21"/>
                <w:szCs w:val="21"/>
              </w:rPr>
            </w:pPr>
            <w:del w:id="665" w:author="Si-yuan LIU" w:date="2026-07-24T14:26:00Z" w16du:dateUtc="2026-07-24T06:26:00Z">
              <w:r w:rsidDel="00964E30">
                <w:rPr>
                  <w:b/>
                  <w:bCs/>
                  <w:color w:val="000000" w:themeColor="text1"/>
                  <w:kern w:val="0"/>
                  <w:sz w:val="21"/>
                  <w:szCs w:val="21"/>
                </w:rPr>
                <w:delText>2025</w:delText>
              </w:r>
              <w:r w:rsidDel="00964E30">
                <w:rPr>
                  <w:rFonts w:hint="eastAsia"/>
                  <w:b/>
                  <w:bCs/>
                  <w:color w:val="000000" w:themeColor="text1"/>
                  <w:kern w:val="0"/>
                  <w:sz w:val="21"/>
                  <w:szCs w:val="21"/>
                </w:rPr>
                <w:delText>年度</w:delText>
              </w:r>
            </w:del>
          </w:p>
        </w:tc>
      </w:tr>
      <w:tr w:rsidR="005F457E" w:rsidDel="00964E30" w14:paraId="71766554" w14:textId="162598AC" w:rsidTr="005F457E">
        <w:trPr>
          <w:jc w:val="center"/>
          <w:del w:id="666" w:author="Si-yuan LIU" w:date="2026-07-24T14:26:00Z" w16du:dateUtc="2026-07-24T06:26:00Z"/>
          <w:trPrChange w:id="667" w:author="怡然 刘 [2]" w:date="2026-07-07T15:51:00Z">
            <w:trPr>
              <w:jc w:val="center"/>
            </w:trPr>
          </w:trPrChange>
        </w:trPr>
        <w:tc>
          <w:tcPr>
            <w:tcW w:w="1417" w:type="dxa"/>
            <w:tcBorders>
              <w:top w:val="single" w:sz="4" w:space="0" w:color="auto"/>
              <w:left w:val="single" w:sz="4" w:space="0" w:color="auto"/>
              <w:bottom w:val="single" w:sz="4" w:space="0" w:color="auto"/>
              <w:right w:val="single" w:sz="4" w:space="0" w:color="auto"/>
            </w:tcBorders>
            <w:vAlign w:val="center"/>
            <w:tcPrChange w:id="668" w:author="怡然 刘 [2]" w:date="2026-07-07T15:51:00Z">
              <w:tcPr>
                <w:tcW w:w="1417" w:type="dxa"/>
                <w:tcBorders>
                  <w:top w:val="single" w:sz="4" w:space="0" w:color="auto"/>
                  <w:left w:val="single" w:sz="4" w:space="0" w:color="auto"/>
                  <w:bottom w:val="single" w:sz="4" w:space="0" w:color="auto"/>
                  <w:right w:val="single" w:sz="4" w:space="0" w:color="auto"/>
                </w:tcBorders>
                <w:vAlign w:val="center"/>
              </w:tcPr>
            </w:tcPrChange>
          </w:tcPr>
          <w:p w14:paraId="2E2D42FB" w14:textId="3A1FEDAF" w:rsidR="005F457E" w:rsidDel="00964E30" w:rsidRDefault="00000000">
            <w:pPr>
              <w:adjustRightInd w:val="0"/>
              <w:snapToGrid w:val="0"/>
              <w:spacing w:after="0" w:line="240" w:lineRule="auto"/>
              <w:ind w:firstLineChars="0" w:firstLine="0"/>
              <w:jc w:val="left"/>
              <w:rPr>
                <w:del w:id="669" w:author="Si-yuan LIU" w:date="2026-07-24T14:26:00Z" w16du:dateUtc="2026-07-24T06:26:00Z"/>
                <w:color w:val="000000" w:themeColor="text1"/>
                <w:kern w:val="0"/>
                <w:sz w:val="21"/>
                <w:szCs w:val="21"/>
              </w:rPr>
            </w:pPr>
            <w:del w:id="670" w:author="Si-yuan LIU" w:date="2026-07-24T14:26:00Z" w16du:dateUtc="2026-07-24T06:26:00Z">
              <w:r w:rsidDel="00964E30">
                <w:rPr>
                  <w:rFonts w:hint="eastAsia"/>
                  <w:color w:val="000000" w:themeColor="text1"/>
                  <w:kern w:val="0"/>
                  <w:sz w:val="21"/>
                  <w:szCs w:val="21"/>
                </w:rPr>
                <w:delText>新一代云计算和人工智能产业园</w:delText>
              </w:r>
            </w:del>
          </w:p>
        </w:tc>
        <w:tc>
          <w:tcPr>
            <w:tcW w:w="708" w:type="dxa"/>
            <w:tcBorders>
              <w:top w:val="single" w:sz="4" w:space="0" w:color="auto"/>
              <w:left w:val="single" w:sz="4" w:space="0" w:color="auto"/>
              <w:bottom w:val="single" w:sz="4" w:space="0" w:color="auto"/>
              <w:right w:val="single" w:sz="4" w:space="0" w:color="auto"/>
            </w:tcBorders>
            <w:vAlign w:val="center"/>
            <w:tcPrChange w:id="671" w:author="怡然 刘 [2]" w:date="2026-07-07T15:51:00Z">
              <w:tcPr>
                <w:tcW w:w="708" w:type="dxa"/>
                <w:tcBorders>
                  <w:top w:val="single" w:sz="4" w:space="0" w:color="auto"/>
                  <w:left w:val="single" w:sz="4" w:space="0" w:color="auto"/>
                  <w:bottom w:val="single" w:sz="4" w:space="0" w:color="auto"/>
                  <w:right w:val="single" w:sz="4" w:space="0" w:color="auto"/>
                </w:tcBorders>
                <w:vAlign w:val="center"/>
              </w:tcPr>
            </w:tcPrChange>
          </w:tcPr>
          <w:p w14:paraId="2B98EBCC" w14:textId="4E58829A" w:rsidR="005F457E" w:rsidDel="00964E30" w:rsidRDefault="00000000">
            <w:pPr>
              <w:adjustRightInd w:val="0"/>
              <w:snapToGrid w:val="0"/>
              <w:spacing w:after="0" w:line="240" w:lineRule="auto"/>
              <w:ind w:firstLineChars="0" w:firstLine="0"/>
              <w:jc w:val="center"/>
              <w:rPr>
                <w:del w:id="672" w:author="Si-yuan LIU" w:date="2026-07-24T14:26:00Z" w16du:dateUtc="2026-07-24T06:26:00Z"/>
                <w:color w:val="000000" w:themeColor="text1"/>
                <w:kern w:val="0"/>
                <w:sz w:val="21"/>
                <w:szCs w:val="21"/>
              </w:rPr>
            </w:pPr>
            <w:del w:id="673" w:author="Si-yuan LIU" w:date="2026-07-24T14:26:00Z" w16du:dateUtc="2026-07-24T06:26:00Z">
              <w:r w:rsidDel="00964E30">
                <w:rPr>
                  <w:rFonts w:hint="eastAsia"/>
                  <w:color w:val="000000" w:themeColor="text1"/>
                  <w:kern w:val="0"/>
                  <w:sz w:val="21"/>
                  <w:szCs w:val="21"/>
                </w:rPr>
                <w:delText>数据中心</w:delText>
              </w:r>
            </w:del>
          </w:p>
        </w:tc>
        <w:tc>
          <w:tcPr>
            <w:tcW w:w="849" w:type="dxa"/>
            <w:tcBorders>
              <w:top w:val="single" w:sz="4" w:space="0" w:color="auto"/>
              <w:left w:val="single" w:sz="4" w:space="0" w:color="auto"/>
              <w:bottom w:val="single" w:sz="4" w:space="0" w:color="auto"/>
              <w:right w:val="single" w:sz="4" w:space="0" w:color="auto"/>
            </w:tcBorders>
            <w:vAlign w:val="center"/>
            <w:tcPrChange w:id="674" w:author="怡然 刘 [2]" w:date="2026-07-07T15:51:00Z">
              <w:tcPr>
                <w:tcW w:w="849" w:type="dxa"/>
                <w:tcBorders>
                  <w:top w:val="single" w:sz="4" w:space="0" w:color="auto"/>
                  <w:left w:val="single" w:sz="4" w:space="0" w:color="auto"/>
                  <w:bottom w:val="single" w:sz="4" w:space="0" w:color="auto"/>
                  <w:right w:val="single" w:sz="4" w:space="0" w:color="auto"/>
                </w:tcBorders>
                <w:vAlign w:val="center"/>
              </w:tcPr>
            </w:tcPrChange>
          </w:tcPr>
          <w:p w14:paraId="1471E30E" w14:textId="2434AED5" w:rsidR="005F457E" w:rsidDel="00964E30" w:rsidRDefault="00000000">
            <w:pPr>
              <w:adjustRightInd w:val="0"/>
              <w:snapToGrid w:val="0"/>
              <w:spacing w:after="0" w:line="240" w:lineRule="auto"/>
              <w:ind w:firstLineChars="0" w:firstLine="0"/>
              <w:jc w:val="left"/>
              <w:rPr>
                <w:del w:id="675" w:author="Si-yuan LIU" w:date="2026-07-24T14:26:00Z" w16du:dateUtc="2026-07-24T06:26:00Z"/>
                <w:color w:val="000000" w:themeColor="text1"/>
                <w:kern w:val="0"/>
                <w:sz w:val="21"/>
                <w:szCs w:val="21"/>
              </w:rPr>
            </w:pPr>
            <w:del w:id="676" w:author="Si-yuan LIU" w:date="2026-07-24T14:26:00Z" w16du:dateUtc="2026-07-24T06:26:00Z">
              <w:r w:rsidDel="00964E30">
                <w:rPr>
                  <w:rFonts w:hint="eastAsia"/>
                  <w:color w:val="000000" w:themeColor="text1"/>
                  <w:kern w:val="0"/>
                  <w:sz w:val="21"/>
                  <w:szCs w:val="21"/>
                </w:rPr>
                <w:delText>河北省廊坊市固安县</w:delText>
              </w:r>
            </w:del>
          </w:p>
        </w:tc>
        <w:tc>
          <w:tcPr>
            <w:tcW w:w="2406" w:type="dxa"/>
            <w:tcBorders>
              <w:top w:val="single" w:sz="4" w:space="0" w:color="auto"/>
              <w:left w:val="single" w:sz="4" w:space="0" w:color="auto"/>
              <w:bottom w:val="single" w:sz="4" w:space="0" w:color="auto"/>
              <w:right w:val="single" w:sz="4" w:space="0" w:color="auto"/>
            </w:tcBorders>
            <w:vAlign w:val="center"/>
            <w:tcPrChange w:id="677" w:author="怡然 刘 [2]" w:date="2026-07-07T15:51:00Z">
              <w:tcPr>
                <w:tcW w:w="2406" w:type="dxa"/>
                <w:tcBorders>
                  <w:top w:val="single" w:sz="4" w:space="0" w:color="auto"/>
                  <w:left w:val="single" w:sz="4" w:space="0" w:color="auto"/>
                  <w:bottom w:val="single" w:sz="4" w:space="0" w:color="auto"/>
                  <w:right w:val="single" w:sz="4" w:space="0" w:color="auto"/>
                </w:tcBorders>
                <w:vAlign w:val="center"/>
              </w:tcPr>
            </w:tcPrChange>
          </w:tcPr>
          <w:p w14:paraId="4D9F70AD" w14:textId="071B21E5" w:rsidR="005F457E" w:rsidDel="00964E30" w:rsidRDefault="00000000">
            <w:pPr>
              <w:adjustRightInd w:val="0"/>
              <w:snapToGrid w:val="0"/>
              <w:spacing w:after="0" w:line="240" w:lineRule="auto"/>
              <w:ind w:firstLineChars="0" w:firstLine="0"/>
              <w:jc w:val="left"/>
              <w:rPr>
                <w:del w:id="678" w:author="Si-yuan LIU" w:date="2026-07-24T14:26:00Z" w16du:dateUtc="2026-07-24T06:26:00Z"/>
                <w:color w:val="000000" w:themeColor="text1"/>
                <w:kern w:val="0"/>
                <w:sz w:val="21"/>
                <w:szCs w:val="21"/>
              </w:rPr>
            </w:pPr>
            <w:del w:id="679" w:author="Si-yuan LIU" w:date="2026-07-24T14:26:00Z" w16du:dateUtc="2026-07-24T06:26:00Z">
              <w:r w:rsidDel="00964E30">
                <w:rPr>
                  <w:color w:val="000000" w:themeColor="text1"/>
                  <w:kern w:val="0"/>
                  <w:sz w:val="21"/>
                  <w:szCs w:val="21"/>
                </w:rPr>
                <w:delText>10</w:delText>
              </w:r>
              <w:r w:rsidDel="00964E30">
                <w:rPr>
                  <w:rFonts w:hint="eastAsia"/>
                  <w:color w:val="000000" w:themeColor="text1"/>
                  <w:kern w:val="0"/>
                  <w:sz w:val="21"/>
                  <w:szCs w:val="21"/>
                </w:rPr>
                <w:delText>栋数据中心用楼中，截至</w:delText>
              </w:r>
              <w:r w:rsidDel="00964E30">
                <w:rPr>
                  <w:color w:val="000000" w:themeColor="text1"/>
                  <w:kern w:val="0"/>
                  <w:sz w:val="21"/>
                  <w:szCs w:val="21"/>
                </w:rPr>
                <w:delText>2025</w:delText>
              </w:r>
              <w:r w:rsidDel="00964E30">
                <w:rPr>
                  <w:rFonts w:hint="eastAsia"/>
                  <w:color w:val="000000" w:themeColor="text1"/>
                  <w:kern w:val="0"/>
                  <w:sz w:val="21"/>
                  <w:szCs w:val="21"/>
                </w:rPr>
                <w:delText>年末已有</w:delText>
              </w:r>
              <w:r w:rsidDel="00964E30">
                <w:rPr>
                  <w:color w:val="000000" w:themeColor="text1"/>
                  <w:kern w:val="0"/>
                  <w:sz w:val="21"/>
                  <w:szCs w:val="21"/>
                </w:rPr>
                <w:delText>7</w:delText>
              </w:r>
              <w:r w:rsidDel="00964E30">
                <w:rPr>
                  <w:rFonts w:hint="eastAsia"/>
                  <w:color w:val="000000" w:themeColor="text1"/>
                  <w:kern w:val="0"/>
                  <w:sz w:val="21"/>
                  <w:szCs w:val="21"/>
                </w:rPr>
                <w:delText>栋建成并交付使用，</w:delText>
              </w:r>
              <w:r w:rsidDel="00964E30">
                <w:rPr>
                  <w:color w:val="000000" w:themeColor="text1"/>
                  <w:kern w:val="0"/>
                  <w:sz w:val="21"/>
                  <w:szCs w:val="21"/>
                </w:rPr>
                <w:delText>2</w:delText>
              </w:r>
              <w:r w:rsidDel="00964E30">
                <w:rPr>
                  <w:rFonts w:hint="eastAsia"/>
                  <w:color w:val="000000" w:themeColor="text1"/>
                  <w:kern w:val="0"/>
                  <w:sz w:val="21"/>
                  <w:szCs w:val="21"/>
                </w:rPr>
                <w:delText>栋数据中心用楼即将建成交付，剩余</w:delText>
              </w:r>
              <w:r w:rsidDel="00964E30">
                <w:rPr>
                  <w:color w:val="000000" w:themeColor="text1"/>
                  <w:kern w:val="0"/>
                  <w:sz w:val="21"/>
                  <w:szCs w:val="21"/>
                </w:rPr>
                <w:delText>1</w:delText>
              </w:r>
              <w:r w:rsidDel="00964E30">
                <w:rPr>
                  <w:rFonts w:hint="eastAsia"/>
                  <w:color w:val="000000" w:themeColor="text1"/>
                  <w:kern w:val="0"/>
                  <w:sz w:val="21"/>
                  <w:szCs w:val="21"/>
                </w:rPr>
                <w:delText>栋数据中心用楼正在进行机电施工，预计于</w:delText>
              </w:r>
              <w:r w:rsidDel="00964E30">
                <w:rPr>
                  <w:color w:val="000000" w:themeColor="text1"/>
                  <w:kern w:val="0"/>
                  <w:sz w:val="21"/>
                  <w:szCs w:val="21"/>
                </w:rPr>
                <w:delText>2026</w:delText>
              </w:r>
              <w:r w:rsidDel="00964E30">
                <w:rPr>
                  <w:rFonts w:hint="eastAsia"/>
                  <w:color w:val="000000" w:themeColor="text1"/>
                  <w:kern w:val="0"/>
                  <w:sz w:val="21"/>
                  <w:szCs w:val="21"/>
                </w:rPr>
                <w:delText>年中建成并交付使用</w:delText>
              </w:r>
            </w:del>
          </w:p>
        </w:tc>
        <w:tc>
          <w:tcPr>
            <w:tcW w:w="1283" w:type="dxa"/>
            <w:tcBorders>
              <w:top w:val="single" w:sz="4" w:space="0" w:color="auto"/>
              <w:left w:val="single" w:sz="4" w:space="0" w:color="auto"/>
              <w:bottom w:val="single" w:sz="4" w:space="0" w:color="auto"/>
              <w:right w:val="single" w:sz="4" w:space="0" w:color="auto"/>
            </w:tcBorders>
            <w:vAlign w:val="center"/>
            <w:tcPrChange w:id="680" w:author="怡然 刘 [2]" w:date="2026-07-07T15:51:00Z">
              <w:tcPr>
                <w:tcW w:w="1283" w:type="dxa"/>
                <w:tcBorders>
                  <w:top w:val="single" w:sz="4" w:space="0" w:color="auto"/>
                  <w:left w:val="single" w:sz="4" w:space="0" w:color="auto"/>
                  <w:bottom w:val="single" w:sz="4" w:space="0" w:color="auto"/>
                  <w:right w:val="single" w:sz="4" w:space="0" w:color="auto"/>
                </w:tcBorders>
                <w:vAlign w:val="center"/>
              </w:tcPr>
            </w:tcPrChange>
          </w:tcPr>
          <w:p w14:paraId="62A7D79F" w14:textId="2DFBCBA2" w:rsidR="005F457E" w:rsidDel="00964E30" w:rsidRDefault="00000000">
            <w:pPr>
              <w:adjustRightInd w:val="0"/>
              <w:snapToGrid w:val="0"/>
              <w:spacing w:after="0" w:line="240" w:lineRule="auto"/>
              <w:ind w:firstLineChars="0" w:firstLine="0"/>
              <w:jc w:val="right"/>
              <w:rPr>
                <w:del w:id="681" w:author="Si-yuan LIU" w:date="2026-07-24T14:26:00Z" w16du:dateUtc="2026-07-24T06:26:00Z"/>
                <w:color w:val="000000" w:themeColor="text1"/>
                <w:kern w:val="0"/>
                <w:sz w:val="21"/>
                <w:szCs w:val="21"/>
              </w:rPr>
            </w:pPr>
            <w:del w:id="682" w:author="Si-yuan LIU" w:date="2026-07-24T14:26:00Z" w16du:dateUtc="2026-07-24T06:26:00Z">
              <w:r w:rsidDel="00964E30">
                <w:rPr>
                  <w:color w:val="000000" w:themeColor="text1"/>
                  <w:kern w:val="0"/>
                  <w:sz w:val="21"/>
                  <w:szCs w:val="21"/>
                </w:rPr>
                <w:delText>168.00</w:delText>
              </w:r>
            </w:del>
          </w:p>
        </w:tc>
        <w:tc>
          <w:tcPr>
            <w:tcW w:w="992" w:type="dxa"/>
            <w:tcBorders>
              <w:top w:val="single" w:sz="4" w:space="0" w:color="auto"/>
              <w:left w:val="single" w:sz="4" w:space="0" w:color="auto"/>
              <w:bottom w:val="single" w:sz="4" w:space="0" w:color="auto"/>
              <w:right w:val="single" w:sz="4" w:space="0" w:color="auto"/>
            </w:tcBorders>
            <w:vAlign w:val="center"/>
            <w:tcPrChange w:id="683" w:author="怡然 刘 [2]" w:date="2026-07-07T15:51:00Z">
              <w:tcPr>
                <w:tcW w:w="992" w:type="dxa"/>
                <w:tcBorders>
                  <w:top w:val="single" w:sz="4" w:space="0" w:color="auto"/>
                  <w:left w:val="single" w:sz="4" w:space="0" w:color="auto"/>
                  <w:bottom w:val="single" w:sz="4" w:space="0" w:color="auto"/>
                  <w:right w:val="single" w:sz="4" w:space="0" w:color="auto"/>
                </w:tcBorders>
                <w:vAlign w:val="center"/>
              </w:tcPr>
            </w:tcPrChange>
          </w:tcPr>
          <w:p w14:paraId="676C8646" w14:textId="6EA1FEB8" w:rsidR="005F457E" w:rsidDel="00964E30" w:rsidRDefault="00000000">
            <w:pPr>
              <w:adjustRightInd w:val="0"/>
              <w:snapToGrid w:val="0"/>
              <w:spacing w:after="0" w:line="240" w:lineRule="auto"/>
              <w:ind w:firstLineChars="0" w:firstLine="0"/>
              <w:jc w:val="right"/>
              <w:rPr>
                <w:del w:id="684" w:author="Si-yuan LIU" w:date="2026-07-24T14:26:00Z" w16du:dateUtc="2026-07-24T06:26:00Z"/>
                <w:color w:val="000000" w:themeColor="text1"/>
                <w:kern w:val="0"/>
                <w:sz w:val="21"/>
                <w:szCs w:val="21"/>
              </w:rPr>
            </w:pPr>
            <w:del w:id="685" w:author="Si-yuan LIU" w:date="2026-07-24T14:26:00Z" w16du:dateUtc="2026-07-24T06:26:00Z">
              <w:r w:rsidDel="00964E30">
                <w:rPr>
                  <w:color w:val="000000" w:themeColor="text1"/>
                  <w:kern w:val="0"/>
                  <w:sz w:val="21"/>
                  <w:szCs w:val="21"/>
                </w:rPr>
                <w:delText>48.14</w:delText>
              </w:r>
            </w:del>
          </w:p>
        </w:tc>
        <w:tc>
          <w:tcPr>
            <w:tcW w:w="851" w:type="dxa"/>
            <w:tcBorders>
              <w:top w:val="single" w:sz="4" w:space="0" w:color="auto"/>
              <w:left w:val="single" w:sz="4" w:space="0" w:color="auto"/>
              <w:bottom w:val="single" w:sz="4" w:space="0" w:color="auto"/>
              <w:right w:val="single" w:sz="4" w:space="0" w:color="auto"/>
            </w:tcBorders>
            <w:vAlign w:val="center"/>
            <w:tcPrChange w:id="686" w:author="怡然 刘 [2]" w:date="2026-07-07T15:51:00Z">
              <w:tcPr>
                <w:tcW w:w="851" w:type="dxa"/>
                <w:tcBorders>
                  <w:top w:val="single" w:sz="4" w:space="0" w:color="auto"/>
                  <w:left w:val="single" w:sz="4" w:space="0" w:color="auto"/>
                  <w:bottom w:val="single" w:sz="4" w:space="0" w:color="auto"/>
                  <w:right w:val="single" w:sz="4" w:space="0" w:color="auto"/>
                </w:tcBorders>
                <w:vAlign w:val="center"/>
              </w:tcPr>
            </w:tcPrChange>
          </w:tcPr>
          <w:p w14:paraId="7AE7EC93" w14:textId="76ECCC2D" w:rsidR="005F457E" w:rsidDel="00964E30" w:rsidRDefault="00000000">
            <w:pPr>
              <w:adjustRightInd w:val="0"/>
              <w:snapToGrid w:val="0"/>
              <w:spacing w:after="0" w:line="240" w:lineRule="auto"/>
              <w:ind w:firstLineChars="0" w:firstLine="0"/>
              <w:jc w:val="right"/>
              <w:rPr>
                <w:del w:id="687" w:author="Si-yuan LIU" w:date="2026-07-24T14:26:00Z" w16du:dateUtc="2026-07-24T06:26:00Z"/>
                <w:color w:val="000000" w:themeColor="text1"/>
                <w:kern w:val="0"/>
                <w:sz w:val="21"/>
                <w:szCs w:val="21"/>
              </w:rPr>
            </w:pPr>
            <w:del w:id="688" w:author="Si-yuan LIU" w:date="2026-07-24T14:26:00Z" w16du:dateUtc="2026-07-24T06:26:00Z">
              <w:r w:rsidDel="00964E30">
                <w:rPr>
                  <w:color w:val="000000" w:themeColor="text1"/>
                  <w:kern w:val="0"/>
                  <w:sz w:val="21"/>
                  <w:szCs w:val="21"/>
                </w:rPr>
                <w:delText>37.45</w:delText>
              </w:r>
            </w:del>
          </w:p>
        </w:tc>
        <w:tc>
          <w:tcPr>
            <w:tcW w:w="992" w:type="dxa"/>
            <w:tcBorders>
              <w:top w:val="single" w:sz="4" w:space="0" w:color="auto"/>
              <w:left w:val="single" w:sz="4" w:space="0" w:color="auto"/>
              <w:bottom w:val="single" w:sz="4" w:space="0" w:color="auto"/>
              <w:right w:val="single" w:sz="4" w:space="0" w:color="auto"/>
            </w:tcBorders>
            <w:vAlign w:val="center"/>
            <w:tcPrChange w:id="689" w:author="怡然 刘 [2]" w:date="2026-07-07T15:51:00Z">
              <w:tcPr>
                <w:tcW w:w="992" w:type="dxa"/>
                <w:tcBorders>
                  <w:top w:val="single" w:sz="4" w:space="0" w:color="auto"/>
                  <w:left w:val="single" w:sz="4" w:space="0" w:color="auto"/>
                  <w:bottom w:val="single" w:sz="4" w:space="0" w:color="auto"/>
                  <w:right w:val="single" w:sz="4" w:space="0" w:color="auto"/>
                </w:tcBorders>
                <w:vAlign w:val="center"/>
              </w:tcPr>
            </w:tcPrChange>
          </w:tcPr>
          <w:p w14:paraId="1465D369" w14:textId="41FC73BB" w:rsidR="005F457E" w:rsidDel="00964E30" w:rsidRDefault="00000000">
            <w:pPr>
              <w:adjustRightInd w:val="0"/>
              <w:snapToGrid w:val="0"/>
              <w:spacing w:after="0" w:line="240" w:lineRule="auto"/>
              <w:ind w:firstLineChars="0" w:firstLine="0"/>
              <w:jc w:val="right"/>
              <w:rPr>
                <w:del w:id="690" w:author="Si-yuan LIU" w:date="2026-07-24T14:26:00Z" w16du:dateUtc="2026-07-24T06:26:00Z"/>
                <w:color w:val="000000" w:themeColor="text1"/>
                <w:kern w:val="0"/>
                <w:sz w:val="21"/>
                <w:szCs w:val="21"/>
              </w:rPr>
            </w:pPr>
            <w:del w:id="691" w:author="Si-yuan LIU" w:date="2026-07-24T14:26:00Z" w16du:dateUtc="2026-07-24T06:26:00Z">
              <w:r w:rsidDel="00964E30">
                <w:rPr>
                  <w:color w:val="000000" w:themeColor="text1"/>
                  <w:kern w:val="0"/>
                  <w:sz w:val="21"/>
                  <w:szCs w:val="21"/>
                </w:rPr>
                <w:delText>100%</w:delText>
              </w:r>
            </w:del>
          </w:p>
        </w:tc>
        <w:tc>
          <w:tcPr>
            <w:tcW w:w="1696" w:type="dxa"/>
            <w:tcBorders>
              <w:top w:val="single" w:sz="4" w:space="0" w:color="auto"/>
              <w:left w:val="single" w:sz="4" w:space="0" w:color="auto"/>
              <w:bottom w:val="single" w:sz="4" w:space="0" w:color="auto"/>
              <w:right w:val="single" w:sz="4" w:space="0" w:color="auto"/>
            </w:tcBorders>
            <w:vAlign w:val="center"/>
            <w:tcPrChange w:id="692" w:author="怡然 刘 [2]" w:date="2026-07-07T15:51:00Z">
              <w:tcPr>
                <w:tcW w:w="1696" w:type="dxa"/>
                <w:tcBorders>
                  <w:top w:val="single" w:sz="4" w:space="0" w:color="auto"/>
                  <w:left w:val="single" w:sz="4" w:space="0" w:color="auto"/>
                  <w:bottom w:val="single" w:sz="4" w:space="0" w:color="auto"/>
                  <w:right w:val="single" w:sz="4" w:space="0" w:color="auto"/>
                </w:tcBorders>
                <w:vAlign w:val="center"/>
              </w:tcPr>
            </w:tcPrChange>
          </w:tcPr>
          <w:p w14:paraId="49A0970E" w14:textId="07FE42D0" w:rsidR="005F457E" w:rsidDel="00964E30" w:rsidRDefault="00000000">
            <w:pPr>
              <w:adjustRightInd w:val="0"/>
              <w:snapToGrid w:val="0"/>
              <w:spacing w:after="0" w:line="240" w:lineRule="auto"/>
              <w:ind w:firstLineChars="0" w:firstLine="0"/>
              <w:jc w:val="left"/>
              <w:rPr>
                <w:del w:id="693" w:author="Si-yuan LIU" w:date="2026-07-24T14:26:00Z" w16du:dateUtc="2026-07-24T06:26:00Z"/>
                <w:color w:val="000000" w:themeColor="text1"/>
                <w:kern w:val="0"/>
                <w:sz w:val="21"/>
                <w:szCs w:val="21"/>
              </w:rPr>
            </w:pPr>
            <w:del w:id="694" w:author="Si-yuan LIU" w:date="2026-07-24T14:26:00Z" w16du:dateUtc="2026-07-24T06:26:00Z">
              <w:r w:rsidDel="00964E30">
                <w:rPr>
                  <w:rFonts w:hint="eastAsia"/>
                  <w:color w:val="000000" w:themeColor="text1"/>
                  <w:kern w:val="0"/>
                  <w:sz w:val="21"/>
                  <w:szCs w:val="21"/>
                </w:rPr>
                <w:delText>奥飞数据通过固安聚龙间接持有该资产</w:delText>
              </w:r>
            </w:del>
          </w:p>
        </w:tc>
        <w:tc>
          <w:tcPr>
            <w:tcW w:w="1275" w:type="dxa"/>
            <w:tcBorders>
              <w:top w:val="single" w:sz="4" w:space="0" w:color="auto"/>
              <w:left w:val="single" w:sz="4" w:space="0" w:color="auto"/>
              <w:bottom w:val="single" w:sz="4" w:space="0" w:color="auto"/>
              <w:right w:val="single" w:sz="4" w:space="0" w:color="auto"/>
            </w:tcBorders>
            <w:vAlign w:val="center"/>
            <w:tcPrChange w:id="695" w:author="怡然 刘 [2]" w:date="2026-07-07T15:51:00Z">
              <w:tcPr>
                <w:tcW w:w="1275" w:type="dxa"/>
                <w:tcBorders>
                  <w:top w:val="single" w:sz="4" w:space="0" w:color="auto"/>
                  <w:left w:val="single" w:sz="4" w:space="0" w:color="auto"/>
                  <w:bottom w:val="single" w:sz="4" w:space="0" w:color="auto"/>
                  <w:right w:val="single" w:sz="4" w:space="0" w:color="auto"/>
                </w:tcBorders>
                <w:vAlign w:val="center"/>
              </w:tcPr>
            </w:tcPrChange>
          </w:tcPr>
          <w:p w14:paraId="12654055" w14:textId="36A27B42" w:rsidR="005F457E" w:rsidDel="00964E30" w:rsidRDefault="00000000">
            <w:pPr>
              <w:adjustRightInd w:val="0"/>
              <w:snapToGrid w:val="0"/>
              <w:spacing w:after="0" w:line="240" w:lineRule="auto"/>
              <w:ind w:firstLineChars="0" w:firstLine="0"/>
              <w:jc w:val="center"/>
              <w:rPr>
                <w:del w:id="696" w:author="Si-yuan LIU" w:date="2026-07-24T14:26:00Z" w16du:dateUtc="2026-07-24T06:26:00Z"/>
                <w:color w:val="000000" w:themeColor="text1"/>
                <w:kern w:val="0"/>
                <w:sz w:val="21"/>
                <w:szCs w:val="21"/>
              </w:rPr>
            </w:pPr>
            <w:del w:id="697" w:author="Si-yuan LIU" w:date="2026-07-24T14:26:00Z" w16du:dateUtc="2026-07-24T06:26:00Z">
              <w:r w:rsidDel="00964E30">
                <w:rPr>
                  <w:color w:val="000000" w:themeColor="text1"/>
                  <w:kern w:val="0"/>
                  <w:sz w:val="21"/>
                  <w:szCs w:val="21"/>
                </w:rPr>
                <w:delText>87%</w:delText>
              </w:r>
            </w:del>
          </w:p>
        </w:tc>
        <w:tc>
          <w:tcPr>
            <w:tcW w:w="1228" w:type="dxa"/>
            <w:tcBorders>
              <w:top w:val="single" w:sz="4" w:space="0" w:color="auto"/>
              <w:left w:val="single" w:sz="4" w:space="0" w:color="auto"/>
              <w:bottom w:val="single" w:sz="4" w:space="0" w:color="auto"/>
              <w:right w:val="single" w:sz="4" w:space="0" w:color="auto"/>
            </w:tcBorders>
            <w:vAlign w:val="center"/>
            <w:tcPrChange w:id="698" w:author="怡然 刘 [2]" w:date="2026-07-07T15:51:00Z">
              <w:tcPr>
                <w:tcW w:w="1228" w:type="dxa"/>
                <w:tcBorders>
                  <w:top w:val="single" w:sz="4" w:space="0" w:color="auto"/>
                  <w:left w:val="single" w:sz="4" w:space="0" w:color="auto"/>
                  <w:bottom w:val="single" w:sz="4" w:space="0" w:color="auto"/>
                  <w:right w:val="single" w:sz="4" w:space="0" w:color="auto"/>
                </w:tcBorders>
                <w:vAlign w:val="center"/>
              </w:tcPr>
            </w:tcPrChange>
          </w:tcPr>
          <w:p w14:paraId="5ED21AE5" w14:textId="6E5D87F2" w:rsidR="005F457E" w:rsidDel="00964E30" w:rsidRDefault="00000000">
            <w:pPr>
              <w:adjustRightInd w:val="0"/>
              <w:snapToGrid w:val="0"/>
              <w:spacing w:after="0" w:line="240" w:lineRule="auto"/>
              <w:ind w:firstLineChars="0" w:firstLine="0"/>
              <w:jc w:val="center"/>
              <w:rPr>
                <w:del w:id="699" w:author="Si-yuan LIU" w:date="2026-07-24T14:26:00Z" w16du:dateUtc="2026-07-24T06:26:00Z"/>
                <w:color w:val="000000" w:themeColor="text1"/>
                <w:kern w:val="0"/>
                <w:sz w:val="21"/>
                <w:szCs w:val="21"/>
              </w:rPr>
            </w:pPr>
            <w:del w:id="700" w:author="Si-yuan LIU" w:date="2026-07-24T14:26:00Z" w16du:dateUtc="2026-07-24T06:26:00Z">
              <w:r w:rsidDel="00964E30">
                <w:rPr>
                  <w:rFonts w:eastAsia="楷体_GB2312"/>
                  <w:kern w:val="0"/>
                  <w:sz w:val="21"/>
                </w:rPr>
                <w:delText>15,296.99</w:delText>
              </w:r>
            </w:del>
          </w:p>
        </w:tc>
        <w:tc>
          <w:tcPr>
            <w:tcW w:w="1229" w:type="dxa"/>
            <w:tcBorders>
              <w:top w:val="single" w:sz="4" w:space="0" w:color="auto"/>
              <w:left w:val="single" w:sz="4" w:space="0" w:color="auto"/>
              <w:bottom w:val="single" w:sz="4" w:space="0" w:color="auto"/>
              <w:right w:val="single" w:sz="4" w:space="0" w:color="auto"/>
            </w:tcBorders>
            <w:vAlign w:val="center"/>
            <w:tcPrChange w:id="701" w:author="怡然 刘 [2]" w:date="2026-07-07T15:51:00Z">
              <w:tcPr>
                <w:tcW w:w="1229" w:type="dxa"/>
                <w:tcBorders>
                  <w:top w:val="single" w:sz="4" w:space="0" w:color="auto"/>
                  <w:left w:val="single" w:sz="4" w:space="0" w:color="auto"/>
                  <w:bottom w:val="single" w:sz="4" w:space="0" w:color="auto"/>
                  <w:right w:val="single" w:sz="4" w:space="0" w:color="auto"/>
                </w:tcBorders>
                <w:vAlign w:val="center"/>
              </w:tcPr>
            </w:tcPrChange>
          </w:tcPr>
          <w:p w14:paraId="6BB48E8E" w14:textId="364EE47F" w:rsidR="005F457E" w:rsidDel="00964E30" w:rsidRDefault="00000000">
            <w:pPr>
              <w:adjustRightInd w:val="0"/>
              <w:snapToGrid w:val="0"/>
              <w:spacing w:after="0" w:line="240" w:lineRule="auto"/>
              <w:ind w:firstLineChars="0" w:firstLine="0"/>
              <w:jc w:val="center"/>
              <w:rPr>
                <w:del w:id="702" w:author="Si-yuan LIU" w:date="2026-07-24T14:26:00Z" w16du:dateUtc="2026-07-24T06:26:00Z"/>
                <w:color w:val="000000" w:themeColor="text1"/>
                <w:kern w:val="0"/>
                <w:sz w:val="21"/>
                <w:szCs w:val="21"/>
              </w:rPr>
            </w:pPr>
            <w:del w:id="703" w:author="Si-yuan LIU" w:date="2026-07-24T14:26:00Z" w16du:dateUtc="2026-07-24T06:26:00Z">
              <w:r w:rsidDel="00964E30">
                <w:rPr>
                  <w:rFonts w:eastAsia="楷体_GB2312"/>
                  <w:kern w:val="0"/>
                  <w:sz w:val="21"/>
                </w:rPr>
                <w:delText>46,698.30</w:delText>
              </w:r>
            </w:del>
          </w:p>
        </w:tc>
        <w:tc>
          <w:tcPr>
            <w:tcW w:w="1229" w:type="dxa"/>
            <w:tcBorders>
              <w:top w:val="single" w:sz="4" w:space="0" w:color="auto"/>
              <w:left w:val="single" w:sz="4" w:space="0" w:color="auto"/>
              <w:bottom w:val="single" w:sz="4" w:space="0" w:color="auto"/>
              <w:right w:val="single" w:sz="4" w:space="0" w:color="auto"/>
            </w:tcBorders>
            <w:vAlign w:val="center"/>
            <w:tcPrChange w:id="704" w:author="怡然 刘 [2]" w:date="2026-07-07T15:51:00Z">
              <w:tcPr>
                <w:tcW w:w="1229" w:type="dxa"/>
                <w:tcBorders>
                  <w:top w:val="single" w:sz="4" w:space="0" w:color="auto"/>
                  <w:left w:val="single" w:sz="4" w:space="0" w:color="auto"/>
                  <w:bottom w:val="single" w:sz="4" w:space="0" w:color="auto"/>
                  <w:right w:val="single" w:sz="4" w:space="0" w:color="auto"/>
                </w:tcBorders>
                <w:vAlign w:val="center"/>
              </w:tcPr>
            </w:tcPrChange>
          </w:tcPr>
          <w:p w14:paraId="08252285" w14:textId="2C500D93" w:rsidR="005F457E" w:rsidDel="00964E30" w:rsidRDefault="00000000">
            <w:pPr>
              <w:adjustRightInd w:val="0"/>
              <w:snapToGrid w:val="0"/>
              <w:spacing w:after="0" w:line="240" w:lineRule="auto"/>
              <w:ind w:firstLineChars="0" w:firstLine="0"/>
              <w:jc w:val="center"/>
              <w:rPr>
                <w:del w:id="705" w:author="Si-yuan LIU" w:date="2026-07-24T14:26:00Z" w16du:dateUtc="2026-07-24T06:26:00Z"/>
                <w:color w:val="000000" w:themeColor="text1"/>
                <w:kern w:val="0"/>
                <w:sz w:val="21"/>
                <w:szCs w:val="21"/>
              </w:rPr>
            </w:pPr>
            <w:del w:id="706" w:author="Si-yuan LIU" w:date="2026-07-24T14:26:00Z" w16du:dateUtc="2026-07-24T06:26:00Z">
              <w:r w:rsidDel="00964E30">
                <w:rPr>
                  <w:color w:val="000000" w:themeColor="text1"/>
                  <w:kern w:val="0"/>
                  <w:sz w:val="21"/>
                  <w:szCs w:val="21"/>
                </w:rPr>
                <w:delText>85,048.62</w:delText>
              </w:r>
            </w:del>
          </w:p>
        </w:tc>
      </w:tr>
      <w:tr w:rsidR="005F457E" w:rsidDel="00964E30" w14:paraId="6FABDF96" w14:textId="597765B0" w:rsidTr="005F457E">
        <w:trPr>
          <w:jc w:val="center"/>
          <w:del w:id="707" w:author="Si-yuan LIU" w:date="2026-07-24T14:26:00Z" w16du:dateUtc="2026-07-24T06:26:00Z"/>
          <w:trPrChange w:id="708" w:author="怡然 刘 [2]" w:date="2026-07-07T15:51:00Z">
            <w:trPr>
              <w:jc w:val="center"/>
            </w:trPr>
          </w:trPrChange>
        </w:trPr>
        <w:tc>
          <w:tcPr>
            <w:tcW w:w="1417" w:type="dxa"/>
            <w:tcBorders>
              <w:top w:val="single" w:sz="4" w:space="0" w:color="auto"/>
              <w:left w:val="single" w:sz="4" w:space="0" w:color="auto"/>
              <w:bottom w:val="single" w:sz="4" w:space="0" w:color="auto"/>
              <w:right w:val="single" w:sz="4" w:space="0" w:color="auto"/>
            </w:tcBorders>
            <w:vAlign w:val="center"/>
            <w:tcPrChange w:id="709" w:author="怡然 刘 [2]" w:date="2026-07-07T15:51:00Z">
              <w:tcPr>
                <w:tcW w:w="1417" w:type="dxa"/>
                <w:tcBorders>
                  <w:top w:val="single" w:sz="4" w:space="0" w:color="auto"/>
                  <w:left w:val="single" w:sz="4" w:space="0" w:color="auto"/>
                  <w:bottom w:val="single" w:sz="4" w:space="0" w:color="auto"/>
                  <w:right w:val="single" w:sz="4" w:space="0" w:color="auto"/>
                </w:tcBorders>
                <w:vAlign w:val="center"/>
              </w:tcPr>
            </w:tcPrChange>
          </w:tcPr>
          <w:p w14:paraId="59444711" w14:textId="3AB5BDDA" w:rsidR="005F457E" w:rsidDel="00964E30" w:rsidRDefault="00000000">
            <w:pPr>
              <w:adjustRightInd w:val="0"/>
              <w:snapToGrid w:val="0"/>
              <w:spacing w:after="0" w:line="240" w:lineRule="auto"/>
              <w:ind w:firstLineChars="0" w:firstLine="0"/>
              <w:jc w:val="left"/>
              <w:rPr>
                <w:del w:id="710" w:author="Si-yuan LIU" w:date="2026-07-24T14:26:00Z" w16du:dateUtc="2026-07-24T06:26:00Z"/>
                <w:color w:val="000000" w:themeColor="text1"/>
                <w:kern w:val="0"/>
                <w:sz w:val="21"/>
                <w:szCs w:val="21"/>
              </w:rPr>
            </w:pPr>
            <w:del w:id="711" w:author="Si-yuan LIU" w:date="2026-07-24T14:26:00Z" w16du:dateUtc="2026-07-24T06:26:00Z">
              <w:r w:rsidDel="00964E30">
                <w:rPr>
                  <w:rFonts w:hint="eastAsia"/>
                  <w:color w:val="000000" w:themeColor="text1"/>
                  <w:kern w:val="0"/>
                  <w:sz w:val="21"/>
                  <w:szCs w:val="21"/>
                </w:rPr>
                <w:delText>武清数据中心项目工程</w:delText>
              </w:r>
            </w:del>
          </w:p>
        </w:tc>
        <w:tc>
          <w:tcPr>
            <w:tcW w:w="708" w:type="dxa"/>
            <w:tcBorders>
              <w:top w:val="single" w:sz="4" w:space="0" w:color="auto"/>
              <w:left w:val="single" w:sz="4" w:space="0" w:color="auto"/>
              <w:bottom w:val="single" w:sz="4" w:space="0" w:color="auto"/>
              <w:right w:val="single" w:sz="4" w:space="0" w:color="auto"/>
            </w:tcBorders>
            <w:vAlign w:val="center"/>
            <w:tcPrChange w:id="712" w:author="怡然 刘 [2]" w:date="2026-07-07T15:51:00Z">
              <w:tcPr>
                <w:tcW w:w="708" w:type="dxa"/>
                <w:tcBorders>
                  <w:top w:val="single" w:sz="4" w:space="0" w:color="auto"/>
                  <w:left w:val="single" w:sz="4" w:space="0" w:color="auto"/>
                  <w:bottom w:val="single" w:sz="4" w:space="0" w:color="auto"/>
                  <w:right w:val="single" w:sz="4" w:space="0" w:color="auto"/>
                </w:tcBorders>
                <w:vAlign w:val="center"/>
              </w:tcPr>
            </w:tcPrChange>
          </w:tcPr>
          <w:p w14:paraId="695A5610" w14:textId="01A48292" w:rsidR="005F457E" w:rsidDel="00964E30" w:rsidRDefault="00000000">
            <w:pPr>
              <w:adjustRightInd w:val="0"/>
              <w:snapToGrid w:val="0"/>
              <w:spacing w:after="0" w:line="240" w:lineRule="auto"/>
              <w:ind w:firstLineChars="0" w:firstLine="0"/>
              <w:jc w:val="center"/>
              <w:rPr>
                <w:del w:id="713" w:author="Si-yuan LIU" w:date="2026-07-24T14:26:00Z" w16du:dateUtc="2026-07-24T06:26:00Z"/>
                <w:color w:val="000000" w:themeColor="text1"/>
                <w:kern w:val="0"/>
                <w:sz w:val="21"/>
                <w:szCs w:val="21"/>
              </w:rPr>
            </w:pPr>
            <w:del w:id="714" w:author="Si-yuan LIU" w:date="2026-07-24T14:26:00Z" w16du:dateUtc="2026-07-24T06:26:00Z">
              <w:r w:rsidDel="00964E30">
                <w:rPr>
                  <w:rFonts w:hint="eastAsia"/>
                  <w:color w:val="000000" w:themeColor="text1"/>
                  <w:kern w:val="0"/>
                  <w:sz w:val="21"/>
                  <w:szCs w:val="21"/>
                </w:rPr>
                <w:delText>数据中心</w:delText>
              </w:r>
            </w:del>
          </w:p>
        </w:tc>
        <w:tc>
          <w:tcPr>
            <w:tcW w:w="849" w:type="dxa"/>
            <w:tcBorders>
              <w:top w:val="single" w:sz="4" w:space="0" w:color="auto"/>
              <w:left w:val="single" w:sz="4" w:space="0" w:color="auto"/>
              <w:bottom w:val="single" w:sz="4" w:space="0" w:color="auto"/>
              <w:right w:val="single" w:sz="4" w:space="0" w:color="auto"/>
            </w:tcBorders>
            <w:vAlign w:val="center"/>
            <w:tcPrChange w:id="715" w:author="怡然 刘 [2]" w:date="2026-07-07T15:51:00Z">
              <w:tcPr>
                <w:tcW w:w="849" w:type="dxa"/>
                <w:tcBorders>
                  <w:top w:val="single" w:sz="4" w:space="0" w:color="auto"/>
                  <w:left w:val="single" w:sz="4" w:space="0" w:color="auto"/>
                  <w:bottom w:val="single" w:sz="4" w:space="0" w:color="auto"/>
                  <w:right w:val="single" w:sz="4" w:space="0" w:color="auto"/>
                </w:tcBorders>
                <w:vAlign w:val="center"/>
              </w:tcPr>
            </w:tcPrChange>
          </w:tcPr>
          <w:p w14:paraId="64BE9E5A" w14:textId="5453B50F" w:rsidR="005F457E" w:rsidDel="00964E30" w:rsidRDefault="00000000">
            <w:pPr>
              <w:adjustRightInd w:val="0"/>
              <w:snapToGrid w:val="0"/>
              <w:spacing w:after="0" w:line="240" w:lineRule="auto"/>
              <w:ind w:firstLineChars="0" w:firstLine="0"/>
              <w:jc w:val="left"/>
              <w:rPr>
                <w:del w:id="716" w:author="Si-yuan LIU" w:date="2026-07-24T14:26:00Z" w16du:dateUtc="2026-07-24T06:26:00Z"/>
                <w:color w:val="000000" w:themeColor="text1"/>
                <w:kern w:val="0"/>
                <w:sz w:val="21"/>
                <w:szCs w:val="21"/>
              </w:rPr>
            </w:pPr>
            <w:del w:id="717" w:author="Si-yuan LIU" w:date="2026-07-24T14:26:00Z" w16du:dateUtc="2026-07-24T06:26:00Z">
              <w:r w:rsidDel="00964E30">
                <w:rPr>
                  <w:rFonts w:hint="eastAsia"/>
                  <w:color w:val="000000" w:themeColor="text1"/>
                  <w:kern w:val="0"/>
                  <w:sz w:val="21"/>
                  <w:szCs w:val="21"/>
                </w:rPr>
                <w:delText>天津市武清区</w:delText>
              </w:r>
            </w:del>
          </w:p>
        </w:tc>
        <w:tc>
          <w:tcPr>
            <w:tcW w:w="2406" w:type="dxa"/>
            <w:tcBorders>
              <w:top w:val="single" w:sz="4" w:space="0" w:color="auto"/>
              <w:left w:val="single" w:sz="4" w:space="0" w:color="auto"/>
              <w:bottom w:val="single" w:sz="4" w:space="0" w:color="auto"/>
              <w:right w:val="single" w:sz="4" w:space="0" w:color="auto"/>
            </w:tcBorders>
            <w:vAlign w:val="center"/>
            <w:tcPrChange w:id="718" w:author="怡然 刘 [2]" w:date="2026-07-07T15:51:00Z">
              <w:tcPr>
                <w:tcW w:w="2406" w:type="dxa"/>
                <w:tcBorders>
                  <w:top w:val="single" w:sz="4" w:space="0" w:color="auto"/>
                  <w:left w:val="single" w:sz="4" w:space="0" w:color="auto"/>
                  <w:bottom w:val="single" w:sz="4" w:space="0" w:color="auto"/>
                  <w:right w:val="single" w:sz="4" w:space="0" w:color="auto"/>
                </w:tcBorders>
                <w:vAlign w:val="center"/>
              </w:tcPr>
            </w:tcPrChange>
          </w:tcPr>
          <w:p w14:paraId="5BD2EBFE" w14:textId="2A021240" w:rsidR="005F457E" w:rsidDel="00964E30" w:rsidRDefault="00000000">
            <w:pPr>
              <w:adjustRightInd w:val="0"/>
              <w:snapToGrid w:val="0"/>
              <w:spacing w:after="0" w:line="240" w:lineRule="auto"/>
              <w:ind w:firstLineChars="0" w:firstLine="0"/>
              <w:jc w:val="left"/>
              <w:rPr>
                <w:del w:id="719" w:author="Si-yuan LIU" w:date="2026-07-24T14:26:00Z" w16du:dateUtc="2026-07-24T06:26:00Z"/>
                <w:color w:val="000000" w:themeColor="text1"/>
                <w:kern w:val="0"/>
                <w:sz w:val="21"/>
                <w:szCs w:val="21"/>
              </w:rPr>
            </w:pPr>
            <w:del w:id="720" w:author="Si-yuan LIU" w:date="2026-07-24T14:26:00Z" w16du:dateUtc="2026-07-24T06:26:00Z">
              <w:r w:rsidDel="00964E30">
                <w:rPr>
                  <w:rFonts w:hint="eastAsia"/>
                  <w:color w:val="000000" w:themeColor="text1"/>
                  <w:kern w:val="0"/>
                  <w:sz w:val="21"/>
                  <w:szCs w:val="21"/>
                </w:rPr>
                <w:delText>其中</w:delText>
              </w:r>
              <w:r w:rsidDel="00964E30">
                <w:rPr>
                  <w:color w:val="000000" w:themeColor="text1"/>
                  <w:kern w:val="0"/>
                  <w:sz w:val="21"/>
                  <w:szCs w:val="21"/>
                </w:rPr>
                <w:delText>75MW</w:delText>
              </w:r>
              <w:r w:rsidDel="00964E30">
                <w:rPr>
                  <w:rFonts w:hint="eastAsia"/>
                  <w:color w:val="000000" w:themeColor="text1"/>
                  <w:kern w:val="0"/>
                  <w:sz w:val="21"/>
                  <w:szCs w:val="21"/>
                </w:rPr>
                <w:delText>机柜自</w:delText>
              </w:r>
              <w:r w:rsidDel="00964E30">
                <w:rPr>
                  <w:color w:val="000000" w:themeColor="text1"/>
                  <w:kern w:val="0"/>
                  <w:sz w:val="21"/>
                  <w:szCs w:val="21"/>
                </w:rPr>
                <w:delText>2024</w:delText>
              </w:r>
              <w:r w:rsidDel="00964E30">
                <w:rPr>
                  <w:rFonts w:hint="eastAsia"/>
                  <w:color w:val="000000" w:themeColor="text1"/>
                  <w:kern w:val="0"/>
                  <w:sz w:val="21"/>
                  <w:szCs w:val="21"/>
                </w:rPr>
                <w:delText>年</w:delText>
              </w:r>
              <w:r w:rsidDel="00964E30">
                <w:rPr>
                  <w:color w:val="000000" w:themeColor="text1"/>
                  <w:kern w:val="0"/>
                  <w:sz w:val="21"/>
                  <w:szCs w:val="21"/>
                </w:rPr>
                <w:delText>6</w:delText>
              </w:r>
              <w:r w:rsidDel="00964E30">
                <w:rPr>
                  <w:rFonts w:hint="eastAsia"/>
                  <w:color w:val="000000" w:themeColor="text1"/>
                  <w:kern w:val="0"/>
                  <w:sz w:val="21"/>
                  <w:szCs w:val="21"/>
                </w:rPr>
                <w:delText>月至</w:delText>
              </w:r>
              <w:r w:rsidDel="00964E30">
                <w:rPr>
                  <w:color w:val="000000" w:themeColor="text1"/>
                  <w:kern w:val="0"/>
                  <w:sz w:val="21"/>
                  <w:szCs w:val="21"/>
                </w:rPr>
                <w:delText>2025</w:delText>
              </w:r>
              <w:r w:rsidDel="00964E30">
                <w:rPr>
                  <w:rFonts w:hint="eastAsia"/>
                  <w:color w:val="000000" w:themeColor="text1"/>
                  <w:kern w:val="0"/>
                  <w:sz w:val="21"/>
                  <w:szCs w:val="21"/>
                </w:rPr>
                <w:delText>年</w:delText>
              </w:r>
              <w:r w:rsidDel="00964E30">
                <w:rPr>
                  <w:color w:val="000000" w:themeColor="text1"/>
                  <w:kern w:val="0"/>
                  <w:sz w:val="21"/>
                  <w:szCs w:val="21"/>
                </w:rPr>
                <w:delText>8</w:delText>
              </w:r>
              <w:r w:rsidDel="00964E30">
                <w:rPr>
                  <w:rFonts w:hint="eastAsia"/>
                  <w:color w:val="000000" w:themeColor="text1"/>
                  <w:kern w:val="0"/>
                  <w:sz w:val="21"/>
                  <w:szCs w:val="21"/>
                </w:rPr>
                <w:delText>月陆续建成并交付使用，剩余</w:delText>
              </w:r>
              <w:r w:rsidDel="00964E30">
                <w:rPr>
                  <w:color w:val="000000" w:themeColor="text1"/>
                  <w:kern w:val="0"/>
                  <w:sz w:val="21"/>
                  <w:szCs w:val="21"/>
                </w:rPr>
                <w:delText>7.5MW</w:delText>
              </w:r>
              <w:r w:rsidDel="00964E30">
                <w:rPr>
                  <w:rFonts w:hint="eastAsia"/>
                  <w:color w:val="000000" w:themeColor="text1"/>
                  <w:kern w:val="0"/>
                  <w:sz w:val="21"/>
                  <w:szCs w:val="21"/>
                </w:rPr>
                <w:delText>机柜预计于</w:delText>
              </w:r>
              <w:r w:rsidDel="00964E30">
                <w:rPr>
                  <w:color w:val="000000" w:themeColor="text1"/>
                  <w:kern w:val="0"/>
                  <w:sz w:val="21"/>
                  <w:szCs w:val="21"/>
                </w:rPr>
                <w:delText>2027</w:delText>
              </w:r>
              <w:r w:rsidDel="00964E30">
                <w:rPr>
                  <w:rFonts w:hint="eastAsia"/>
                  <w:color w:val="000000" w:themeColor="text1"/>
                  <w:kern w:val="0"/>
                  <w:sz w:val="21"/>
                  <w:szCs w:val="21"/>
                </w:rPr>
                <w:delText>年年中交付</w:delText>
              </w:r>
            </w:del>
          </w:p>
        </w:tc>
        <w:tc>
          <w:tcPr>
            <w:tcW w:w="1283" w:type="dxa"/>
            <w:tcBorders>
              <w:top w:val="single" w:sz="4" w:space="0" w:color="auto"/>
              <w:left w:val="single" w:sz="4" w:space="0" w:color="auto"/>
              <w:bottom w:val="single" w:sz="4" w:space="0" w:color="auto"/>
              <w:right w:val="single" w:sz="4" w:space="0" w:color="auto"/>
            </w:tcBorders>
            <w:vAlign w:val="center"/>
            <w:tcPrChange w:id="721" w:author="怡然 刘 [2]" w:date="2026-07-07T15:51:00Z">
              <w:tcPr>
                <w:tcW w:w="1283" w:type="dxa"/>
                <w:tcBorders>
                  <w:top w:val="single" w:sz="4" w:space="0" w:color="auto"/>
                  <w:left w:val="single" w:sz="4" w:space="0" w:color="auto"/>
                  <w:bottom w:val="single" w:sz="4" w:space="0" w:color="auto"/>
                  <w:right w:val="single" w:sz="4" w:space="0" w:color="auto"/>
                </w:tcBorders>
                <w:vAlign w:val="center"/>
              </w:tcPr>
            </w:tcPrChange>
          </w:tcPr>
          <w:p w14:paraId="2B06FB83" w14:textId="331EEA1F" w:rsidR="005F457E" w:rsidDel="00964E30" w:rsidRDefault="00000000">
            <w:pPr>
              <w:adjustRightInd w:val="0"/>
              <w:snapToGrid w:val="0"/>
              <w:spacing w:after="0" w:line="240" w:lineRule="auto"/>
              <w:ind w:firstLineChars="0" w:firstLine="0"/>
              <w:jc w:val="right"/>
              <w:rPr>
                <w:del w:id="722" w:author="Si-yuan LIU" w:date="2026-07-24T14:26:00Z" w16du:dateUtc="2026-07-24T06:26:00Z"/>
                <w:color w:val="000000" w:themeColor="text1"/>
                <w:kern w:val="0"/>
                <w:sz w:val="21"/>
                <w:szCs w:val="21"/>
              </w:rPr>
            </w:pPr>
            <w:del w:id="723" w:author="Si-yuan LIU" w:date="2026-07-24T14:26:00Z" w16du:dateUtc="2026-07-24T06:26:00Z">
              <w:r w:rsidDel="00964E30">
                <w:rPr>
                  <w:color w:val="000000" w:themeColor="text1"/>
                  <w:kern w:val="0"/>
                  <w:sz w:val="21"/>
                  <w:szCs w:val="21"/>
                </w:rPr>
                <w:delText>82.50</w:delText>
              </w:r>
            </w:del>
          </w:p>
        </w:tc>
        <w:tc>
          <w:tcPr>
            <w:tcW w:w="992" w:type="dxa"/>
            <w:tcBorders>
              <w:top w:val="single" w:sz="4" w:space="0" w:color="auto"/>
              <w:left w:val="single" w:sz="4" w:space="0" w:color="auto"/>
              <w:bottom w:val="single" w:sz="4" w:space="0" w:color="auto"/>
              <w:right w:val="single" w:sz="4" w:space="0" w:color="auto"/>
            </w:tcBorders>
            <w:vAlign w:val="center"/>
            <w:tcPrChange w:id="724" w:author="怡然 刘 [2]" w:date="2026-07-07T15:51:00Z">
              <w:tcPr>
                <w:tcW w:w="992" w:type="dxa"/>
                <w:tcBorders>
                  <w:top w:val="single" w:sz="4" w:space="0" w:color="auto"/>
                  <w:left w:val="single" w:sz="4" w:space="0" w:color="auto"/>
                  <w:bottom w:val="single" w:sz="4" w:space="0" w:color="auto"/>
                  <w:right w:val="single" w:sz="4" w:space="0" w:color="auto"/>
                </w:tcBorders>
                <w:vAlign w:val="center"/>
              </w:tcPr>
            </w:tcPrChange>
          </w:tcPr>
          <w:p w14:paraId="6106E3D2" w14:textId="13DDA4AD" w:rsidR="005F457E" w:rsidDel="00964E30" w:rsidRDefault="00000000">
            <w:pPr>
              <w:adjustRightInd w:val="0"/>
              <w:snapToGrid w:val="0"/>
              <w:spacing w:after="0" w:line="240" w:lineRule="auto"/>
              <w:ind w:firstLineChars="0" w:firstLine="0"/>
              <w:jc w:val="right"/>
              <w:rPr>
                <w:del w:id="725" w:author="Si-yuan LIU" w:date="2026-07-24T14:26:00Z" w16du:dateUtc="2026-07-24T06:26:00Z"/>
                <w:color w:val="000000" w:themeColor="text1"/>
                <w:kern w:val="0"/>
                <w:sz w:val="21"/>
                <w:szCs w:val="21"/>
              </w:rPr>
            </w:pPr>
            <w:del w:id="726" w:author="Si-yuan LIU" w:date="2026-07-24T14:26:00Z" w16du:dateUtc="2026-07-24T06:26:00Z">
              <w:r w:rsidDel="00964E30">
                <w:rPr>
                  <w:color w:val="000000" w:themeColor="text1"/>
                  <w:kern w:val="0"/>
                  <w:sz w:val="21"/>
                  <w:szCs w:val="21"/>
                </w:rPr>
                <w:delText>25.64</w:delText>
              </w:r>
            </w:del>
          </w:p>
        </w:tc>
        <w:tc>
          <w:tcPr>
            <w:tcW w:w="851" w:type="dxa"/>
            <w:tcBorders>
              <w:top w:val="single" w:sz="4" w:space="0" w:color="auto"/>
              <w:left w:val="single" w:sz="4" w:space="0" w:color="auto"/>
              <w:bottom w:val="single" w:sz="4" w:space="0" w:color="auto"/>
              <w:right w:val="single" w:sz="4" w:space="0" w:color="auto"/>
            </w:tcBorders>
            <w:vAlign w:val="center"/>
            <w:tcPrChange w:id="727" w:author="怡然 刘 [2]" w:date="2026-07-07T15:51:00Z">
              <w:tcPr>
                <w:tcW w:w="851" w:type="dxa"/>
                <w:tcBorders>
                  <w:top w:val="single" w:sz="4" w:space="0" w:color="auto"/>
                  <w:left w:val="single" w:sz="4" w:space="0" w:color="auto"/>
                  <w:bottom w:val="single" w:sz="4" w:space="0" w:color="auto"/>
                  <w:right w:val="single" w:sz="4" w:space="0" w:color="auto"/>
                </w:tcBorders>
                <w:vAlign w:val="center"/>
              </w:tcPr>
            </w:tcPrChange>
          </w:tcPr>
          <w:p w14:paraId="569FBDB6" w14:textId="4979F727" w:rsidR="005F457E" w:rsidDel="00964E30" w:rsidRDefault="00000000">
            <w:pPr>
              <w:adjustRightInd w:val="0"/>
              <w:snapToGrid w:val="0"/>
              <w:spacing w:after="0" w:line="240" w:lineRule="auto"/>
              <w:ind w:firstLineChars="0" w:firstLine="0"/>
              <w:jc w:val="right"/>
              <w:rPr>
                <w:del w:id="728" w:author="Si-yuan LIU" w:date="2026-07-24T14:26:00Z" w16du:dateUtc="2026-07-24T06:26:00Z"/>
                <w:color w:val="000000" w:themeColor="text1"/>
                <w:kern w:val="0"/>
                <w:sz w:val="21"/>
                <w:szCs w:val="21"/>
              </w:rPr>
            </w:pPr>
            <w:del w:id="729" w:author="Si-yuan LIU" w:date="2026-07-24T14:26:00Z" w16du:dateUtc="2026-07-24T06:26:00Z">
              <w:r w:rsidDel="00964E30">
                <w:rPr>
                  <w:color w:val="000000" w:themeColor="text1"/>
                  <w:kern w:val="0"/>
                  <w:sz w:val="21"/>
                  <w:szCs w:val="21"/>
                </w:rPr>
                <w:delText>37.53</w:delText>
              </w:r>
            </w:del>
          </w:p>
        </w:tc>
        <w:tc>
          <w:tcPr>
            <w:tcW w:w="992" w:type="dxa"/>
            <w:tcBorders>
              <w:top w:val="single" w:sz="4" w:space="0" w:color="auto"/>
              <w:left w:val="single" w:sz="4" w:space="0" w:color="auto"/>
              <w:bottom w:val="single" w:sz="4" w:space="0" w:color="auto"/>
              <w:right w:val="single" w:sz="4" w:space="0" w:color="auto"/>
            </w:tcBorders>
            <w:vAlign w:val="center"/>
            <w:tcPrChange w:id="730" w:author="怡然 刘 [2]" w:date="2026-07-07T15:51:00Z">
              <w:tcPr>
                <w:tcW w:w="992" w:type="dxa"/>
                <w:tcBorders>
                  <w:top w:val="single" w:sz="4" w:space="0" w:color="auto"/>
                  <w:left w:val="single" w:sz="4" w:space="0" w:color="auto"/>
                  <w:bottom w:val="single" w:sz="4" w:space="0" w:color="auto"/>
                  <w:right w:val="single" w:sz="4" w:space="0" w:color="auto"/>
                </w:tcBorders>
                <w:vAlign w:val="center"/>
              </w:tcPr>
            </w:tcPrChange>
          </w:tcPr>
          <w:p w14:paraId="42619950" w14:textId="3E951E0D" w:rsidR="005F457E" w:rsidDel="00964E30" w:rsidRDefault="00000000">
            <w:pPr>
              <w:adjustRightInd w:val="0"/>
              <w:snapToGrid w:val="0"/>
              <w:spacing w:after="0" w:line="240" w:lineRule="auto"/>
              <w:ind w:firstLineChars="0" w:firstLine="0"/>
              <w:jc w:val="right"/>
              <w:rPr>
                <w:del w:id="731" w:author="Si-yuan LIU" w:date="2026-07-24T14:26:00Z" w16du:dateUtc="2026-07-24T06:26:00Z"/>
                <w:color w:val="000000" w:themeColor="text1"/>
                <w:kern w:val="0"/>
                <w:sz w:val="21"/>
                <w:szCs w:val="21"/>
              </w:rPr>
            </w:pPr>
            <w:del w:id="732" w:author="Si-yuan LIU" w:date="2026-07-24T14:26:00Z" w16du:dateUtc="2026-07-24T06:26:00Z">
              <w:r w:rsidDel="00964E30">
                <w:rPr>
                  <w:color w:val="000000" w:themeColor="text1"/>
                  <w:kern w:val="0"/>
                  <w:sz w:val="21"/>
                  <w:szCs w:val="21"/>
                </w:rPr>
                <w:delText>100%</w:delText>
              </w:r>
            </w:del>
          </w:p>
        </w:tc>
        <w:tc>
          <w:tcPr>
            <w:tcW w:w="1696" w:type="dxa"/>
            <w:tcBorders>
              <w:top w:val="single" w:sz="4" w:space="0" w:color="auto"/>
              <w:left w:val="single" w:sz="4" w:space="0" w:color="auto"/>
              <w:bottom w:val="single" w:sz="4" w:space="0" w:color="auto"/>
              <w:right w:val="single" w:sz="4" w:space="0" w:color="auto"/>
            </w:tcBorders>
            <w:vAlign w:val="center"/>
            <w:tcPrChange w:id="733" w:author="怡然 刘 [2]" w:date="2026-07-07T15:51:00Z">
              <w:tcPr>
                <w:tcW w:w="1696" w:type="dxa"/>
                <w:tcBorders>
                  <w:top w:val="single" w:sz="4" w:space="0" w:color="auto"/>
                  <w:left w:val="single" w:sz="4" w:space="0" w:color="auto"/>
                  <w:bottom w:val="single" w:sz="4" w:space="0" w:color="auto"/>
                  <w:right w:val="single" w:sz="4" w:space="0" w:color="auto"/>
                </w:tcBorders>
                <w:vAlign w:val="center"/>
              </w:tcPr>
            </w:tcPrChange>
          </w:tcPr>
          <w:p w14:paraId="2F05D456" w14:textId="3DA35462" w:rsidR="005F457E" w:rsidDel="00964E30" w:rsidRDefault="00000000">
            <w:pPr>
              <w:adjustRightInd w:val="0"/>
              <w:snapToGrid w:val="0"/>
              <w:spacing w:after="0" w:line="240" w:lineRule="auto"/>
              <w:ind w:firstLineChars="0" w:firstLine="0"/>
              <w:jc w:val="left"/>
              <w:rPr>
                <w:del w:id="734" w:author="Si-yuan LIU" w:date="2026-07-24T14:26:00Z" w16du:dateUtc="2026-07-24T06:26:00Z"/>
                <w:color w:val="000000" w:themeColor="text1"/>
                <w:kern w:val="0"/>
                <w:sz w:val="21"/>
                <w:szCs w:val="21"/>
              </w:rPr>
            </w:pPr>
            <w:del w:id="735" w:author="Si-yuan LIU" w:date="2026-07-24T14:26:00Z" w16du:dateUtc="2026-07-24T06:26:00Z">
              <w:r w:rsidDel="00964E30">
                <w:rPr>
                  <w:rFonts w:hint="eastAsia"/>
                  <w:color w:val="000000" w:themeColor="text1"/>
                  <w:kern w:val="0"/>
                  <w:sz w:val="21"/>
                  <w:szCs w:val="21"/>
                </w:rPr>
                <w:delText>奥飞数据通过天津盘古、天津宸瑞间接持有该资产</w:delText>
              </w:r>
            </w:del>
          </w:p>
        </w:tc>
        <w:tc>
          <w:tcPr>
            <w:tcW w:w="1275" w:type="dxa"/>
            <w:tcBorders>
              <w:top w:val="single" w:sz="4" w:space="0" w:color="auto"/>
              <w:left w:val="single" w:sz="4" w:space="0" w:color="auto"/>
              <w:bottom w:val="single" w:sz="4" w:space="0" w:color="auto"/>
              <w:right w:val="single" w:sz="4" w:space="0" w:color="auto"/>
            </w:tcBorders>
            <w:vAlign w:val="center"/>
            <w:tcPrChange w:id="736" w:author="怡然 刘 [2]" w:date="2026-07-07T15:51:00Z">
              <w:tcPr>
                <w:tcW w:w="1275" w:type="dxa"/>
                <w:tcBorders>
                  <w:top w:val="single" w:sz="4" w:space="0" w:color="auto"/>
                  <w:left w:val="single" w:sz="4" w:space="0" w:color="auto"/>
                  <w:bottom w:val="single" w:sz="4" w:space="0" w:color="auto"/>
                  <w:right w:val="single" w:sz="4" w:space="0" w:color="auto"/>
                </w:tcBorders>
                <w:vAlign w:val="center"/>
              </w:tcPr>
            </w:tcPrChange>
          </w:tcPr>
          <w:p w14:paraId="6097AE51" w14:textId="2EA49185" w:rsidR="005F457E" w:rsidDel="00964E30" w:rsidRDefault="00000000">
            <w:pPr>
              <w:adjustRightInd w:val="0"/>
              <w:snapToGrid w:val="0"/>
              <w:spacing w:after="0" w:line="240" w:lineRule="auto"/>
              <w:ind w:firstLineChars="0" w:firstLine="0"/>
              <w:jc w:val="center"/>
              <w:rPr>
                <w:del w:id="737" w:author="Si-yuan LIU" w:date="2026-07-24T14:26:00Z" w16du:dateUtc="2026-07-24T06:26:00Z"/>
                <w:color w:val="000000" w:themeColor="text1"/>
                <w:kern w:val="0"/>
                <w:sz w:val="21"/>
                <w:szCs w:val="21"/>
              </w:rPr>
            </w:pPr>
            <w:del w:id="738" w:author="Si-yuan LIU" w:date="2026-07-24T14:26:00Z" w16du:dateUtc="2026-07-24T06:26:00Z">
              <w:r w:rsidDel="00964E30">
                <w:rPr>
                  <w:color w:val="000000" w:themeColor="text1"/>
                  <w:kern w:val="0"/>
                  <w:sz w:val="21"/>
                  <w:szCs w:val="21"/>
                </w:rPr>
                <w:delText>80%</w:delText>
              </w:r>
            </w:del>
          </w:p>
        </w:tc>
        <w:tc>
          <w:tcPr>
            <w:tcW w:w="1228" w:type="dxa"/>
            <w:tcBorders>
              <w:top w:val="single" w:sz="4" w:space="0" w:color="auto"/>
              <w:left w:val="single" w:sz="4" w:space="0" w:color="auto"/>
              <w:bottom w:val="single" w:sz="4" w:space="0" w:color="auto"/>
              <w:right w:val="single" w:sz="4" w:space="0" w:color="auto"/>
            </w:tcBorders>
            <w:vAlign w:val="center"/>
            <w:tcPrChange w:id="739" w:author="怡然 刘 [2]" w:date="2026-07-07T15:51:00Z">
              <w:tcPr>
                <w:tcW w:w="1228" w:type="dxa"/>
                <w:tcBorders>
                  <w:top w:val="single" w:sz="4" w:space="0" w:color="auto"/>
                  <w:left w:val="single" w:sz="4" w:space="0" w:color="auto"/>
                  <w:bottom w:val="single" w:sz="4" w:space="0" w:color="auto"/>
                  <w:right w:val="single" w:sz="4" w:space="0" w:color="auto"/>
                </w:tcBorders>
                <w:vAlign w:val="center"/>
              </w:tcPr>
            </w:tcPrChange>
          </w:tcPr>
          <w:p w14:paraId="6293CE27" w14:textId="1F842180" w:rsidR="005F457E" w:rsidDel="00964E30" w:rsidRDefault="00000000">
            <w:pPr>
              <w:adjustRightInd w:val="0"/>
              <w:snapToGrid w:val="0"/>
              <w:spacing w:after="0" w:line="240" w:lineRule="auto"/>
              <w:ind w:firstLineChars="0" w:firstLine="0"/>
              <w:jc w:val="center"/>
              <w:rPr>
                <w:del w:id="740" w:author="Si-yuan LIU" w:date="2026-07-24T14:26:00Z" w16du:dateUtc="2026-07-24T06:26:00Z"/>
                <w:color w:val="000000" w:themeColor="text1"/>
                <w:kern w:val="0"/>
                <w:sz w:val="21"/>
                <w:szCs w:val="21"/>
              </w:rPr>
            </w:pPr>
            <w:del w:id="741" w:author="Si-yuan LIU" w:date="2026-07-24T14:26:00Z" w16du:dateUtc="2026-07-24T06:26:00Z">
              <w:r w:rsidDel="00964E30">
                <w:rPr>
                  <w:color w:val="000000" w:themeColor="text1"/>
                  <w:kern w:val="0"/>
                  <w:sz w:val="21"/>
                  <w:szCs w:val="21"/>
                </w:rPr>
                <w:delText>-</w:delText>
              </w:r>
            </w:del>
          </w:p>
        </w:tc>
        <w:tc>
          <w:tcPr>
            <w:tcW w:w="1229" w:type="dxa"/>
            <w:tcBorders>
              <w:top w:val="single" w:sz="4" w:space="0" w:color="auto"/>
              <w:left w:val="single" w:sz="4" w:space="0" w:color="auto"/>
              <w:bottom w:val="single" w:sz="4" w:space="0" w:color="auto"/>
              <w:right w:val="single" w:sz="4" w:space="0" w:color="auto"/>
            </w:tcBorders>
            <w:vAlign w:val="center"/>
            <w:tcPrChange w:id="742" w:author="怡然 刘 [2]" w:date="2026-07-07T15:51:00Z">
              <w:tcPr>
                <w:tcW w:w="1229" w:type="dxa"/>
                <w:tcBorders>
                  <w:top w:val="single" w:sz="4" w:space="0" w:color="auto"/>
                  <w:left w:val="single" w:sz="4" w:space="0" w:color="auto"/>
                  <w:bottom w:val="single" w:sz="4" w:space="0" w:color="auto"/>
                  <w:right w:val="single" w:sz="4" w:space="0" w:color="auto"/>
                </w:tcBorders>
                <w:vAlign w:val="center"/>
              </w:tcPr>
            </w:tcPrChange>
          </w:tcPr>
          <w:p w14:paraId="018343A4" w14:textId="1E4A4BD6" w:rsidR="005F457E" w:rsidDel="00964E30" w:rsidRDefault="00000000">
            <w:pPr>
              <w:adjustRightInd w:val="0"/>
              <w:snapToGrid w:val="0"/>
              <w:spacing w:after="0" w:line="240" w:lineRule="auto"/>
              <w:ind w:firstLineChars="0" w:firstLine="0"/>
              <w:jc w:val="center"/>
              <w:rPr>
                <w:del w:id="743" w:author="Si-yuan LIU" w:date="2026-07-24T14:26:00Z" w16du:dateUtc="2026-07-24T06:26:00Z"/>
                <w:color w:val="000000" w:themeColor="text1"/>
                <w:kern w:val="0"/>
                <w:sz w:val="21"/>
                <w:szCs w:val="21"/>
              </w:rPr>
            </w:pPr>
            <w:del w:id="744" w:author="Si-yuan LIU" w:date="2026-07-24T14:26:00Z" w16du:dateUtc="2026-07-24T06:26:00Z">
              <w:r w:rsidDel="00964E30">
                <w:rPr>
                  <w:color w:val="000000" w:themeColor="text1"/>
                  <w:kern w:val="0"/>
                  <w:sz w:val="21"/>
                  <w:szCs w:val="21"/>
                </w:rPr>
                <w:delText>4,232.00</w:delText>
              </w:r>
            </w:del>
          </w:p>
        </w:tc>
        <w:tc>
          <w:tcPr>
            <w:tcW w:w="1229" w:type="dxa"/>
            <w:tcBorders>
              <w:top w:val="single" w:sz="4" w:space="0" w:color="auto"/>
              <w:left w:val="single" w:sz="4" w:space="0" w:color="auto"/>
              <w:bottom w:val="single" w:sz="4" w:space="0" w:color="auto"/>
              <w:right w:val="single" w:sz="4" w:space="0" w:color="auto"/>
            </w:tcBorders>
            <w:vAlign w:val="center"/>
            <w:tcPrChange w:id="745" w:author="怡然 刘 [2]" w:date="2026-07-07T15:51:00Z">
              <w:tcPr>
                <w:tcW w:w="1229" w:type="dxa"/>
                <w:tcBorders>
                  <w:top w:val="single" w:sz="4" w:space="0" w:color="auto"/>
                  <w:left w:val="single" w:sz="4" w:space="0" w:color="auto"/>
                  <w:bottom w:val="single" w:sz="4" w:space="0" w:color="auto"/>
                  <w:right w:val="single" w:sz="4" w:space="0" w:color="auto"/>
                </w:tcBorders>
                <w:vAlign w:val="center"/>
              </w:tcPr>
            </w:tcPrChange>
          </w:tcPr>
          <w:p w14:paraId="67ECB152" w14:textId="376FDCD3" w:rsidR="005F457E" w:rsidDel="00964E30" w:rsidRDefault="00000000">
            <w:pPr>
              <w:adjustRightInd w:val="0"/>
              <w:snapToGrid w:val="0"/>
              <w:spacing w:after="0" w:line="240" w:lineRule="auto"/>
              <w:ind w:firstLineChars="0" w:firstLine="0"/>
              <w:jc w:val="center"/>
              <w:rPr>
                <w:del w:id="746" w:author="Si-yuan LIU" w:date="2026-07-24T14:26:00Z" w16du:dateUtc="2026-07-24T06:26:00Z"/>
                <w:color w:val="000000" w:themeColor="text1"/>
                <w:kern w:val="0"/>
                <w:sz w:val="21"/>
                <w:szCs w:val="21"/>
              </w:rPr>
            </w:pPr>
            <w:del w:id="747" w:author="Si-yuan LIU" w:date="2026-07-24T14:26:00Z" w16du:dateUtc="2026-07-24T06:26:00Z">
              <w:r w:rsidDel="00964E30">
                <w:rPr>
                  <w:color w:val="000000" w:themeColor="text1"/>
                  <w:kern w:val="0"/>
                  <w:sz w:val="21"/>
                  <w:szCs w:val="21"/>
                </w:rPr>
                <w:delText>34,691.55</w:delText>
              </w:r>
            </w:del>
          </w:p>
        </w:tc>
      </w:tr>
      <w:tr w:rsidR="005F457E" w:rsidDel="00964E30" w14:paraId="6EAF472F" w14:textId="6F338F71" w:rsidTr="005F457E">
        <w:trPr>
          <w:jc w:val="center"/>
          <w:del w:id="748" w:author="Si-yuan LIU" w:date="2026-07-24T14:26:00Z" w16du:dateUtc="2026-07-24T06:26:00Z"/>
          <w:trPrChange w:id="749" w:author="怡然 刘 [2]" w:date="2026-07-07T15:51:00Z">
            <w:trPr>
              <w:jc w:val="center"/>
            </w:trPr>
          </w:trPrChange>
        </w:trPr>
        <w:tc>
          <w:tcPr>
            <w:tcW w:w="1417" w:type="dxa"/>
            <w:tcBorders>
              <w:top w:val="single" w:sz="4" w:space="0" w:color="auto"/>
              <w:left w:val="single" w:sz="4" w:space="0" w:color="auto"/>
              <w:bottom w:val="single" w:sz="4" w:space="0" w:color="auto"/>
              <w:right w:val="single" w:sz="4" w:space="0" w:color="auto"/>
            </w:tcBorders>
            <w:vAlign w:val="center"/>
            <w:tcPrChange w:id="750" w:author="怡然 刘 [2]" w:date="2026-07-07T15:51:00Z">
              <w:tcPr>
                <w:tcW w:w="1417" w:type="dxa"/>
                <w:tcBorders>
                  <w:top w:val="single" w:sz="4" w:space="0" w:color="auto"/>
                  <w:left w:val="single" w:sz="4" w:space="0" w:color="auto"/>
                  <w:bottom w:val="single" w:sz="4" w:space="0" w:color="auto"/>
                  <w:right w:val="single" w:sz="4" w:space="0" w:color="auto"/>
                </w:tcBorders>
                <w:vAlign w:val="center"/>
              </w:tcPr>
            </w:tcPrChange>
          </w:tcPr>
          <w:p w14:paraId="4ECAC1EA" w14:textId="0E2C180F" w:rsidR="005F457E" w:rsidDel="00964E30" w:rsidRDefault="00000000">
            <w:pPr>
              <w:adjustRightInd w:val="0"/>
              <w:snapToGrid w:val="0"/>
              <w:spacing w:after="0" w:line="240" w:lineRule="auto"/>
              <w:ind w:firstLineChars="0" w:firstLine="0"/>
              <w:jc w:val="left"/>
              <w:rPr>
                <w:del w:id="751" w:author="Si-yuan LIU" w:date="2026-07-24T14:26:00Z" w16du:dateUtc="2026-07-24T06:26:00Z"/>
                <w:color w:val="000000" w:themeColor="text1"/>
                <w:kern w:val="0"/>
                <w:sz w:val="21"/>
                <w:szCs w:val="21"/>
              </w:rPr>
            </w:pPr>
            <w:del w:id="752" w:author="Si-yuan LIU" w:date="2026-07-24T14:26:00Z" w16du:dateUtc="2026-07-24T06:26:00Z">
              <w:r w:rsidDel="00964E30">
                <w:rPr>
                  <w:rFonts w:hint="eastAsia"/>
                  <w:color w:val="000000" w:themeColor="text1"/>
                  <w:kern w:val="0"/>
                  <w:sz w:val="21"/>
                  <w:szCs w:val="21"/>
                </w:rPr>
                <w:delText>中经云网储能设备制造及智能算力项目</w:delText>
              </w:r>
            </w:del>
          </w:p>
        </w:tc>
        <w:tc>
          <w:tcPr>
            <w:tcW w:w="708" w:type="dxa"/>
            <w:tcBorders>
              <w:top w:val="single" w:sz="4" w:space="0" w:color="auto"/>
              <w:left w:val="single" w:sz="4" w:space="0" w:color="auto"/>
              <w:bottom w:val="single" w:sz="4" w:space="0" w:color="auto"/>
              <w:right w:val="single" w:sz="4" w:space="0" w:color="auto"/>
            </w:tcBorders>
            <w:vAlign w:val="center"/>
            <w:tcPrChange w:id="753" w:author="怡然 刘 [2]" w:date="2026-07-07T15:51:00Z">
              <w:tcPr>
                <w:tcW w:w="708" w:type="dxa"/>
                <w:tcBorders>
                  <w:top w:val="single" w:sz="4" w:space="0" w:color="auto"/>
                  <w:left w:val="single" w:sz="4" w:space="0" w:color="auto"/>
                  <w:bottom w:val="single" w:sz="4" w:space="0" w:color="auto"/>
                  <w:right w:val="single" w:sz="4" w:space="0" w:color="auto"/>
                </w:tcBorders>
                <w:vAlign w:val="center"/>
              </w:tcPr>
            </w:tcPrChange>
          </w:tcPr>
          <w:p w14:paraId="5725319E" w14:textId="3D098178" w:rsidR="005F457E" w:rsidDel="00964E30" w:rsidRDefault="00000000">
            <w:pPr>
              <w:adjustRightInd w:val="0"/>
              <w:snapToGrid w:val="0"/>
              <w:spacing w:after="0" w:line="240" w:lineRule="auto"/>
              <w:ind w:firstLineChars="0" w:firstLine="0"/>
              <w:jc w:val="center"/>
              <w:rPr>
                <w:del w:id="754" w:author="Si-yuan LIU" w:date="2026-07-24T14:26:00Z" w16du:dateUtc="2026-07-24T06:26:00Z"/>
                <w:color w:val="000000" w:themeColor="text1"/>
                <w:kern w:val="0"/>
                <w:sz w:val="21"/>
                <w:szCs w:val="21"/>
              </w:rPr>
            </w:pPr>
            <w:del w:id="755" w:author="Si-yuan LIU" w:date="2026-07-24T14:26:00Z" w16du:dateUtc="2026-07-24T06:26:00Z">
              <w:r w:rsidDel="00964E30">
                <w:rPr>
                  <w:rFonts w:hint="eastAsia"/>
                  <w:color w:val="000000" w:themeColor="text1"/>
                  <w:kern w:val="0"/>
                  <w:sz w:val="21"/>
                  <w:szCs w:val="21"/>
                </w:rPr>
                <w:delText>数据中心</w:delText>
              </w:r>
            </w:del>
          </w:p>
        </w:tc>
        <w:tc>
          <w:tcPr>
            <w:tcW w:w="849" w:type="dxa"/>
            <w:tcBorders>
              <w:top w:val="single" w:sz="4" w:space="0" w:color="auto"/>
              <w:left w:val="single" w:sz="4" w:space="0" w:color="auto"/>
              <w:bottom w:val="single" w:sz="4" w:space="0" w:color="auto"/>
              <w:right w:val="single" w:sz="4" w:space="0" w:color="auto"/>
            </w:tcBorders>
            <w:vAlign w:val="center"/>
            <w:tcPrChange w:id="756" w:author="怡然 刘 [2]" w:date="2026-07-07T15:51:00Z">
              <w:tcPr>
                <w:tcW w:w="849" w:type="dxa"/>
                <w:tcBorders>
                  <w:top w:val="single" w:sz="4" w:space="0" w:color="auto"/>
                  <w:left w:val="single" w:sz="4" w:space="0" w:color="auto"/>
                  <w:bottom w:val="single" w:sz="4" w:space="0" w:color="auto"/>
                  <w:right w:val="single" w:sz="4" w:space="0" w:color="auto"/>
                </w:tcBorders>
                <w:vAlign w:val="center"/>
              </w:tcPr>
            </w:tcPrChange>
          </w:tcPr>
          <w:p w14:paraId="18508FCA" w14:textId="38E43B06" w:rsidR="005F457E" w:rsidDel="00964E30" w:rsidRDefault="00000000">
            <w:pPr>
              <w:adjustRightInd w:val="0"/>
              <w:snapToGrid w:val="0"/>
              <w:spacing w:after="0" w:line="240" w:lineRule="auto"/>
              <w:ind w:firstLineChars="0" w:firstLine="0"/>
              <w:jc w:val="left"/>
              <w:rPr>
                <w:del w:id="757" w:author="Si-yuan LIU" w:date="2026-07-24T14:26:00Z" w16du:dateUtc="2026-07-24T06:26:00Z"/>
                <w:color w:val="000000" w:themeColor="text1"/>
                <w:kern w:val="0"/>
                <w:sz w:val="21"/>
                <w:szCs w:val="21"/>
              </w:rPr>
            </w:pPr>
            <w:del w:id="758" w:author="Si-yuan LIU" w:date="2026-07-24T14:26:00Z" w16du:dateUtc="2026-07-24T06:26:00Z">
              <w:r w:rsidDel="00964E30">
                <w:rPr>
                  <w:rFonts w:hint="eastAsia"/>
                  <w:color w:val="000000" w:themeColor="text1"/>
                  <w:kern w:val="0"/>
                  <w:sz w:val="21"/>
                  <w:szCs w:val="21"/>
                </w:rPr>
                <w:delText>江苏省无锡市梁溪区</w:delText>
              </w:r>
            </w:del>
          </w:p>
        </w:tc>
        <w:tc>
          <w:tcPr>
            <w:tcW w:w="2406" w:type="dxa"/>
            <w:tcBorders>
              <w:top w:val="single" w:sz="4" w:space="0" w:color="auto"/>
              <w:left w:val="single" w:sz="4" w:space="0" w:color="auto"/>
              <w:bottom w:val="single" w:sz="4" w:space="0" w:color="auto"/>
              <w:right w:val="single" w:sz="4" w:space="0" w:color="auto"/>
            </w:tcBorders>
            <w:vAlign w:val="center"/>
            <w:tcPrChange w:id="759" w:author="怡然 刘 [2]" w:date="2026-07-07T15:51:00Z">
              <w:tcPr>
                <w:tcW w:w="2406" w:type="dxa"/>
                <w:tcBorders>
                  <w:top w:val="single" w:sz="4" w:space="0" w:color="auto"/>
                  <w:left w:val="single" w:sz="4" w:space="0" w:color="auto"/>
                  <w:bottom w:val="single" w:sz="4" w:space="0" w:color="auto"/>
                  <w:right w:val="single" w:sz="4" w:space="0" w:color="auto"/>
                </w:tcBorders>
                <w:vAlign w:val="center"/>
              </w:tcPr>
            </w:tcPrChange>
          </w:tcPr>
          <w:p w14:paraId="7369DC20" w14:textId="3CBBFDCE" w:rsidR="005F457E" w:rsidDel="00964E30" w:rsidRDefault="00000000">
            <w:pPr>
              <w:adjustRightInd w:val="0"/>
              <w:snapToGrid w:val="0"/>
              <w:spacing w:after="0" w:line="240" w:lineRule="auto"/>
              <w:ind w:firstLineChars="0" w:firstLine="0"/>
              <w:jc w:val="left"/>
              <w:rPr>
                <w:del w:id="760" w:author="Si-yuan LIU" w:date="2026-07-24T14:26:00Z" w16du:dateUtc="2026-07-24T06:26:00Z"/>
                <w:color w:val="000000" w:themeColor="text1"/>
                <w:kern w:val="0"/>
                <w:sz w:val="21"/>
                <w:szCs w:val="21"/>
              </w:rPr>
            </w:pPr>
            <w:del w:id="761" w:author="Si-yuan LIU" w:date="2026-07-24T14:26:00Z" w16du:dateUtc="2026-07-24T06:26:00Z">
              <w:r w:rsidDel="00964E30">
                <w:rPr>
                  <w:color w:val="000000" w:themeColor="text1"/>
                  <w:kern w:val="0"/>
                  <w:sz w:val="21"/>
                  <w:szCs w:val="21"/>
                </w:rPr>
                <w:delText>2026</w:delText>
              </w:r>
              <w:r w:rsidDel="00964E30">
                <w:rPr>
                  <w:rFonts w:hint="eastAsia"/>
                  <w:color w:val="000000" w:themeColor="text1"/>
                  <w:kern w:val="0"/>
                  <w:sz w:val="21"/>
                  <w:szCs w:val="21"/>
                </w:rPr>
                <w:delText>年年内分批次建成并交付使用</w:delText>
              </w:r>
            </w:del>
          </w:p>
        </w:tc>
        <w:tc>
          <w:tcPr>
            <w:tcW w:w="1283" w:type="dxa"/>
            <w:tcBorders>
              <w:top w:val="single" w:sz="4" w:space="0" w:color="auto"/>
              <w:left w:val="single" w:sz="4" w:space="0" w:color="auto"/>
              <w:bottom w:val="single" w:sz="4" w:space="0" w:color="auto"/>
              <w:right w:val="single" w:sz="4" w:space="0" w:color="auto"/>
            </w:tcBorders>
            <w:vAlign w:val="center"/>
            <w:tcPrChange w:id="762" w:author="怡然 刘 [2]" w:date="2026-07-07T15:51:00Z">
              <w:tcPr>
                <w:tcW w:w="1283" w:type="dxa"/>
                <w:tcBorders>
                  <w:top w:val="single" w:sz="4" w:space="0" w:color="auto"/>
                  <w:left w:val="single" w:sz="4" w:space="0" w:color="auto"/>
                  <w:bottom w:val="single" w:sz="4" w:space="0" w:color="auto"/>
                  <w:right w:val="single" w:sz="4" w:space="0" w:color="auto"/>
                </w:tcBorders>
                <w:vAlign w:val="center"/>
              </w:tcPr>
            </w:tcPrChange>
          </w:tcPr>
          <w:p w14:paraId="02AAC422" w14:textId="355EE8A4" w:rsidR="005F457E" w:rsidDel="00964E30" w:rsidRDefault="00000000">
            <w:pPr>
              <w:adjustRightInd w:val="0"/>
              <w:snapToGrid w:val="0"/>
              <w:spacing w:after="0" w:line="240" w:lineRule="auto"/>
              <w:ind w:firstLineChars="0" w:firstLine="0"/>
              <w:jc w:val="right"/>
              <w:rPr>
                <w:del w:id="763" w:author="Si-yuan LIU" w:date="2026-07-24T14:26:00Z" w16du:dateUtc="2026-07-24T06:26:00Z"/>
                <w:color w:val="000000" w:themeColor="text1"/>
                <w:kern w:val="0"/>
                <w:sz w:val="21"/>
                <w:szCs w:val="21"/>
              </w:rPr>
            </w:pPr>
            <w:del w:id="764" w:author="Si-yuan LIU" w:date="2026-07-24T14:26:00Z" w16du:dateUtc="2026-07-24T06:26:00Z">
              <w:r w:rsidDel="00964E30">
                <w:rPr>
                  <w:rFonts w:eastAsia="等线"/>
                  <w:color w:val="000000"/>
                  <w:kern w:val="0"/>
                  <w:sz w:val="21"/>
                  <w:szCs w:val="21"/>
                </w:rPr>
                <w:delText>47.00</w:delText>
              </w:r>
            </w:del>
          </w:p>
        </w:tc>
        <w:tc>
          <w:tcPr>
            <w:tcW w:w="992" w:type="dxa"/>
            <w:tcBorders>
              <w:top w:val="single" w:sz="4" w:space="0" w:color="auto"/>
              <w:left w:val="single" w:sz="4" w:space="0" w:color="auto"/>
              <w:bottom w:val="single" w:sz="4" w:space="0" w:color="auto"/>
              <w:right w:val="single" w:sz="4" w:space="0" w:color="auto"/>
            </w:tcBorders>
            <w:vAlign w:val="center"/>
            <w:tcPrChange w:id="765" w:author="怡然 刘 [2]" w:date="2026-07-07T15:51:00Z">
              <w:tcPr>
                <w:tcW w:w="992" w:type="dxa"/>
                <w:tcBorders>
                  <w:top w:val="single" w:sz="4" w:space="0" w:color="auto"/>
                  <w:left w:val="single" w:sz="4" w:space="0" w:color="auto"/>
                  <w:bottom w:val="single" w:sz="4" w:space="0" w:color="auto"/>
                  <w:right w:val="single" w:sz="4" w:space="0" w:color="auto"/>
                </w:tcBorders>
                <w:vAlign w:val="center"/>
              </w:tcPr>
            </w:tcPrChange>
          </w:tcPr>
          <w:p w14:paraId="606E6D7D" w14:textId="12B04996" w:rsidR="005F457E" w:rsidDel="00964E30" w:rsidRDefault="00000000">
            <w:pPr>
              <w:adjustRightInd w:val="0"/>
              <w:snapToGrid w:val="0"/>
              <w:spacing w:after="0" w:line="240" w:lineRule="auto"/>
              <w:ind w:firstLineChars="0" w:firstLine="0"/>
              <w:jc w:val="right"/>
              <w:rPr>
                <w:del w:id="766" w:author="Si-yuan LIU" w:date="2026-07-24T14:26:00Z" w16du:dateUtc="2026-07-24T06:26:00Z"/>
                <w:color w:val="000000" w:themeColor="text1"/>
                <w:kern w:val="0"/>
                <w:sz w:val="21"/>
                <w:szCs w:val="21"/>
              </w:rPr>
            </w:pPr>
            <w:del w:id="767" w:author="Si-yuan LIU" w:date="2026-07-24T14:26:00Z" w16du:dateUtc="2026-07-24T06:26:00Z">
              <w:r w:rsidDel="00964E30">
                <w:rPr>
                  <w:rFonts w:eastAsia="等线"/>
                  <w:color w:val="000000"/>
                  <w:kern w:val="0"/>
                  <w:sz w:val="21"/>
                  <w:szCs w:val="21"/>
                </w:rPr>
                <w:delText>10.20</w:delText>
              </w:r>
            </w:del>
          </w:p>
        </w:tc>
        <w:tc>
          <w:tcPr>
            <w:tcW w:w="851" w:type="dxa"/>
            <w:tcBorders>
              <w:top w:val="single" w:sz="4" w:space="0" w:color="auto"/>
              <w:left w:val="single" w:sz="4" w:space="0" w:color="auto"/>
              <w:bottom w:val="single" w:sz="4" w:space="0" w:color="auto"/>
              <w:right w:val="single" w:sz="4" w:space="0" w:color="auto"/>
            </w:tcBorders>
            <w:vAlign w:val="center"/>
            <w:tcPrChange w:id="768" w:author="怡然 刘 [2]" w:date="2026-07-07T15:51:00Z">
              <w:tcPr>
                <w:tcW w:w="851" w:type="dxa"/>
                <w:tcBorders>
                  <w:top w:val="single" w:sz="4" w:space="0" w:color="auto"/>
                  <w:left w:val="single" w:sz="4" w:space="0" w:color="auto"/>
                  <w:bottom w:val="single" w:sz="4" w:space="0" w:color="auto"/>
                  <w:right w:val="single" w:sz="4" w:space="0" w:color="auto"/>
                </w:tcBorders>
                <w:vAlign w:val="center"/>
              </w:tcPr>
            </w:tcPrChange>
          </w:tcPr>
          <w:p w14:paraId="081085E1" w14:textId="7A48D680" w:rsidR="005F457E" w:rsidDel="00964E30" w:rsidRDefault="00000000">
            <w:pPr>
              <w:adjustRightInd w:val="0"/>
              <w:snapToGrid w:val="0"/>
              <w:spacing w:after="0" w:line="240" w:lineRule="auto"/>
              <w:ind w:firstLineChars="0" w:firstLine="0"/>
              <w:jc w:val="right"/>
              <w:rPr>
                <w:del w:id="769" w:author="Si-yuan LIU" w:date="2026-07-24T14:26:00Z" w16du:dateUtc="2026-07-24T06:26:00Z"/>
                <w:color w:val="000000" w:themeColor="text1"/>
                <w:kern w:val="0"/>
                <w:sz w:val="21"/>
                <w:szCs w:val="21"/>
              </w:rPr>
            </w:pPr>
            <w:del w:id="770" w:author="Si-yuan LIU" w:date="2026-07-24T14:26:00Z" w16du:dateUtc="2026-07-24T06:26:00Z">
              <w:r w:rsidDel="00964E30">
                <w:rPr>
                  <w:color w:val="000000" w:themeColor="text1"/>
                  <w:kern w:val="0"/>
                  <w:sz w:val="21"/>
                  <w:szCs w:val="21"/>
                </w:rPr>
                <w:delText>48.75</w:delText>
              </w:r>
            </w:del>
          </w:p>
        </w:tc>
        <w:tc>
          <w:tcPr>
            <w:tcW w:w="992" w:type="dxa"/>
            <w:tcBorders>
              <w:top w:val="single" w:sz="4" w:space="0" w:color="auto"/>
              <w:left w:val="single" w:sz="4" w:space="0" w:color="auto"/>
              <w:bottom w:val="single" w:sz="4" w:space="0" w:color="auto"/>
              <w:right w:val="single" w:sz="4" w:space="0" w:color="auto"/>
            </w:tcBorders>
            <w:vAlign w:val="center"/>
            <w:tcPrChange w:id="771" w:author="怡然 刘 [2]" w:date="2026-07-07T15:51:00Z">
              <w:tcPr>
                <w:tcW w:w="992" w:type="dxa"/>
                <w:tcBorders>
                  <w:top w:val="single" w:sz="4" w:space="0" w:color="auto"/>
                  <w:left w:val="single" w:sz="4" w:space="0" w:color="auto"/>
                  <w:bottom w:val="single" w:sz="4" w:space="0" w:color="auto"/>
                  <w:right w:val="single" w:sz="4" w:space="0" w:color="auto"/>
                </w:tcBorders>
                <w:vAlign w:val="center"/>
              </w:tcPr>
            </w:tcPrChange>
          </w:tcPr>
          <w:p w14:paraId="4155F0F8" w14:textId="31A67272" w:rsidR="005F457E" w:rsidDel="00964E30" w:rsidRDefault="00000000">
            <w:pPr>
              <w:adjustRightInd w:val="0"/>
              <w:snapToGrid w:val="0"/>
              <w:spacing w:after="0" w:line="240" w:lineRule="auto"/>
              <w:ind w:firstLineChars="0" w:firstLine="0"/>
              <w:jc w:val="right"/>
              <w:rPr>
                <w:del w:id="772" w:author="Si-yuan LIU" w:date="2026-07-24T14:26:00Z" w16du:dateUtc="2026-07-24T06:26:00Z"/>
                <w:color w:val="000000" w:themeColor="text1"/>
                <w:kern w:val="0"/>
                <w:sz w:val="21"/>
                <w:szCs w:val="21"/>
              </w:rPr>
            </w:pPr>
            <w:del w:id="773" w:author="Si-yuan LIU" w:date="2026-07-24T14:26:00Z" w16du:dateUtc="2026-07-24T06:26:00Z">
              <w:r w:rsidDel="00964E30">
                <w:rPr>
                  <w:color w:val="000000" w:themeColor="text1"/>
                  <w:kern w:val="0"/>
                  <w:sz w:val="21"/>
                  <w:szCs w:val="21"/>
                </w:rPr>
                <w:delText>100%</w:delText>
              </w:r>
            </w:del>
          </w:p>
        </w:tc>
        <w:tc>
          <w:tcPr>
            <w:tcW w:w="1696" w:type="dxa"/>
            <w:tcBorders>
              <w:top w:val="single" w:sz="4" w:space="0" w:color="auto"/>
              <w:left w:val="single" w:sz="4" w:space="0" w:color="auto"/>
              <w:bottom w:val="single" w:sz="4" w:space="0" w:color="auto"/>
              <w:right w:val="single" w:sz="4" w:space="0" w:color="auto"/>
            </w:tcBorders>
            <w:vAlign w:val="center"/>
            <w:tcPrChange w:id="774" w:author="怡然 刘 [2]" w:date="2026-07-07T15:51:00Z">
              <w:tcPr>
                <w:tcW w:w="1696" w:type="dxa"/>
                <w:tcBorders>
                  <w:top w:val="single" w:sz="4" w:space="0" w:color="auto"/>
                  <w:left w:val="single" w:sz="4" w:space="0" w:color="auto"/>
                  <w:bottom w:val="single" w:sz="4" w:space="0" w:color="auto"/>
                  <w:right w:val="single" w:sz="4" w:space="0" w:color="auto"/>
                </w:tcBorders>
                <w:vAlign w:val="center"/>
              </w:tcPr>
            </w:tcPrChange>
          </w:tcPr>
          <w:p w14:paraId="6CAE9C71" w14:textId="52300573" w:rsidR="005F457E" w:rsidDel="00964E30" w:rsidRDefault="00000000">
            <w:pPr>
              <w:adjustRightInd w:val="0"/>
              <w:snapToGrid w:val="0"/>
              <w:spacing w:after="0" w:line="240" w:lineRule="auto"/>
              <w:ind w:firstLineChars="0" w:firstLine="0"/>
              <w:jc w:val="left"/>
              <w:rPr>
                <w:del w:id="775" w:author="Si-yuan LIU" w:date="2026-07-24T14:26:00Z" w16du:dateUtc="2026-07-24T06:26:00Z"/>
                <w:color w:val="000000" w:themeColor="text1"/>
                <w:kern w:val="0"/>
                <w:sz w:val="21"/>
                <w:szCs w:val="21"/>
              </w:rPr>
            </w:pPr>
            <w:del w:id="776" w:author="Si-yuan LIU" w:date="2026-07-24T14:26:00Z" w16du:dateUtc="2026-07-24T06:26:00Z">
              <w:r w:rsidDel="00964E30">
                <w:rPr>
                  <w:rFonts w:hint="eastAsia"/>
                  <w:color w:val="000000" w:themeColor="text1"/>
                  <w:kern w:val="0"/>
                  <w:sz w:val="21"/>
                  <w:szCs w:val="21"/>
                </w:rPr>
                <w:delText>奥飞数据通过无锡中经云网大数据科技有限公司间接持有该资产</w:delText>
              </w:r>
            </w:del>
          </w:p>
        </w:tc>
        <w:tc>
          <w:tcPr>
            <w:tcW w:w="1275" w:type="dxa"/>
            <w:tcBorders>
              <w:top w:val="single" w:sz="4" w:space="0" w:color="auto"/>
              <w:left w:val="single" w:sz="4" w:space="0" w:color="auto"/>
              <w:bottom w:val="single" w:sz="4" w:space="0" w:color="auto"/>
              <w:right w:val="single" w:sz="4" w:space="0" w:color="auto"/>
            </w:tcBorders>
            <w:vAlign w:val="center"/>
            <w:tcPrChange w:id="777" w:author="怡然 刘 [2]" w:date="2026-07-07T15:51:00Z">
              <w:tcPr>
                <w:tcW w:w="1275" w:type="dxa"/>
                <w:tcBorders>
                  <w:top w:val="single" w:sz="4" w:space="0" w:color="auto"/>
                  <w:left w:val="single" w:sz="4" w:space="0" w:color="auto"/>
                  <w:bottom w:val="single" w:sz="4" w:space="0" w:color="auto"/>
                  <w:right w:val="single" w:sz="4" w:space="0" w:color="auto"/>
                </w:tcBorders>
                <w:vAlign w:val="center"/>
              </w:tcPr>
            </w:tcPrChange>
          </w:tcPr>
          <w:p w14:paraId="43315CAF" w14:textId="2252F00C" w:rsidR="005F457E" w:rsidDel="00964E30" w:rsidRDefault="00000000">
            <w:pPr>
              <w:adjustRightInd w:val="0"/>
              <w:snapToGrid w:val="0"/>
              <w:spacing w:after="0" w:line="240" w:lineRule="auto"/>
              <w:ind w:firstLineChars="0" w:firstLine="0"/>
              <w:jc w:val="center"/>
              <w:rPr>
                <w:del w:id="778" w:author="Si-yuan LIU" w:date="2026-07-24T14:26:00Z" w16du:dateUtc="2026-07-24T06:26:00Z"/>
                <w:color w:val="000000" w:themeColor="text1"/>
                <w:kern w:val="0"/>
                <w:sz w:val="21"/>
                <w:szCs w:val="21"/>
              </w:rPr>
            </w:pPr>
            <w:del w:id="779" w:author="Si-yuan LIU" w:date="2026-07-24T14:26:00Z" w16du:dateUtc="2026-07-24T06:26:00Z">
              <w:r w:rsidDel="00964E30">
                <w:rPr>
                  <w:color w:val="000000" w:themeColor="text1"/>
                  <w:kern w:val="0"/>
                  <w:sz w:val="21"/>
                  <w:szCs w:val="21"/>
                </w:rPr>
                <w:delText>-</w:delText>
              </w:r>
            </w:del>
          </w:p>
        </w:tc>
        <w:tc>
          <w:tcPr>
            <w:tcW w:w="1228" w:type="dxa"/>
            <w:tcBorders>
              <w:top w:val="single" w:sz="4" w:space="0" w:color="auto"/>
              <w:left w:val="single" w:sz="4" w:space="0" w:color="auto"/>
              <w:bottom w:val="single" w:sz="4" w:space="0" w:color="auto"/>
              <w:right w:val="single" w:sz="4" w:space="0" w:color="auto"/>
            </w:tcBorders>
            <w:vAlign w:val="center"/>
            <w:tcPrChange w:id="780" w:author="怡然 刘 [2]" w:date="2026-07-07T15:51:00Z">
              <w:tcPr>
                <w:tcW w:w="1228" w:type="dxa"/>
                <w:tcBorders>
                  <w:top w:val="single" w:sz="4" w:space="0" w:color="auto"/>
                  <w:left w:val="single" w:sz="4" w:space="0" w:color="auto"/>
                  <w:bottom w:val="single" w:sz="4" w:space="0" w:color="auto"/>
                  <w:right w:val="single" w:sz="4" w:space="0" w:color="auto"/>
                </w:tcBorders>
                <w:vAlign w:val="center"/>
              </w:tcPr>
            </w:tcPrChange>
          </w:tcPr>
          <w:p w14:paraId="737FB2A9" w14:textId="573CF805" w:rsidR="005F457E" w:rsidDel="00964E30" w:rsidRDefault="00000000">
            <w:pPr>
              <w:adjustRightInd w:val="0"/>
              <w:snapToGrid w:val="0"/>
              <w:spacing w:after="0" w:line="240" w:lineRule="auto"/>
              <w:ind w:firstLineChars="0" w:firstLine="0"/>
              <w:jc w:val="center"/>
              <w:rPr>
                <w:del w:id="781" w:author="Si-yuan LIU" w:date="2026-07-24T14:26:00Z" w16du:dateUtc="2026-07-24T06:26:00Z"/>
                <w:color w:val="000000" w:themeColor="text1"/>
                <w:kern w:val="0"/>
                <w:sz w:val="21"/>
                <w:szCs w:val="21"/>
              </w:rPr>
            </w:pPr>
            <w:del w:id="782" w:author="Si-yuan LIU" w:date="2026-07-24T14:26:00Z" w16du:dateUtc="2026-07-24T06:26:00Z">
              <w:r w:rsidDel="00964E30">
                <w:rPr>
                  <w:color w:val="000000" w:themeColor="text1"/>
                  <w:kern w:val="0"/>
                  <w:sz w:val="21"/>
                  <w:szCs w:val="21"/>
                </w:rPr>
                <w:delText>-</w:delText>
              </w:r>
            </w:del>
          </w:p>
        </w:tc>
        <w:tc>
          <w:tcPr>
            <w:tcW w:w="1229" w:type="dxa"/>
            <w:tcBorders>
              <w:top w:val="single" w:sz="4" w:space="0" w:color="auto"/>
              <w:left w:val="single" w:sz="4" w:space="0" w:color="auto"/>
              <w:bottom w:val="single" w:sz="4" w:space="0" w:color="auto"/>
              <w:right w:val="single" w:sz="4" w:space="0" w:color="auto"/>
            </w:tcBorders>
            <w:vAlign w:val="center"/>
            <w:tcPrChange w:id="783" w:author="怡然 刘 [2]" w:date="2026-07-07T15:51:00Z">
              <w:tcPr>
                <w:tcW w:w="1229" w:type="dxa"/>
                <w:tcBorders>
                  <w:top w:val="single" w:sz="4" w:space="0" w:color="auto"/>
                  <w:left w:val="single" w:sz="4" w:space="0" w:color="auto"/>
                  <w:bottom w:val="single" w:sz="4" w:space="0" w:color="auto"/>
                  <w:right w:val="single" w:sz="4" w:space="0" w:color="auto"/>
                </w:tcBorders>
                <w:vAlign w:val="center"/>
              </w:tcPr>
            </w:tcPrChange>
          </w:tcPr>
          <w:p w14:paraId="0D839732" w14:textId="020A7A6F" w:rsidR="005F457E" w:rsidDel="00964E30" w:rsidRDefault="00000000">
            <w:pPr>
              <w:adjustRightInd w:val="0"/>
              <w:snapToGrid w:val="0"/>
              <w:spacing w:after="0" w:line="240" w:lineRule="auto"/>
              <w:ind w:firstLineChars="0" w:firstLine="0"/>
              <w:jc w:val="center"/>
              <w:rPr>
                <w:del w:id="784" w:author="Si-yuan LIU" w:date="2026-07-24T14:26:00Z" w16du:dateUtc="2026-07-24T06:26:00Z"/>
                <w:color w:val="000000" w:themeColor="text1"/>
                <w:kern w:val="0"/>
                <w:sz w:val="21"/>
                <w:szCs w:val="21"/>
              </w:rPr>
            </w:pPr>
            <w:del w:id="785" w:author="Si-yuan LIU" w:date="2026-07-24T14:26:00Z" w16du:dateUtc="2026-07-24T06:26:00Z">
              <w:r w:rsidDel="00964E30">
                <w:rPr>
                  <w:color w:val="000000" w:themeColor="text1"/>
                  <w:kern w:val="0"/>
                  <w:sz w:val="21"/>
                  <w:szCs w:val="21"/>
                </w:rPr>
                <w:delText>-</w:delText>
              </w:r>
            </w:del>
          </w:p>
        </w:tc>
        <w:tc>
          <w:tcPr>
            <w:tcW w:w="1229" w:type="dxa"/>
            <w:tcBorders>
              <w:top w:val="single" w:sz="4" w:space="0" w:color="auto"/>
              <w:left w:val="single" w:sz="4" w:space="0" w:color="auto"/>
              <w:bottom w:val="single" w:sz="4" w:space="0" w:color="auto"/>
              <w:right w:val="single" w:sz="4" w:space="0" w:color="auto"/>
            </w:tcBorders>
            <w:vAlign w:val="center"/>
            <w:tcPrChange w:id="786" w:author="怡然 刘 [2]" w:date="2026-07-07T15:51:00Z">
              <w:tcPr>
                <w:tcW w:w="1229" w:type="dxa"/>
                <w:tcBorders>
                  <w:top w:val="single" w:sz="4" w:space="0" w:color="auto"/>
                  <w:left w:val="single" w:sz="4" w:space="0" w:color="auto"/>
                  <w:bottom w:val="single" w:sz="4" w:space="0" w:color="auto"/>
                  <w:right w:val="single" w:sz="4" w:space="0" w:color="auto"/>
                </w:tcBorders>
                <w:vAlign w:val="center"/>
              </w:tcPr>
            </w:tcPrChange>
          </w:tcPr>
          <w:p w14:paraId="5C1E551A" w14:textId="2C165124" w:rsidR="005F457E" w:rsidDel="00964E30" w:rsidRDefault="00000000">
            <w:pPr>
              <w:adjustRightInd w:val="0"/>
              <w:snapToGrid w:val="0"/>
              <w:spacing w:after="0" w:line="240" w:lineRule="auto"/>
              <w:ind w:firstLineChars="0" w:firstLine="0"/>
              <w:jc w:val="center"/>
              <w:rPr>
                <w:del w:id="787" w:author="Si-yuan LIU" w:date="2026-07-24T14:26:00Z" w16du:dateUtc="2026-07-24T06:26:00Z"/>
                <w:color w:val="000000" w:themeColor="text1"/>
                <w:kern w:val="0"/>
                <w:sz w:val="21"/>
                <w:szCs w:val="21"/>
              </w:rPr>
            </w:pPr>
            <w:del w:id="788" w:author="Si-yuan LIU" w:date="2026-07-24T14:26:00Z" w16du:dateUtc="2026-07-24T06:26:00Z">
              <w:r w:rsidDel="00964E30">
                <w:rPr>
                  <w:color w:val="000000" w:themeColor="text1"/>
                  <w:kern w:val="0"/>
                  <w:sz w:val="21"/>
                  <w:szCs w:val="21"/>
                </w:rPr>
                <w:delText>-</w:delText>
              </w:r>
            </w:del>
          </w:p>
        </w:tc>
      </w:tr>
      <w:tr w:rsidR="005F457E" w:rsidDel="00964E30" w14:paraId="52C41500" w14:textId="49F7F655" w:rsidTr="005F457E">
        <w:trPr>
          <w:jc w:val="center"/>
          <w:del w:id="789" w:author="Si-yuan LIU" w:date="2026-07-24T14:26:00Z" w16du:dateUtc="2026-07-24T06:26:00Z"/>
          <w:trPrChange w:id="790" w:author="怡然 刘 [2]" w:date="2026-07-07T15:51:00Z">
            <w:trPr>
              <w:jc w:val="center"/>
            </w:trPr>
          </w:trPrChange>
        </w:trPr>
        <w:tc>
          <w:tcPr>
            <w:tcW w:w="1417" w:type="dxa"/>
            <w:tcBorders>
              <w:top w:val="single" w:sz="4" w:space="0" w:color="auto"/>
              <w:left w:val="single" w:sz="4" w:space="0" w:color="auto"/>
              <w:bottom w:val="single" w:sz="4" w:space="0" w:color="auto"/>
              <w:right w:val="single" w:sz="4" w:space="0" w:color="auto"/>
            </w:tcBorders>
            <w:vAlign w:val="center"/>
            <w:tcPrChange w:id="791" w:author="怡然 刘 [2]" w:date="2026-07-07T15:51:00Z">
              <w:tcPr>
                <w:tcW w:w="1417" w:type="dxa"/>
                <w:tcBorders>
                  <w:top w:val="single" w:sz="4" w:space="0" w:color="auto"/>
                  <w:left w:val="single" w:sz="4" w:space="0" w:color="auto"/>
                  <w:bottom w:val="single" w:sz="4" w:space="0" w:color="auto"/>
                  <w:right w:val="single" w:sz="4" w:space="0" w:color="auto"/>
                </w:tcBorders>
                <w:vAlign w:val="center"/>
              </w:tcPr>
            </w:tcPrChange>
          </w:tcPr>
          <w:p w14:paraId="41B8956C" w14:textId="7622D915" w:rsidR="005F457E" w:rsidDel="00964E30" w:rsidRDefault="00000000">
            <w:pPr>
              <w:adjustRightInd w:val="0"/>
              <w:snapToGrid w:val="0"/>
              <w:spacing w:after="0" w:line="240" w:lineRule="auto"/>
              <w:ind w:firstLineChars="0" w:firstLine="0"/>
              <w:jc w:val="left"/>
              <w:rPr>
                <w:del w:id="792" w:author="Si-yuan LIU" w:date="2026-07-24T14:26:00Z" w16du:dateUtc="2026-07-24T06:26:00Z"/>
                <w:b/>
                <w:bCs/>
                <w:color w:val="000000" w:themeColor="text1"/>
                <w:kern w:val="0"/>
                <w:sz w:val="21"/>
                <w:szCs w:val="21"/>
              </w:rPr>
            </w:pPr>
            <w:del w:id="793" w:author="Si-yuan LIU" w:date="2026-07-24T14:26:00Z" w16du:dateUtc="2026-07-24T06:26:00Z">
              <w:r w:rsidDel="00964E30">
                <w:rPr>
                  <w:rFonts w:hint="eastAsia"/>
                  <w:b/>
                  <w:bCs/>
                  <w:color w:val="000000" w:themeColor="text1"/>
                  <w:kern w:val="0"/>
                  <w:sz w:val="21"/>
                  <w:szCs w:val="21"/>
                </w:rPr>
                <w:delText>合计</w:delText>
              </w:r>
            </w:del>
          </w:p>
        </w:tc>
        <w:tc>
          <w:tcPr>
            <w:tcW w:w="708" w:type="dxa"/>
            <w:tcBorders>
              <w:top w:val="single" w:sz="4" w:space="0" w:color="auto"/>
              <w:left w:val="single" w:sz="4" w:space="0" w:color="auto"/>
              <w:bottom w:val="single" w:sz="4" w:space="0" w:color="auto"/>
              <w:right w:val="single" w:sz="4" w:space="0" w:color="auto"/>
            </w:tcBorders>
            <w:vAlign w:val="center"/>
            <w:tcPrChange w:id="794" w:author="怡然 刘 [2]" w:date="2026-07-07T15:51:00Z">
              <w:tcPr>
                <w:tcW w:w="708" w:type="dxa"/>
                <w:tcBorders>
                  <w:top w:val="single" w:sz="4" w:space="0" w:color="auto"/>
                  <w:left w:val="single" w:sz="4" w:space="0" w:color="auto"/>
                  <w:bottom w:val="single" w:sz="4" w:space="0" w:color="auto"/>
                  <w:right w:val="single" w:sz="4" w:space="0" w:color="auto"/>
                </w:tcBorders>
                <w:vAlign w:val="center"/>
              </w:tcPr>
            </w:tcPrChange>
          </w:tcPr>
          <w:p w14:paraId="690D0A18" w14:textId="345C5A44" w:rsidR="005F457E" w:rsidDel="00964E30" w:rsidRDefault="00000000">
            <w:pPr>
              <w:adjustRightInd w:val="0"/>
              <w:snapToGrid w:val="0"/>
              <w:spacing w:after="0" w:line="240" w:lineRule="auto"/>
              <w:ind w:firstLineChars="0" w:firstLine="0"/>
              <w:jc w:val="center"/>
              <w:rPr>
                <w:del w:id="795" w:author="Si-yuan LIU" w:date="2026-07-24T14:26:00Z" w16du:dateUtc="2026-07-24T06:26:00Z"/>
                <w:b/>
                <w:bCs/>
                <w:color w:val="000000" w:themeColor="text1"/>
                <w:kern w:val="0"/>
                <w:sz w:val="21"/>
                <w:szCs w:val="21"/>
              </w:rPr>
            </w:pPr>
            <w:del w:id="796" w:author="Si-yuan LIU" w:date="2026-07-24T14:26:00Z" w16du:dateUtc="2026-07-24T06:26:00Z">
              <w:r w:rsidDel="00964E30">
                <w:rPr>
                  <w:b/>
                  <w:bCs/>
                  <w:color w:val="000000" w:themeColor="text1"/>
                  <w:kern w:val="0"/>
                  <w:sz w:val="21"/>
                  <w:szCs w:val="21"/>
                </w:rPr>
                <w:delText>-</w:delText>
              </w:r>
            </w:del>
          </w:p>
        </w:tc>
        <w:tc>
          <w:tcPr>
            <w:tcW w:w="849" w:type="dxa"/>
            <w:tcBorders>
              <w:top w:val="single" w:sz="4" w:space="0" w:color="auto"/>
              <w:left w:val="single" w:sz="4" w:space="0" w:color="auto"/>
              <w:bottom w:val="single" w:sz="4" w:space="0" w:color="auto"/>
              <w:right w:val="single" w:sz="4" w:space="0" w:color="auto"/>
            </w:tcBorders>
            <w:vAlign w:val="center"/>
            <w:tcPrChange w:id="797" w:author="怡然 刘 [2]" w:date="2026-07-07T15:51:00Z">
              <w:tcPr>
                <w:tcW w:w="849" w:type="dxa"/>
                <w:tcBorders>
                  <w:top w:val="single" w:sz="4" w:space="0" w:color="auto"/>
                  <w:left w:val="single" w:sz="4" w:space="0" w:color="auto"/>
                  <w:bottom w:val="single" w:sz="4" w:space="0" w:color="auto"/>
                  <w:right w:val="single" w:sz="4" w:space="0" w:color="auto"/>
                </w:tcBorders>
                <w:vAlign w:val="center"/>
              </w:tcPr>
            </w:tcPrChange>
          </w:tcPr>
          <w:p w14:paraId="507462C9" w14:textId="4FA60A05" w:rsidR="005F457E" w:rsidDel="00964E30" w:rsidRDefault="00000000">
            <w:pPr>
              <w:adjustRightInd w:val="0"/>
              <w:snapToGrid w:val="0"/>
              <w:spacing w:after="0" w:line="240" w:lineRule="auto"/>
              <w:ind w:firstLineChars="0" w:firstLine="0"/>
              <w:jc w:val="left"/>
              <w:rPr>
                <w:del w:id="798" w:author="Si-yuan LIU" w:date="2026-07-24T14:26:00Z" w16du:dateUtc="2026-07-24T06:26:00Z"/>
                <w:b/>
                <w:bCs/>
                <w:color w:val="000000" w:themeColor="text1"/>
                <w:kern w:val="0"/>
                <w:sz w:val="21"/>
                <w:szCs w:val="21"/>
              </w:rPr>
            </w:pPr>
            <w:del w:id="799" w:author="Si-yuan LIU" w:date="2026-07-24T14:26:00Z" w16du:dateUtc="2026-07-24T06:26:00Z">
              <w:r w:rsidDel="00964E30">
                <w:rPr>
                  <w:b/>
                  <w:bCs/>
                  <w:color w:val="000000" w:themeColor="text1"/>
                  <w:kern w:val="0"/>
                  <w:sz w:val="21"/>
                  <w:szCs w:val="21"/>
                </w:rPr>
                <w:delText>-</w:delText>
              </w:r>
            </w:del>
          </w:p>
        </w:tc>
        <w:tc>
          <w:tcPr>
            <w:tcW w:w="2406" w:type="dxa"/>
            <w:tcBorders>
              <w:top w:val="single" w:sz="4" w:space="0" w:color="auto"/>
              <w:left w:val="single" w:sz="4" w:space="0" w:color="auto"/>
              <w:bottom w:val="single" w:sz="4" w:space="0" w:color="auto"/>
              <w:right w:val="single" w:sz="4" w:space="0" w:color="auto"/>
            </w:tcBorders>
            <w:vAlign w:val="center"/>
            <w:tcPrChange w:id="800" w:author="怡然 刘 [2]" w:date="2026-07-07T15:51:00Z">
              <w:tcPr>
                <w:tcW w:w="2406" w:type="dxa"/>
                <w:tcBorders>
                  <w:top w:val="single" w:sz="4" w:space="0" w:color="auto"/>
                  <w:left w:val="single" w:sz="4" w:space="0" w:color="auto"/>
                  <w:bottom w:val="single" w:sz="4" w:space="0" w:color="auto"/>
                  <w:right w:val="single" w:sz="4" w:space="0" w:color="auto"/>
                </w:tcBorders>
                <w:vAlign w:val="center"/>
              </w:tcPr>
            </w:tcPrChange>
          </w:tcPr>
          <w:p w14:paraId="0B86BBAD" w14:textId="09D13F18" w:rsidR="005F457E" w:rsidDel="00964E30" w:rsidRDefault="00000000">
            <w:pPr>
              <w:adjustRightInd w:val="0"/>
              <w:snapToGrid w:val="0"/>
              <w:spacing w:after="0" w:line="240" w:lineRule="auto"/>
              <w:ind w:firstLineChars="0" w:firstLine="0"/>
              <w:jc w:val="left"/>
              <w:rPr>
                <w:del w:id="801" w:author="Si-yuan LIU" w:date="2026-07-24T14:26:00Z" w16du:dateUtc="2026-07-24T06:26:00Z"/>
                <w:b/>
                <w:bCs/>
                <w:color w:val="000000" w:themeColor="text1"/>
                <w:kern w:val="0"/>
                <w:sz w:val="21"/>
                <w:szCs w:val="21"/>
              </w:rPr>
            </w:pPr>
            <w:del w:id="802" w:author="Si-yuan LIU" w:date="2026-07-24T14:26:00Z" w16du:dateUtc="2026-07-24T06:26:00Z">
              <w:r w:rsidDel="00964E30">
                <w:rPr>
                  <w:b/>
                  <w:bCs/>
                  <w:color w:val="000000" w:themeColor="text1"/>
                  <w:kern w:val="0"/>
                  <w:sz w:val="21"/>
                  <w:szCs w:val="21"/>
                </w:rPr>
                <w:delText>-</w:delText>
              </w:r>
            </w:del>
          </w:p>
        </w:tc>
        <w:tc>
          <w:tcPr>
            <w:tcW w:w="1283" w:type="dxa"/>
            <w:tcBorders>
              <w:top w:val="single" w:sz="4" w:space="0" w:color="auto"/>
              <w:left w:val="single" w:sz="4" w:space="0" w:color="auto"/>
              <w:bottom w:val="single" w:sz="4" w:space="0" w:color="auto"/>
              <w:right w:val="single" w:sz="4" w:space="0" w:color="auto"/>
            </w:tcBorders>
            <w:vAlign w:val="center"/>
            <w:tcPrChange w:id="803" w:author="怡然 刘 [2]" w:date="2026-07-07T15:51:00Z">
              <w:tcPr>
                <w:tcW w:w="1283" w:type="dxa"/>
                <w:tcBorders>
                  <w:top w:val="single" w:sz="4" w:space="0" w:color="auto"/>
                  <w:left w:val="single" w:sz="4" w:space="0" w:color="auto"/>
                  <w:bottom w:val="single" w:sz="4" w:space="0" w:color="auto"/>
                  <w:right w:val="single" w:sz="4" w:space="0" w:color="auto"/>
                </w:tcBorders>
                <w:vAlign w:val="center"/>
              </w:tcPr>
            </w:tcPrChange>
          </w:tcPr>
          <w:p w14:paraId="5215282B" w14:textId="0C380CCC" w:rsidR="005F457E" w:rsidDel="00964E30" w:rsidRDefault="00000000">
            <w:pPr>
              <w:adjustRightInd w:val="0"/>
              <w:snapToGrid w:val="0"/>
              <w:spacing w:after="0" w:line="240" w:lineRule="auto"/>
              <w:ind w:firstLineChars="0" w:firstLine="0"/>
              <w:jc w:val="right"/>
              <w:rPr>
                <w:del w:id="804" w:author="Si-yuan LIU" w:date="2026-07-24T14:26:00Z" w16du:dateUtc="2026-07-24T06:26:00Z"/>
                <w:b/>
                <w:bCs/>
                <w:color w:val="000000" w:themeColor="text1"/>
                <w:kern w:val="0"/>
                <w:sz w:val="21"/>
                <w:szCs w:val="21"/>
              </w:rPr>
            </w:pPr>
            <w:del w:id="805" w:author="Si-yuan LIU" w:date="2026-07-24T14:26:00Z" w16du:dateUtc="2026-07-24T06:26:00Z">
              <w:r w:rsidDel="00964E30">
                <w:rPr>
                  <w:b/>
                  <w:bCs/>
                  <w:color w:val="000000" w:themeColor="text1"/>
                  <w:kern w:val="0"/>
                  <w:sz w:val="21"/>
                  <w:szCs w:val="21"/>
                </w:rPr>
                <w:delText>297.50</w:delText>
              </w:r>
            </w:del>
          </w:p>
        </w:tc>
        <w:tc>
          <w:tcPr>
            <w:tcW w:w="992" w:type="dxa"/>
            <w:tcBorders>
              <w:top w:val="single" w:sz="4" w:space="0" w:color="auto"/>
              <w:left w:val="single" w:sz="4" w:space="0" w:color="auto"/>
              <w:bottom w:val="single" w:sz="4" w:space="0" w:color="auto"/>
              <w:right w:val="single" w:sz="4" w:space="0" w:color="auto"/>
            </w:tcBorders>
            <w:vAlign w:val="center"/>
            <w:tcPrChange w:id="806" w:author="怡然 刘 [2]" w:date="2026-07-07T15:51:00Z">
              <w:tcPr>
                <w:tcW w:w="992" w:type="dxa"/>
                <w:tcBorders>
                  <w:top w:val="single" w:sz="4" w:space="0" w:color="auto"/>
                  <w:left w:val="single" w:sz="4" w:space="0" w:color="auto"/>
                  <w:bottom w:val="single" w:sz="4" w:space="0" w:color="auto"/>
                  <w:right w:val="single" w:sz="4" w:space="0" w:color="auto"/>
                </w:tcBorders>
                <w:vAlign w:val="center"/>
              </w:tcPr>
            </w:tcPrChange>
          </w:tcPr>
          <w:p w14:paraId="3D2901A7" w14:textId="547517F6" w:rsidR="005F457E" w:rsidDel="00964E30" w:rsidRDefault="00000000">
            <w:pPr>
              <w:adjustRightInd w:val="0"/>
              <w:snapToGrid w:val="0"/>
              <w:spacing w:after="0" w:line="240" w:lineRule="auto"/>
              <w:ind w:firstLineChars="0" w:firstLine="0"/>
              <w:jc w:val="right"/>
              <w:rPr>
                <w:del w:id="807" w:author="Si-yuan LIU" w:date="2026-07-24T14:26:00Z" w16du:dateUtc="2026-07-24T06:26:00Z"/>
                <w:b/>
                <w:bCs/>
                <w:color w:val="000000" w:themeColor="text1"/>
                <w:kern w:val="0"/>
                <w:sz w:val="21"/>
                <w:szCs w:val="21"/>
              </w:rPr>
            </w:pPr>
            <w:del w:id="808" w:author="Si-yuan LIU" w:date="2026-07-24T14:26:00Z" w16du:dateUtc="2026-07-24T06:26:00Z">
              <w:r w:rsidDel="00964E30">
                <w:rPr>
                  <w:b/>
                  <w:bCs/>
                  <w:color w:val="000000" w:themeColor="text1"/>
                  <w:kern w:val="0"/>
                  <w:sz w:val="21"/>
                  <w:szCs w:val="21"/>
                </w:rPr>
                <w:delText>83.98</w:delText>
              </w:r>
            </w:del>
          </w:p>
        </w:tc>
        <w:tc>
          <w:tcPr>
            <w:tcW w:w="851" w:type="dxa"/>
            <w:tcBorders>
              <w:top w:val="single" w:sz="4" w:space="0" w:color="auto"/>
              <w:left w:val="single" w:sz="4" w:space="0" w:color="auto"/>
              <w:bottom w:val="single" w:sz="4" w:space="0" w:color="auto"/>
              <w:right w:val="single" w:sz="4" w:space="0" w:color="auto"/>
            </w:tcBorders>
            <w:vAlign w:val="center"/>
            <w:tcPrChange w:id="809" w:author="怡然 刘 [2]" w:date="2026-07-07T15:51:00Z">
              <w:tcPr>
                <w:tcW w:w="851" w:type="dxa"/>
                <w:tcBorders>
                  <w:top w:val="single" w:sz="4" w:space="0" w:color="auto"/>
                  <w:left w:val="single" w:sz="4" w:space="0" w:color="auto"/>
                  <w:bottom w:val="single" w:sz="4" w:space="0" w:color="auto"/>
                  <w:right w:val="single" w:sz="4" w:space="0" w:color="auto"/>
                </w:tcBorders>
                <w:vAlign w:val="center"/>
              </w:tcPr>
            </w:tcPrChange>
          </w:tcPr>
          <w:p w14:paraId="4E0CF393" w14:textId="4C403E7F" w:rsidR="005F457E" w:rsidDel="00964E30" w:rsidRDefault="00000000">
            <w:pPr>
              <w:adjustRightInd w:val="0"/>
              <w:snapToGrid w:val="0"/>
              <w:spacing w:after="0" w:line="240" w:lineRule="auto"/>
              <w:ind w:firstLineChars="0" w:firstLine="0"/>
              <w:jc w:val="right"/>
              <w:rPr>
                <w:del w:id="810" w:author="Si-yuan LIU" w:date="2026-07-24T14:26:00Z" w16du:dateUtc="2026-07-24T06:26:00Z"/>
                <w:b/>
                <w:bCs/>
                <w:color w:val="000000" w:themeColor="text1"/>
                <w:kern w:val="0"/>
                <w:sz w:val="21"/>
                <w:szCs w:val="21"/>
              </w:rPr>
            </w:pPr>
            <w:del w:id="811" w:author="Si-yuan LIU" w:date="2026-07-24T14:26:00Z" w16du:dateUtc="2026-07-24T06:26:00Z">
              <w:r w:rsidDel="00964E30">
                <w:rPr>
                  <w:b/>
                  <w:bCs/>
                  <w:color w:val="000000" w:themeColor="text1"/>
                  <w:kern w:val="0"/>
                  <w:sz w:val="21"/>
                  <w:szCs w:val="21"/>
                </w:rPr>
                <w:delText>-</w:delText>
              </w:r>
            </w:del>
          </w:p>
        </w:tc>
        <w:tc>
          <w:tcPr>
            <w:tcW w:w="992" w:type="dxa"/>
            <w:tcBorders>
              <w:top w:val="single" w:sz="4" w:space="0" w:color="auto"/>
              <w:left w:val="single" w:sz="4" w:space="0" w:color="auto"/>
              <w:bottom w:val="single" w:sz="4" w:space="0" w:color="auto"/>
              <w:right w:val="single" w:sz="4" w:space="0" w:color="auto"/>
            </w:tcBorders>
            <w:vAlign w:val="center"/>
            <w:tcPrChange w:id="812" w:author="怡然 刘 [2]" w:date="2026-07-07T15:51:00Z">
              <w:tcPr>
                <w:tcW w:w="992" w:type="dxa"/>
                <w:tcBorders>
                  <w:top w:val="single" w:sz="4" w:space="0" w:color="auto"/>
                  <w:left w:val="single" w:sz="4" w:space="0" w:color="auto"/>
                  <w:bottom w:val="single" w:sz="4" w:space="0" w:color="auto"/>
                  <w:right w:val="single" w:sz="4" w:space="0" w:color="auto"/>
                </w:tcBorders>
                <w:vAlign w:val="center"/>
              </w:tcPr>
            </w:tcPrChange>
          </w:tcPr>
          <w:p w14:paraId="18E26128" w14:textId="41D3776E" w:rsidR="005F457E" w:rsidDel="00964E30" w:rsidRDefault="00000000">
            <w:pPr>
              <w:adjustRightInd w:val="0"/>
              <w:snapToGrid w:val="0"/>
              <w:spacing w:after="0" w:line="240" w:lineRule="auto"/>
              <w:ind w:firstLineChars="0" w:firstLine="0"/>
              <w:jc w:val="right"/>
              <w:rPr>
                <w:del w:id="813" w:author="Si-yuan LIU" w:date="2026-07-24T14:26:00Z" w16du:dateUtc="2026-07-24T06:26:00Z"/>
                <w:b/>
                <w:bCs/>
                <w:color w:val="000000" w:themeColor="text1"/>
                <w:kern w:val="0"/>
                <w:sz w:val="21"/>
                <w:szCs w:val="21"/>
              </w:rPr>
            </w:pPr>
            <w:del w:id="814" w:author="Si-yuan LIU" w:date="2026-07-24T14:26:00Z" w16du:dateUtc="2026-07-24T06:26:00Z">
              <w:r w:rsidDel="00964E30">
                <w:rPr>
                  <w:b/>
                  <w:bCs/>
                  <w:color w:val="000000" w:themeColor="text1"/>
                  <w:kern w:val="0"/>
                  <w:sz w:val="21"/>
                  <w:szCs w:val="21"/>
                </w:rPr>
                <w:delText>-</w:delText>
              </w:r>
            </w:del>
          </w:p>
        </w:tc>
        <w:tc>
          <w:tcPr>
            <w:tcW w:w="1696" w:type="dxa"/>
            <w:tcBorders>
              <w:top w:val="single" w:sz="4" w:space="0" w:color="auto"/>
              <w:left w:val="single" w:sz="4" w:space="0" w:color="auto"/>
              <w:bottom w:val="single" w:sz="4" w:space="0" w:color="auto"/>
              <w:right w:val="single" w:sz="4" w:space="0" w:color="auto"/>
            </w:tcBorders>
            <w:vAlign w:val="center"/>
            <w:tcPrChange w:id="815" w:author="怡然 刘 [2]" w:date="2026-07-07T15:51:00Z">
              <w:tcPr>
                <w:tcW w:w="1696" w:type="dxa"/>
                <w:tcBorders>
                  <w:top w:val="single" w:sz="4" w:space="0" w:color="auto"/>
                  <w:left w:val="single" w:sz="4" w:space="0" w:color="auto"/>
                  <w:bottom w:val="single" w:sz="4" w:space="0" w:color="auto"/>
                  <w:right w:val="single" w:sz="4" w:space="0" w:color="auto"/>
                </w:tcBorders>
                <w:vAlign w:val="center"/>
              </w:tcPr>
            </w:tcPrChange>
          </w:tcPr>
          <w:p w14:paraId="426C9CD1" w14:textId="647A8F7B" w:rsidR="005F457E" w:rsidDel="00964E30" w:rsidRDefault="00000000">
            <w:pPr>
              <w:adjustRightInd w:val="0"/>
              <w:snapToGrid w:val="0"/>
              <w:spacing w:after="0" w:line="240" w:lineRule="auto"/>
              <w:ind w:firstLineChars="0" w:firstLine="0"/>
              <w:jc w:val="left"/>
              <w:rPr>
                <w:del w:id="816" w:author="Si-yuan LIU" w:date="2026-07-24T14:26:00Z" w16du:dateUtc="2026-07-24T06:26:00Z"/>
                <w:b/>
                <w:bCs/>
                <w:color w:val="000000" w:themeColor="text1"/>
                <w:kern w:val="0"/>
                <w:sz w:val="21"/>
                <w:szCs w:val="21"/>
              </w:rPr>
            </w:pPr>
            <w:del w:id="817" w:author="Si-yuan LIU" w:date="2026-07-24T14:26:00Z" w16du:dateUtc="2026-07-24T06:26:00Z">
              <w:r w:rsidDel="00964E30">
                <w:rPr>
                  <w:b/>
                  <w:bCs/>
                  <w:color w:val="000000" w:themeColor="text1"/>
                  <w:kern w:val="0"/>
                  <w:sz w:val="21"/>
                  <w:szCs w:val="21"/>
                </w:rPr>
                <w:delText>-</w:delText>
              </w:r>
            </w:del>
          </w:p>
        </w:tc>
        <w:tc>
          <w:tcPr>
            <w:tcW w:w="1275" w:type="dxa"/>
            <w:tcBorders>
              <w:top w:val="single" w:sz="4" w:space="0" w:color="auto"/>
              <w:left w:val="single" w:sz="4" w:space="0" w:color="auto"/>
              <w:bottom w:val="single" w:sz="4" w:space="0" w:color="auto"/>
              <w:right w:val="single" w:sz="4" w:space="0" w:color="auto"/>
            </w:tcBorders>
            <w:vAlign w:val="center"/>
            <w:tcPrChange w:id="818" w:author="怡然 刘 [2]" w:date="2026-07-07T15:51:00Z">
              <w:tcPr>
                <w:tcW w:w="1275" w:type="dxa"/>
                <w:tcBorders>
                  <w:top w:val="single" w:sz="4" w:space="0" w:color="auto"/>
                  <w:left w:val="single" w:sz="4" w:space="0" w:color="auto"/>
                  <w:bottom w:val="single" w:sz="4" w:space="0" w:color="auto"/>
                  <w:right w:val="single" w:sz="4" w:space="0" w:color="auto"/>
                </w:tcBorders>
                <w:vAlign w:val="center"/>
              </w:tcPr>
            </w:tcPrChange>
          </w:tcPr>
          <w:p w14:paraId="5C8DA38B" w14:textId="4CDF56DF" w:rsidR="005F457E" w:rsidDel="00964E30" w:rsidRDefault="005F457E">
            <w:pPr>
              <w:adjustRightInd w:val="0"/>
              <w:snapToGrid w:val="0"/>
              <w:spacing w:after="0" w:line="240" w:lineRule="auto"/>
              <w:ind w:firstLineChars="0" w:firstLine="0"/>
              <w:jc w:val="center"/>
              <w:rPr>
                <w:del w:id="819" w:author="Si-yuan LIU" w:date="2026-07-24T14:26:00Z" w16du:dateUtc="2026-07-24T06:26:00Z"/>
                <w:b/>
                <w:bCs/>
                <w:color w:val="000000" w:themeColor="text1"/>
                <w:kern w:val="0"/>
                <w:sz w:val="21"/>
                <w:szCs w:val="21"/>
              </w:rPr>
            </w:pPr>
          </w:p>
        </w:tc>
        <w:tc>
          <w:tcPr>
            <w:tcW w:w="1228" w:type="dxa"/>
            <w:tcBorders>
              <w:top w:val="single" w:sz="4" w:space="0" w:color="auto"/>
              <w:left w:val="single" w:sz="4" w:space="0" w:color="auto"/>
              <w:bottom w:val="single" w:sz="4" w:space="0" w:color="auto"/>
              <w:right w:val="single" w:sz="4" w:space="0" w:color="auto"/>
            </w:tcBorders>
            <w:vAlign w:val="center"/>
            <w:tcPrChange w:id="820" w:author="怡然 刘 [2]" w:date="2026-07-07T15:51:00Z">
              <w:tcPr>
                <w:tcW w:w="1228" w:type="dxa"/>
                <w:tcBorders>
                  <w:top w:val="single" w:sz="4" w:space="0" w:color="auto"/>
                  <w:left w:val="single" w:sz="4" w:space="0" w:color="auto"/>
                  <w:bottom w:val="single" w:sz="4" w:space="0" w:color="auto"/>
                  <w:right w:val="single" w:sz="4" w:space="0" w:color="auto"/>
                </w:tcBorders>
                <w:vAlign w:val="center"/>
              </w:tcPr>
            </w:tcPrChange>
          </w:tcPr>
          <w:p w14:paraId="55E9A9A7" w14:textId="416B312D" w:rsidR="005F457E" w:rsidDel="00964E30" w:rsidRDefault="00000000">
            <w:pPr>
              <w:adjustRightInd w:val="0"/>
              <w:snapToGrid w:val="0"/>
              <w:spacing w:after="0" w:line="240" w:lineRule="auto"/>
              <w:ind w:firstLineChars="0" w:firstLine="0"/>
              <w:jc w:val="center"/>
              <w:rPr>
                <w:del w:id="821" w:author="Si-yuan LIU" w:date="2026-07-24T14:26:00Z" w16du:dateUtc="2026-07-24T06:26:00Z"/>
                <w:b/>
                <w:bCs/>
                <w:color w:val="000000" w:themeColor="text1"/>
                <w:kern w:val="0"/>
                <w:sz w:val="21"/>
                <w:szCs w:val="21"/>
              </w:rPr>
            </w:pPr>
            <w:del w:id="822" w:author="Si-yuan LIU" w:date="2026-07-24T14:26:00Z" w16du:dateUtc="2026-07-24T06:26:00Z">
              <w:r w:rsidDel="00964E30">
                <w:rPr>
                  <w:b/>
                  <w:bCs/>
                  <w:color w:val="000000" w:themeColor="text1"/>
                  <w:kern w:val="0"/>
                  <w:sz w:val="21"/>
                  <w:szCs w:val="21"/>
                </w:rPr>
                <w:delText>15,296.99</w:delText>
              </w:r>
            </w:del>
          </w:p>
        </w:tc>
        <w:tc>
          <w:tcPr>
            <w:tcW w:w="1229" w:type="dxa"/>
            <w:tcBorders>
              <w:top w:val="single" w:sz="4" w:space="0" w:color="auto"/>
              <w:left w:val="single" w:sz="4" w:space="0" w:color="auto"/>
              <w:bottom w:val="single" w:sz="4" w:space="0" w:color="auto"/>
              <w:right w:val="single" w:sz="4" w:space="0" w:color="auto"/>
            </w:tcBorders>
            <w:vAlign w:val="center"/>
            <w:tcPrChange w:id="823" w:author="怡然 刘 [2]" w:date="2026-07-07T15:51:00Z">
              <w:tcPr>
                <w:tcW w:w="1229" w:type="dxa"/>
                <w:tcBorders>
                  <w:top w:val="single" w:sz="4" w:space="0" w:color="auto"/>
                  <w:left w:val="single" w:sz="4" w:space="0" w:color="auto"/>
                  <w:bottom w:val="single" w:sz="4" w:space="0" w:color="auto"/>
                  <w:right w:val="single" w:sz="4" w:space="0" w:color="auto"/>
                </w:tcBorders>
                <w:vAlign w:val="center"/>
              </w:tcPr>
            </w:tcPrChange>
          </w:tcPr>
          <w:p w14:paraId="4F0E42D1" w14:textId="6A99E2C7" w:rsidR="005F457E" w:rsidDel="00964E30" w:rsidRDefault="00000000">
            <w:pPr>
              <w:adjustRightInd w:val="0"/>
              <w:snapToGrid w:val="0"/>
              <w:spacing w:after="0" w:line="240" w:lineRule="auto"/>
              <w:ind w:firstLineChars="0" w:firstLine="0"/>
              <w:jc w:val="center"/>
              <w:rPr>
                <w:del w:id="824" w:author="Si-yuan LIU" w:date="2026-07-24T14:26:00Z" w16du:dateUtc="2026-07-24T06:26:00Z"/>
                <w:b/>
                <w:bCs/>
                <w:color w:val="000000" w:themeColor="text1"/>
                <w:kern w:val="0"/>
                <w:sz w:val="21"/>
                <w:szCs w:val="21"/>
              </w:rPr>
            </w:pPr>
            <w:del w:id="825" w:author="Si-yuan LIU" w:date="2026-07-24T14:26:00Z" w16du:dateUtc="2026-07-24T06:26:00Z">
              <w:r w:rsidDel="00964E30">
                <w:rPr>
                  <w:b/>
                  <w:bCs/>
                  <w:color w:val="000000" w:themeColor="text1"/>
                  <w:kern w:val="0"/>
                  <w:sz w:val="21"/>
                  <w:szCs w:val="21"/>
                </w:rPr>
                <w:delText>50,930.30</w:delText>
              </w:r>
            </w:del>
          </w:p>
        </w:tc>
        <w:tc>
          <w:tcPr>
            <w:tcW w:w="1229" w:type="dxa"/>
            <w:tcBorders>
              <w:top w:val="single" w:sz="4" w:space="0" w:color="auto"/>
              <w:left w:val="single" w:sz="4" w:space="0" w:color="auto"/>
              <w:bottom w:val="single" w:sz="4" w:space="0" w:color="auto"/>
              <w:right w:val="single" w:sz="4" w:space="0" w:color="auto"/>
            </w:tcBorders>
            <w:vAlign w:val="center"/>
            <w:tcPrChange w:id="826" w:author="怡然 刘 [2]" w:date="2026-07-07T15:51:00Z">
              <w:tcPr>
                <w:tcW w:w="1229" w:type="dxa"/>
                <w:tcBorders>
                  <w:top w:val="single" w:sz="4" w:space="0" w:color="auto"/>
                  <w:left w:val="single" w:sz="4" w:space="0" w:color="auto"/>
                  <w:bottom w:val="single" w:sz="4" w:space="0" w:color="auto"/>
                  <w:right w:val="single" w:sz="4" w:space="0" w:color="auto"/>
                </w:tcBorders>
                <w:vAlign w:val="center"/>
              </w:tcPr>
            </w:tcPrChange>
          </w:tcPr>
          <w:p w14:paraId="2B027239" w14:textId="3F30B0B5" w:rsidR="005F457E" w:rsidDel="00964E30" w:rsidRDefault="00000000">
            <w:pPr>
              <w:adjustRightInd w:val="0"/>
              <w:snapToGrid w:val="0"/>
              <w:spacing w:after="0" w:line="240" w:lineRule="auto"/>
              <w:ind w:firstLineChars="0" w:firstLine="0"/>
              <w:jc w:val="center"/>
              <w:rPr>
                <w:del w:id="827" w:author="Si-yuan LIU" w:date="2026-07-24T14:26:00Z" w16du:dateUtc="2026-07-24T06:26:00Z"/>
                <w:b/>
                <w:bCs/>
                <w:color w:val="000000" w:themeColor="text1"/>
                <w:kern w:val="0"/>
                <w:sz w:val="21"/>
                <w:szCs w:val="21"/>
              </w:rPr>
            </w:pPr>
            <w:del w:id="828" w:author="Si-yuan LIU" w:date="2026-07-24T14:26:00Z" w16du:dateUtc="2026-07-24T06:26:00Z">
              <w:r w:rsidDel="00964E30">
                <w:rPr>
                  <w:b/>
                  <w:bCs/>
                  <w:color w:val="000000" w:themeColor="text1"/>
                  <w:kern w:val="0"/>
                  <w:sz w:val="21"/>
                  <w:szCs w:val="21"/>
                </w:rPr>
                <w:delText>119,740.17</w:delText>
              </w:r>
            </w:del>
          </w:p>
        </w:tc>
      </w:tr>
    </w:tbl>
    <w:p w14:paraId="16528061" w14:textId="1739B3D4" w:rsidR="005F457E" w:rsidDel="00964E30" w:rsidRDefault="00000000">
      <w:pPr>
        <w:pStyle w:val="a8"/>
        <w:keepNext/>
        <w:spacing w:line="264" w:lineRule="auto"/>
        <w:ind w:firstLineChars="0"/>
        <w:jc w:val="center"/>
        <w:rPr>
          <w:del w:id="829" w:author="Si-yuan LIU" w:date="2026-07-24T14:26:00Z" w16du:dateUtc="2026-07-24T06:26:00Z"/>
          <w:color w:val="000000" w:themeColor="text1"/>
        </w:rPr>
      </w:pPr>
      <w:del w:id="830" w:author="Si-yuan LIU" w:date="2026-07-24T14:26:00Z" w16du:dateUtc="2026-07-24T06:26:00Z">
        <w:r w:rsidDel="00964E30">
          <w:rPr>
            <w:rFonts w:hint="eastAsia"/>
            <w:color w:val="000000" w:themeColor="text1"/>
          </w:rPr>
          <w:delText>表</w:delText>
        </w:r>
        <w:r w:rsidDel="00964E30">
          <w:rPr>
            <w:color w:val="000000" w:themeColor="text1"/>
          </w:rPr>
          <w:delText xml:space="preserve"> </w:delText>
        </w:r>
        <w:r w:rsidDel="00964E30">
          <w:rPr>
            <w:color w:val="000000" w:themeColor="text1"/>
          </w:rPr>
          <w:fldChar w:fldCharType="begin"/>
        </w:r>
        <w:r w:rsidDel="00964E30">
          <w:rPr>
            <w:color w:val="000000" w:themeColor="text1"/>
          </w:rPr>
          <w:delInstrText xml:space="preserve"> SEQ </w:delInstrText>
        </w:r>
        <w:r w:rsidDel="00964E30">
          <w:rPr>
            <w:rFonts w:hint="eastAsia"/>
            <w:color w:val="000000" w:themeColor="text1"/>
          </w:rPr>
          <w:delInstrText>表</w:delInstrText>
        </w:r>
        <w:r w:rsidDel="00964E30">
          <w:rPr>
            <w:color w:val="000000" w:themeColor="text1"/>
          </w:rPr>
          <w:delInstrText xml:space="preserve"> \* ARABIC </w:delInstrText>
        </w:r>
        <w:r w:rsidDel="00964E30">
          <w:rPr>
            <w:color w:val="000000" w:themeColor="text1"/>
          </w:rPr>
          <w:fldChar w:fldCharType="separate"/>
        </w:r>
      </w:del>
      <w:ins w:id="831" w:author="Bentayga-" w:date="2026-07-05T17:09:00Z">
        <w:del w:id="832" w:author="Si-yuan LIU" w:date="2026-07-24T14:26:00Z" w16du:dateUtc="2026-07-24T06:26:00Z">
          <w:r w:rsidDel="00964E30">
            <w:rPr>
              <w:b/>
            </w:rPr>
            <w:delText>错误！未指定顺序。错误！未指定顺序。错误！未指定顺序。错误！未指定顺序。</w:delText>
          </w:r>
        </w:del>
      </w:ins>
      <w:del w:id="833" w:author="Si-yuan LIU" w:date="2026-07-24T14:26:00Z" w16du:dateUtc="2026-07-24T06:26:00Z">
        <w:r w:rsidDel="00964E30">
          <w:rPr>
            <w:color w:val="000000" w:themeColor="text1"/>
          </w:rPr>
          <w:delText>2</w:delText>
        </w:r>
        <w:r w:rsidDel="00964E30">
          <w:rPr>
            <w:color w:val="000000" w:themeColor="text1"/>
          </w:rPr>
          <w:fldChar w:fldCharType="end"/>
        </w:r>
        <w:r w:rsidDel="00964E30">
          <w:rPr>
            <w:color w:val="000000" w:themeColor="text1"/>
          </w:rPr>
          <w:delText xml:space="preserve"> </w:delText>
        </w:r>
        <w:r w:rsidDel="00964E30">
          <w:rPr>
            <w:rFonts w:hint="eastAsia"/>
            <w:color w:val="000000" w:themeColor="text1"/>
            <w:szCs w:val="24"/>
          </w:rPr>
          <w:delText>发起人（原始权益人）可扩募资产情况</w:delText>
        </w:r>
      </w:del>
    </w:p>
    <w:p w14:paraId="7B59AF05" w14:textId="7A600A58" w:rsidR="005F457E" w:rsidDel="00964E30" w:rsidRDefault="00000000">
      <w:pPr>
        <w:pStyle w:val="a8"/>
        <w:keepNext/>
        <w:spacing w:line="264" w:lineRule="auto"/>
        <w:ind w:left="0" w:firstLineChars="0" w:firstLine="0"/>
        <w:rPr>
          <w:ins w:id="834" w:author="Jiaxing Cui" w:date="2026-06-08T17:58:00Z"/>
          <w:del w:id="835" w:author="Si-yuan LIU" w:date="2026-07-24T14:26:00Z" w16du:dateUtc="2026-07-24T06:26:00Z"/>
        </w:rPr>
        <w:sectPr w:rsidR="005F457E" w:rsidDel="00964E30">
          <w:footerReference w:type="default" r:id="rId25"/>
          <w:pgSz w:w="16838" w:h="11906" w:orient="landscape"/>
          <w:pgMar w:top="1616" w:right="1984" w:bottom="1616" w:left="1814" w:header="851" w:footer="1167" w:gutter="0"/>
          <w:pgNumType w:start="3"/>
          <w:cols w:space="425"/>
          <w:docGrid w:linePitch="588"/>
        </w:sectPr>
      </w:pPr>
      <w:del w:id="836" w:author="Si-yuan LIU" w:date="2026-07-24T14:26:00Z" w16du:dateUtc="2026-07-24T06:26:00Z">
        <w:r w:rsidDel="00964E30">
          <w:br w:type="page"/>
        </w:r>
      </w:del>
      <w:bookmarkStart w:id="837" w:name="_Toc1583428193_WPSOffice_Level1"/>
      <w:bookmarkStart w:id="838" w:name="_Toc223783749"/>
      <w:bookmarkStart w:id="839" w:name="_Toc955758800_WPSOffice_Level1"/>
      <w:bookmarkStart w:id="840" w:name="_Toc132449124_WPSOffice_Level1"/>
    </w:p>
    <w:p w14:paraId="1E360E20" w14:textId="6D37254C" w:rsidR="005F457E" w:rsidDel="00964E30" w:rsidRDefault="00000000">
      <w:pPr>
        <w:pStyle w:val="1"/>
        <w:rPr>
          <w:del w:id="841" w:author="Si-yuan LIU" w:date="2026-07-24T14:26:00Z" w16du:dateUtc="2026-07-24T06:26:00Z"/>
        </w:rPr>
      </w:pPr>
      <w:del w:id="842" w:author="Si-yuan LIU" w:date="2026-07-24T14:26:00Z" w16du:dateUtc="2026-07-24T06:26:00Z">
        <w:r w:rsidDel="00964E30">
          <w:rPr>
            <w:rFonts w:hint="eastAsia"/>
          </w:rPr>
          <w:delText>二、参与主体情况</w:delText>
        </w:r>
        <w:bookmarkEnd w:id="837"/>
        <w:bookmarkEnd w:id="838"/>
        <w:bookmarkEnd w:id="839"/>
        <w:bookmarkEnd w:id="840"/>
      </w:del>
    </w:p>
    <w:p w14:paraId="1AC8A97C" w14:textId="034788F0" w:rsidR="005F457E" w:rsidDel="00964E30" w:rsidRDefault="00000000">
      <w:pPr>
        <w:pStyle w:val="2"/>
        <w:rPr>
          <w:del w:id="843" w:author="Si-yuan LIU" w:date="2026-07-24T14:26:00Z" w16du:dateUtc="2026-07-24T06:26:00Z"/>
        </w:rPr>
      </w:pPr>
      <w:bookmarkStart w:id="844" w:name="_Toc445067038_WPSOffice_Level2"/>
      <w:bookmarkStart w:id="845" w:name="_Toc973566153_WPSOffice_Level2"/>
      <w:bookmarkStart w:id="846" w:name="_Toc239351898_WPSOffice_Level2"/>
      <w:bookmarkStart w:id="847" w:name="_Toc223783750"/>
      <w:del w:id="848" w:author="Si-yuan LIU" w:date="2026-07-24T14:26:00Z" w16du:dateUtc="2026-07-24T06:26:00Z">
        <w:r w:rsidDel="00964E30">
          <w:rPr>
            <w:rFonts w:hint="eastAsia"/>
          </w:rPr>
          <w:delText>（一）法律关系</w:delText>
        </w:r>
        <w:bookmarkEnd w:id="844"/>
        <w:bookmarkEnd w:id="845"/>
        <w:bookmarkEnd w:id="846"/>
        <w:bookmarkEnd w:id="847"/>
      </w:del>
    </w:p>
    <w:p w14:paraId="159CE7BD" w14:textId="2AB549D1" w:rsidR="005F457E" w:rsidDel="00964E30" w:rsidRDefault="00000000">
      <w:pPr>
        <w:spacing w:after="0" w:line="312" w:lineRule="auto"/>
        <w:ind w:firstLine="480"/>
        <w:rPr>
          <w:del w:id="849" w:author="Si-yuan LIU" w:date="2026-07-24T14:26:00Z" w16du:dateUtc="2026-07-24T06:26:00Z"/>
          <w:color w:val="000000" w:themeColor="text1"/>
          <w:szCs w:val="24"/>
        </w:rPr>
      </w:pPr>
      <w:del w:id="850" w:author="Si-yuan LIU" w:date="2026-07-24T14:26:00Z" w16du:dateUtc="2026-07-24T06:26:00Z">
        <w:r w:rsidDel="00964E30">
          <w:rPr>
            <w:color w:val="000000" w:themeColor="text1"/>
            <w:szCs w:val="24"/>
          </w:rPr>
          <w:delText>1.</w:delText>
        </w:r>
        <w:r w:rsidDel="00964E30">
          <w:rPr>
            <w:rFonts w:hint="eastAsia"/>
            <w:color w:val="000000" w:themeColor="text1"/>
            <w:szCs w:val="24"/>
          </w:rPr>
          <w:delText>现状下的项目主要法律关系</w:delText>
        </w:r>
      </w:del>
    </w:p>
    <w:p w14:paraId="1F1AB4F1" w14:textId="46CC36EE" w:rsidR="005F457E" w:rsidDel="00964E30" w:rsidRDefault="00000000">
      <w:pPr>
        <w:spacing w:after="0" w:line="312" w:lineRule="auto"/>
        <w:ind w:firstLine="480"/>
        <w:rPr>
          <w:del w:id="851" w:author="Si-yuan LIU" w:date="2026-07-24T14:26:00Z" w16du:dateUtc="2026-07-24T06:26:00Z"/>
          <w:color w:val="000000" w:themeColor="text1"/>
          <w:szCs w:val="24"/>
        </w:rPr>
      </w:pPr>
      <w:del w:id="852" w:author="Si-yuan LIU" w:date="2026-07-24T14:26:00Z" w16du:dateUtc="2026-07-24T06:26:00Z">
        <w:r w:rsidDel="00964E30">
          <w:rPr>
            <w:rFonts w:hint="eastAsia"/>
            <w:color w:val="000000" w:themeColor="text1"/>
            <w:szCs w:val="24"/>
          </w:rPr>
          <w:delText>本项目原始权益人为奥飞数据、固安聚龙和昊盈科技，项目公司为奥融科技，基础设施项目为奥飞数据数字智慧产业园</w:delText>
        </w:r>
        <w:r w:rsidDel="00964E30">
          <w:rPr>
            <w:color w:val="000000" w:themeColor="text1"/>
            <w:szCs w:val="24"/>
          </w:rPr>
          <w:delText>1</w:delText>
        </w:r>
        <w:r w:rsidDel="00964E30">
          <w:rPr>
            <w:rFonts w:hint="eastAsia"/>
            <w:color w:val="000000" w:themeColor="text1"/>
            <w:szCs w:val="24"/>
          </w:rPr>
          <w:delText>、</w:delText>
        </w:r>
        <w:r w:rsidDel="00964E30">
          <w:rPr>
            <w:color w:val="000000" w:themeColor="text1"/>
            <w:szCs w:val="24"/>
          </w:rPr>
          <w:delText>2</w:delText>
        </w:r>
        <w:r w:rsidDel="00964E30">
          <w:rPr>
            <w:rFonts w:hint="eastAsia"/>
            <w:color w:val="000000" w:themeColor="text1"/>
            <w:szCs w:val="24"/>
          </w:rPr>
          <w:delText>号楼，运营管理机构为奥飞数据。现状下的项目主要法律关系如下：</w:delText>
        </w:r>
      </w:del>
    </w:p>
    <w:p w14:paraId="4E8342EA" w14:textId="6D9E1FF6" w:rsidR="005F457E" w:rsidDel="00964E30" w:rsidRDefault="00000000">
      <w:pPr>
        <w:spacing w:after="0" w:line="312" w:lineRule="auto"/>
        <w:ind w:firstLineChars="0" w:firstLine="0"/>
        <w:jc w:val="center"/>
        <w:rPr>
          <w:del w:id="853" w:author="Si-yuan LIU" w:date="2026-07-24T14:26:00Z" w16du:dateUtc="2026-07-24T06:26:00Z"/>
          <w:color w:val="000000" w:themeColor="text1"/>
          <w:szCs w:val="24"/>
        </w:rPr>
      </w:pPr>
      <w:ins w:id="854" w:author="怡然 刘 [2]" w:date="2026-07-07T15:53:00Z">
        <w:del w:id="855" w:author="Si-yuan LIU" w:date="2026-07-24T14:26:00Z" w16du:dateUtc="2026-07-24T06:26:00Z">
          <w:r w:rsidDel="00964E30">
            <w:rPr>
              <w:noProof/>
              <w:color w:val="000000" w:themeColor="text1"/>
              <w:szCs w:val="24"/>
            </w:rPr>
            <w:drawing>
              <wp:inline distT="0" distB="0" distL="0" distR="0" wp14:anchorId="5B208974" wp14:editId="0A460F72">
                <wp:extent cx="3153410" cy="3209925"/>
                <wp:effectExtent l="0" t="0" r="0" b="3175"/>
                <wp:docPr id="5813477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347748" name="图片 1"/>
                        <pic:cNvPicPr>
                          <a:picLocks noChangeAspect="1"/>
                        </pic:cNvPicPr>
                      </pic:nvPicPr>
                      <pic:blipFill>
                        <a:blip r:embed="rId26"/>
                        <a:stretch>
                          <a:fillRect/>
                        </a:stretch>
                      </pic:blipFill>
                      <pic:spPr>
                        <a:xfrm>
                          <a:off x="0" y="0"/>
                          <a:ext cx="3164833" cy="3221856"/>
                        </a:xfrm>
                        <a:prstGeom prst="rect">
                          <a:avLst/>
                        </a:prstGeom>
                      </pic:spPr>
                    </pic:pic>
                  </a:graphicData>
                </a:graphic>
              </wp:inline>
            </w:drawing>
          </w:r>
        </w:del>
      </w:ins>
      <w:commentRangeStart w:id="856"/>
      <w:del w:id="857" w:author="Si-yuan LIU" w:date="2026-07-24T14:26:00Z" w16du:dateUtc="2026-07-24T06:26:00Z">
        <w:r w:rsidDel="00964E30">
          <w:rPr>
            <w:noProof/>
            <w:color w:val="000000" w:themeColor="text1"/>
            <w:szCs w:val="24"/>
          </w:rPr>
          <w:drawing>
            <wp:inline distT="0" distB="0" distL="0" distR="0" wp14:anchorId="3CCB35E5" wp14:editId="5ADF75D8">
              <wp:extent cx="4622800" cy="3396615"/>
              <wp:effectExtent l="0" t="0" r="0" b="0"/>
              <wp:docPr id="2005008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00848" name="图片 1"/>
                      <pic:cNvPicPr>
                        <a:picLocks noChangeAspect="1"/>
                      </pic:cNvPicPr>
                    </pic:nvPicPr>
                    <pic:blipFill>
                      <a:blip r:embed="rId27"/>
                      <a:stretch>
                        <a:fillRect/>
                      </a:stretch>
                    </pic:blipFill>
                    <pic:spPr>
                      <a:xfrm>
                        <a:off x="0" y="0"/>
                        <a:ext cx="4642176" cy="3410720"/>
                      </a:xfrm>
                      <a:prstGeom prst="rect">
                        <a:avLst/>
                      </a:prstGeom>
                    </pic:spPr>
                  </pic:pic>
                </a:graphicData>
              </a:graphic>
            </wp:inline>
          </w:drawing>
        </w:r>
        <w:commentRangeEnd w:id="856"/>
        <w:r w:rsidDel="00964E30">
          <w:rPr>
            <w:rStyle w:val="afa"/>
            <w:color w:val="000000" w:themeColor="text1"/>
            <w:sz w:val="24"/>
            <w:szCs w:val="24"/>
          </w:rPr>
          <w:commentReference w:id="856"/>
        </w:r>
      </w:del>
    </w:p>
    <w:p w14:paraId="5EE071D5" w14:textId="13F540CB" w:rsidR="005F457E" w:rsidDel="00964E30" w:rsidRDefault="00000000">
      <w:pPr>
        <w:spacing w:after="0" w:line="312" w:lineRule="auto"/>
        <w:ind w:firstLineChars="0" w:firstLine="0"/>
        <w:jc w:val="center"/>
        <w:rPr>
          <w:del w:id="858" w:author="Si-yuan LIU" w:date="2026-07-24T14:26:00Z" w16du:dateUtc="2026-07-24T06:26:00Z"/>
          <w:color w:val="000000" w:themeColor="text1"/>
          <w:szCs w:val="24"/>
        </w:rPr>
      </w:pPr>
      <w:del w:id="859" w:author="Si-yuan LIU" w:date="2026-07-24T14:26:00Z" w16du:dateUtc="2026-07-24T06:26:00Z">
        <w:r w:rsidDel="00964E30">
          <w:rPr>
            <w:rFonts w:hint="eastAsia"/>
            <w:color w:val="000000" w:themeColor="text1"/>
            <w:szCs w:val="24"/>
          </w:rPr>
          <w:delText>图</w:delText>
        </w:r>
        <w:r w:rsidDel="00964E30">
          <w:rPr>
            <w:color w:val="000000" w:themeColor="text1"/>
            <w:szCs w:val="24"/>
          </w:rPr>
          <w:delText xml:space="preserve"> </w:delText>
        </w:r>
        <w:r w:rsidDel="00964E30">
          <w:rPr>
            <w:color w:val="000000" w:themeColor="text1"/>
            <w:szCs w:val="24"/>
          </w:rPr>
          <w:fldChar w:fldCharType="begin"/>
        </w:r>
        <w:r w:rsidDel="00964E30">
          <w:rPr>
            <w:color w:val="000000" w:themeColor="text1"/>
            <w:szCs w:val="24"/>
          </w:rPr>
          <w:delInstrText xml:space="preserve"> SEQ </w:delInstrText>
        </w:r>
        <w:r w:rsidDel="00964E30">
          <w:rPr>
            <w:color w:val="000000" w:themeColor="text1"/>
            <w:szCs w:val="24"/>
          </w:rPr>
          <w:delInstrText>图</w:delInstrText>
        </w:r>
        <w:r w:rsidDel="00964E30">
          <w:rPr>
            <w:color w:val="000000" w:themeColor="text1"/>
            <w:szCs w:val="24"/>
          </w:rPr>
          <w:delInstrText xml:space="preserve"> \* ARABIC </w:delInstrText>
        </w:r>
        <w:r w:rsidDel="00964E30">
          <w:rPr>
            <w:color w:val="000000" w:themeColor="text1"/>
            <w:szCs w:val="24"/>
          </w:rPr>
          <w:fldChar w:fldCharType="separate"/>
        </w:r>
        <w:r w:rsidR="004A5B2B" w:rsidDel="00964E30">
          <w:rPr>
            <w:noProof/>
            <w:color w:val="000000" w:themeColor="text1"/>
            <w:szCs w:val="24"/>
          </w:rPr>
          <w:delText>1</w:delText>
        </w:r>
        <w:r w:rsidDel="00964E30">
          <w:rPr>
            <w:color w:val="000000" w:themeColor="text1"/>
            <w:szCs w:val="24"/>
          </w:rPr>
          <w:fldChar w:fldCharType="end"/>
        </w:r>
        <w:r w:rsidDel="00964E30">
          <w:rPr>
            <w:color w:val="000000" w:themeColor="text1"/>
            <w:szCs w:val="24"/>
          </w:rPr>
          <w:delText xml:space="preserve"> </w:delText>
        </w:r>
        <w:r w:rsidDel="00964E30">
          <w:rPr>
            <w:rFonts w:hint="eastAsia"/>
            <w:color w:val="000000" w:themeColor="text1"/>
            <w:szCs w:val="24"/>
          </w:rPr>
          <w:delText>现状下的项目主要法律关系图</w:delText>
        </w:r>
      </w:del>
    </w:p>
    <w:p w14:paraId="29B91389" w14:textId="153C31BD" w:rsidR="005F457E" w:rsidDel="00964E30" w:rsidRDefault="00000000">
      <w:pPr>
        <w:spacing w:after="0" w:line="312" w:lineRule="auto"/>
        <w:ind w:firstLine="480"/>
        <w:rPr>
          <w:ins w:id="860" w:author="唐潇" w:date="2026-07-08T13:27:00Z"/>
          <w:del w:id="861" w:author="Si-yuan LIU" w:date="2026-07-24T14:26:00Z" w16du:dateUtc="2026-07-24T06:26:00Z"/>
          <w:color w:val="000000" w:themeColor="text1"/>
          <w:szCs w:val="24"/>
        </w:rPr>
      </w:pPr>
      <w:del w:id="862" w:author="Si-yuan LIU" w:date="2026-07-24T14:26:00Z" w16du:dateUtc="2026-07-24T06:26:00Z">
        <w:r w:rsidDel="00964E30">
          <w:rPr>
            <w:rFonts w:hint="eastAsia"/>
            <w:color w:val="000000" w:themeColor="text1"/>
            <w:szCs w:val="24"/>
          </w:rPr>
          <w:delText>截至目前，奥融科技直接持有基础设施项目，奥飞数据、固安聚龙和</w:delText>
        </w:r>
        <w:r w:rsidDel="00964E30">
          <w:rPr>
            <w:color w:val="000000" w:themeColor="text1"/>
            <w:szCs w:val="24"/>
          </w:rPr>
          <w:delText>天泽奥融</w:delText>
        </w:r>
      </w:del>
      <w:ins w:id="863" w:author="唐潇" w:date="2026-07-07T14:25:00Z">
        <w:del w:id="864" w:author="Si-yuan LIU" w:date="2026-07-24T14:26:00Z" w16du:dateUtc="2026-07-24T06:26:00Z">
          <w:r w:rsidDel="00964E30">
            <w:rPr>
              <w:rFonts w:hint="eastAsia"/>
              <w:color w:val="000000" w:themeColor="text1"/>
              <w:szCs w:val="24"/>
            </w:rPr>
            <w:delText>昊盈科技</w:delText>
          </w:r>
        </w:del>
      </w:ins>
      <w:del w:id="865" w:author="Si-yuan LIU" w:date="2026-07-24T14:26:00Z" w16du:dateUtc="2026-07-24T06:26:00Z">
        <w:r w:rsidDel="00964E30">
          <w:rPr>
            <w:rFonts w:hint="eastAsia"/>
            <w:color w:val="000000" w:themeColor="text1"/>
            <w:szCs w:val="24"/>
          </w:rPr>
          <w:delText>合计持有奥融科技</w:delText>
        </w:r>
        <w:r w:rsidDel="00964E30">
          <w:rPr>
            <w:color w:val="000000" w:themeColor="text1"/>
            <w:szCs w:val="24"/>
          </w:rPr>
          <w:delText>100%</w:delText>
        </w:r>
        <w:r w:rsidDel="00964E30">
          <w:rPr>
            <w:rFonts w:hint="eastAsia"/>
            <w:color w:val="000000" w:themeColor="text1"/>
            <w:szCs w:val="24"/>
          </w:rPr>
          <w:delText>股权，股权比例分别为</w:delText>
        </w:r>
        <w:r w:rsidDel="00964E30">
          <w:rPr>
            <w:color w:val="000000" w:themeColor="text1"/>
            <w:szCs w:val="24"/>
          </w:rPr>
          <w:delText>40.53%</w:delText>
        </w:r>
        <w:r w:rsidDel="00964E30">
          <w:rPr>
            <w:rFonts w:hint="eastAsia"/>
            <w:color w:val="000000" w:themeColor="text1"/>
            <w:szCs w:val="24"/>
          </w:rPr>
          <w:delText>、</w:delText>
        </w:r>
        <w:r w:rsidDel="00964E30">
          <w:rPr>
            <w:color w:val="000000" w:themeColor="text1"/>
            <w:szCs w:val="24"/>
          </w:rPr>
          <w:delText>36.00%</w:delText>
        </w:r>
        <w:r w:rsidDel="00964E30">
          <w:rPr>
            <w:rFonts w:hint="eastAsia"/>
            <w:color w:val="000000" w:themeColor="text1"/>
            <w:szCs w:val="24"/>
          </w:rPr>
          <w:delText>和</w:delText>
        </w:r>
        <w:r w:rsidDel="00964E30">
          <w:rPr>
            <w:color w:val="000000" w:themeColor="text1"/>
            <w:szCs w:val="24"/>
          </w:rPr>
          <w:delText>23.47%</w:delText>
        </w:r>
        <w:r w:rsidDel="00964E30">
          <w:rPr>
            <w:rFonts w:hint="eastAsia"/>
            <w:color w:val="000000" w:themeColor="text1"/>
            <w:szCs w:val="24"/>
          </w:rPr>
          <w:delText>。同时，奥飞数据持有固安聚龙、昊盈科技</w:delText>
        </w:r>
        <w:r w:rsidDel="00964E30">
          <w:rPr>
            <w:color w:val="000000" w:themeColor="text1"/>
            <w:szCs w:val="24"/>
          </w:rPr>
          <w:delText>100%</w:delText>
        </w:r>
        <w:r w:rsidDel="00964E30">
          <w:rPr>
            <w:rFonts w:hint="eastAsia"/>
            <w:color w:val="000000" w:themeColor="text1"/>
            <w:szCs w:val="24"/>
          </w:rPr>
          <w:delText>股权，并持有天泽奥融</w:delText>
        </w:r>
        <w:r w:rsidDel="00964E30">
          <w:rPr>
            <w:color w:val="000000" w:themeColor="text1"/>
            <w:szCs w:val="24"/>
          </w:rPr>
          <w:delText>40%</w:delText>
        </w:r>
        <w:r w:rsidDel="00964E30">
          <w:rPr>
            <w:rFonts w:hint="eastAsia"/>
            <w:color w:val="000000" w:themeColor="text1"/>
            <w:szCs w:val="24"/>
          </w:rPr>
          <w:delText>股权，系奥融科技的控股股东。</w:delText>
        </w:r>
      </w:del>
    </w:p>
    <w:p w14:paraId="0214DE05" w14:textId="4ECC4883" w:rsidR="005F457E" w:rsidDel="00964E30" w:rsidRDefault="00000000">
      <w:pPr>
        <w:spacing w:after="0" w:line="312" w:lineRule="auto"/>
        <w:ind w:firstLine="480"/>
        <w:rPr>
          <w:del w:id="866" w:author="Si-yuan LIU" w:date="2026-07-24T14:26:00Z" w16du:dateUtc="2026-07-24T06:26:00Z"/>
          <w:color w:val="000000" w:themeColor="text1"/>
          <w:szCs w:val="24"/>
        </w:rPr>
      </w:pPr>
      <w:del w:id="867" w:author="Si-yuan LIU" w:date="2026-07-24T14:26:00Z" w16du:dateUtc="2026-07-24T06:26:00Z">
        <w:r w:rsidDel="00964E30">
          <w:rPr>
            <w:rFonts w:hint="eastAsia"/>
            <w:color w:val="000000" w:themeColor="text1"/>
            <w:szCs w:val="24"/>
          </w:rPr>
          <w:delText>昊盟科技持有奥飞数据</w:delText>
        </w:r>
        <w:r w:rsidDel="00964E30">
          <w:rPr>
            <w:color w:val="000000" w:themeColor="text1"/>
            <w:szCs w:val="24"/>
          </w:rPr>
          <w:delText>27.6%</w:delText>
        </w:r>
        <w:r w:rsidDel="00964E30">
          <w:rPr>
            <w:rFonts w:hint="eastAsia"/>
            <w:color w:val="000000" w:themeColor="text1"/>
            <w:szCs w:val="24"/>
          </w:rPr>
          <w:delText>的股权，为奥飞数据控股股东。冯康先生持有昊盟科技</w:delText>
        </w:r>
        <w:r w:rsidDel="00964E30">
          <w:rPr>
            <w:color w:val="000000" w:themeColor="text1"/>
            <w:szCs w:val="24"/>
          </w:rPr>
          <w:delText>90.00%</w:delText>
        </w:r>
        <w:r w:rsidDel="00964E30">
          <w:rPr>
            <w:rFonts w:hint="eastAsia"/>
            <w:color w:val="000000" w:themeColor="text1"/>
            <w:szCs w:val="24"/>
          </w:rPr>
          <w:delText>股权，为奥飞数据的实际控制人。</w:delText>
        </w:r>
      </w:del>
    </w:p>
    <w:p w14:paraId="31370367" w14:textId="3A962221" w:rsidR="005F457E" w:rsidDel="00964E30" w:rsidRDefault="00000000">
      <w:pPr>
        <w:spacing w:after="0" w:line="312" w:lineRule="auto"/>
        <w:ind w:firstLine="480"/>
        <w:rPr>
          <w:del w:id="868" w:author="Si-yuan LIU" w:date="2026-07-24T14:26:00Z" w16du:dateUtc="2026-07-24T06:26:00Z"/>
          <w:color w:val="000000" w:themeColor="text1"/>
          <w:szCs w:val="24"/>
        </w:rPr>
      </w:pPr>
      <w:del w:id="869" w:author="Si-yuan LIU" w:date="2026-07-24T14:26:00Z" w16du:dateUtc="2026-07-24T06:26:00Z">
        <w:r w:rsidDel="00964E30">
          <w:rPr>
            <w:color w:val="000000" w:themeColor="text1"/>
            <w:szCs w:val="24"/>
          </w:rPr>
          <w:delText>2.</w:delText>
        </w:r>
        <w:r w:rsidDel="00964E30">
          <w:rPr>
            <w:rFonts w:hint="eastAsia"/>
            <w:color w:val="000000" w:themeColor="text1"/>
            <w:szCs w:val="24"/>
          </w:rPr>
          <w:delText>重组后的项目主要法律关系</w:delText>
        </w:r>
      </w:del>
    </w:p>
    <w:p w14:paraId="1DEDA779" w14:textId="3C6E140A" w:rsidR="005F457E" w:rsidDel="00964E30" w:rsidRDefault="00000000">
      <w:pPr>
        <w:spacing w:after="0" w:line="312" w:lineRule="auto"/>
        <w:ind w:firstLine="480"/>
        <w:rPr>
          <w:del w:id="870" w:author="Si-yuan LIU" w:date="2026-07-24T14:26:00Z" w16du:dateUtc="2026-07-24T06:26:00Z"/>
          <w:color w:val="000000" w:themeColor="text1"/>
          <w:szCs w:val="24"/>
        </w:rPr>
      </w:pPr>
      <w:del w:id="871" w:author="Si-yuan LIU" w:date="2026-07-24T14:26:00Z" w16du:dateUtc="2026-07-24T06:26:00Z">
        <w:r w:rsidDel="00964E30">
          <w:rPr>
            <w:rFonts w:hint="eastAsia"/>
            <w:color w:val="000000" w:themeColor="text1"/>
            <w:szCs w:val="24"/>
          </w:rPr>
          <w:delText>本项目拟于发行</w:delText>
        </w:r>
      </w:del>
      <w:ins w:id="872" w:author="唐潇" w:date="2026-07-08T13:27:00Z">
        <w:del w:id="873" w:author="Si-yuan LIU" w:date="2026-07-24T14:26:00Z" w16du:dateUtc="2026-07-24T06:26:00Z">
          <w:r w:rsidDel="00964E30">
            <w:rPr>
              <w:rFonts w:hint="eastAsia"/>
              <w:color w:val="000000" w:themeColor="text1"/>
              <w:szCs w:val="24"/>
            </w:rPr>
            <w:delText>完成</w:delText>
          </w:r>
        </w:del>
      </w:ins>
      <w:del w:id="874" w:author="Si-yuan LIU" w:date="2026-07-24T14:26:00Z" w16du:dateUtc="2026-07-24T06:26:00Z">
        <w:r w:rsidDel="00964E30">
          <w:rPr>
            <w:rFonts w:hint="eastAsia"/>
            <w:color w:val="000000" w:themeColor="text1"/>
            <w:szCs w:val="24"/>
          </w:rPr>
          <w:delText>前进行重组，</w:delText>
        </w:r>
      </w:del>
      <w:ins w:id="875" w:author="怡然 刘 [2]" w:date="2026-07-07T15:53:00Z">
        <w:del w:id="876" w:author="Si-yuan LIU" w:date="2026-07-24T14:26:00Z" w16du:dateUtc="2026-07-24T06:26:00Z">
          <w:r w:rsidDel="00964E30">
            <w:rPr>
              <w:rFonts w:hint="eastAsia"/>
              <w:color w:val="000000" w:themeColor="text1"/>
              <w:szCs w:val="24"/>
            </w:rPr>
            <w:delText>目前</w:delText>
          </w:r>
        </w:del>
      </w:ins>
      <w:del w:id="877" w:author="Si-yuan LIU" w:date="2026-07-24T14:26:00Z" w16du:dateUtc="2026-07-24T06:26:00Z">
        <w:r w:rsidDel="00964E30">
          <w:rPr>
            <w:rFonts w:hint="eastAsia"/>
            <w:color w:val="000000" w:themeColor="text1"/>
            <w:szCs w:val="24"/>
          </w:rPr>
          <w:delText>昊盈科技</w:delText>
        </w:r>
      </w:del>
      <w:ins w:id="878" w:author="怡然 刘 [2]" w:date="2026-07-07T15:53:00Z">
        <w:del w:id="879" w:author="Si-yuan LIU" w:date="2026-07-24T14:26:00Z" w16du:dateUtc="2026-07-24T06:26:00Z">
          <w:r w:rsidDel="00964E30">
            <w:rPr>
              <w:rFonts w:hint="eastAsia"/>
              <w:color w:val="000000" w:themeColor="text1"/>
              <w:szCs w:val="24"/>
            </w:rPr>
            <w:delText>已完成</w:delText>
          </w:r>
        </w:del>
      </w:ins>
      <w:del w:id="880" w:author="Si-yuan LIU" w:date="2026-07-24T14:26:00Z" w16du:dateUtc="2026-07-24T06:26:00Z">
        <w:r w:rsidDel="00964E30">
          <w:rPr>
            <w:rFonts w:hint="eastAsia"/>
            <w:color w:val="000000" w:themeColor="text1"/>
            <w:szCs w:val="24"/>
          </w:rPr>
          <w:delText>拟回购天泽奥融持有的</w:delText>
        </w:r>
        <w:r w:rsidDel="00964E30">
          <w:rPr>
            <w:color w:val="000000" w:themeColor="text1"/>
            <w:szCs w:val="24"/>
          </w:rPr>
          <w:delText>23.47%</w:delText>
        </w:r>
        <w:r w:rsidDel="00964E30">
          <w:rPr>
            <w:rFonts w:hint="eastAsia"/>
            <w:color w:val="000000" w:themeColor="text1"/>
            <w:szCs w:val="24"/>
          </w:rPr>
          <w:delText>奥融科技股权，奥融科技拟剥离持有的非入池资产。重组后的项目主要法律关系如下：</w:delText>
        </w:r>
      </w:del>
    </w:p>
    <w:p w14:paraId="18A31790" w14:textId="51A686E1" w:rsidR="005F457E" w:rsidDel="00964E30" w:rsidRDefault="00000000">
      <w:pPr>
        <w:spacing w:after="0" w:line="312" w:lineRule="auto"/>
        <w:ind w:firstLineChars="0" w:firstLine="0"/>
        <w:jc w:val="center"/>
        <w:rPr>
          <w:del w:id="881" w:author="Si-yuan LIU" w:date="2026-07-24T14:26:00Z" w16du:dateUtc="2026-07-24T06:26:00Z"/>
          <w:color w:val="000000" w:themeColor="text1"/>
          <w:szCs w:val="24"/>
        </w:rPr>
      </w:pPr>
      <w:del w:id="882" w:author="Si-yuan LIU" w:date="2026-07-24T14:26:00Z" w16du:dateUtc="2026-07-24T06:26:00Z">
        <w:r w:rsidDel="00964E30">
          <w:rPr>
            <w:noProof/>
            <w:color w:val="000000" w:themeColor="text1"/>
            <w:szCs w:val="24"/>
          </w:rPr>
          <w:drawing>
            <wp:inline distT="0" distB="0" distL="0" distR="0" wp14:anchorId="49B8CFA3" wp14:editId="520276D5">
              <wp:extent cx="3216910" cy="3188335"/>
              <wp:effectExtent l="0" t="0" r="0" b="0"/>
              <wp:docPr id="1787308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30806" name="图片 1"/>
                      <pic:cNvPicPr>
                        <a:picLocks noChangeAspect="1"/>
                      </pic:cNvPicPr>
                    </pic:nvPicPr>
                    <pic:blipFill>
                      <a:blip r:embed="rId28"/>
                      <a:stretch>
                        <a:fillRect/>
                      </a:stretch>
                    </pic:blipFill>
                    <pic:spPr>
                      <a:xfrm>
                        <a:off x="0" y="0"/>
                        <a:ext cx="3231352" cy="3202241"/>
                      </a:xfrm>
                      <a:prstGeom prst="rect">
                        <a:avLst/>
                      </a:prstGeom>
                    </pic:spPr>
                  </pic:pic>
                </a:graphicData>
              </a:graphic>
            </wp:inline>
          </w:drawing>
        </w:r>
      </w:del>
    </w:p>
    <w:p w14:paraId="57A5767E" w14:textId="5EDE3D1D" w:rsidR="005F457E" w:rsidDel="00964E30" w:rsidRDefault="00000000">
      <w:pPr>
        <w:spacing w:after="0" w:line="312" w:lineRule="auto"/>
        <w:ind w:firstLine="480"/>
        <w:jc w:val="center"/>
        <w:rPr>
          <w:del w:id="883" w:author="Si-yuan LIU" w:date="2026-07-24T14:26:00Z" w16du:dateUtc="2026-07-24T06:26:00Z"/>
          <w:color w:val="000000" w:themeColor="text1"/>
          <w:szCs w:val="24"/>
        </w:rPr>
      </w:pPr>
      <w:del w:id="884" w:author="Si-yuan LIU" w:date="2026-07-24T14:26:00Z" w16du:dateUtc="2026-07-24T06:26:00Z">
        <w:r w:rsidDel="00964E30">
          <w:rPr>
            <w:rFonts w:hint="eastAsia"/>
            <w:color w:val="000000" w:themeColor="text1"/>
            <w:szCs w:val="24"/>
          </w:rPr>
          <w:delText>图</w:delText>
        </w:r>
        <w:r w:rsidDel="00964E30">
          <w:rPr>
            <w:color w:val="000000" w:themeColor="text1"/>
            <w:szCs w:val="24"/>
          </w:rPr>
          <w:delText xml:space="preserve"> </w:delText>
        </w:r>
        <w:r w:rsidDel="00964E30">
          <w:rPr>
            <w:color w:val="000000" w:themeColor="text1"/>
            <w:szCs w:val="24"/>
          </w:rPr>
          <w:fldChar w:fldCharType="begin"/>
        </w:r>
        <w:r w:rsidDel="00964E30">
          <w:rPr>
            <w:color w:val="000000" w:themeColor="text1"/>
            <w:szCs w:val="24"/>
          </w:rPr>
          <w:delInstrText xml:space="preserve"> SEQ </w:delInstrText>
        </w:r>
        <w:r w:rsidDel="00964E30">
          <w:rPr>
            <w:color w:val="000000" w:themeColor="text1"/>
            <w:szCs w:val="24"/>
          </w:rPr>
          <w:delInstrText>图</w:delInstrText>
        </w:r>
        <w:r w:rsidDel="00964E30">
          <w:rPr>
            <w:color w:val="000000" w:themeColor="text1"/>
            <w:szCs w:val="24"/>
          </w:rPr>
          <w:delInstrText xml:space="preserve"> \* ARABIC </w:delInstrText>
        </w:r>
        <w:r w:rsidDel="00964E30">
          <w:rPr>
            <w:color w:val="000000" w:themeColor="text1"/>
            <w:szCs w:val="24"/>
          </w:rPr>
          <w:fldChar w:fldCharType="separate"/>
        </w:r>
        <w:r w:rsidR="004A5B2B" w:rsidDel="00964E30">
          <w:rPr>
            <w:noProof/>
            <w:color w:val="000000" w:themeColor="text1"/>
            <w:szCs w:val="24"/>
          </w:rPr>
          <w:delText>2</w:delText>
        </w:r>
        <w:r w:rsidDel="00964E30">
          <w:rPr>
            <w:color w:val="000000" w:themeColor="text1"/>
            <w:szCs w:val="24"/>
          </w:rPr>
          <w:fldChar w:fldCharType="end"/>
        </w:r>
        <w:r w:rsidDel="00964E30">
          <w:rPr>
            <w:color w:val="000000" w:themeColor="text1"/>
            <w:szCs w:val="24"/>
          </w:rPr>
          <w:delText xml:space="preserve"> </w:delText>
        </w:r>
        <w:r w:rsidDel="00964E30">
          <w:rPr>
            <w:rFonts w:hint="eastAsia"/>
            <w:color w:val="000000" w:themeColor="text1"/>
            <w:szCs w:val="24"/>
          </w:rPr>
          <w:delText>重组后的项目主要法律关系图</w:delText>
        </w:r>
      </w:del>
    </w:p>
    <w:p w14:paraId="5E9C528C" w14:textId="26609C30" w:rsidR="005F457E" w:rsidDel="00964E30" w:rsidRDefault="00000000">
      <w:pPr>
        <w:pStyle w:val="2"/>
        <w:rPr>
          <w:del w:id="885" w:author="Si-yuan LIU" w:date="2026-07-24T14:26:00Z" w16du:dateUtc="2026-07-24T06:26:00Z"/>
        </w:rPr>
      </w:pPr>
      <w:bookmarkStart w:id="886" w:name="_Toc33513277_WPSOffice_Level2"/>
      <w:bookmarkStart w:id="887" w:name="_Toc223783751"/>
      <w:bookmarkStart w:id="888" w:name="_Toc907416598_WPSOffice_Level2"/>
      <w:bookmarkStart w:id="889" w:name="_Toc1887529500_WPSOffice_Level2"/>
      <w:del w:id="890" w:author="Si-yuan LIU" w:date="2026-07-24T14:26:00Z" w16du:dateUtc="2026-07-24T06:26:00Z">
        <w:r w:rsidDel="00964E30">
          <w:rPr>
            <w:rFonts w:hint="eastAsia"/>
          </w:rPr>
          <w:delText>（二）项目公司情况</w:delText>
        </w:r>
        <w:bookmarkEnd w:id="886"/>
        <w:bookmarkEnd w:id="887"/>
        <w:bookmarkEnd w:id="888"/>
        <w:bookmarkEnd w:id="889"/>
      </w:del>
    </w:p>
    <w:p w14:paraId="2E17AC43" w14:textId="6A389D7D" w:rsidR="005F457E" w:rsidDel="00964E30" w:rsidRDefault="00000000">
      <w:pPr>
        <w:spacing w:after="0" w:line="312" w:lineRule="auto"/>
        <w:ind w:firstLine="480"/>
        <w:rPr>
          <w:del w:id="891" w:author="Si-yuan LIU" w:date="2026-07-24T14:26:00Z" w16du:dateUtc="2026-07-24T06:26:00Z"/>
          <w:color w:val="000000" w:themeColor="text1"/>
          <w:szCs w:val="24"/>
        </w:rPr>
      </w:pPr>
      <w:del w:id="892" w:author="Si-yuan LIU" w:date="2026-07-24T14:26:00Z" w16du:dateUtc="2026-07-24T06:26:00Z">
        <w:r w:rsidDel="00964E30">
          <w:rPr>
            <w:color w:val="000000" w:themeColor="text1"/>
            <w:szCs w:val="24"/>
          </w:rPr>
          <w:delText>1.</w:delText>
        </w:r>
        <w:r w:rsidDel="00964E30">
          <w:rPr>
            <w:rFonts w:hint="eastAsia"/>
            <w:color w:val="000000" w:themeColor="text1"/>
            <w:szCs w:val="24"/>
          </w:rPr>
          <w:delText>基本信息</w:delText>
        </w:r>
      </w:del>
    </w:p>
    <w:p w14:paraId="3C106A50" w14:textId="7D29167A" w:rsidR="005F457E" w:rsidDel="00964E30" w:rsidRDefault="00000000">
      <w:pPr>
        <w:spacing w:after="0" w:line="312" w:lineRule="auto"/>
        <w:ind w:firstLine="480"/>
        <w:rPr>
          <w:del w:id="893" w:author="Si-yuan LIU" w:date="2026-07-24T14:26:00Z" w16du:dateUtc="2026-07-24T06:26:00Z"/>
          <w:color w:val="000000" w:themeColor="text1"/>
          <w:szCs w:val="24"/>
        </w:rPr>
      </w:pPr>
      <w:del w:id="894" w:author="Si-yuan LIU" w:date="2026-07-24T14:26:00Z" w16du:dateUtc="2026-07-24T06:26:00Z">
        <w:r w:rsidDel="00964E30">
          <w:rPr>
            <w:rFonts w:hint="eastAsia"/>
            <w:color w:val="000000" w:themeColor="text1"/>
            <w:szCs w:val="24"/>
          </w:rPr>
          <w:delText>截至目前，项目公司基本情况如下：</w:delText>
        </w:r>
      </w:del>
    </w:p>
    <w:p w14:paraId="55495092" w14:textId="195239A4" w:rsidR="005F457E" w:rsidDel="00964E30" w:rsidRDefault="00000000">
      <w:pPr>
        <w:spacing w:after="0" w:line="312" w:lineRule="auto"/>
        <w:ind w:firstLineChars="0" w:firstLine="0"/>
        <w:jc w:val="center"/>
        <w:rPr>
          <w:del w:id="895" w:author="Si-yuan LIU" w:date="2026-07-24T14:26:00Z" w16du:dateUtc="2026-07-24T06:26:00Z"/>
          <w:color w:val="000000" w:themeColor="text1"/>
          <w:szCs w:val="24"/>
        </w:rPr>
      </w:pPr>
      <w:del w:id="896" w:author="Si-yuan LIU" w:date="2026-07-24T14:26:00Z" w16du:dateUtc="2026-07-24T06:26:00Z">
        <w:r w:rsidDel="00964E30">
          <w:rPr>
            <w:rFonts w:hint="eastAsia"/>
            <w:color w:val="000000" w:themeColor="text1"/>
            <w:szCs w:val="24"/>
          </w:rPr>
          <w:delText>表</w:delText>
        </w:r>
        <w:r w:rsidDel="00964E30">
          <w:rPr>
            <w:color w:val="000000" w:themeColor="text1"/>
            <w:szCs w:val="24"/>
          </w:rPr>
          <w:delText xml:space="preserve"> </w:delText>
        </w:r>
        <w:r w:rsidDel="00964E30">
          <w:rPr>
            <w:color w:val="000000" w:themeColor="text1"/>
            <w:szCs w:val="24"/>
          </w:rPr>
          <w:fldChar w:fldCharType="begin"/>
        </w:r>
        <w:r w:rsidDel="00964E30">
          <w:rPr>
            <w:color w:val="000000" w:themeColor="text1"/>
            <w:szCs w:val="24"/>
          </w:rPr>
          <w:delInstrText xml:space="preserve"> SEQ </w:delInstrText>
        </w:r>
        <w:r w:rsidDel="00964E30">
          <w:rPr>
            <w:rFonts w:hint="eastAsia"/>
            <w:color w:val="000000" w:themeColor="text1"/>
            <w:szCs w:val="24"/>
          </w:rPr>
          <w:delInstrText>表</w:delInstrText>
        </w:r>
        <w:r w:rsidDel="00964E30">
          <w:rPr>
            <w:color w:val="000000" w:themeColor="text1"/>
            <w:szCs w:val="24"/>
          </w:rPr>
          <w:delInstrText xml:space="preserve"> \* ARABIC </w:delInstrText>
        </w:r>
        <w:r w:rsidDel="00964E30">
          <w:rPr>
            <w:color w:val="000000" w:themeColor="text1"/>
            <w:szCs w:val="24"/>
          </w:rPr>
          <w:fldChar w:fldCharType="separate"/>
        </w:r>
      </w:del>
      <w:ins w:id="897" w:author="怡然 刘 [2]" w:date="2026-07-08T15:02:00Z">
        <w:del w:id="898" w:author="Si-yuan LIU" w:date="2026-07-24T14:26:00Z" w16du:dateUtc="2026-07-24T06:26:00Z">
          <w:r w:rsidR="004A5B2B" w:rsidDel="00964E30">
            <w:rPr>
              <w:noProof/>
              <w:color w:val="000000" w:themeColor="text1"/>
              <w:szCs w:val="24"/>
            </w:rPr>
            <w:delText>3</w:delText>
          </w:r>
        </w:del>
      </w:ins>
      <w:ins w:id="899" w:author="Bentayga-" w:date="2026-07-05T17:09:00Z">
        <w:del w:id="900" w:author="Si-yuan LIU" w:date="2026-07-24T14:26:00Z" w16du:dateUtc="2026-07-24T06:26:00Z">
          <w:r w:rsidDel="00964E30">
            <w:rPr>
              <w:noProof/>
              <w:color w:val="000000" w:themeColor="text1"/>
              <w:szCs w:val="24"/>
            </w:rPr>
            <w:delText>3</w:delText>
          </w:r>
        </w:del>
      </w:ins>
      <w:del w:id="901" w:author="Si-yuan LIU" w:date="2026-07-24T14:26:00Z" w16du:dateUtc="2026-07-24T06:26:00Z">
        <w:r w:rsidDel="00964E30">
          <w:rPr>
            <w:noProof/>
            <w:color w:val="000000" w:themeColor="text1"/>
            <w:szCs w:val="24"/>
          </w:rPr>
          <w:delText>3</w:delText>
        </w:r>
        <w:r w:rsidDel="00964E30">
          <w:rPr>
            <w:color w:val="000000" w:themeColor="text1"/>
            <w:szCs w:val="24"/>
          </w:rPr>
          <w:fldChar w:fldCharType="end"/>
        </w:r>
        <w:r w:rsidDel="00964E30">
          <w:rPr>
            <w:color w:val="000000" w:themeColor="text1"/>
            <w:szCs w:val="24"/>
          </w:rPr>
          <w:delText xml:space="preserve"> </w:delText>
        </w:r>
        <w:r w:rsidDel="00964E30">
          <w:rPr>
            <w:rFonts w:hint="eastAsia"/>
            <w:color w:val="000000" w:themeColor="text1"/>
            <w:szCs w:val="24"/>
          </w:rPr>
          <w:delText>项目公司基本信息</w:delText>
        </w:r>
      </w:del>
    </w:p>
    <w:tbl>
      <w:tblPr>
        <w:tblStyle w:val="af6"/>
        <w:tblW w:w="8890" w:type="dxa"/>
        <w:tblLayout w:type="fixed"/>
        <w:tblLook w:val="04A0" w:firstRow="1" w:lastRow="0" w:firstColumn="1" w:lastColumn="0" w:noHBand="0" w:noVBand="1"/>
      </w:tblPr>
      <w:tblGrid>
        <w:gridCol w:w="1481"/>
        <w:gridCol w:w="1481"/>
        <w:gridCol w:w="1481"/>
        <w:gridCol w:w="1481"/>
        <w:gridCol w:w="1481"/>
        <w:gridCol w:w="1485"/>
      </w:tblGrid>
      <w:tr w:rsidR="005F457E" w:rsidDel="00964E30" w14:paraId="75FEDF6E" w14:textId="09F073C9">
        <w:trPr>
          <w:trHeight w:val="20"/>
          <w:del w:id="902" w:author="Si-yuan LIU" w:date="2026-07-24T14:26:00Z" w16du:dateUtc="2026-07-24T06:26:00Z"/>
        </w:trPr>
        <w:tc>
          <w:tcPr>
            <w:tcW w:w="1481" w:type="dxa"/>
            <w:vAlign w:val="center"/>
          </w:tcPr>
          <w:p w14:paraId="371CE1CC" w14:textId="1BC7A245" w:rsidR="005F457E" w:rsidDel="00964E30" w:rsidRDefault="00000000">
            <w:pPr>
              <w:tabs>
                <w:tab w:val="left" w:pos="1559"/>
              </w:tabs>
              <w:spacing w:after="0" w:line="240" w:lineRule="auto"/>
              <w:ind w:firstLineChars="0" w:firstLine="0"/>
              <w:contextualSpacing/>
              <w:jc w:val="center"/>
              <w:textAlignment w:val="auto"/>
              <w:rPr>
                <w:del w:id="903" w:author="Si-yuan LIU" w:date="2026-07-24T14:26:00Z" w16du:dateUtc="2026-07-24T06:26:00Z"/>
                <w:b/>
                <w:bCs/>
                <w:color w:val="000000" w:themeColor="text1"/>
                <w:sz w:val="21"/>
                <w:szCs w:val="21"/>
              </w:rPr>
            </w:pPr>
            <w:del w:id="904" w:author="Si-yuan LIU" w:date="2026-07-24T14:26:00Z" w16du:dateUtc="2026-07-24T06:26:00Z">
              <w:r w:rsidDel="00964E30">
                <w:rPr>
                  <w:rFonts w:hint="eastAsia"/>
                  <w:b/>
                  <w:bCs/>
                  <w:color w:val="000000" w:themeColor="text1"/>
                  <w:sz w:val="21"/>
                  <w:szCs w:val="21"/>
                </w:rPr>
                <w:delText>项目公司</w:delText>
              </w:r>
            </w:del>
          </w:p>
          <w:p w14:paraId="6A0F299F" w14:textId="717C4CD4" w:rsidR="005F457E" w:rsidDel="00964E30" w:rsidRDefault="00000000">
            <w:pPr>
              <w:tabs>
                <w:tab w:val="left" w:pos="1559"/>
              </w:tabs>
              <w:spacing w:after="0" w:line="240" w:lineRule="auto"/>
              <w:ind w:firstLineChars="0" w:firstLine="0"/>
              <w:contextualSpacing/>
              <w:jc w:val="center"/>
              <w:textAlignment w:val="auto"/>
              <w:rPr>
                <w:del w:id="905" w:author="Si-yuan LIU" w:date="2026-07-24T14:26:00Z" w16du:dateUtc="2026-07-24T06:26:00Z"/>
                <w:b/>
                <w:bCs/>
                <w:color w:val="000000" w:themeColor="text1"/>
                <w:sz w:val="21"/>
                <w:szCs w:val="21"/>
              </w:rPr>
            </w:pPr>
            <w:del w:id="906" w:author="Si-yuan LIU" w:date="2026-07-24T14:26:00Z" w16du:dateUtc="2026-07-24T06:26:00Z">
              <w:r w:rsidDel="00964E30">
                <w:rPr>
                  <w:rFonts w:hint="eastAsia"/>
                  <w:b/>
                  <w:bCs/>
                  <w:color w:val="000000" w:themeColor="text1"/>
                  <w:sz w:val="21"/>
                  <w:szCs w:val="21"/>
                </w:rPr>
                <w:delText>名称</w:delText>
              </w:r>
            </w:del>
          </w:p>
        </w:tc>
        <w:tc>
          <w:tcPr>
            <w:tcW w:w="1481" w:type="dxa"/>
            <w:vAlign w:val="center"/>
          </w:tcPr>
          <w:p w14:paraId="62BCA2C9" w14:textId="2FCC4FCD" w:rsidR="005F457E" w:rsidDel="00964E30" w:rsidRDefault="00000000">
            <w:pPr>
              <w:tabs>
                <w:tab w:val="left" w:pos="1559"/>
              </w:tabs>
              <w:spacing w:after="0" w:line="240" w:lineRule="auto"/>
              <w:ind w:firstLineChars="0" w:firstLine="0"/>
              <w:contextualSpacing/>
              <w:jc w:val="center"/>
              <w:textAlignment w:val="auto"/>
              <w:rPr>
                <w:del w:id="907" w:author="Si-yuan LIU" w:date="2026-07-24T14:26:00Z" w16du:dateUtc="2026-07-24T06:26:00Z"/>
                <w:b/>
                <w:bCs/>
                <w:color w:val="000000" w:themeColor="text1"/>
                <w:sz w:val="21"/>
                <w:szCs w:val="21"/>
              </w:rPr>
            </w:pPr>
            <w:del w:id="908" w:author="Si-yuan LIU" w:date="2026-07-24T14:26:00Z" w16du:dateUtc="2026-07-24T06:26:00Z">
              <w:r w:rsidDel="00964E30">
                <w:rPr>
                  <w:rFonts w:hint="eastAsia"/>
                  <w:b/>
                  <w:bCs/>
                  <w:color w:val="000000" w:themeColor="text1"/>
                  <w:sz w:val="21"/>
                  <w:szCs w:val="21"/>
                </w:rPr>
                <w:delText>法定</w:delText>
              </w:r>
            </w:del>
          </w:p>
          <w:p w14:paraId="79BDD3AE" w14:textId="406FBE92" w:rsidR="005F457E" w:rsidDel="00964E30" w:rsidRDefault="00000000">
            <w:pPr>
              <w:tabs>
                <w:tab w:val="left" w:pos="1559"/>
              </w:tabs>
              <w:spacing w:after="0" w:line="240" w:lineRule="auto"/>
              <w:ind w:firstLineChars="0" w:firstLine="0"/>
              <w:contextualSpacing/>
              <w:jc w:val="center"/>
              <w:textAlignment w:val="auto"/>
              <w:rPr>
                <w:del w:id="909" w:author="Si-yuan LIU" w:date="2026-07-24T14:26:00Z" w16du:dateUtc="2026-07-24T06:26:00Z"/>
                <w:b/>
                <w:bCs/>
                <w:color w:val="000000" w:themeColor="text1"/>
                <w:sz w:val="21"/>
                <w:szCs w:val="21"/>
              </w:rPr>
            </w:pPr>
            <w:del w:id="910" w:author="Si-yuan LIU" w:date="2026-07-24T14:26:00Z" w16du:dateUtc="2026-07-24T06:26:00Z">
              <w:r w:rsidDel="00964E30">
                <w:rPr>
                  <w:rFonts w:hint="eastAsia"/>
                  <w:b/>
                  <w:bCs/>
                  <w:color w:val="000000" w:themeColor="text1"/>
                  <w:sz w:val="21"/>
                  <w:szCs w:val="21"/>
                </w:rPr>
                <w:delText>代表人</w:delText>
              </w:r>
            </w:del>
          </w:p>
        </w:tc>
        <w:tc>
          <w:tcPr>
            <w:tcW w:w="1481" w:type="dxa"/>
            <w:vAlign w:val="center"/>
          </w:tcPr>
          <w:p w14:paraId="026EB22D" w14:textId="7789E7FC" w:rsidR="005F457E" w:rsidDel="00964E30" w:rsidRDefault="00000000">
            <w:pPr>
              <w:tabs>
                <w:tab w:val="left" w:pos="1559"/>
              </w:tabs>
              <w:spacing w:after="0" w:line="240" w:lineRule="auto"/>
              <w:ind w:firstLineChars="0" w:firstLine="0"/>
              <w:contextualSpacing/>
              <w:jc w:val="center"/>
              <w:textAlignment w:val="auto"/>
              <w:rPr>
                <w:del w:id="911" w:author="Si-yuan LIU" w:date="2026-07-24T14:26:00Z" w16du:dateUtc="2026-07-24T06:26:00Z"/>
                <w:b/>
                <w:bCs/>
                <w:color w:val="000000" w:themeColor="text1"/>
                <w:sz w:val="21"/>
                <w:szCs w:val="21"/>
              </w:rPr>
            </w:pPr>
            <w:del w:id="912" w:author="Si-yuan LIU" w:date="2026-07-24T14:26:00Z" w16du:dateUtc="2026-07-24T06:26:00Z">
              <w:r w:rsidDel="00964E30">
                <w:rPr>
                  <w:rFonts w:hint="eastAsia"/>
                  <w:b/>
                  <w:bCs/>
                  <w:color w:val="000000" w:themeColor="text1"/>
                  <w:sz w:val="21"/>
                  <w:szCs w:val="21"/>
                </w:rPr>
                <w:delText>成立</w:delText>
              </w:r>
            </w:del>
          </w:p>
          <w:p w14:paraId="6BB6147A" w14:textId="08413A3B" w:rsidR="005F457E" w:rsidDel="00964E30" w:rsidRDefault="00000000">
            <w:pPr>
              <w:tabs>
                <w:tab w:val="left" w:pos="1559"/>
              </w:tabs>
              <w:spacing w:after="0" w:line="240" w:lineRule="auto"/>
              <w:ind w:firstLineChars="0" w:firstLine="0"/>
              <w:contextualSpacing/>
              <w:jc w:val="center"/>
              <w:textAlignment w:val="auto"/>
              <w:rPr>
                <w:del w:id="913" w:author="Si-yuan LIU" w:date="2026-07-24T14:26:00Z" w16du:dateUtc="2026-07-24T06:26:00Z"/>
                <w:b/>
                <w:bCs/>
                <w:color w:val="000000" w:themeColor="text1"/>
                <w:sz w:val="21"/>
                <w:szCs w:val="21"/>
              </w:rPr>
            </w:pPr>
            <w:del w:id="914" w:author="Si-yuan LIU" w:date="2026-07-24T14:26:00Z" w16du:dateUtc="2026-07-24T06:26:00Z">
              <w:r w:rsidDel="00964E30">
                <w:rPr>
                  <w:rFonts w:hint="eastAsia"/>
                  <w:b/>
                  <w:bCs/>
                  <w:color w:val="000000" w:themeColor="text1"/>
                  <w:sz w:val="21"/>
                  <w:szCs w:val="21"/>
                </w:rPr>
                <w:delText>日期</w:delText>
              </w:r>
            </w:del>
          </w:p>
        </w:tc>
        <w:tc>
          <w:tcPr>
            <w:tcW w:w="1481" w:type="dxa"/>
            <w:vAlign w:val="center"/>
          </w:tcPr>
          <w:p w14:paraId="433C8C00" w14:textId="0B5CACC8" w:rsidR="005F457E" w:rsidDel="00964E30" w:rsidRDefault="00000000">
            <w:pPr>
              <w:tabs>
                <w:tab w:val="left" w:pos="1559"/>
              </w:tabs>
              <w:spacing w:after="0" w:line="240" w:lineRule="auto"/>
              <w:ind w:firstLineChars="0" w:firstLine="0"/>
              <w:contextualSpacing/>
              <w:jc w:val="center"/>
              <w:textAlignment w:val="auto"/>
              <w:rPr>
                <w:del w:id="915" w:author="Si-yuan LIU" w:date="2026-07-24T14:26:00Z" w16du:dateUtc="2026-07-24T06:26:00Z"/>
                <w:b/>
                <w:bCs/>
                <w:color w:val="000000" w:themeColor="text1"/>
                <w:sz w:val="21"/>
                <w:szCs w:val="21"/>
              </w:rPr>
            </w:pPr>
            <w:del w:id="916" w:author="Si-yuan LIU" w:date="2026-07-24T14:26:00Z" w16du:dateUtc="2026-07-24T06:26:00Z">
              <w:r w:rsidDel="00964E30">
                <w:rPr>
                  <w:rFonts w:hint="eastAsia"/>
                  <w:b/>
                  <w:bCs/>
                  <w:color w:val="000000" w:themeColor="text1"/>
                  <w:sz w:val="21"/>
                  <w:szCs w:val="21"/>
                </w:rPr>
                <w:delText>注册</w:delText>
              </w:r>
            </w:del>
          </w:p>
          <w:p w14:paraId="04D3BA57" w14:textId="7A71CB2A" w:rsidR="005F457E" w:rsidDel="00964E30" w:rsidRDefault="00000000">
            <w:pPr>
              <w:tabs>
                <w:tab w:val="left" w:pos="1559"/>
              </w:tabs>
              <w:spacing w:after="0" w:line="240" w:lineRule="auto"/>
              <w:ind w:firstLineChars="0" w:firstLine="0"/>
              <w:contextualSpacing/>
              <w:jc w:val="center"/>
              <w:textAlignment w:val="auto"/>
              <w:rPr>
                <w:del w:id="917" w:author="Si-yuan LIU" w:date="2026-07-24T14:26:00Z" w16du:dateUtc="2026-07-24T06:26:00Z"/>
                <w:b/>
                <w:bCs/>
                <w:color w:val="000000" w:themeColor="text1"/>
                <w:sz w:val="21"/>
                <w:szCs w:val="21"/>
              </w:rPr>
            </w:pPr>
            <w:del w:id="918" w:author="Si-yuan LIU" w:date="2026-07-24T14:26:00Z" w16du:dateUtc="2026-07-24T06:26:00Z">
              <w:r w:rsidDel="00964E30">
                <w:rPr>
                  <w:rFonts w:hint="eastAsia"/>
                  <w:b/>
                  <w:bCs/>
                  <w:color w:val="000000" w:themeColor="text1"/>
                  <w:sz w:val="21"/>
                  <w:szCs w:val="21"/>
                </w:rPr>
                <w:delText>资本</w:delText>
              </w:r>
            </w:del>
          </w:p>
        </w:tc>
        <w:tc>
          <w:tcPr>
            <w:tcW w:w="1481" w:type="dxa"/>
            <w:vAlign w:val="center"/>
          </w:tcPr>
          <w:p w14:paraId="49A04304" w14:textId="6B2F0EF4" w:rsidR="005F457E" w:rsidDel="00964E30" w:rsidRDefault="00000000">
            <w:pPr>
              <w:tabs>
                <w:tab w:val="left" w:pos="1559"/>
              </w:tabs>
              <w:spacing w:after="0" w:line="240" w:lineRule="auto"/>
              <w:ind w:firstLineChars="0" w:firstLine="0"/>
              <w:contextualSpacing/>
              <w:jc w:val="center"/>
              <w:textAlignment w:val="auto"/>
              <w:rPr>
                <w:del w:id="919" w:author="Si-yuan LIU" w:date="2026-07-24T14:26:00Z" w16du:dateUtc="2026-07-24T06:26:00Z"/>
                <w:b/>
                <w:bCs/>
                <w:color w:val="000000" w:themeColor="text1"/>
                <w:sz w:val="21"/>
                <w:szCs w:val="21"/>
              </w:rPr>
            </w:pPr>
            <w:del w:id="920" w:author="Si-yuan LIU" w:date="2026-07-24T14:26:00Z" w16du:dateUtc="2026-07-24T06:26:00Z">
              <w:r w:rsidDel="00964E30">
                <w:rPr>
                  <w:rFonts w:hint="eastAsia"/>
                  <w:b/>
                  <w:bCs/>
                  <w:color w:val="000000" w:themeColor="text1"/>
                  <w:sz w:val="21"/>
                  <w:szCs w:val="21"/>
                </w:rPr>
                <w:delText>注册</w:delText>
              </w:r>
            </w:del>
          </w:p>
          <w:p w14:paraId="2437DF20" w14:textId="2DF08890" w:rsidR="005F457E" w:rsidDel="00964E30" w:rsidRDefault="00000000">
            <w:pPr>
              <w:tabs>
                <w:tab w:val="left" w:pos="1559"/>
              </w:tabs>
              <w:spacing w:after="0" w:line="240" w:lineRule="auto"/>
              <w:ind w:firstLineChars="0" w:firstLine="0"/>
              <w:contextualSpacing/>
              <w:jc w:val="center"/>
              <w:textAlignment w:val="auto"/>
              <w:rPr>
                <w:del w:id="921" w:author="Si-yuan LIU" w:date="2026-07-24T14:26:00Z" w16du:dateUtc="2026-07-24T06:26:00Z"/>
                <w:b/>
                <w:bCs/>
                <w:color w:val="000000" w:themeColor="text1"/>
                <w:sz w:val="21"/>
                <w:szCs w:val="21"/>
              </w:rPr>
            </w:pPr>
            <w:del w:id="922" w:author="Si-yuan LIU" w:date="2026-07-24T14:26:00Z" w16du:dateUtc="2026-07-24T06:26:00Z">
              <w:r w:rsidDel="00964E30">
                <w:rPr>
                  <w:rFonts w:hint="eastAsia"/>
                  <w:b/>
                  <w:bCs/>
                  <w:color w:val="000000" w:themeColor="text1"/>
                  <w:sz w:val="21"/>
                  <w:szCs w:val="21"/>
                </w:rPr>
                <w:delText>地址</w:delText>
              </w:r>
            </w:del>
          </w:p>
        </w:tc>
        <w:tc>
          <w:tcPr>
            <w:tcW w:w="1485" w:type="dxa"/>
            <w:vAlign w:val="center"/>
          </w:tcPr>
          <w:p w14:paraId="0E778CF8" w14:textId="2FCF977D" w:rsidR="005F457E" w:rsidDel="00964E30" w:rsidRDefault="00000000">
            <w:pPr>
              <w:tabs>
                <w:tab w:val="left" w:pos="1559"/>
              </w:tabs>
              <w:spacing w:after="0" w:line="240" w:lineRule="auto"/>
              <w:ind w:firstLineChars="0" w:firstLine="0"/>
              <w:contextualSpacing/>
              <w:jc w:val="center"/>
              <w:textAlignment w:val="auto"/>
              <w:rPr>
                <w:del w:id="923" w:author="Si-yuan LIU" w:date="2026-07-24T14:26:00Z" w16du:dateUtc="2026-07-24T06:26:00Z"/>
                <w:b/>
                <w:bCs/>
                <w:color w:val="000000" w:themeColor="text1"/>
                <w:sz w:val="21"/>
                <w:szCs w:val="21"/>
              </w:rPr>
            </w:pPr>
            <w:del w:id="924" w:author="Si-yuan LIU" w:date="2026-07-24T14:26:00Z" w16du:dateUtc="2026-07-24T06:26:00Z">
              <w:r w:rsidDel="00964E30">
                <w:rPr>
                  <w:rFonts w:hint="eastAsia"/>
                  <w:b/>
                  <w:bCs/>
                  <w:color w:val="000000" w:themeColor="text1"/>
                  <w:sz w:val="21"/>
                  <w:szCs w:val="21"/>
                </w:rPr>
                <w:delText>经营</w:delText>
              </w:r>
            </w:del>
          </w:p>
          <w:p w14:paraId="1B67BE5E" w14:textId="1B14D9B3" w:rsidR="005F457E" w:rsidDel="00964E30" w:rsidRDefault="00000000">
            <w:pPr>
              <w:tabs>
                <w:tab w:val="left" w:pos="1559"/>
              </w:tabs>
              <w:spacing w:after="0" w:line="240" w:lineRule="auto"/>
              <w:ind w:firstLineChars="0" w:firstLine="0"/>
              <w:contextualSpacing/>
              <w:jc w:val="center"/>
              <w:textAlignment w:val="auto"/>
              <w:rPr>
                <w:del w:id="925" w:author="Si-yuan LIU" w:date="2026-07-24T14:26:00Z" w16du:dateUtc="2026-07-24T06:26:00Z"/>
                <w:b/>
                <w:bCs/>
                <w:color w:val="000000" w:themeColor="text1"/>
                <w:sz w:val="21"/>
                <w:szCs w:val="21"/>
              </w:rPr>
            </w:pPr>
            <w:del w:id="926" w:author="Si-yuan LIU" w:date="2026-07-24T14:26:00Z" w16du:dateUtc="2026-07-24T06:26:00Z">
              <w:r w:rsidDel="00964E30">
                <w:rPr>
                  <w:rFonts w:hint="eastAsia"/>
                  <w:b/>
                  <w:bCs/>
                  <w:color w:val="000000" w:themeColor="text1"/>
                  <w:sz w:val="21"/>
                  <w:szCs w:val="21"/>
                </w:rPr>
                <w:delText>范围</w:delText>
              </w:r>
            </w:del>
          </w:p>
        </w:tc>
      </w:tr>
      <w:tr w:rsidR="005F457E" w:rsidDel="00964E30" w14:paraId="403B5F36" w14:textId="137EFAD6">
        <w:trPr>
          <w:trHeight w:val="20"/>
          <w:del w:id="927" w:author="Si-yuan LIU" w:date="2026-07-24T14:26:00Z" w16du:dateUtc="2026-07-24T06:26:00Z"/>
        </w:trPr>
        <w:tc>
          <w:tcPr>
            <w:tcW w:w="1481" w:type="dxa"/>
            <w:vAlign w:val="center"/>
          </w:tcPr>
          <w:p w14:paraId="4DCE8382" w14:textId="7277A6BB" w:rsidR="005F457E" w:rsidDel="00964E30" w:rsidRDefault="00000000">
            <w:pPr>
              <w:tabs>
                <w:tab w:val="left" w:pos="1559"/>
              </w:tabs>
              <w:spacing w:after="0" w:line="240" w:lineRule="auto"/>
              <w:ind w:firstLineChars="0" w:firstLine="0"/>
              <w:contextualSpacing/>
              <w:jc w:val="center"/>
              <w:textAlignment w:val="auto"/>
              <w:rPr>
                <w:del w:id="928" w:author="Si-yuan LIU" w:date="2026-07-24T14:26:00Z" w16du:dateUtc="2026-07-24T06:26:00Z"/>
                <w:color w:val="000000" w:themeColor="text1"/>
                <w:sz w:val="21"/>
                <w:szCs w:val="21"/>
              </w:rPr>
            </w:pPr>
            <w:del w:id="929" w:author="Si-yuan LIU" w:date="2026-07-24T14:26:00Z" w16du:dateUtc="2026-07-24T06:26:00Z">
              <w:r w:rsidDel="00964E30">
                <w:rPr>
                  <w:rFonts w:hint="eastAsia"/>
                  <w:color w:val="000000" w:themeColor="text1"/>
                  <w:sz w:val="21"/>
                  <w:szCs w:val="21"/>
                </w:rPr>
                <w:delText>广州奥融科技有限公司</w:delText>
              </w:r>
            </w:del>
          </w:p>
        </w:tc>
        <w:tc>
          <w:tcPr>
            <w:tcW w:w="1481" w:type="dxa"/>
            <w:vAlign w:val="center"/>
          </w:tcPr>
          <w:p w14:paraId="0697F882" w14:textId="1E907D92" w:rsidR="005F457E" w:rsidDel="00964E30" w:rsidRDefault="00000000">
            <w:pPr>
              <w:spacing w:after="0" w:line="240" w:lineRule="auto"/>
              <w:ind w:firstLineChars="0" w:firstLine="0"/>
              <w:jc w:val="center"/>
              <w:textAlignment w:val="auto"/>
              <w:rPr>
                <w:del w:id="930" w:author="Si-yuan LIU" w:date="2026-07-24T14:26:00Z" w16du:dateUtc="2026-07-24T06:26:00Z"/>
                <w:color w:val="000000" w:themeColor="text1"/>
                <w:sz w:val="21"/>
                <w:szCs w:val="21"/>
              </w:rPr>
            </w:pPr>
            <w:del w:id="931" w:author="Si-yuan LIU" w:date="2026-07-24T14:26:00Z" w16du:dateUtc="2026-07-24T06:26:00Z">
              <w:r w:rsidDel="00964E30">
                <w:rPr>
                  <w:rFonts w:hint="eastAsia"/>
                  <w:color w:val="000000" w:themeColor="text1"/>
                  <w:sz w:val="21"/>
                  <w:szCs w:val="21"/>
                </w:rPr>
                <w:delText>张天松</w:delText>
              </w:r>
            </w:del>
          </w:p>
        </w:tc>
        <w:tc>
          <w:tcPr>
            <w:tcW w:w="1481" w:type="dxa"/>
            <w:vAlign w:val="center"/>
          </w:tcPr>
          <w:p w14:paraId="0F254462" w14:textId="0AEFD9C3" w:rsidR="005F457E" w:rsidDel="00964E30" w:rsidRDefault="00000000">
            <w:pPr>
              <w:spacing w:after="0" w:line="240" w:lineRule="auto"/>
              <w:ind w:firstLineChars="0" w:firstLine="0"/>
              <w:jc w:val="center"/>
              <w:textAlignment w:val="auto"/>
              <w:rPr>
                <w:del w:id="932" w:author="Si-yuan LIU" w:date="2026-07-24T14:26:00Z" w16du:dateUtc="2026-07-24T06:26:00Z"/>
                <w:color w:val="000000" w:themeColor="text1"/>
                <w:sz w:val="21"/>
                <w:szCs w:val="21"/>
              </w:rPr>
            </w:pPr>
            <w:del w:id="933" w:author="Si-yuan LIU" w:date="2026-07-24T14:26:00Z" w16du:dateUtc="2026-07-24T06:26:00Z">
              <w:r w:rsidDel="00964E30">
                <w:rPr>
                  <w:color w:val="000000" w:themeColor="text1"/>
                  <w:sz w:val="21"/>
                  <w:szCs w:val="21"/>
                </w:rPr>
                <w:delText>2020-03-25</w:delText>
              </w:r>
            </w:del>
          </w:p>
        </w:tc>
        <w:tc>
          <w:tcPr>
            <w:tcW w:w="1481" w:type="dxa"/>
            <w:vAlign w:val="center"/>
          </w:tcPr>
          <w:p w14:paraId="23BD1D13" w14:textId="6450E8AD" w:rsidR="005F457E" w:rsidDel="00964E30" w:rsidRDefault="00000000">
            <w:pPr>
              <w:spacing w:after="0" w:line="240" w:lineRule="auto"/>
              <w:ind w:firstLineChars="0" w:firstLine="0"/>
              <w:jc w:val="center"/>
              <w:textAlignment w:val="auto"/>
              <w:rPr>
                <w:del w:id="934" w:author="Si-yuan LIU" w:date="2026-07-24T14:26:00Z" w16du:dateUtc="2026-07-24T06:26:00Z"/>
                <w:color w:val="000000" w:themeColor="text1"/>
                <w:sz w:val="21"/>
                <w:szCs w:val="21"/>
              </w:rPr>
            </w:pPr>
            <w:del w:id="935" w:author="Si-yuan LIU" w:date="2026-07-24T14:26:00Z" w16du:dateUtc="2026-07-24T06:26:00Z">
              <w:r w:rsidDel="00964E30">
                <w:rPr>
                  <w:color w:val="000000" w:themeColor="text1"/>
                  <w:sz w:val="21"/>
                  <w:szCs w:val="21"/>
                </w:rPr>
                <w:delText>6</w:delText>
              </w:r>
              <w:r w:rsidDel="00964E30">
                <w:rPr>
                  <w:rFonts w:hint="eastAsia"/>
                  <w:color w:val="000000" w:themeColor="text1"/>
                  <w:sz w:val="21"/>
                  <w:szCs w:val="21"/>
                </w:rPr>
                <w:delText>,</w:delText>
              </w:r>
              <w:r w:rsidDel="00964E30">
                <w:rPr>
                  <w:color w:val="000000" w:themeColor="text1"/>
                  <w:sz w:val="21"/>
                  <w:szCs w:val="21"/>
                </w:rPr>
                <w:delText>533.333</w:delText>
              </w:r>
              <w:r w:rsidDel="00964E30">
                <w:rPr>
                  <w:rFonts w:hint="eastAsia"/>
                  <w:color w:val="000000" w:themeColor="text1"/>
                  <w:sz w:val="21"/>
                  <w:szCs w:val="21"/>
                </w:rPr>
                <w:delText>3</w:delText>
              </w:r>
              <w:r w:rsidDel="00964E30">
                <w:rPr>
                  <w:rFonts w:hint="eastAsia"/>
                  <w:color w:val="000000" w:themeColor="text1"/>
                  <w:sz w:val="21"/>
                  <w:szCs w:val="21"/>
                </w:rPr>
                <w:delText>万人民币</w:delText>
              </w:r>
            </w:del>
          </w:p>
        </w:tc>
        <w:tc>
          <w:tcPr>
            <w:tcW w:w="1481" w:type="dxa"/>
            <w:vAlign w:val="center"/>
          </w:tcPr>
          <w:p w14:paraId="29112198" w14:textId="682CE97F" w:rsidR="005F457E" w:rsidDel="00964E30" w:rsidRDefault="00000000">
            <w:pPr>
              <w:spacing w:after="0" w:line="240" w:lineRule="auto"/>
              <w:ind w:firstLineChars="0" w:firstLine="0"/>
              <w:jc w:val="center"/>
              <w:textAlignment w:val="auto"/>
              <w:rPr>
                <w:del w:id="936" w:author="Si-yuan LIU" w:date="2026-07-24T14:26:00Z" w16du:dateUtc="2026-07-24T06:26:00Z"/>
                <w:color w:val="000000" w:themeColor="text1"/>
                <w:sz w:val="21"/>
                <w:szCs w:val="21"/>
              </w:rPr>
            </w:pPr>
            <w:del w:id="937" w:author="Si-yuan LIU" w:date="2026-07-24T14:26:00Z" w16du:dateUtc="2026-07-24T06:26:00Z">
              <w:r w:rsidDel="00964E30">
                <w:rPr>
                  <w:rFonts w:hint="eastAsia"/>
                  <w:color w:val="000000" w:themeColor="text1"/>
                  <w:sz w:val="21"/>
                  <w:szCs w:val="21"/>
                </w:rPr>
                <w:delText>广州市南沙区智新五路</w:delText>
              </w:r>
              <w:r w:rsidDel="00964E30">
                <w:rPr>
                  <w:color w:val="000000" w:themeColor="text1"/>
                  <w:sz w:val="21"/>
                  <w:szCs w:val="21"/>
                </w:rPr>
                <w:delText>1</w:delText>
              </w:r>
              <w:r w:rsidDel="00964E30">
                <w:rPr>
                  <w:rFonts w:hint="eastAsia"/>
                  <w:color w:val="000000" w:themeColor="text1"/>
                  <w:sz w:val="21"/>
                  <w:szCs w:val="21"/>
                </w:rPr>
                <w:delText>号</w:delText>
              </w:r>
            </w:del>
          </w:p>
        </w:tc>
        <w:tc>
          <w:tcPr>
            <w:tcW w:w="1485" w:type="dxa"/>
          </w:tcPr>
          <w:p w14:paraId="114286D5" w14:textId="7EFB8DE1" w:rsidR="005F457E" w:rsidDel="00964E30" w:rsidRDefault="00000000">
            <w:pPr>
              <w:spacing w:after="0" w:line="240" w:lineRule="auto"/>
              <w:ind w:firstLineChars="0" w:firstLine="0"/>
              <w:textAlignment w:val="auto"/>
              <w:rPr>
                <w:del w:id="938" w:author="Si-yuan LIU" w:date="2026-07-24T14:26:00Z" w16du:dateUtc="2026-07-24T06:26:00Z"/>
                <w:color w:val="000000" w:themeColor="text1"/>
                <w:sz w:val="21"/>
                <w:szCs w:val="21"/>
              </w:rPr>
            </w:pPr>
            <w:del w:id="939" w:author="Si-yuan LIU" w:date="2026-07-24T14:26:00Z" w16du:dateUtc="2026-07-24T06:26:00Z">
              <w:r w:rsidDel="00964E30">
                <w:rPr>
                  <w:rFonts w:hint="eastAsia"/>
                  <w:color w:val="000000" w:themeColor="text1"/>
                  <w:sz w:val="21"/>
                  <w:szCs w:val="21"/>
                </w:rPr>
                <w:delText>信息系统集成服务；软件开发；软件外包服务；第一类增值电信业务</w:delText>
              </w:r>
            </w:del>
          </w:p>
        </w:tc>
      </w:tr>
    </w:tbl>
    <w:p w14:paraId="61204FDF" w14:textId="6826FCF6" w:rsidR="005F457E" w:rsidDel="00964E30" w:rsidRDefault="00000000">
      <w:pPr>
        <w:spacing w:after="0" w:line="312" w:lineRule="auto"/>
        <w:ind w:firstLine="480"/>
        <w:rPr>
          <w:del w:id="940" w:author="Si-yuan LIU" w:date="2026-07-24T14:26:00Z" w16du:dateUtc="2026-07-24T06:26:00Z"/>
          <w:color w:val="000000" w:themeColor="text1"/>
          <w:szCs w:val="24"/>
        </w:rPr>
      </w:pPr>
      <w:del w:id="941" w:author="Si-yuan LIU" w:date="2026-07-24T14:26:00Z" w16du:dateUtc="2026-07-24T06:26:00Z">
        <w:r w:rsidDel="00964E30">
          <w:rPr>
            <w:color w:val="000000" w:themeColor="text1"/>
            <w:szCs w:val="24"/>
          </w:rPr>
          <w:delText>2.</w:delText>
        </w:r>
        <w:r w:rsidDel="00964E30">
          <w:rPr>
            <w:rFonts w:hint="eastAsia"/>
            <w:color w:val="000000" w:themeColor="text1"/>
            <w:szCs w:val="24"/>
          </w:rPr>
          <w:delText>违法违规和信用情况</w:delText>
        </w:r>
      </w:del>
    </w:p>
    <w:p w14:paraId="2FA4F754" w14:textId="605E3A54" w:rsidR="005F457E" w:rsidDel="00964E30" w:rsidRDefault="00000000">
      <w:pPr>
        <w:spacing w:after="0" w:line="312" w:lineRule="auto"/>
        <w:ind w:firstLine="480"/>
        <w:rPr>
          <w:del w:id="942" w:author="Si-yuan LIU" w:date="2026-07-24T14:26:00Z" w16du:dateUtc="2026-07-24T06:26:00Z"/>
          <w:color w:val="000000" w:themeColor="text1"/>
          <w:szCs w:val="24"/>
        </w:rPr>
      </w:pPr>
      <w:del w:id="943" w:author="Si-yuan LIU" w:date="2026-07-24T14:26:00Z" w16du:dateUtc="2026-07-24T06:26:00Z">
        <w:r w:rsidDel="00964E30">
          <w:rPr>
            <w:rFonts w:hint="eastAsia"/>
            <w:color w:val="000000" w:themeColor="text1"/>
            <w:szCs w:val="24"/>
          </w:rPr>
          <w:delText>（</w:delText>
        </w:r>
        <w:r w:rsidDel="00964E30">
          <w:rPr>
            <w:color w:val="000000" w:themeColor="text1"/>
            <w:szCs w:val="24"/>
          </w:rPr>
          <w:delText>1</w:delText>
        </w:r>
        <w:r w:rsidDel="00964E30">
          <w:rPr>
            <w:rFonts w:hint="eastAsia"/>
            <w:color w:val="000000" w:themeColor="text1"/>
            <w:szCs w:val="24"/>
          </w:rPr>
          <w:delText>）项目公司违法违规情况</w:delText>
        </w:r>
      </w:del>
    </w:p>
    <w:p w14:paraId="40DDF7AF" w14:textId="0BF08CEE" w:rsidR="005F457E" w:rsidDel="00964E30" w:rsidRDefault="00000000">
      <w:pPr>
        <w:spacing w:after="0" w:line="312" w:lineRule="auto"/>
        <w:ind w:firstLine="480"/>
        <w:rPr>
          <w:del w:id="944" w:author="Si-yuan LIU" w:date="2026-07-24T14:26:00Z" w16du:dateUtc="2026-07-24T06:26:00Z"/>
          <w:color w:val="000000" w:themeColor="text1"/>
          <w:szCs w:val="24"/>
        </w:rPr>
      </w:pPr>
      <w:del w:id="945" w:author="Si-yuan LIU" w:date="2026-07-24T14:26:00Z" w16du:dateUtc="2026-07-24T06:26:00Z">
        <w:r w:rsidDel="00964E30">
          <w:rPr>
            <w:rFonts w:hint="eastAsia"/>
            <w:color w:val="000000" w:themeColor="text1"/>
            <w:szCs w:val="24"/>
          </w:rPr>
          <w:delText>截至</w:delText>
        </w:r>
        <w:r w:rsidDel="00964E30">
          <w:rPr>
            <w:color w:val="000000" w:themeColor="text1"/>
            <w:szCs w:val="24"/>
          </w:rPr>
          <w:delText>2026</w:delText>
        </w:r>
        <w:r w:rsidDel="00964E30">
          <w:rPr>
            <w:rFonts w:hint="eastAsia"/>
            <w:color w:val="000000" w:themeColor="text1"/>
            <w:szCs w:val="24"/>
          </w:rPr>
          <w:delText>年</w:delText>
        </w:r>
        <w:r w:rsidDel="00964E30">
          <w:rPr>
            <w:rFonts w:hint="eastAsia"/>
            <w:color w:val="000000" w:themeColor="text1"/>
            <w:szCs w:val="24"/>
          </w:rPr>
          <w:delText>5</w:delText>
        </w:r>
        <w:r w:rsidDel="00964E30">
          <w:rPr>
            <w:rFonts w:hint="eastAsia"/>
            <w:color w:val="000000" w:themeColor="text1"/>
            <w:szCs w:val="24"/>
          </w:rPr>
          <w:delText>月</w:delText>
        </w:r>
        <w:r w:rsidDel="00964E30">
          <w:rPr>
            <w:rFonts w:hint="eastAsia"/>
            <w:color w:val="000000" w:themeColor="text1"/>
            <w:szCs w:val="24"/>
          </w:rPr>
          <w:delText>1</w:delText>
        </w:r>
        <w:r w:rsidDel="00964E30">
          <w:rPr>
            <w:color w:val="000000" w:themeColor="text1"/>
            <w:szCs w:val="24"/>
          </w:rPr>
          <w:delText>4</w:delText>
        </w:r>
        <w:r w:rsidDel="00964E30">
          <w:rPr>
            <w:rFonts w:hint="eastAsia"/>
            <w:color w:val="000000" w:themeColor="text1"/>
            <w:szCs w:val="24"/>
          </w:rPr>
          <w:delText>日，经查询中国证监会网站、国家金融监督管理总局网站、国家外汇管理局网站、中国人民银行网站、应急管理部网站、生态环境部网站、国家市场监督管理总局网站、国家发展和改革委员会网站、财政部网站、国家税务总局网站、国家税务总局广州市税务局网站，奥融科技近</w:delText>
        </w:r>
        <w:r w:rsidDel="00964E30">
          <w:rPr>
            <w:color w:val="000000" w:themeColor="text1"/>
            <w:szCs w:val="24"/>
          </w:rPr>
          <w:delText>3</w:delText>
        </w:r>
        <w:r w:rsidDel="00964E30">
          <w:rPr>
            <w:rFonts w:hint="eastAsia"/>
            <w:color w:val="000000" w:themeColor="text1"/>
            <w:szCs w:val="24"/>
          </w:rPr>
          <w:delText>年在投资建设、生产运营、市场监管、税务等方面无重大违法违规记录，未发生重大安全生产事故。</w:delText>
        </w:r>
      </w:del>
    </w:p>
    <w:p w14:paraId="1EB551F8" w14:textId="04FDAAAF" w:rsidR="005F457E" w:rsidDel="00964E30" w:rsidRDefault="00000000">
      <w:pPr>
        <w:spacing w:after="0" w:line="312" w:lineRule="auto"/>
        <w:ind w:firstLine="480"/>
        <w:rPr>
          <w:del w:id="946" w:author="Si-yuan LIU" w:date="2026-07-24T14:26:00Z" w16du:dateUtc="2026-07-24T06:26:00Z"/>
          <w:color w:val="000000" w:themeColor="text1"/>
          <w:szCs w:val="24"/>
        </w:rPr>
      </w:pPr>
      <w:del w:id="947" w:author="Si-yuan LIU" w:date="2026-07-24T14:26:00Z" w16du:dateUtc="2026-07-24T06:26:00Z">
        <w:r w:rsidDel="00964E30">
          <w:rPr>
            <w:color w:val="000000" w:themeColor="text1"/>
            <w:szCs w:val="24"/>
          </w:rPr>
          <w:delText>2026</w:delText>
        </w:r>
        <w:r w:rsidDel="00964E30">
          <w:rPr>
            <w:rFonts w:hint="eastAsia"/>
            <w:color w:val="000000" w:themeColor="text1"/>
            <w:szCs w:val="24"/>
          </w:rPr>
          <w:delText>年</w:delText>
        </w:r>
        <w:r w:rsidDel="00964E30">
          <w:rPr>
            <w:rFonts w:hint="eastAsia"/>
            <w:color w:val="000000" w:themeColor="text1"/>
            <w:szCs w:val="24"/>
          </w:rPr>
          <w:delText>5</w:delText>
        </w:r>
        <w:r w:rsidDel="00964E30">
          <w:rPr>
            <w:rFonts w:hint="eastAsia"/>
            <w:color w:val="000000" w:themeColor="text1"/>
            <w:szCs w:val="24"/>
          </w:rPr>
          <w:delText>月</w:delText>
        </w:r>
        <w:r w:rsidDel="00964E30">
          <w:rPr>
            <w:rFonts w:hint="eastAsia"/>
            <w:color w:val="000000" w:themeColor="text1"/>
            <w:szCs w:val="24"/>
          </w:rPr>
          <w:delText>2</w:delText>
        </w:r>
        <w:r w:rsidDel="00964E30">
          <w:rPr>
            <w:color w:val="000000" w:themeColor="text1"/>
            <w:szCs w:val="24"/>
          </w:rPr>
          <w:delText>9</w:delText>
        </w:r>
        <w:r w:rsidDel="00964E30">
          <w:rPr>
            <w:rFonts w:hint="eastAsia"/>
            <w:color w:val="000000" w:themeColor="text1"/>
            <w:szCs w:val="24"/>
          </w:rPr>
          <w:delText>日，奥融科技出具《广州奥融科技有限公司关于自身运营情况的承诺函》，就自身运营情况承诺：“本公司近</w:delText>
        </w:r>
        <w:r w:rsidDel="00964E30">
          <w:rPr>
            <w:color w:val="000000" w:themeColor="text1"/>
            <w:szCs w:val="24"/>
          </w:rPr>
          <w:delText>3</w:delText>
        </w:r>
        <w:r w:rsidDel="00964E30">
          <w:rPr>
            <w:rFonts w:hint="eastAsia"/>
            <w:color w:val="000000" w:themeColor="text1"/>
            <w:szCs w:val="24"/>
          </w:rPr>
          <w:delText>年在投资建设、生产运营、市场监管、税务等方面无重大违法违规记录，未发生重大安全生产事故。”相关情况详见附件</w:delText>
        </w:r>
        <w:r w:rsidDel="00964E30">
          <w:rPr>
            <w:rFonts w:hint="eastAsia"/>
            <w:color w:val="000000" w:themeColor="text1"/>
            <w:szCs w:val="24"/>
          </w:rPr>
          <w:delText>4-4</w:delText>
        </w:r>
        <w:r w:rsidDel="00964E30">
          <w:rPr>
            <w:rFonts w:hint="eastAsia"/>
            <w:color w:val="000000" w:themeColor="text1"/>
            <w:szCs w:val="24"/>
          </w:rPr>
          <w:delText>。</w:delText>
        </w:r>
      </w:del>
    </w:p>
    <w:p w14:paraId="66B118C5" w14:textId="73320384" w:rsidR="005F457E" w:rsidDel="00964E30" w:rsidRDefault="00000000">
      <w:pPr>
        <w:spacing w:after="0" w:line="312" w:lineRule="auto"/>
        <w:ind w:firstLine="480"/>
        <w:rPr>
          <w:del w:id="948" w:author="Si-yuan LIU" w:date="2026-07-24T14:26:00Z" w16du:dateUtc="2026-07-24T06:26:00Z"/>
          <w:color w:val="000000" w:themeColor="text1"/>
          <w:szCs w:val="24"/>
        </w:rPr>
      </w:pPr>
      <w:del w:id="949" w:author="Si-yuan LIU" w:date="2026-07-24T14:26:00Z" w16du:dateUtc="2026-07-24T06:26:00Z">
        <w:r w:rsidDel="00964E30">
          <w:rPr>
            <w:rFonts w:hint="eastAsia"/>
            <w:color w:val="000000" w:themeColor="text1"/>
            <w:szCs w:val="24"/>
          </w:rPr>
          <w:delText>（</w:delText>
        </w:r>
        <w:r w:rsidDel="00964E30">
          <w:rPr>
            <w:color w:val="000000" w:themeColor="text1"/>
            <w:szCs w:val="24"/>
          </w:rPr>
          <w:delText>2</w:delText>
        </w:r>
        <w:r w:rsidDel="00964E30">
          <w:rPr>
            <w:rFonts w:hint="eastAsia"/>
            <w:color w:val="000000" w:themeColor="text1"/>
            <w:szCs w:val="24"/>
          </w:rPr>
          <w:delText>）项目公司信用状况</w:delText>
        </w:r>
      </w:del>
    </w:p>
    <w:p w14:paraId="2355C5AC" w14:textId="59978681" w:rsidR="005F457E" w:rsidDel="00964E30" w:rsidRDefault="00000000">
      <w:pPr>
        <w:pStyle w:val="a0"/>
        <w:spacing w:after="0" w:line="312" w:lineRule="auto"/>
        <w:ind w:firstLine="480"/>
        <w:rPr>
          <w:del w:id="950" w:author="Si-yuan LIU" w:date="2026-07-24T14:26:00Z" w16du:dateUtc="2026-07-24T06:26:00Z"/>
          <w:color w:val="000000" w:themeColor="text1"/>
        </w:rPr>
      </w:pPr>
      <w:del w:id="951" w:author="Si-yuan LIU" w:date="2026-07-24T14:26:00Z" w16du:dateUtc="2026-07-24T06:26:00Z">
        <w:r w:rsidDel="00964E30">
          <w:rPr>
            <w:rFonts w:ascii="Times New Roman" w:hAnsi="Times New Roman" w:cstheme="majorHAnsi" w:hint="eastAsia"/>
            <w:color w:val="000000" w:themeColor="text1"/>
            <w:szCs w:val="24"/>
          </w:rPr>
          <w:delText>截至</w:delText>
        </w:r>
        <w:r w:rsidDel="00964E30">
          <w:rPr>
            <w:rFonts w:ascii="Times New Roman" w:hAnsi="Times New Roman" w:cstheme="majorHAnsi"/>
            <w:color w:val="000000" w:themeColor="text1"/>
            <w:szCs w:val="24"/>
          </w:rPr>
          <w:delText>2026</w:delText>
        </w:r>
        <w:r w:rsidDel="00964E30">
          <w:rPr>
            <w:rFonts w:ascii="Times New Roman" w:hAnsi="Times New Roman" w:cstheme="majorHAnsi" w:hint="eastAsia"/>
            <w:color w:val="000000" w:themeColor="text1"/>
            <w:szCs w:val="24"/>
          </w:rPr>
          <w:delText>年</w:delText>
        </w:r>
        <w:r w:rsidDel="00964E30">
          <w:rPr>
            <w:rFonts w:ascii="Times New Roman" w:hAnsi="Times New Roman" w:cstheme="majorHAnsi"/>
            <w:color w:val="000000" w:themeColor="text1"/>
            <w:szCs w:val="24"/>
          </w:rPr>
          <w:delText>5</w:delText>
        </w:r>
        <w:r w:rsidDel="00964E30">
          <w:rPr>
            <w:rFonts w:ascii="Times New Roman" w:hAnsi="Times New Roman" w:cstheme="majorHAnsi" w:hint="eastAsia"/>
            <w:color w:val="000000" w:themeColor="text1"/>
            <w:szCs w:val="24"/>
          </w:rPr>
          <w:delText>月</w:delText>
        </w:r>
        <w:r w:rsidDel="00964E30">
          <w:rPr>
            <w:rFonts w:ascii="Times New Roman" w:hAnsi="Times New Roman" w:cstheme="majorHAnsi"/>
            <w:color w:val="000000" w:themeColor="text1"/>
            <w:szCs w:val="24"/>
          </w:rPr>
          <w:delText>14</w:delText>
        </w:r>
        <w:r w:rsidDel="00964E30">
          <w:rPr>
            <w:rFonts w:ascii="Times New Roman" w:hAnsi="Times New Roman" w:cstheme="majorHAnsi" w:hint="eastAsia"/>
            <w:color w:val="000000" w:themeColor="text1"/>
            <w:szCs w:val="24"/>
          </w:rPr>
          <w:delText>日，经查询信用中国网站、国家企业信用信息公示系统网站、中国执行信息公开网等官方网站，基于以上查询结果，奥融科技不存在因严重违法失信行为，被有权部门认定为失信被执行人、重大税收违法案件当事人或涉金融严重失信人的记录，详见附件</w:delText>
        </w:r>
        <w:r w:rsidDel="00964E30">
          <w:rPr>
            <w:rFonts w:ascii="Times New Roman" w:hAnsi="Times New Roman" w:cstheme="majorHAnsi" w:hint="eastAsia"/>
            <w:color w:val="000000" w:themeColor="text1"/>
            <w:szCs w:val="24"/>
          </w:rPr>
          <w:delText>3-4</w:delText>
        </w:r>
        <w:r w:rsidDel="00964E30">
          <w:rPr>
            <w:rFonts w:ascii="Times New Roman" w:hAnsi="Times New Roman" w:cstheme="majorHAnsi" w:hint="eastAsia"/>
            <w:color w:val="000000" w:themeColor="text1"/>
            <w:szCs w:val="24"/>
          </w:rPr>
          <w:delText>。</w:delText>
        </w:r>
      </w:del>
    </w:p>
    <w:p w14:paraId="331033CE" w14:textId="107CEC09" w:rsidR="005F457E" w:rsidDel="00964E30" w:rsidRDefault="00000000">
      <w:pPr>
        <w:pStyle w:val="2"/>
        <w:rPr>
          <w:del w:id="952" w:author="Si-yuan LIU" w:date="2026-07-24T14:26:00Z" w16du:dateUtc="2026-07-24T06:26:00Z"/>
        </w:rPr>
      </w:pPr>
      <w:bookmarkStart w:id="953" w:name="_Toc156786206_WPSOffice_Level2"/>
      <w:bookmarkStart w:id="954" w:name="_Toc983269242_WPSOffice_Level2"/>
      <w:bookmarkStart w:id="955" w:name="_Toc1957864356_WPSOffice_Level2"/>
      <w:bookmarkStart w:id="956" w:name="_Toc223783752"/>
      <w:del w:id="957" w:author="Si-yuan LIU" w:date="2026-07-24T14:26:00Z" w16du:dateUtc="2026-07-24T06:26:00Z">
        <w:r w:rsidDel="00964E30">
          <w:rPr>
            <w:rFonts w:hint="eastAsia"/>
          </w:rPr>
          <w:delText>（三）发起人（原始权益人）情况</w:delText>
        </w:r>
        <w:bookmarkEnd w:id="953"/>
        <w:bookmarkEnd w:id="954"/>
        <w:bookmarkEnd w:id="955"/>
        <w:bookmarkEnd w:id="956"/>
      </w:del>
    </w:p>
    <w:p w14:paraId="12787793" w14:textId="2286C5B7" w:rsidR="005F457E" w:rsidDel="00964E30" w:rsidRDefault="00000000">
      <w:pPr>
        <w:spacing w:after="0" w:line="312" w:lineRule="auto"/>
        <w:ind w:firstLine="480"/>
        <w:rPr>
          <w:del w:id="958" w:author="Si-yuan LIU" w:date="2026-07-24T14:26:00Z" w16du:dateUtc="2026-07-24T06:26:00Z"/>
          <w:color w:val="000000" w:themeColor="text1"/>
          <w:szCs w:val="24"/>
        </w:rPr>
      </w:pPr>
      <w:bookmarkStart w:id="959" w:name="_Toc317098785_WPSOffice_Level2"/>
      <w:bookmarkStart w:id="960" w:name="_Toc397111219_WPSOffice_Level2"/>
      <w:bookmarkStart w:id="961" w:name="_Toc90006858_WPSOffice_Level2"/>
      <w:del w:id="962" w:author="Si-yuan LIU" w:date="2026-07-24T14:26:00Z" w16du:dateUtc="2026-07-24T06:26:00Z">
        <w:r w:rsidDel="00964E30">
          <w:rPr>
            <w:color w:val="000000" w:themeColor="text1"/>
            <w:szCs w:val="24"/>
          </w:rPr>
          <w:delText>1.</w:delText>
        </w:r>
        <w:r w:rsidDel="00964E30">
          <w:rPr>
            <w:rFonts w:hint="eastAsia"/>
            <w:color w:val="000000" w:themeColor="text1"/>
            <w:szCs w:val="24"/>
          </w:rPr>
          <w:delText>广东奥飞数据科技股份有限公司（发起人</w:delText>
        </w:r>
        <w:r w:rsidDel="00964E30">
          <w:rPr>
            <w:color w:val="000000" w:themeColor="text1"/>
            <w:szCs w:val="24"/>
          </w:rPr>
          <w:delText>/</w:delText>
        </w:r>
        <w:r w:rsidDel="00964E30">
          <w:rPr>
            <w:rFonts w:hint="eastAsia"/>
            <w:color w:val="000000" w:themeColor="text1"/>
            <w:szCs w:val="24"/>
          </w:rPr>
          <w:delText>原始权益人</w:delText>
        </w:r>
        <w:r w:rsidDel="00964E30">
          <w:rPr>
            <w:color w:val="000000" w:themeColor="text1"/>
            <w:szCs w:val="24"/>
          </w:rPr>
          <w:delText>1</w:delText>
        </w:r>
        <w:r w:rsidDel="00964E30">
          <w:rPr>
            <w:rFonts w:hint="eastAsia"/>
            <w:color w:val="000000" w:themeColor="text1"/>
            <w:szCs w:val="24"/>
          </w:rPr>
          <w:delText>）</w:delText>
        </w:r>
      </w:del>
    </w:p>
    <w:p w14:paraId="32900FA8" w14:textId="37B75133" w:rsidR="005F457E" w:rsidDel="00964E30" w:rsidRDefault="00000000">
      <w:pPr>
        <w:spacing w:after="0" w:line="312" w:lineRule="auto"/>
        <w:ind w:firstLine="480"/>
        <w:rPr>
          <w:del w:id="963" w:author="Si-yuan LIU" w:date="2026-07-24T14:26:00Z" w16du:dateUtc="2026-07-24T06:26:00Z"/>
          <w:color w:val="000000" w:themeColor="text1"/>
          <w:szCs w:val="24"/>
        </w:rPr>
      </w:pPr>
      <w:del w:id="964" w:author="Si-yuan LIU" w:date="2026-07-24T14:26:00Z" w16du:dateUtc="2026-07-24T06:26:00Z">
        <w:r w:rsidDel="00964E30">
          <w:rPr>
            <w:rFonts w:hint="eastAsia"/>
            <w:color w:val="000000" w:themeColor="text1"/>
            <w:szCs w:val="24"/>
          </w:rPr>
          <w:delText>（</w:delText>
        </w:r>
        <w:r w:rsidDel="00964E30">
          <w:rPr>
            <w:color w:val="000000" w:themeColor="text1"/>
            <w:szCs w:val="24"/>
          </w:rPr>
          <w:delText>1</w:delText>
        </w:r>
        <w:r w:rsidDel="00964E30">
          <w:rPr>
            <w:rFonts w:hint="eastAsia"/>
            <w:color w:val="000000" w:themeColor="text1"/>
            <w:szCs w:val="24"/>
          </w:rPr>
          <w:delText>）基本信息</w:delText>
        </w:r>
      </w:del>
    </w:p>
    <w:p w14:paraId="381B5D9E" w14:textId="48142482" w:rsidR="005F457E" w:rsidDel="00964E30" w:rsidRDefault="00000000">
      <w:pPr>
        <w:spacing w:after="0" w:line="312" w:lineRule="auto"/>
        <w:ind w:firstLine="480"/>
        <w:jc w:val="center"/>
        <w:rPr>
          <w:del w:id="965" w:author="Si-yuan LIU" w:date="2026-07-24T14:26:00Z" w16du:dateUtc="2026-07-24T06:26:00Z"/>
          <w:color w:val="000000" w:themeColor="text1"/>
          <w:szCs w:val="24"/>
        </w:rPr>
      </w:pPr>
      <w:del w:id="966" w:author="Si-yuan LIU" w:date="2026-07-24T14:26:00Z" w16du:dateUtc="2026-07-24T06:26:00Z">
        <w:r w:rsidDel="00964E30">
          <w:rPr>
            <w:rFonts w:hint="eastAsia"/>
            <w:color w:val="000000" w:themeColor="text1"/>
            <w:szCs w:val="24"/>
          </w:rPr>
          <w:delText>表</w:delText>
        </w:r>
        <w:r w:rsidDel="00964E30">
          <w:rPr>
            <w:color w:val="000000" w:themeColor="text1"/>
            <w:szCs w:val="24"/>
          </w:rPr>
          <w:delText xml:space="preserve"> </w:delText>
        </w:r>
        <w:r w:rsidDel="00964E30">
          <w:rPr>
            <w:color w:val="000000" w:themeColor="text1"/>
            <w:szCs w:val="24"/>
          </w:rPr>
          <w:fldChar w:fldCharType="begin"/>
        </w:r>
        <w:r w:rsidDel="00964E30">
          <w:rPr>
            <w:color w:val="000000" w:themeColor="text1"/>
            <w:szCs w:val="24"/>
          </w:rPr>
          <w:delInstrText xml:space="preserve"> SEQ </w:delInstrText>
        </w:r>
        <w:r w:rsidDel="00964E30">
          <w:rPr>
            <w:rFonts w:hint="eastAsia"/>
            <w:color w:val="000000" w:themeColor="text1"/>
            <w:szCs w:val="24"/>
          </w:rPr>
          <w:delInstrText>表</w:delInstrText>
        </w:r>
        <w:r w:rsidDel="00964E30">
          <w:rPr>
            <w:color w:val="000000" w:themeColor="text1"/>
            <w:szCs w:val="24"/>
          </w:rPr>
          <w:delInstrText xml:space="preserve"> \* ARABIC </w:delInstrText>
        </w:r>
        <w:r w:rsidDel="00964E30">
          <w:rPr>
            <w:color w:val="000000" w:themeColor="text1"/>
            <w:szCs w:val="24"/>
          </w:rPr>
          <w:fldChar w:fldCharType="separate"/>
        </w:r>
      </w:del>
      <w:ins w:id="967" w:author="怡然 刘 [2]" w:date="2026-07-08T15:02:00Z">
        <w:del w:id="968" w:author="Si-yuan LIU" w:date="2026-07-24T14:26:00Z" w16du:dateUtc="2026-07-24T06:26:00Z">
          <w:r w:rsidR="004A5B2B" w:rsidDel="00964E30">
            <w:rPr>
              <w:noProof/>
              <w:color w:val="000000" w:themeColor="text1"/>
              <w:szCs w:val="24"/>
            </w:rPr>
            <w:delText>4</w:delText>
          </w:r>
        </w:del>
      </w:ins>
      <w:ins w:id="969" w:author="Bentayga-" w:date="2026-07-05T17:09:00Z">
        <w:del w:id="970" w:author="Si-yuan LIU" w:date="2026-07-24T14:26:00Z" w16du:dateUtc="2026-07-24T06:26:00Z">
          <w:r w:rsidDel="00964E30">
            <w:rPr>
              <w:noProof/>
              <w:color w:val="000000" w:themeColor="text1"/>
              <w:szCs w:val="24"/>
            </w:rPr>
            <w:delText>4</w:delText>
          </w:r>
        </w:del>
      </w:ins>
      <w:del w:id="971" w:author="Si-yuan LIU" w:date="2026-07-24T14:26:00Z" w16du:dateUtc="2026-07-24T06:26:00Z">
        <w:r w:rsidDel="00964E30">
          <w:rPr>
            <w:noProof/>
            <w:color w:val="000000" w:themeColor="text1"/>
            <w:szCs w:val="24"/>
          </w:rPr>
          <w:delText>4</w:delText>
        </w:r>
        <w:r w:rsidDel="00964E30">
          <w:rPr>
            <w:color w:val="000000" w:themeColor="text1"/>
            <w:szCs w:val="24"/>
          </w:rPr>
          <w:fldChar w:fldCharType="end"/>
        </w:r>
        <w:r w:rsidDel="00964E30">
          <w:rPr>
            <w:color w:val="000000" w:themeColor="text1"/>
            <w:szCs w:val="24"/>
          </w:rPr>
          <w:delText xml:space="preserve"> </w:delText>
        </w:r>
        <w:r w:rsidDel="00964E30">
          <w:rPr>
            <w:rFonts w:hint="eastAsia"/>
            <w:color w:val="000000" w:themeColor="text1"/>
            <w:szCs w:val="24"/>
          </w:rPr>
          <w:delText>发起人</w:delText>
        </w:r>
        <w:r w:rsidDel="00964E30">
          <w:rPr>
            <w:color w:val="000000" w:themeColor="text1"/>
            <w:szCs w:val="24"/>
          </w:rPr>
          <w:delText>/</w:delText>
        </w:r>
        <w:r w:rsidDel="00964E30">
          <w:rPr>
            <w:rFonts w:hint="eastAsia"/>
            <w:color w:val="000000" w:themeColor="text1"/>
            <w:szCs w:val="24"/>
          </w:rPr>
          <w:delText>原始权益人</w:delText>
        </w:r>
        <w:r w:rsidDel="00964E30">
          <w:rPr>
            <w:color w:val="000000" w:themeColor="text1"/>
            <w:szCs w:val="24"/>
          </w:rPr>
          <w:delText>1</w:delText>
        </w:r>
        <w:r w:rsidDel="00964E30">
          <w:rPr>
            <w:rFonts w:hint="eastAsia"/>
            <w:color w:val="000000" w:themeColor="text1"/>
            <w:szCs w:val="24"/>
          </w:rPr>
          <w:delText>基本信息表</w:delText>
        </w:r>
      </w:del>
    </w:p>
    <w:tbl>
      <w:tblPr>
        <w:tblStyle w:val="af6"/>
        <w:tblW w:w="8968" w:type="dxa"/>
        <w:jc w:val="center"/>
        <w:tblLayout w:type="fixed"/>
        <w:tblCellMar>
          <w:left w:w="28" w:type="dxa"/>
          <w:right w:w="28" w:type="dxa"/>
        </w:tblCellMar>
        <w:tblLook w:val="04A0" w:firstRow="1" w:lastRow="0" w:firstColumn="1" w:lastColumn="0" w:noHBand="0" w:noVBand="1"/>
      </w:tblPr>
      <w:tblGrid>
        <w:gridCol w:w="2840"/>
        <w:gridCol w:w="6128"/>
      </w:tblGrid>
      <w:tr w:rsidR="005F457E" w:rsidDel="00964E30" w14:paraId="41EAAA5E" w14:textId="5F9709FB">
        <w:trPr>
          <w:trHeight w:val="20"/>
          <w:jc w:val="center"/>
          <w:del w:id="972" w:author="Si-yuan LIU" w:date="2026-07-24T14:26:00Z" w16du:dateUtc="2026-07-24T06:26:00Z"/>
        </w:trPr>
        <w:tc>
          <w:tcPr>
            <w:tcW w:w="2840" w:type="dxa"/>
            <w:vAlign w:val="center"/>
          </w:tcPr>
          <w:p w14:paraId="5EFE09F8" w14:textId="1790C32A" w:rsidR="005F457E" w:rsidDel="00964E30" w:rsidRDefault="00000000">
            <w:pPr>
              <w:autoSpaceDE w:val="0"/>
              <w:autoSpaceDN w:val="0"/>
              <w:snapToGrid w:val="0"/>
              <w:spacing w:after="0" w:line="240" w:lineRule="auto"/>
              <w:ind w:firstLineChars="0" w:firstLine="0"/>
              <w:rPr>
                <w:del w:id="973" w:author="Si-yuan LIU" w:date="2026-07-24T14:26:00Z" w16du:dateUtc="2026-07-24T06:26:00Z"/>
                <w:color w:val="000000" w:themeColor="text1"/>
                <w:sz w:val="21"/>
                <w:szCs w:val="21"/>
              </w:rPr>
            </w:pPr>
            <w:del w:id="974" w:author="Si-yuan LIU" w:date="2026-07-24T14:26:00Z" w16du:dateUtc="2026-07-24T06:26:00Z">
              <w:r w:rsidDel="00964E30">
                <w:rPr>
                  <w:rFonts w:hint="eastAsia"/>
                  <w:color w:val="000000" w:themeColor="text1"/>
                  <w:sz w:val="21"/>
                  <w:szCs w:val="21"/>
                </w:rPr>
                <w:delText>公司名称</w:delText>
              </w:r>
            </w:del>
          </w:p>
        </w:tc>
        <w:tc>
          <w:tcPr>
            <w:tcW w:w="6128" w:type="dxa"/>
            <w:vAlign w:val="center"/>
          </w:tcPr>
          <w:p w14:paraId="52D14902" w14:textId="243D529D" w:rsidR="005F457E" w:rsidDel="00964E30" w:rsidRDefault="00000000">
            <w:pPr>
              <w:autoSpaceDE w:val="0"/>
              <w:autoSpaceDN w:val="0"/>
              <w:snapToGrid w:val="0"/>
              <w:spacing w:after="0" w:line="240" w:lineRule="auto"/>
              <w:ind w:firstLineChars="0" w:firstLine="0"/>
              <w:rPr>
                <w:del w:id="975" w:author="Si-yuan LIU" w:date="2026-07-24T14:26:00Z" w16du:dateUtc="2026-07-24T06:26:00Z"/>
                <w:color w:val="000000" w:themeColor="text1"/>
                <w:sz w:val="21"/>
                <w:szCs w:val="21"/>
              </w:rPr>
            </w:pPr>
            <w:del w:id="976" w:author="Si-yuan LIU" w:date="2026-07-24T14:26:00Z" w16du:dateUtc="2026-07-24T06:26:00Z">
              <w:r w:rsidDel="00964E30">
                <w:rPr>
                  <w:rFonts w:hint="eastAsia"/>
                  <w:color w:val="000000" w:themeColor="text1"/>
                  <w:sz w:val="21"/>
                  <w:szCs w:val="21"/>
                </w:rPr>
                <w:delText>广东奥飞数据科技股份有限公司</w:delText>
              </w:r>
            </w:del>
          </w:p>
        </w:tc>
      </w:tr>
      <w:tr w:rsidR="005F457E" w:rsidDel="00964E30" w14:paraId="31769AD7" w14:textId="3CAE6A74">
        <w:trPr>
          <w:trHeight w:val="20"/>
          <w:jc w:val="center"/>
          <w:del w:id="977" w:author="Si-yuan LIU" w:date="2026-07-24T14:26:00Z" w16du:dateUtc="2026-07-24T06:26:00Z"/>
        </w:trPr>
        <w:tc>
          <w:tcPr>
            <w:tcW w:w="2840" w:type="dxa"/>
            <w:vAlign w:val="center"/>
          </w:tcPr>
          <w:p w14:paraId="6E8BBA32" w14:textId="408D00BF" w:rsidR="005F457E" w:rsidDel="00964E30" w:rsidRDefault="00000000">
            <w:pPr>
              <w:autoSpaceDE w:val="0"/>
              <w:autoSpaceDN w:val="0"/>
              <w:snapToGrid w:val="0"/>
              <w:spacing w:after="0" w:line="240" w:lineRule="auto"/>
              <w:ind w:firstLineChars="0" w:firstLine="0"/>
              <w:rPr>
                <w:del w:id="978" w:author="Si-yuan LIU" w:date="2026-07-24T14:26:00Z" w16du:dateUtc="2026-07-24T06:26:00Z"/>
                <w:color w:val="000000" w:themeColor="text1"/>
                <w:sz w:val="21"/>
                <w:szCs w:val="21"/>
              </w:rPr>
            </w:pPr>
            <w:del w:id="979" w:author="Si-yuan LIU" w:date="2026-07-24T14:26:00Z" w16du:dateUtc="2026-07-24T06:26:00Z">
              <w:r w:rsidDel="00964E30">
                <w:rPr>
                  <w:rFonts w:hint="eastAsia"/>
                  <w:color w:val="000000" w:themeColor="text1"/>
                  <w:sz w:val="21"/>
                  <w:szCs w:val="21"/>
                </w:rPr>
                <w:delText>法定代表人</w:delText>
              </w:r>
            </w:del>
          </w:p>
        </w:tc>
        <w:tc>
          <w:tcPr>
            <w:tcW w:w="6128" w:type="dxa"/>
            <w:vAlign w:val="center"/>
          </w:tcPr>
          <w:p w14:paraId="0172F03A" w14:textId="6B2D1C95" w:rsidR="005F457E" w:rsidDel="00964E30" w:rsidRDefault="00000000">
            <w:pPr>
              <w:autoSpaceDE w:val="0"/>
              <w:autoSpaceDN w:val="0"/>
              <w:snapToGrid w:val="0"/>
              <w:spacing w:after="0" w:line="240" w:lineRule="auto"/>
              <w:ind w:firstLineChars="0" w:firstLine="0"/>
              <w:rPr>
                <w:del w:id="980" w:author="Si-yuan LIU" w:date="2026-07-24T14:26:00Z" w16du:dateUtc="2026-07-24T06:26:00Z"/>
                <w:color w:val="000000" w:themeColor="text1"/>
                <w:sz w:val="21"/>
                <w:szCs w:val="21"/>
              </w:rPr>
            </w:pPr>
            <w:del w:id="981" w:author="Si-yuan LIU" w:date="2026-07-24T14:26:00Z" w16du:dateUtc="2026-07-24T06:26:00Z">
              <w:r w:rsidDel="00964E30">
                <w:rPr>
                  <w:rFonts w:hint="eastAsia"/>
                  <w:color w:val="000000" w:themeColor="text1"/>
                  <w:sz w:val="21"/>
                  <w:szCs w:val="21"/>
                </w:rPr>
                <w:delText>冯康</w:delText>
              </w:r>
            </w:del>
          </w:p>
        </w:tc>
      </w:tr>
      <w:tr w:rsidR="005F457E" w:rsidDel="00964E30" w14:paraId="07B30F85" w14:textId="71EC9641">
        <w:trPr>
          <w:trHeight w:val="20"/>
          <w:jc w:val="center"/>
          <w:del w:id="982" w:author="Si-yuan LIU" w:date="2026-07-24T14:26:00Z" w16du:dateUtc="2026-07-24T06:26:00Z"/>
        </w:trPr>
        <w:tc>
          <w:tcPr>
            <w:tcW w:w="2840" w:type="dxa"/>
            <w:vAlign w:val="center"/>
          </w:tcPr>
          <w:p w14:paraId="2E1F05AC" w14:textId="6FB32868" w:rsidR="005F457E" w:rsidDel="00964E30" w:rsidRDefault="00000000">
            <w:pPr>
              <w:autoSpaceDE w:val="0"/>
              <w:autoSpaceDN w:val="0"/>
              <w:snapToGrid w:val="0"/>
              <w:spacing w:after="0" w:line="240" w:lineRule="auto"/>
              <w:ind w:firstLineChars="0" w:firstLine="0"/>
              <w:rPr>
                <w:del w:id="983" w:author="Si-yuan LIU" w:date="2026-07-24T14:26:00Z" w16du:dateUtc="2026-07-24T06:26:00Z"/>
                <w:color w:val="000000" w:themeColor="text1"/>
                <w:sz w:val="21"/>
                <w:szCs w:val="21"/>
              </w:rPr>
            </w:pPr>
            <w:del w:id="984" w:author="Si-yuan LIU" w:date="2026-07-24T14:26:00Z" w16du:dateUtc="2026-07-24T06:26:00Z">
              <w:r w:rsidDel="00964E30">
                <w:rPr>
                  <w:rFonts w:hint="eastAsia"/>
                  <w:color w:val="000000" w:themeColor="text1"/>
                  <w:sz w:val="21"/>
                  <w:szCs w:val="21"/>
                </w:rPr>
                <w:delText>实际控制人</w:delText>
              </w:r>
            </w:del>
          </w:p>
        </w:tc>
        <w:tc>
          <w:tcPr>
            <w:tcW w:w="6128" w:type="dxa"/>
            <w:vAlign w:val="center"/>
          </w:tcPr>
          <w:p w14:paraId="7729551C" w14:textId="0163EFA1" w:rsidR="005F457E" w:rsidDel="00964E30" w:rsidRDefault="00000000">
            <w:pPr>
              <w:autoSpaceDE w:val="0"/>
              <w:autoSpaceDN w:val="0"/>
              <w:snapToGrid w:val="0"/>
              <w:spacing w:after="0" w:line="240" w:lineRule="auto"/>
              <w:ind w:firstLineChars="0" w:firstLine="0"/>
              <w:rPr>
                <w:del w:id="985" w:author="Si-yuan LIU" w:date="2026-07-24T14:26:00Z" w16du:dateUtc="2026-07-24T06:26:00Z"/>
                <w:color w:val="000000" w:themeColor="text1"/>
                <w:sz w:val="21"/>
                <w:szCs w:val="21"/>
              </w:rPr>
            </w:pPr>
            <w:del w:id="986" w:author="Si-yuan LIU" w:date="2026-07-24T14:26:00Z" w16du:dateUtc="2026-07-24T06:26:00Z">
              <w:r w:rsidDel="00964E30">
                <w:rPr>
                  <w:rFonts w:hint="eastAsia"/>
                  <w:color w:val="000000" w:themeColor="text1"/>
                  <w:sz w:val="21"/>
                  <w:szCs w:val="21"/>
                </w:rPr>
                <w:delText>冯康</w:delText>
              </w:r>
            </w:del>
          </w:p>
        </w:tc>
      </w:tr>
      <w:tr w:rsidR="005F457E" w:rsidDel="00964E30" w14:paraId="2938AEFB" w14:textId="075CD572">
        <w:trPr>
          <w:trHeight w:val="20"/>
          <w:jc w:val="center"/>
          <w:del w:id="987" w:author="Si-yuan LIU" w:date="2026-07-24T14:26:00Z" w16du:dateUtc="2026-07-24T06:26:00Z"/>
        </w:trPr>
        <w:tc>
          <w:tcPr>
            <w:tcW w:w="2840" w:type="dxa"/>
            <w:vAlign w:val="center"/>
          </w:tcPr>
          <w:p w14:paraId="7B67123E" w14:textId="55DACDCD" w:rsidR="005F457E" w:rsidDel="00964E30" w:rsidRDefault="00000000">
            <w:pPr>
              <w:autoSpaceDE w:val="0"/>
              <w:autoSpaceDN w:val="0"/>
              <w:snapToGrid w:val="0"/>
              <w:spacing w:after="0" w:line="240" w:lineRule="auto"/>
              <w:ind w:firstLineChars="0" w:firstLine="0"/>
              <w:rPr>
                <w:del w:id="988" w:author="Si-yuan LIU" w:date="2026-07-24T14:26:00Z" w16du:dateUtc="2026-07-24T06:26:00Z"/>
                <w:color w:val="000000" w:themeColor="text1"/>
                <w:sz w:val="21"/>
                <w:szCs w:val="21"/>
              </w:rPr>
            </w:pPr>
            <w:del w:id="989" w:author="Si-yuan LIU" w:date="2026-07-24T14:26:00Z" w16du:dateUtc="2026-07-24T06:26:00Z">
              <w:r w:rsidDel="00964E30">
                <w:rPr>
                  <w:rFonts w:hint="eastAsia"/>
                  <w:color w:val="000000" w:themeColor="text1"/>
                  <w:sz w:val="21"/>
                  <w:szCs w:val="21"/>
                </w:rPr>
                <w:delText>成立日期</w:delText>
              </w:r>
            </w:del>
          </w:p>
        </w:tc>
        <w:tc>
          <w:tcPr>
            <w:tcW w:w="6128" w:type="dxa"/>
            <w:vAlign w:val="center"/>
          </w:tcPr>
          <w:p w14:paraId="3C33C5D1" w14:textId="6CB21858" w:rsidR="005F457E" w:rsidDel="00964E30" w:rsidRDefault="00000000">
            <w:pPr>
              <w:autoSpaceDE w:val="0"/>
              <w:autoSpaceDN w:val="0"/>
              <w:snapToGrid w:val="0"/>
              <w:spacing w:after="0" w:line="240" w:lineRule="auto"/>
              <w:ind w:firstLineChars="0" w:firstLine="0"/>
              <w:rPr>
                <w:del w:id="990" w:author="Si-yuan LIU" w:date="2026-07-24T14:26:00Z" w16du:dateUtc="2026-07-24T06:26:00Z"/>
                <w:color w:val="000000" w:themeColor="text1"/>
                <w:sz w:val="21"/>
                <w:szCs w:val="21"/>
              </w:rPr>
            </w:pPr>
            <w:del w:id="991" w:author="Si-yuan LIU" w:date="2026-07-24T14:26:00Z" w16du:dateUtc="2026-07-24T06:26:00Z">
              <w:r w:rsidDel="00964E30">
                <w:rPr>
                  <w:color w:val="000000" w:themeColor="text1"/>
                  <w:sz w:val="21"/>
                  <w:szCs w:val="21"/>
                </w:rPr>
                <w:delText>2004</w:delText>
              </w:r>
              <w:r w:rsidDel="00964E30">
                <w:rPr>
                  <w:rFonts w:hint="eastAsia"/>
                  <w:color w:val="000000" w:themeColor="text1"/>
                  <w:sz w:val="21"/>
                  <w:szCs w:val="21"/>
                </w:rPr>
                <w:delText>年</w:delText>
              </w:r>
              <w:r w:rsidDel="00964E30">
                <w:rPr>
                  <w:color w:val="000000" w:themeColor="text1"/>
                  <w:sz w:val="21"/>
                  <w:szCs w:val="21"/>
                </w:rPr>
                <w:delText>9</w:delText>
              </w:r>
              <w:r w:rsidDel="00964E30">
                <w:rPr>
                  <w:rFonts w:hint="eastAsia"/>
                  <w:color w:val="000000" w:themeColor="text1"/>
                  <w:sz w:val="21"/>
                  <w:szCs w:val="21"/>
                </w:rPr>
                <w:delText>月</w:delText>
              </w:r>
              <w:r w:rsidDel="00964E30">
                <w:rPr>
                  <w:color w:val="000000" w:themeColor="text1"/>
                  <w:sz w:val="21"/>
                  <w:szCs w:val="21"/>
                </w:rPr>
                <w:delText>28</w:delText>
              </w:r>
              <w:r w:rsidDel="00964E30">
                <w:rPr>
                  <w:rFonts w:hint="eastAsia"/>
                  <w:color w:val="000000" w:themeColor="text1"/>
                  <w:sz w:val="21"/>
                  <w:szCs w:val="21"/>
                </w:rPr>
                <w:delText>日</w:delText>
              </w:r>
            </w:del>
          </w:p>
        </w:tc>
      </w:tr>
      <w:tr w:rsidR="005F457E" w:rsidDel="00964E30" w14:paraId="5E746631" w14:textId="2FC42136">
        <w:trPr>
          <w:trHeight w:val="20"/>
          <w:jc w:val="center"/>
          <w:del w:id="992" w:author="Si-yuan LIU" w:date="2026-07-24T14:26:00Z" w16du:dateUtc="2026-07-24T06:26:00Z"/>
        </w:trPr>
        <w:tc>
          <w:tcPr>
            <w:tcW w:w="2840" w:type="dxa"/>
            <w:vAlign w:val="center"/>
          </w:tcPr>
          <w:p w14:paraId="7E9D94AB" w14:textId="1CB2630E" w:rsidR="005F457E" w:rsidDel="00964E30" w:rsidRDefault="00000000">
            <w:pPr>
              <w:autoSpaceDE w:val="0"/>
              <w:autoSpaceDN w:val="0"/>
              <w:snapToGrid w:val="0"/>
              <w:spacing w:after="0" w:line="240" w:lineRule="auto"/>
              <w:ind w:firstLineChars="0" w:firstLine="0"/>
              <w:rPr>
                <w:del w:id="993" w:author="Si-yuan LIU" w:date="2026-07-24T14:26:00Z" w16du:dateUtc="2026-07-24T06:26:00Z"/>
                <w:color w:val="000000" w:themeColor="text1"/>
                <w:sz w:val="21"/>
                <w:szCs w:val="21"/>
              </w:rPr>
            </w:pPr>
            <w:del w:id="994" w:author="Si-yuan LIU" w:date="2026-07-24T14:26:00Z" w16du:dateUtc="2026-07-24T06:26:00Z">
              <w:r w:rsidDel="00964E30">
                <w:rPr>
                  <w:rFonts w:hint="eastAsia"/>
                  <w:color w:val="000000" w:themeColor="text1"/>
                  <w:sz w:val="21"/>
                  <w:szCs w:val="21"/>
                </w:rPr>
                <w:delText>注册资本</w:delText>
              </w:r>
            </w:del>
          </w:p>
        </w:tc>
        <w:tc>
          <w:tcPr>
            <w:tcW w:w="6128" w:type="dxa"/>
            <w:vAlign w:val="center"/>
          </w:tcPr>
          <w:p w14:paraId="7E5D5AE1" w14:textId="21CC256A" w:rsidR="005F457E" w:rsidDel="00964E30" w:rsidRDefault="00000000">
            <w:pPr>
              <w:autoSpaceDE w:val="0"/>
              <w:autoSpaceDN w:val="0"/>
              <w:snapToGrid w:val="0"/>
              <w:spacing w:after="0" w:line="240" w:lineRule="auto"/>
              <w:ind w:firstLineChars="0" w:firstLine="0"/>
              <w:rPr>
                <w:del w:id="995" w:author="Si-yuan LIU" w:date="2026-07-24T14:26:00Z" w16du:dateUtc="2026-07-24T06:26:00Z"/>
                <w:color w:val="000000" w:themeColor="text1"/>
                <w:sz w:val="21"/>
                <w:szCs w:val="21"/>
              </w:rPr>
            </w:pPr>
            <w:del w:id="996" w:author="Si-yuan LIU" w:date="2026-07-24T14:26:00Z" w16du:dateUtc="2026-07-24T06:26:00Z">
              <w:r w:rsidDel="00964E30">
                <w:rPr>
                  <w:color w:val="000000" w:themeColor="text1"/>
                  <w:sz w:val="21"/>
                  <w:szCs w:val="21"/>
                </w:rPr>
                <w:delText>98,512.0168</w:delText>
              </w:r>
              <w:r w:rsidDel="00964E30">
                <w:rPr>
                  <w:rFonts w:hint="eastAsia"/>
                  <w:color w:val="000000" w:themeColor="text1"/>
                  <w:sz w:val="21"/>
                  <w:szCs w:val="21"/>
                </w:rPr>
                <w:delText>万元</w:delText>
              </w:r>
            </w:del>
          </w:p>
        </w:tc>
      </w:tr>
      <w:tr w:rsidR="005F457E" w:rsidDel="00964E30" w14:paraId="08395510" w14:textId="28BE494D">
        <w:trPr>
          <w:trHeight w:val="20"/>
          <w:jc w:val="center"/>
          <w:del w:id="997" w:author="Si-yuan LIU" w:date="2026-07-24T14:26:00Z" w16du:dateUtc="2026-07-24T06:26:00Z"/>
        </w:trPr>
        <w:tc>
          <w:tcPr>
            <w:tcW w:w="2840" w:type="dxa"/>
            <w:vAlign w:val="center"/>
          </w:tcPr>
          <w:p w14:paraId="32815AC4" w14:textId="762EDA76" w:rsidR="005F457E" w:rsidDel="00964E30" w:rsidRDefault="00000000">
            <w:pPr>
              <w:autoSpaceDE w:val="0"/>
              <w:autoSpaceDN w:val="0"/>
              <w:snapToGrid w:val="0"/>
              <w:spacing w:after="0" w:line="240" w:lineRule="auto"/>
              <w:ind w:firstLineChars="0" w:firstLine="0"/>
              <w:rPr>
                <w:del w:id="998" w:author="Si-yuan LIU" w:date="2026-07-24T14:26:00Z" w16du:dateUtc="2026-07-24T06:26:00Z"/>
                <w:color w:val="000000" w:themeColor="text1"/>
                <w:sz w:val="21"/>
                <w:szCs w:val="21"/>
              </w:rPr>
            </w:pPr>
            <w:del w:id="999" w:author="Si-yuan LIU" w:date="2026-07-24T14:26:00Z" w16du:dateUtc="2026-07-24T06:26:00Z">
              <w:r w:rsidDel="00964E30">
                <w:rPr>
                  <w:rFonts w:hint="eastAsia"/>
                  <w:color w:val="000000" w:themeColor="text1"/>
                  <w:sz w:val="21"/>
                  <w:szCs w:val="21"/>
                </w:rPr>
                <w:delText>注册地址</w:delText>
              </w:r>
            </w:del>
          </w:p>
        </w:tc>
        <w:tc>
          <w:tcPr>
            <w:tcW w:w="6128" w:type="dxa"/>
            <w:vAlign w:val="center"/>
          </w:tcPr>
          <w:p w14:paraId="2783D970" w14:textId="2F63F517" w:rsidR="005F457E" w:rsidDel="00964E30" w:rsidRDefault="00000000">
            <w:pPr>
              <w:autoSpaceDE w:val="0"/>
              <w:autoSpaceDN w:val="0"/>
              <w:snapToGrid w:val="0"/>
              <w:spacing w:after="0" w:line="240" w:lineRule="auto"/>
              <w:ind w:firstLineChars="0" w:firstLine="0"/>
              <w:rPr>
                <w:del w:id="1000" w:author="Si-yuan LIU" w:date="2026-07-24T14:26:00Z" w16du:dateUtc="2026-07-24T06:26:00Z"/>
                <w:color w:val="000000" w:themeColor="text1"/>
                <w:sz w:val="21"/>
                <w:szCs w:val="21"/>
              </w:rPr>
            </w:pPr>
            <w:del w:id="1001" w:author="Si-yuan LIU" w:date="2026-07-24T14:26:00Z" w16du:dateUtc="2026-07-24T06:26:00Z">
              <w:r w:rsidDel="00964E30">
                <w:rPr>
                  <w:rFonts w:hint="eastAsia"/>
                  <w:color w:val="000000" w:themeColor="text1"/>
                  <w:sz w:val="21"/>
                  <w:szCs w:val="21"/>
                </w:rPr>
                <w:delText>广州市南沙区庆沙路</w:delText>
              </w:r>
              <w:r w:rsidDel="00964E30">
                <w:rPr>
                  <w:color w:val="000000" w:themeColor="text1"/>
                  <w:sz w:val="21"/>
                  <w:szCs w:val="21"/>
                </w:rPr>
                <w:delText>100</w:delText>
              </w:r>
              <w:r w:rsidDel="00964E30">
                <w:rPr>
                  <w:rFonts w:hint="eastAsia"/>
                  <w:color w:val="000000" w:themeColor="text1"/>
                  <w:sz w:val="21"/>
                  <w:szCs w:val="21"/>
                </w:rPr>
                <w:delText>号</w:delText>
              </w:r>
              <w:r w:rsidDel="00964E30">
                <w:rPr>
                  <w:color w:val="000000" w:themeColor="text1"/>
                  <w:sz w:val="21"/>
                  <w:szCs w:val="21"/>
                </w:rPr>
                <w:delText>2101</w:delText>
              </w:r>
              <w:r w:rsidDel="00964E30">
                <w:rPr>
                  <w:rFonts w:hint="eastAsia"/>
                  <w:color w:val="000000" w:themeColor="text1"/>
                  <w:sz w:val="21"/>
                  <w:szCs w:val="21"/>
                </w:rPr>
                <w:delText>房</w:delText>
              </w:r>
            </w:del>
          </w:p>
        </w:tc>
      </w:tr>
      <w:tr w:rsidR="005F457E" w:rsidDel="00964E30" w14:paraId="4FD2EBF7" w14:textId="519A0F8A">
        <w:trPr>
          <w:trHeight w:val="20"/>
          <w:jc w:val="center"/>
          <w:del w:id="1002" w:author="Si-yuan LIU" w:date="2026-07-24T14:26:00Z" w16du:dateUtc="2026-07-24T06:26:00Z"/>
        </w:trPr>
        <w:tc>
          <w:tcPr>
            <w:tcW w:w="2840" w:type="dxa"/>
            <w:vAlign w:val="center"/>
          </w:tcPr>
          <w:p w14:paraId="1A810335" w14:textId="7E3D90D0" w:rsidR="005F457E" w:rsidDel="00964E30" w:rsidRDefault="00000000">
            <w:pPr>
              <w:autoSpaceDE w:val="0"/>
              <w:autoSpaceDN w:val="0"/>
              <w:snapToGrid w:val="0"/>
              <w:spacing w:after="0" w:line="240" w:lineRule="auto"/>
              <w:ind w:firstLineChars="0" w:firstLine="0"/>
              <w:rPr>
                <w:del w:id="1003" w:author="Si-yuan LIU" w:date="2026-07-24T14:26:00Z" w16du:dateUtc="2026-07-24T06:26:00Z"/>
                <w:color w:val="000000" w:themeColor="text1"/>
                <w:sz w:val="21"/>
                <w:szCs w:val="21"/>
              </w:rPr>
            </w:pPr>
            <w:del w:id="1004" w:author="Si-yuan LIU" w:date="2026-07-24T14:26:00Z" w16du:dateUtc="2026-07-24T06:26:00Z">
              <w:r w:rsidDel="00964E30">
                <w:rPr>
                  <w:rFonts w:hint="eastAsia"/>
                  <w:color w:val="000000" w:themeColor="text1"/>
                  <w:sz w:val="21"/>
                  <w:szCs w:val="21"/>
                </w:rPr>
                <w:delText>主营业务</w:delText>
              </w:r>
            </w:del>
          </w:p>
        </w:tc>
        <w:tc>
          <w:tcPr>
            <w:tcW w:w="6128" w:type="dxa"/>
            <w:vAlign w:val="center"/>
          </w:tcPr>
          <w:p w14:paraId="6264CB2A" w14:textId="074733C7" w:rsidR="005F457E" w:rsidDel="00964E30" w:rsidRDefault="00000000">
            <w:pPr>
              <w:autoSpaceDE w:val="0"/>
              <w:autoSpaceDN w:val="0"/>
              <w:snapToGrid w:val="0"/>
              <w:spacing w:after="0" w:line="240" w:lineRule="auto"/>
              <w:ind w:firstLineChars="0" w:firstLine="0"/>
              <w:rPr>
                <w:del w:id="1005" w:author="Si-yuan LIU" w:date="2026-07-24T14:26:00Z" w16du:dateUtc="2026-07-24T06:26:00Z"/>
                <w:color w:val="000000" w:themeColor="text1"/>
                <w:sz w:val="21"/>
                <w:szCs w:val="21"/>
              </w:rPr>
            </w:pPr>
            <w:del w:id="1006" w:author="Si-yuan LIU" w:date="2026-07-24T14:26:00Z" w16du:dateUtc="2026-07-24T06:26:00Z">
              <w:r w:rsidDel="00964E30">
                <w:rPr>
                  <w:rFonts w:hint="eastAsia"/>
                  <w:color w:val="000000" w:themeColor="text1"/>
                  <w:sz w:val="21"/>
                  <w:szCs w:val="21"/>
                </w:rPr>
                <w:delText>公司是专业的数据中心业务运营商和通信综合运营企业。奥飞数据依靠自身雄厚的技术与丰富的资源，秉承“为客户提供优质服务”的宗旨，获得了多项专业认证与服务资质。服务范围包括数据中心服务（</w:delText>
              </w:r>
              <w:r w:rsidDel="00964E30">
                <w:rPr>
                  <w:rFonts w:hint="eastAsia"/>
                  <w:color w:val="000000" w:themeColor="text1"/>
                  <w:sz w:val="21"/>
                  <w:szCs w:val="21"/>
                </w:rPr>
                <w:delText>IDC</w:delText>
              </w:r>
              <w:r w:rsidDel="00964E30">
                <w:rPr>
                  <w:rFonts w:hint="eastAsia"/>
                  <w:color w:val="000000" w:themeColor="text1"/>
                  <w:sz w:val="21"/>
                  <w:szCs w:val="21"/>
                </w:rPr>
                <w:delText>）、容灾备份、异地双活等互联网增值服务和产品。作为专业的云计算与大数据应用基础服务提供商，奥飞数据严守“高稳定性、高可用性、高安全性”的原则在华南地区设计建设了多个自建数据中心，并在全国各地运营着众多高标准数据中心，具备覆盖全国的服务能力。目前公司作为中国电信、中国联通、中国移动的核心合作伙伴，已经成为华南地区核心多线（电信</w:delText>
              </w:r>
              <w:r w:rsidDel="00964E30">
                <w:rPr>
                  <w:rFonts w:hint="eastAsia"/>
                  <w:color w:val="000000" w:themeColor="text1"/>
                  <w:sz w:val="21"/>
                  <w:szCs w:val="21"/>
                </w:rPr>
                <w:delText>+</w:delText>
              </w:r>
              <w:r w:rsidDel="00964E30">
                <w:rPr>
                  <w:rFonts w:hint="eastAsia"/>
                  <w:color w:val="000000" w:themeColor="text1"/>
                  <w:sz w:val="21"/>
                  <w:szCs w:val="21"/>
                </w:rPr>
                <w:delText>联通</w:delText>
              </w:r>
              <w:r w:rsidDel="00964E30">
                <w:rPr>
                  <w:rFonts w:hint="eastAsia"/>
                  <w:color w:val="000000" w:themeColor="text1"/>
                  <w:sz w:val="21"/>
                  <w:szCs w:val="21"/>
                </w:rPr>
                <w:delText>+</w:delText>
              </w:r>
              <w:r w:rsidDel="00964E30">
                <w:rPr>
                  <w:rFonts w:hint="eastAsia"/>
                  <w:color w:val="000000" w:themeColor="text1"/>
                  <w:sz w:val="21"/>
                  <w:szCs w:val="21"/>
                </w:rPr>
                <w:delText>移动</w:delText>
              </w:r>
              <w:r w:rsidDel="00964E30">
                <w:rPr>
                  <w:rFonts w:hint="eastAsia"/>
                  <w:color w:val="000000" w:themeColor="text1"/>
                  <w:sz w:val="21"/>
                  <w:szCs w:val="21"/>
                </w:rPr>
                <w:delText>+</w:delText>
              </w:r>
              <w:r w:rsidDel="00964E30">
                <w:rPr>
                  <w:rFonts w:hint="eastAsia"/>
                  <w:color w:val="000000" w:themeColor="text1"/>
                  <w:sz w:val="21"/>
                  <w:szCs w:val="21"/>
                </w:rPr>
                <w:delText>教育网）托管运营商；同时拥有</w:delText>
              </w:r>
              <w:r w:rsidDel="00964E30">
                <w:rPr>
                  <w:rFonts w:hint="eastAsia"/>
                  <w:color w:val="000000" w:themeColor="text1"/>
                  <w:sz w:val="21"/>
                  <w:szCs w:val="21"/>
                </w:rPr>
                <w:delText>IDC</w:delText>
              </w:r>
              <w:r w:rsidDel="00964E30">
                <w:rPr>
                  <w:rFonts w:hint="eastAsia"/>
                  <w:color w:val="000000" w:themeColor="text1"/>
                  <w:sz w:val="21"/>
                  <w:szCs w:val="21"/>
                </w:rPr>
                <w:delText>（互联网数据中心）、固定网国内数据传送业务、</w:delText>
              </w:r>
              <w:r w:rsidDel="00964E30">
                <w:rPr>
                  <w:rFonts w:hint="eastAsia"/>
                  <w:color w:val="000000" w:themeColor="text1"/>
                  <w:sz w:val="21"/>
                  <w:szCs w:val="21"/>
                </w:rPr>
                <w:delText>ICP</w:delText>
              </w:r>
              <w:r w:rsidDel="00964E30">
                <w:rPr>
                  <w:rFonts w:hint="eastAsia"/>
                  <w:color w:val="000000" w:themeColor="text1"/>
                  <w:sz w:val="21"/>
                  <w:szCs w:val="21"/>
                </w:rPr>
                <w:delText>（互联网内容服务）等通信业务的经营资质，能为客户提供全方位的通信解决方案。</w:delText>
              </w:r>
            </w:del>
          </w:p>
        </w:tc>
      </w:tr>
      <w:tr w:rsidR="005F457E" w:rsidDel="00964E30" w14:paraId="2E671D61" w14:textId="619452EC">
        <w:trPr>
          <w:trHeight w:val="20"/>
          <w:jc w:val="center"/>
          <w:del w:id="1007" w:author="Si-yuan LIU" w:date="2026-07-24T14:26:00Z" w16du:dateUtc="2026-07-24T06:26:00Z"/>
        </w:trPr>
        <w:tc>
          <w:tcPr>
            <w:tcW w:w="2840" w:type="dxa"/>
            <w:vAlign w:val="center"/>
          </w:tcPr>
          <w:p w14:paraId="69B3372C" w14:textId="229B1F42" w:rsidR="005F457E" w:rsidDel="00964E30" w:rsidRDefault="00000000">
            <w:pPr>
              <w:autoSpaceDE w:val="0"/>
              <w:autoSpaceDN w:val="0"/>
              <w:snapToGrid w:val="0"/>
              <w:spacing w:after="0" w:line="240" w:lineRule="auto"/>
              <w:ind w:firstLineChars="0" w:firstLine="0"/>
              <w:rPr>
                <w:del w:id="1008" w:author="Si-yuan LIU" w:date="2026-07-24T14:26:00Z" w16du:dateUtc="2026-07-24T06:26:00Z"/>
                <w:color w:val="000000" w:themeColor="text1"/>
                <w:sz w:val="21"/>
                <w:szCs w:val="21"/>
              </w:rPr>
            </w:pPr>
            <w:del w:id="1009" w:author="Si-yuan LIU" w:date="2026-07-24T14:26:00Z" w16du:dateUtc="2026-07-24T06:26:00Z">
              <w:r w:rsidDel="00964E30">
                <w:rPr>
                  <w:rFonts w:hint="eastAsia"/>
                  <w:color w:val="000000" w:themeColor="text1"/>
                  <w:sz w:val="21"/>
                  <w:szCs w:val="21"/>
                </w:rPr>
                <w:delText>已发行基础设施</w:delText>
              </w:r>
              <w:r w:rsidDel="00964E30">
                <w:rPr>
                  <w:color w:val="000000" w:themeColor="text1"/>
                  <w:sz w:val="21"/>
                  <w:szCs w:val="21"/>
                </w:rPr>
                <w:delText>REITs</w:delText>
              </w:r>
              <w:r w:rsidDel="00964E30">
                <w:rPr>
                  <w:rFonts w:hint="eastAsia"/>
                  <w:color w:val="000000" w:themeColor="text1"/>
                  <w:sz w:val="21"/>
                  <w:szCs w:val="21"/>
                </w:rPr>
                <w:delText>情况</w:delText>
              </w:r>
            </w:del>
          </w:p>
        </w:tc>
        <w:tc>
          <w:tcPr>
            <w:tcW w:w="6128" w:type="dxa"/>
            <w:vAlign w:val="center"/>
          </w:tcPr>
          <w:p w14:paraId="1B588806" w14:textId="24DD8717" w:rsidR="005F457E" w:rsidDel="00964E30" w:rsidRDefault="00000000">
            <w:pPr>
              <w:autoSpaceDE w:val="0"/>
              <w:autoSpaceDN w:val="0"/>
              <w:snapToGrid w:val="0"/>
              <w:spacing w:after="0" w:line="240" w:lineRule="auto"/>
              <w:ind w:firstLineChars="0" w:firstLine="0"/>
              <w:rPr>
                <w:del w:id="1010" w:author="Si-yuan LIU" w:date="2026-07-24T14:26:00Z" w16du:dateUtc="2026-07-24T06:26:00Z"/>
                <w:color w:val="000000" w:themeColor="text1"/>
                <w:sz w:val="21"/>
                <w:szCs w:val="21"/>
              </w:rPr>
            </w:pPr>
            <w:del w:id="1011" w:author="Si-yuan LIU" w:date="2026-07-24T14:26:00Z" w16du:dateUtc="2026-07-24T06:26:00Z">
              <w:r w:rsidDel="00964E30">
                <w:rPr>
                  <w:rFonts w:hint="eastAsia"/>
                  <w:color w:val="000000" w:themeColor="text1"/>
                  <w:sz w:val="21"/>
                  <w:szCs w:val="21"/>
                </w:rPr>
                <w:delText>无</w:delText>
              </w:r>
            </w:del>
          </w:p>
        </w:tc>
      </w:tr>
      <w:tr w:rsidR="005F457E" w:rsidDel="00964E30" w14:paraId="393F6EE8" w14:textId="68B4BDC9">
        <w:trPr>
          <w:trHeight w:val="20"/>
          <w:jc w:val="center"/>
          <w:del w:id="1012" w:author="Si-yuan LIU" w:date="2026-07-24T14:26:00Z" w16du:dateUtc="2026-07-24T06:26:00Z"/>
        </w:trPr>
        <w:tc>
          <w:tcPr>
            <w:tcW w:w="2840" w:type="dxa"/>
            <w:vAlign w:val="center"/>
          </w:tcPr>
          <w:p w14:paraId="44DEEBDA" w14:textId="65C9CD37" w:rsidR="005F457E" w:rsidDel="00964E30" w:rsidRDefault="00000000">
            <w:pPr>
              <w:autoSpaceDE w:val="0"/>
              <w:autoSpaceDN w:val="0"/>
              <w:snapToGrid w:val="0"/>
              <w:spacing w:after="0" w:line="240" w:lineRule="auto"/>
              <w:ind w:firstLineChars="0" w:firstLine="0"/>
              <w:rPr>
                <w:del w:id="1013" w:author="Si-yuan LIU" w:date="2026-07-24T14:26:00Z" w16du:dateUtc="2026-07-24T06:26:00Z"/>
                <w:color w:val="000000" w:themeColor="text1"/>
                <w:sz w:val="21"/>
                <w:szCs w:val="21"/>
              </w:rPr>
            </w:pPr>
            <w:del w:id="1014" w:author="Si-yuan LIU" w:date="2026-07-24T14:26:00Z" w16du:dateUtc="2026-07-24T06:26:00Z">
              <w:r w:rsidDel="00964E30">
                <w:rPr>
                  <w:rFonts w:hint="eastAsia"/>
                  <w:color w:val="000000" w:themeColor="text1"/>
                  <w:sz w:val="21"/>
                  <w:szCs w:val="21"/>
                </w:rPr>
                <w:delText>最近</w:delText>
              </w:r>
              <w:r w:rsidDel="00964E30">
                <w:rPr>
                  <w:color w:val="000000" w:themeColor="text1"/>
                  <w:sz w:val="21"/>
                  <w:szCs w:val="21"/>
                </w:rPr>
                <w:delText>12</w:delText>
              </w:r>
              <w:r w:rsidDel="00964E30">
                <w:rPr>
                  <w:rFonts w:hint="eastAsia"/>
                  <w:color w:val="000000" w:themeColor="text1"/>
                  <w:sz w:val="21"/>
                  <w:szCs w:val="21"/>
                </w:rPr>
                <w:delText>个月内申报的基础设施</w:delText>
              </w:r>
              <w:r w:rsidDel="00964E30">
                <w:rPr>
                  <w:color w:val="000000" w:themeColor="text1"/>
                  <w:sz w:val="21"/>
                  <w:szCs w:val="21"/>
                </w:rPr>
                <w:delText>REITs</w:delText>
              </w:r>
              <w:r w:rsidDel="00964E30">
                <w:rPr>
                  <w:rFonts w:hint="eastAsia"/>
                  <w:color w:val="000000" w:themeColor="text1"/>
                  <w:sz w:val="21"/>
                  <w:szCs w:val="21"/>
                </w:rPr>
                <w:delText>项目被国家发展改革委退回情况</w:delText>
              </w:r>
            </w:del>
          </w:p>
        </w:tc>
        <w:tc>
          <w:tcPr>
            <w:tcW w:w="6128" w:type="dxa"/>
            <w:vAlign w:val="center"/>
          </w:tcPr>
          <w:p w14:paraId="370AED54" w14:textId="6E3E57A1" w:rsidR="005F457E" w:rsidDel="00964E30" w:rsidRDefault="00000000">
            <w:pPr>
              <w:autoSpaceDE w:val="0"/>
              <w:autoSpaceDN w:val="0"/>
              <w:snapToGrid w:val="0"/>
              <w:spacing w:after="0" w:line="240" w:lineRule="auto"/>
              <w:ind w:firstLineChars="0" w:firstLine="0"/>
              <w:rPr>
                <w:del w:id="1015" w:author="Si-yuan LIU" w:date="2026-07-24T14:26:00Z" w16du:dateUtc="2026-07-24T06:26:00Z"/>
                <w:color w:val="000000" w:themeColor="text1"/>
                <w:sz w:val="21"/>
                <w:szCs w:val="21"/>
              </w:rPr>
            </w:pPr>
            <w:del w:id="1016" w:author="Si-yuan LIU" w:date="2026-07-24T14:26:00Z" w16du:dateUtc="2026-07-24T06:26:00Z">
              <w:r w:rsidDel="00964E30">
                <w:rPr>
                  <w:rFonts w:hint="eastAsia"/>
                  <w:color w:val="000000" w:themeColor="text1"/>
                  <w:sz w:val="21"/>
                  <w:szCs w:val="21"/>
                </w:rPr>
                <w:delText>无</w:delText>
              </w:r>
            </w:del>
          </w:p>
        </w:tc>
      </w:tr>
      <w:tr w:rsidR="005F457E" w:rsidDel="00964E30" w14:paraId="05806ACE" w14:textId="582EB066">
        <w:trPr>
          <w:trHeight w:val="20"/>
          <w:jc w:val="center"/>
          <w:del w:id="1017" w:author="Si-yuan LIU" w:date="2026-07-24T14:26:00Z" w16du:dateUtc="2026-07-24T06:26:00Z"/>
        </w:trPr>
        <w:tc>
          <w:tcPr>
            <w:tcW w:w="2840" w:type="dxa"/>
            <w:vAlign w:val="center"/>
          </w:tcPr>
          <w:p w14:paraId="518E8762" w14:textId="08130CA9" w:rsidR="005F457E" w:rsidDel="00964E30" w:rsidRDefault="00000000">
            <w:pPr>
              <w:autoSpaceDE w:val="0"/>
              <w:autoSpaceDN w:val="0"/>
              <w:snapToGrid w:val="0"/>
              <w:spacing w:after="0" w:line="240" w:lineRule="auto"/>
              <w:ind w:firstLineChars="0" w:firstLine="0"/>
              <w:rPr>
                <w:del w:id="1018" w:author="Si-yuan LIU" w:date="2026-07-24T14:26:00Z" w16du:dateUtc="2026-07-24T06:26:00Z"/>
                <w:color w:val="000000" w:themeColor="text1"/>
                <w:sz w:val="21"/>
                <w:szCs w:val="21"/>
              </w:rPr>
            </w:pPr>
            <w:del w:id="1019" w:author="Si-yuan LIU" w:date="2026-07-24T14:26:00Z" w16du:dateUtc="2026-07-24T06:26:00Z">
              <w:r w:rsidDel="00964E30">
                <w:rPr>
                  <w:rFonts w:hint="eastAsia"/>
                  <w:color w:val="000000" w:themeColor="text1"/>
                  <w:sz w:val="21"/>
                  <w:szCs w:val="21"/>
                </w:rPr>
                <w:delText>项目联系人姓名及职务</w:delText>
              </w:r>
            </w:del>
          </w:p>
        </w:tc>
        <w:tc>
          <w:tcPr>
            <w:tcW w:w="6128" w:type="dxa"/>
            <w:vAlign w:val="center"/>
          </w:tcPr>
          <w:p w14:paraId="63EC90EB" w14:textId="76EF5F7A" w:rsidR="005F457E" w:rsidDel="00964E30" w:rsidRDefault="00000000">
            <w:pPr>
              <w:autoSpaceDE w:val="0"/>
              <w:autoSpaceDN w:val="0"/>
              <w:snapToGrid w:val="0"/>
              <w:spacing w:after="0" w:line="240" w:lineRule="auto"/>
              <w:ind w:firstLineChars="0" w:firstLine="0"/>
              <w:rPr>
                <w:del w:id="1020" w:author="Si-yuan LIU" w:date="2026-07-24T14:26:00Z" w16du:dateUtc="2026-07-24T06:26:00Z"/>
                <w:color w:val="000000" w:themeColor="text1"/>
                <w:sz w:val="21"/>
                <w:szCs w:val="21"/>
              </w:rPr>
            </w:pPr>
            <w:del w:id="1021" w:author="Si-yuan LIU" w:date="2026-07-24T14:26:00Z" w16du:dateUtc="2026-07-24T06:26:00Z">
              <w:r w:rsidDel="00964E30">
                <w:rPr>
                  <w:rFonts w:hint="eastAsia"/>
                  <w:color w:val="000000" w:themeColor="text1"/>
                  <w:sz w:val="21"/>
                  <w:szCs w:val="21"/>
                </w:rPr>
                <w:delText>刘海晏，董事会秘书</w:delText>
              </w:r>
            </w:del>
          </w:p>
        </w:tc>
      </w:tr>
      <w:tr w:rsidR="005F457E" w:rsidDel="00964E30" w14:paraId="0B4B6B9D" w14:textId="5F3F034C">
        <w:trPr>
          <w:trHeight w:val="20"/>
          <w:jc w:val="center"/>
          <w:del w:id="1022" w:author="Si-yuan LIU" w:date="2026-07-24T14:26:00Z" w16du:dateUtc="2026-07-24T06:26:00Z"/>
        </w:trPr>
        <w:tc>
          <w:tcPr>
            <w:tcW w:w="2840" w:type="dxa"/>
            <w:vAlign w:val="center"/>
          </w:tcPr>
          <w:p w14:paraId="2A8E15BD" w14:textId="263F6A8A" w:rsidR="005F457E" w:rsidDel="00964E30" w:rsidRDefault="00000000">
            <w:pPr>
              <w:autoSpaceDE w:val="0"/>
              <w:autoSpaceDN w:val="0"/>
              <w:snapToGrid w:val="0"/>
              <w:spacing w:after="0" w:line="240" w:lineRule="auto"/>
              <w:ind w:firstLineChars="0" w:firstLine="0"/>
              <w:rPr>
                <w:del w:id="1023" w:author="Si-yuan LIU" w:date="2026-07-24T14:26:00Z" w16du:dateUtc="2026-07-24T06:26:00Z"/>
                <w:color w:val="000000" w:themeColor="text1"/>
                <w:sz w:val="21"/>
                <w:szCs w:val="21"/>
              </w:rPr>
            </w:pPr>
            <w:del w:id="1024" w:author="Si-yuan LIU" w:date="2026-07-24T14:26:00Z" w16du:dateUtc="2026-07-24T06:26:00Z">
              <w:r w:rsidDel="00964E30">
                <w:rPr>
                  <w:rFonts w:hint="eastAsia"/>
                  <w:color w:val="000000" w:themeColor="text1"/>
                  <w:sz w:val="21"/>
                  <w:szCs w:val="21"/>
                </w:rPr>
                <w:delText>联系方式</w:delText>
              </w:r>
            </w:del>
          </w:p>
        </w:tc>
        <w:tc>
          <w:tcPr>
            <w:tcW w:w="6128" w:type="dxa"/>
            <w:vAlign w:val="center"/>
          </w:tcPr>
          <w:p w14:paraId="27E4B047" w14:textId="5A0725B9" w:rsidR="005F457E" w:rsidDel="00964E30" w:rsidRDefault="00000000">
            <w:pPr>
              <w:autoSpaceDE w:val="0"/>
              <w:autoSpaceDN w:val="0"/>
              <w:snapToGrid w:val="0"/>
              <w:spacing w:after="0" w:line="240" w:lineRule="auto"/>
              <w:ind w:firstLineChars="0" w:firstLine="0"/>
              <w:rPr>
                <w:del w:id="1025" w:author="Si-yuan LIU" w:date="2026-07-24T14:26:00Z" w16du:dateUtc="2026-07-24T06:26:00Z"/>
                <w:color w:val="000000" w:themeColor="text1"/>
                <w:sz w:val="21"/>
                <w:szCs w:val="21"/>
              </w:rPr>
            </w:pPr>
            <w:del w:id="1026" w:author="Si-yuan LIU" w:date="2026-07-24T14:26:00Z" w16du:dateUtc="2026-07-24T06:26:00Z">
              <w:r w:rsidDel="00964E30">
                <w:rPr>
                  <w:color w:val="000000" w:themeColor="text1"/>
                  <w:sz w:val="21"/>
                  <w:szCs w:val="21"/>
                </w:rPr>
                <w:delText>020-85699517</w:delText>
              </w:r>
            </w:del>
          </w:p>
        </w:tc>
      </w:tr>
    </w:tbl>
    <w:p w14:paraId="676C1503" w14:textId="229F06CF" w:rsidR="005F457E" w:rsidDel="00964E30" w:rsidRDefault="00000000">
      <w:pPr>
        <w:spacing w:after="0" w:line="312" w:lineRule="auto"/>
        <w:ind w:firstLine="480"/>
        <w:rPr>
          <w:del w:id="1027" w:author="Si-yuan LIU" w:date="2026-07-24T14:26:00Z" w16du:dateUtc="2026-07-24T06:26:00Z"/>
          <w:color w:val="000000" w:themeColor="text1"/>
          <w:szCs w:val="24"/>
        </w:rPr>
      </w:pPr>
      <w:del w:id="1028" w:author="Si-yuan LIU" w:date="2026-07-24T14:26:00Z" w16du:dateUtc="2026-07-24T06:26:00Z">
        <w:r w:rsidDel="00964E30">
          <w:rPr>
            <w:rFonts w:hint="eastAsia"/>
            <w:color w:val="000000" w:themeColor="text1"/>
            <w:szCs w:val="24"/>
          </w:rPr>
          <w:delText>（</w:delText>
        </w:r>
        <w:r w:rsidDel="00964E30">
          <w:rPr>
            <w:color w:val="000000" w:themeColor="text1"/>
            <w:szCs w:val="24"/>
          </w:rPr>
          <w:delText>2</w:delText>
        </w:r>
        <w:r w:rsidDel="00964E30">
          <w:rPr>
            <w:rFonts w:hint="eastAsia"/>
            <w:color w:val="000000" w:themeColor="text1"/>
            <w:szCs w:val="24"/>
          </w:rPr>
          <w:delText>）财务状况</w:delText>
        </w:r>
      </w:del>
    </w:p>
    <w:p w14:paraId="504642D3" w14:textId="4FDE5825" w:rsidR="005F457E" w:rsidDel="00964E30" w:rsidRDefault="00000000">
      <w:pPr>
        <w:spacing w:after="0" w:line="312" w:lineRule="auto"/>
        <w:ind w:firstLine="480"/>
        <w:rPr>
          <w:del w:id="1029" w:author="Si-yuan LIU" w:date="2026-07-24T14:26:00Z" w16du:dateUtc="2026-07-24T06:26:00Z"/>
          <w:color w:val="000000" w:themeColor="text1"/>
          <w:szCs w:val="24"/>
        </w:rPr>
      </w:pPr>
      <w:del w:id="1030" w:author="Si-yuan LIU" w:date="2026-07-24T14:26:00Z" w16du:dateUtc="2026-07-24T06:26:00Z">
        <w:r w:rsidDel="00964E30">
          <w:rPr>
            <w:rFonts w:hint="eastAsia"/>
            <w:color w:val="000000" w:themeColor="text1"/>
            <w:szCs w:val="24"/>
          </w:rPr>
          <w:delText>奥飞数据</w:delText>
        </w:r>
        <w:r w:rsidDel="00964E30">
          <w:rPr>
            <w:rFonts w:hint="eastAsia"/>
            <w:color w:val="000000" w:themeColor="text1"/>
            <w:szCs w:val="24"/>
          </w:rPr>
          <w:delText>2023</w:delText>
        </w:r>
        <w:r w:rsidDel="00964E30">
          <w:rPr>
            <w:rFonts w:hint="eastAsia"/>
            <w:color w:val="000000" w:themeColor="text1"/>
            <w:szCs w:val="24"/>
          </w:rPr>
          <w:delText>年度、</w:delText>
        </w:r>
        <w:r w:rsidDel="00964E30">
          <w:rPr>
            <w:rFonts w:hint="eastAsia"/>
            <w:color w:val="000000" w:themeColor="text1"/>
            <w:szCs w:val="24"/>
          </w:rPr>
          <w:delText>2024</w:delText>
        </w:r>
        <w:r w:rsidDel="00964E30">
          <w:rPr>
            <w:rFonts w:hint="eastAsia"/>
            <w:color w:val="000000" w:themeColor="text1"/>
            <w:szCs w:val="24"/>
          </w:rPr>
          <w:delText>年度、</w:delText>
        </w:r>
        <w:r w:rsidDel="00964E30">
          <w:rPr>
            <w:rFonts w:hint="eastAsia"/>
            <w:color w:val="000000" w:themeColor="text1"/>
            <w:szCs w:val="24"/>
          </w:rPr>
          <w:delText>2025</w:delText>
        </w:r>
        <w:r w:rsidDel="00964E30">
          <w:rPr>
            <w:rFonts w:hint="eastAsia"/>
            <w:color w:val="000000" w:themeColor="text1"/>
            <w:szCs w:val="24"/>
          </w:rPr>
          <w:delText>年度、</w:delText>
        </w:r>
        <w:r w:rsidDel="00964E30">
          <w:rPr>
            <w:rFonts w:hint="eastAsia"/>
            <w:color w:val="000000" w:themeColor="text1"/>
            <w:szCs w:val="24"/>
          </w:rPr>
          <w:delText>2026</w:delText>
        </w:r>
        <w:r w:rsidDel="00964E30">
          <w:rPr>
            <w:rFonts w:hint="eastAsia"/>
            <w:color w:val="000000" w:themeColor="text1"/>
            <w:szCs w:val="24"/>
          </w:rPr>
          <w:delText>年</w:delText>
        </w:r>
        <w:r w:rsidDel="00964E30">
          <w:rPr>
            <w:rFonts w:hint="eastAsia"/>
            <w:color w:val="000000" w:themeColor="text1"/>
            <w:szCs w:val="24"/>
          </w:rPr>
          <w:delText>1-3</w:delText>
        </w:r>
        <w:r w:rsidDel="00964E30">
          <w:rPr>
            <w:rFonts w:hint="eastAsia"/>
            <w:color w:val="000000" w:themeColor="text1"/>
            <w:szCs w:val="24"/>
          </w:rPr>
          <w:delText>月财务报表均按照中华人民共和国财政部颁布的企业会计准则的规定编制。</w:delText>
        </w:r>
      </w:del>
    </w:p>
    <w:p w14:paraId="327E757D" w14:textId="3F6F6E4D" w:rsidR="005F457E" w:rsidDel="00964E30" w:rsidRDefault="00000000">
      <w:pPr>
        <w:spacing w:after="0" w:line="312" w:lineRule="auto"/>
        <w:ind w:firstLine="480"/>
        <w:rPr>
          <w:del w:id="1031" w:author="Si-yuan LIU" w:date="2026-07-24T14:26:00Z" w16du:dateUtc="2026-07-24T06:26:00Z"/>
          <w:color w:val="000000" w:themeColor="text1"/>
          <w:szCs w:val="24"/>
        </w:rPr>
      </w:pPr>
      <w:del w:id="1032" w:author="Si-yuan LIU" w:date="2026-07-24T14:26:00Z" w16du:dateUtc="2026-07-24T06:26:00Z">
        <w:r w:rsidDel="00964E30">
          <w:rPr>
            <w:rFonts w:hint="eastAsia"/>
            <w:color w:val="000000" w:themeColor="text1"/>
            <w:szCs w:val="24"/>
          </w:rPr>
          <w:delText>2023</w:delText>
        </w:r>
        <w:r w:rsidDel="00964E30">
          <w:rPr>
            <w:rFonts w:hint="eastAsia"/>
            <w:color w:val="000000" w:themeColor="text1"/>
            <w:szCs w:val="24"/>
          </w:rPr>
          <w:delText>年度、</w:delText>
        </w:r>
        <w:r w:rsidDel="00964E30">
          <w:rPr>
            <w:rFonts w:hint="eastAsia"/>
            <w:color w:val="000000" w:themeColor="text1"/>
            <w:szCs w:val="24"/>
          </w:rPr>
          <w:delText>2024</w:delText>
        </w:r>
        <w:r w:rsidDel="00964E30">
          <w:rPr>
            <w:rFonts w:hint="eastAsia"/>
            <w:color w:val="000000" w:themeColor="text1"/>
            <w:szCs w:val="24"/>
          </w:rPr>
          <w:delText>年度、</w:delText>
        </w:r>
        <w:r w:rsidDel="00964E30">
          <w:rPr>
            <w:rFonts w:hint="eastAsia"/>
            <w:color w:val="000000" w:themeColor="text1"/>
            <w:szCs w:val="24"/>
          </w:rPr>
          <w:delText>2025</w:delText>
        </w:r>
        <w:r w:rsidDel="00964E30">
          <w:rPr>
            <w:rFonts w:hint="eastAsia"/>
            <w:color w:val="000000" w:themeColor="text1"/>
            <w:szCs w:val="24"/>
          </w:rPr>
          <w:delText>年度的合并财务报表已经容诚会计师事务所</w:delText>
        </w:r>
        <w:r w:rsidDel="00964E30">
          <w:rPr>
            <w:color w:val="000000" w:themeColor="text1"/>
            <w:szCs w:val="24"/>
          </w:rPr>
          <w:delText>（特殊普通合伙）</w:delText>
        </w:r>
        <w:r w:rsidDel="00964E30">
          <w:rPr>
            <w:rFonts w:hint="eastAsia"/>
            <w:color w:val="000000" w:themeColor="text1"/>
            <w:szCs w:val="24"/>
          </w:rPr>
          <w:delText>、</w:delText>
        </w:r>
        <w:r w:rsidDel="00964E30">
          <w:rPr>
            <w:color w:val="000000" w:themeColor="text1"/>
            <w:szCs w:val="24"/>
          </w:rPr>
          <w:delText>广东司农会计师事务所（特殊普通合伙）</w:delText>
        </w:r>
        <w:r w:rsidDel="00964E30">
          <w:rPr>
            <w:rFonts w:hint="eastAsia"/>
            <w:color w:val="000000" w:themeColor="text1"/>
            <w:szCs w:val="24"/>
          </w:rPr>
          <w:delText>审计，并分别出具了编号为“容诚审字</w:delText>
        </w:r>
        <w:r w:rsidDel="00964E30">
          <w:rPr>
            <w:rFonts w:hint="eastAsia"/>
            <w:color w:val="000000" w:themeColor="text1"/>
            <w:szCs w:val="24"/>
          </w:rPr>
          <w:delText>[2024]510Z0039</w:delText>
        </w:r>
        <w:r w:rsidDel="00964E30">
          <w:rPr>
            <w:rFonts w:hint="eastAsia"/>
            <w:color w:val="000000" w:themeColor="text1"/>
            <w:szCs w:val="24"/>
          </w:rPr>
          <w:delText>号”、“司农审字</w:delText>
        </w:r>
        <w:r w:rsidDel="00964E30">
          <w:rPr>
            <w:rFonts w:hint="eastAsia"/>
            <w:color w:val="000000" w:themeColor="text1"/>
            <w:szCs w:val="24"/>
          </w:rPr>
          <w:delText>[2025]25005720019</w:delText>
        </w:r>
        <w:r w:rsidDel="00964E30">
          <w:rPr>
            <w:rFonts w:hint="eastAsia"/>
            <w:color w:val="000000" w:themeColor="text1"/>
            <w:szCs w:val="24"/>
          </w:rPr>
          <w:delText>号”和“司农审字</w:delText>
        </w:r>
        <w:r w:rsidDel="00964E30">
          <w:rPr>
            <w:rFonts w:hint="eastAsia"/>
            <w:color w:val="000000" w:themeColor="text1"/>
            <w:szCs w:val="24"/>
          </w:rPr>
          <w:delText>[2026]25009120013</w:delText>
        </w:r>
        <w:r w:rsidDel="00964E30">
          <w:rPr>
            <w:rFonts w:hint="eastAsia"/>
            <w:color w:val="000000" w:themeColor="text1"/>
            <w:szCs w:val="24"/>
          </w:rPr>
          <w:delText>号”的标准无保留意见审计报告。</w:delText>
        </w:r>
        <w:r w:rsidDel="00964E30">
          <w:rPr>
            <w:rFonts w:hint="eastAsia"/>
            <w:color w:val="000000" w:themeColor="text1"/>
            <w:szCs w:val="24"/>
          </w:rPr>
          <w:delText>2026</w:delText>
        </w:r>
        <w:r w:rsidDel="00964E30">
          <w:rPr>
            <w:rFonts w:hint="eastAsia"/>
            <w:color w:val="000000" w:themeColor="text1"/>
            <w:szCs w:val="24"/>
          </w:rPr>
          <w:delText>年</w:delText>
        </w:r>
        <w:r w:rsidDel="00964E30">
          <w:rPr>
            <w:rFonts w:hint="eastAsia"/>
            <w:color w:val="000000" w:themeColor="text1"/>
            <w:szCs w:val="24"/>
          </w:rPr>
          <w:delText>1-3</w:delText>
        </w:r>
        <w:r w:rsidDel="00964E30">
          <w:rPr>
            <w:rFonts w:hint="eastAsia"/>
            <w:color w:val="000000" w:themeColor="text1"/>
            <w:szCs w:val="24"/>
          </w:rPr>
          <w:delText>月合并财务报表未经审计。</w:delText>
        </w:r>
      </w:del>
    </w:p>
    <w:p w14:paraId="386E1846" w14:textId="735D5467" w:rsidR="005F457E" w:rsidDel="00964E30" w:rsidRDefault="00000000">
      <w:pPr>
        <w:spacing w:after="0" w:line="312" w:lineRule="auto"/>
        <w:ind w:firstLine="480"/>
        <w:rPr>
          <w:del w:id="1033" w:author="Si-yuan LIU" w:date="2026-07-24T14:26:00Z" w16du:dateUtc="2026-07-24T06:26:00Z"/>
          <w:color w:val="000000" w:themeColor="text1"/>
          <w:szCs w:val="24"/>
        </w:rPr>
      </w:pPr>
      <w:del w:id="1034" w:author="Si-yuan LIU" w:date="2026-07-24T14:26:00Z" w16du:dateUtc="2026-07-24T06:26:00Z">
        <w:r w:rsidDel="00964E30">
          <w:rPr>
            <w:rFonts w:hint="eastAsia"/>
            <w:color w:val="000000" w:themeColor="text1"/>
            <w:szCs w:val="24"/>
          </w:rPr>
          <w:delText>最近</w:delText>
        </w:r>
        <w:r w:rsidDel="00964E30">
          <w:rPr>
            <w:color w:val="000000" w:themeColor="text1"/>
            <w:szCs w:val="24"/>
          </w:rPr>
          <w:delText>3</w:delText>
        </w:r>
        <w:r w:rsidDel="00964E30">
          <w:rPr>
            <w:rFonts w:hint="eastAsia"/>
            <w:color w:val="000000" w:themeColor="text1"/>
            <w:szCs w:val="24"/>
          </w:rPr>
          <w:delText>个会计年度及一期的财务数据选取标准：</w:delText>
        </w:r>
        <w:r w:rsidDel="00964E30">
          <w:rPr>
            <w:color w:val="000000" w:themeColor="text1"/>
            <w:szCs w:val="24"/>
          </w:rPr>
          <w:delText>2023</w:delText>
        </w:r>
        <w:r w:rsidDel="00964E30">
          <w:rPr>
            <w:color w:val="000000" w:themeColor="text1"/>
            <w:szCs w:val="24"/>
          </w:rPr>
          <w:delText>年</w:delText>
        </w:r>
        <w:r w:rsidDel="00964E30">
          <w:rPr>
            <w:rFonts w:hint="eastAsia"/>
            <w:color w:val="000000" w:themeColor="text1"/>
            <w:szCs w:val="24"/>
          </w:rPr>
          <w:delText>度、</w:delText>
        </w:r>
        <w:r w:rsidDel="00964E30">
          <w:rPr>
            <w:color w:val="000000" w:themeColor="text1"/>
            <w:szCs w:val="24"/>
          </w:rPr>
          <w:delText>2024</w:delText>
        </w:r>
        <w:r w:rsidDel="00964E30">
          <w:rPr>
            <w:color w:val="000000" w:themeColor="text1"/>
            <w:szCs w:val="24"/>
          </w:rPr>
          <w:delText>年</w:delText>
        </w:r>
        <w:r w:rsidDel="00964E30">
          <w:rPr>
            <w:rFonts w:hint="eastAsia"/>
            <w:color w:val="000000" w:themeColor="text1"/>
            <w:szCs w:val="24"/>
          </w:rPr>
          <w:delText>度、</w:delText>
        </w:r>
        <w:r w:rsidDel="00964E30">
          <w:rPr>
            <w:color w:val="000000" w:themeColor="text1"/>
            <w:szCs w:val="24"/>
          </w:rPr>
          <w:delText>2025</w:delText>
        </w:r>
        <w:r w:rsidDel="00964E30">
          <w:rPr>
            <w:color w:val="000000" w:themeColor="text1"/>
            <w:szCs w:val="24"/>
          </w:rPr>
          <w:delText>年</w:delText>
        </w:r>
        <w:r w:rsidDel="00964E30">
          <w:rPr>
            <w:rFonts w:hint="eastAsia"/>
            <w:color w:val="000000" w:themeColor="text1"/>
            <w:szCs w:val="24"/>
          </w:rPr>
          <w:delText>度、</w:delText>
        </w:r>
        <w:r w:rsidDel="00964E30">
          <w:rPr>
            <w:color w:val="000000" w:themeColor="text1"/>
            <w:szCs w:val="24"/>
          </w:rPr>
          <w:delText>2026</w:delText>
        </w:r>
        <w:r w:rsidDel="00964E30">
          <w:rPr>
            <w:color w:val="000000" w:themeColor="text1"/>
            <w:szCs w:val="24"/>
          </w:rPr>
          <w:delText>年</w:delText>
        </w:r>
        <w:r w:rsidDel="00964E30">
          <w:rPr>
            <w:color w:val="000000" w:themeColor="text1"/>
            <w:szCs w:val="24"/>
          </w:rPr>
          <w:delText>1-3</w:delText>
        </w:r>
        <w:r w:rsidDel="00964E30">
          <w:rPr>
            <w:color w:val="000000" w:themeColor="text1"/>
            <w:szCs w:val="24"/>
          </w:rPr>
          <w:delText>月</w:delText>
        </w:r>
        <w:r w:rsidDel="00964E30">
          <w:rPr>
            <w:rFonts w:hint="eastAsia"/>
            <w:color w:val="000000" w:themeColor="text1"/>
            <w:szCs w:val="24"/>
          </w:rPr>
          <w:delText>财务数据皆为合并财务报表数据。</w:delText>
        </w:r>
      </w:del>
    </w:p>
    <w:p w14:paraId="72A6036D" w14:textId="4DEAE401" w:rsidR="005F457E" w:rsidDel="00964E30" w:rsidRDefault="00000000">
      <w:pPr>
        <w:spacing w:after="0" w:line="312" w:lineRule="auto"/>
        <w:ind w:firstLine="480"/>
        <w:jc w:val="center"/>
        <w:rPr>
          <w:del w:id="1035" w:author="Si-yuan LIU" w:date="2026-07-24T14:26:00Z" w16du:dateUtc="2026-07-24T06:26:00Z"/>
          <w:color w:val="000000" w:themeColor="text1"/>
          <w:szCs w:val="24"/>
        </w:rPr>
      </w:pPr>
      <w:del w:id="1036" w:author="Si-yuan LIU" w:date="2026-07-24T14:26:00Z" w16du:dateUtc="2026-07-24T06:26:00Z">
        <w:r w:rsidDel="00964E30">
          <w:rPr>
            <w:rFonts w:hint="eastAsia"/>
            <w:color w:val="000000" w:themeColor="text1"/>
            <w:szCs w:val="24"/>
          </w:rPr>
          <w:delText>表</w:delText>
        </w:r>
        <w:r w:rsidDel="00964E30">
          <w:rPr>
            <w:color w:val="000000" w:themeColor="text1"/>
            <w:szCs w:val="24"/>
          </w:rPr>
          <w:delText xml:space="preserve"> </w:delText>
        </w:r>
        <w:r w:rsidDel="00964E30">
          <w:rPr>
            <w:color w:val="000000" w:themeColor="text1"/>
            <w:szCs w:val="24"/>
          </w:rPr>
          <w:fldChar w:fldCharType="begin"/>
        </w:r>
        <w:r w:rsidDel="00964E30">
          <w:rPr>
            <w:color w:val="000000" w:themeColor="text1"/>
            <w:szCs w:val="24"/>
          </w:rPr>
          <w:delInstrText xml:space="preserve"> SEQ </w:delInstrText>
        </w:r>
        <w:r w:rsidDel="00964E30">
          <w:rPr>
            <w:rFonts w:hint="eastAsia"/>
            <w:color w:val="000000" w:themeColor="text1"/>
            <w:szCs w:val="24"/>
          </w:rPr>
          <w:delInstrText>表</w:delInstrText>
        </w:r>
        <w:r w:rsidDel="00964E30">
          <w:rPr>
            <w:color w:val="000000" w:themeColor="text1"/>
            <w:szCs w:val="24"/>
          </w:rPr>
          <w:delInstrText xml:space="preserve"> \* ARABIC </w:delInstrText>
        </w:r>
        <w:r w:rsidDel="00964E30">
          <w:rPr>
            <w:color w:val="000000" w:themeColor="text1"/>
            <w:szCs w:val="24"/>
          </w:rPr>
          <w:fldChar w:fldCharType="separate"/>
        </w:r>
      </w:del>
      <w:ins w:id="1037" w:author="怡然 刘 [2]" w:date="2026-07-08T15:02:00Z">
        <w:del w:id="1038" w:author="Si-yuan LIU" w:date="2026-07-24T14:26:00Z" w16du:dateUtc="2026-07-24T06:26:00Z">
          <w:r w:rsidR="004A5B2B" w:rsidDel="00964E30">
            <w:rPr>
              <w:noProof/>
              <w:color w:val="000000" w:themeColor="text1"/>
              <w:szCs w:val="24"/>
            </w:rPr>
            <w:delText>5</w:delText>
          </w:r>
        </w:del>
      </w:ins>
      <w:ins w:id="1039" w:author="Bentayga-" w:date="2026-07-05T17:09:00Z">
        <w:del w:id="1040" w:author="Si-yuan LIU" w:date="2026-07-24T14:26:00Z" w16du:dateUtc="2026-07-24T06:26:00Z">
          <w:r w:rsidDel="00964E30">
            <w:rPr>
              <w:noProof/>
              <w:color w:val="000000" w:themeColor="text1"/>
              <w:szCs w:val="24"/>
            </w:rPr>
            <w:delText>5</w:delText>
          </w:r>
        </w:del>
      </w:ins>
      <w:del w:id="1041" w:author="Si-yuan LIU" w:date="2026-07-24T14:26:00Z" w16du:dateUtc="2026-07-24T06:26:00Z">
        <w:r w:rsidDel="00964E30">
          <w:rPr>
            <w:noProof/>
            <w:color w:val="000000" w:themeColor="text1"/>
            <w:szCs w:val="24"/>
          </w:rPr>
          <w:delText>5</w:delText>
        </w:r>
        <w:r w:rsidDel="00964E30">
          <w:rPr>
            <w:color w:val="000000" w:themeColor="text1"/>
            <w:szCs w:val="24"/>
          </w:rPr>
          <w:fldChar w:fldCharType="end"/>
        </w:r>
        <w:r w:rsidDel="00964E30">
          <w:rPr>
            <w:color w:val="000000" w:themeColor="text1"/>
            <w:szCs w:val="24"/>
          </w:rPr>
          <w:delText xml:space="preserve"> </w:delText>
        </w:r>
        <w:r w:rsidDel="00964E30">
          <w:rPr>
            <w:rFonts w:hint="eastAsia"/>
            <w:color w:val="000000" w:themeColor="text1"/>
            <w:szCs w:val="24"/>
          </w:rPr>
          <w:delText>原始权益人</w:delText>
        </w:r>
        <w:r w:rsidDel="00964E30">
          <w:rPr>
            <w:color w:val="000000" w:themeColor="text1"/>
            <w:szCs w:val="24"/>
          </w:rPr>
          <w:delText>1</w:delText>
        </w:r>
        <w:r w:rsidDel="00964E30">
          <w:rPr>
            <w:rFonts w:hint="eastAsia"/>
            <w:color w:val="000000" w:themeColor="text1"/>
            <w:szCs w:val="24"/>
          </w:rPr>
          <w:delText>最近</w:delText>
        </w:r>
        <w:r w:rsidDel="00964E30">
          <w:rPr>
            <w:color w:val="000000" w:themeColor="text1"/>
            <w:szCs w:val="24"/>
          </w:rPr>
          <w:delText>3</w:delText>
        </w:r>
        <w:r w:rsidDel="00964E30">
          <w:rPr>
            <w:rFonts w:hint="eastAsia"/>
            <w:color w:val="000000" w:themeColor="text1"/>
            <w:szCs w:val="24"/>
          </w:rPr>
          <w:delText>个会计年度及一期主要财务指标</w:delText>
        </w:r>
      </w:del>
    </w:p>
    <w:tbl>
      <w:tblPr>
        <w:tblStyle w:val="TableGrid"/>
        <w:tblW w:w="5000" w:type="pct"/>
        <w:jc w:val="center"/>
        <w:tblInd w:w="0" w:type="dxa"/>
        <w:tblCellMar>
          <w:left w:w="28" w:type="dxa"/>
          <w:right w:w="28" w:type="dxa"/>
        </w:tblCellMar>
        <w:tblLook w:val="04A0" w:firstRow="1" w:lastRow="0" w:firstColumn="1" w:lastColumn="0" w:noHBand="0" w:noVBand="1"/>
      </w:tblPr>
      <w:tblGrid>
        <w:gridCol w:w="1838"/>
        <w:gridCol w:w="1707"/>
        <w:gridCol w:w="1707"/>
        <w:gridCol w:w="1707"/>
        <w:gridCol w:w="1705"/>
      </w:tblGrid>
      <w:tr w:rsidR="005F457E" w:rsidDel="00964E30" w14:paraId="3E7CFD94" w14:textId="238C5A33">
        <w:trPr>
          <w:trHeight w:val="20"/>
          <w:jc w:val="center"/>
          <w:del w:id="1042" w:author="Si-yuan LIU" w:date="2026-07-24T14:26:00Z" w16du:dateUtc="2026-07-24T06:26:00Z"/>
        </w:trPr>
        <w:tc>
          <w:tcPr>
            <w:tcW w:w="1061" w:type="pct"/>
            <w:tcBorders>
              <w:top w:val="single" w:sz="4" w:space="0" w:color="000000"/>
              <w:left w:val="single" w:sz="4" w:space="0" w:color="000000"/>
              <w:bottom w:val="single" w:sz="4" w:space="0" w:color="000000"/>
              <w:right w:val="single" w:sz="4" w:space="0" w:color="000000"/>
            </w:tcBorders>
            <w:vAlign w:val="center"/>
          </w:tcPr>
          <w:p w14:paraId="65DE702B" w14:textId="1DF7DE97" w:rsidR="005F457E" w:rsidDel="00964E30" w:rsidRDefault="00000000">
            <w:pPr>
              <w:autoSpaceDE w:val="0"/>
              <w:autoSpaceDN w:val="0"/>
              <w:snapToGrid w:val="0"/>
              <w:spacing w:after="0" w:line="240" w:lineRule="auto"/>
              <w:ind w:firstLineChars="0" w:firstLine="0"/>
              <w:jc w:val="center"/>
              <w:rPr>
                <w:del w:id="1043" w:author="Si-yuan LIU" w:date="2026-07-24T14:26:00Z" w16du:dateUtc="2026-07-24T06:26:00Z"/>
                <w:b/>
                <w:bCs/>
                <w:color w:val="000000" w:themeColor="text1"/>
                <w:sz w:val="21"/>
                <w:szCs w:val="21"/>
              </w:rPr>
            </w:pPr>
            <w:del w:id="1044" w:author="Si-yuan LIU" w:date="2026-07-24T14:26:00Z" w16du:dateUtc="2026-07-24T06:26:00Z">
              <w:r w:rsidDel="00964E30">
                <w:rPr>
                  <w:rFonts w:hint="eastAsia"/>
                  <w:b/>
                  <w:bCs/>
                  <w:color w:val="000000" w:themeColor="text1"/>
                  <w:sz w:val="21"/>
                  <w:szCs w:val="21"/>
                </w:rPr>
                <w:delText>（万元、</w:delText>
              </w:r>
              <w:r w:rsidDel="00964E30">
                <w:rPr>
                  <w:b/>
                  <w:bCs/>
                  <w:color w:val="000000" w:themeColor="text1"/>
                  <w:sz w:val="21"/>
                  <w:szCs w:val="21"/>
                </w:rPr>
                <w:delText>%</w:delText>
              </w:r>
              <w:r w:rsidDel="00964E30">
                <w:rPr>
                  <w:rFonts w:hint="eastAsia"/>
                  <w:b/>
                  <w:bCs/>
                  <w:color w:val="000000" w:themeColor="text1"/>
                  <w:sz w:val="21"/>
                  <w:szCs w:val="21"/>
                </w:rPr>
                <w:delText>）</w:delText>
              </w:r>
            </w:del>
          </w:p>
        </w:tc>
        <w:tc>
          <w:tcPr>
            <w:tcW w:w="985" w:type="pct"/>
            <w:tcBorders>
              <w:top w:val="single" w:sz="4" w:space="0" w:color="000000"/>
              <w:left w:val="single" w:sz="4" w:space="0" w:color="000000"/>
              <w:bottom w:val="single" w:sz="4" w:space="0" w:color="000000"/>
              <w:right w:val="single" w:sz="4" w:space="0" w:color="000000"/>
            </w:tcBorders>
            <w:vAlign w:val="center"/>
          </w:tcPr>
          <w:p w14:paraId="21822054" w14:textId="49DDDA77" w:rsidR="005F457E" w:rsidDel="00964E30" w:rsidRDefault="00000000">
            <w:pPr>
              <w:autoSpaceDE w:val="0"/>
              <w:autoSpaceDN w:val="0"/>
              <w:snapToGrid w:val="0"/>
              <w:spacing w:after="0" w:line="240" w:lineRule="auto"/>
              <w:ind w:firstLineChars="0" w:firstLine="0"/>
              <w:jc w:val="center"/>
              <w:rPr>
                <w:del w:id="1045" w:author="Si-yuan LIU" w:date="2026-07-24T14:26:00Z" w16du:dateUtc="2026-07-24T06:26:00Z"/>
                <w:b/>
                <w:bCs/>
                <w:color w:val="000000" w:themeColor="text1"/>
                <w:sz w:val="21"/>
                <w:szCs w:val="21"/>
              </w:rPr>
            </w:pPr>
            <w:del w:id="1046" w:author="Si-yuan LIU" w:date="2026-07-24T14:26:00Z" w16du:dateUtc="2026-07-24T06:26:00Z">
              <w:r w:rsidDel="00964E30">
                <w:rPr>
                  <w:b/>
                  <w:bCs/>
                  <w:color w:val="000000" w:themeColor="text1"/>
                  <w:sz w:val="21"/>
                  <w:szCs w:val="21"/>
                </w:rPr>
                <w:delText>2023</w:delText>
              </w:r>
              <w:r w:rsidDel="00964E30">
                <w:rPr>
                  <w:b/>
                  <w:bCs/>
                  <w:color w:val="000000" w:themeColor="text1"/>
                  <w:sz w:val="21"/>
                  <w:szCs w:val="21"/>
                </w:rPr>
                <w:delText>年</w:delText>
              </w:r>
              <w:r w:rsidDel="00964E30">
                <w:rPr>
                  <w:b/>
                  <w:bCs/>
                  <w:color w:val="000000" w:themeColor="text1"/>
                  <w:sz w:val="21"/>
                  <w:szCs w:val="21"/>
                </w:rPr>
                <w:delText>/2023</w:delText>
              </w:r>
              <w:r w:rsidDel="00964E30">
                <w:rPr>
                  <w:b/>
                  <w:bCs/>
                  <w:color w:val="000000" w:themeColor="text1"/>
                  <w:sz w:val="21"/>
                  <w:szCs w:val="21"/>
                </w:rPr>
                <w:delText>年</w:delText>
              </w:r>
              <w:r w:rsidDel="00964E30">
                <w:rPr>
                  <w:b/>
                  <w:bCs/>
                  <w:color w:val="000000" w:themeColor="text1"/>
                  <w:sz w:val="21"/>
                  <w:szCs w:val="21"/>
                </w:rPr>
                <w:delText>12</w:delText>
              </w:r>
              <w:r w:rsidDel="00964E30">
                <w:rPr>
                  <w:rFonts w:hint="eastAsia"/>
                  <w:b/>
                  <w:bCs/>
                  <w:color w:val="000000" w:themeColor="text1"/>
                  <w:sz w:val="21"/>
                  <w:szCs w:val="21"/>
                </w:rPr>
                <w:delText>月</w:delText>
              </w:r>
              <w:r w:rsidDel="00964E30">
                <w:rPr>
                  <w:b/>
                  <w:bCs/>
                  <w:color w:val="000000" w:themeColor="text1"/>
                  <w:sz w:val="21"/>
                  <w:szCs w:val="21"/>
                </w:rPr>
                <w:delText>31</w:delText>
              </w:r>
              <w:r w:rsidDel="00964E30">
                <w:rPr>
                  <w:rFonts w:hint="eastAsia"/>
                  <w:b/>
                  <w:bCs/>
                  <w:color w:val="000000" w:themeColor="text1"/>
                  <w:sz w:val="21"/>
                  <w:szCs w:val="21"/>
                </w:rPr>
                <w:delText>日</w:delText>
              </w:r>
            </w:del>
          </w:p>
        </w:tc>
        <w:tc>
          <w:tcPr>
            <w:tcW w:w="985" w:type="pct"/>
            <w:tcBorders>
              <w:top w:val="single" w:sz="4" w:space="0" w:color="000000"/>
              <w:left w:val="single" w:sz="4" w:space="0" w:color="000000"/>
              <w:bottom w:val="single" w:sz="4" w:space="0" w:color="000000"/>
              <w:right w:val="single" w:sz="4" w:space="0" w:color="000000"/>
            </w:tcBorders>
            <w:vAlign w:val="center"/>
          </w:tcPr>
          <w:p w14:paraId="181EEFEA" w14:textId="3CEE3772" w:rsidR="005F457E" w:rsidDel="00964E30" w:rsidRDefault="00000000">
            <w:pPr>
              <w:autoSpaceDE w:val="0"/>
              <w:autoSpaceDN w:val="0"/>
              <w:snapToGrid w:val="0"/>
              <w:spacing w:after="0" w:line="240" w:lineRule="auto"/>
              <w:ind w:firstLineChars="0" w:firstLine="0"/>
              <w:jc w:val="center"/>
              <w:rPr>
                <w:del w:id="1047" w:author="Si-yuan LIU" w:date="2026-07-24T14:26:00Z" w16du:dateUtc="2026-07-24T06:26:00Z"/>
                <w:b/>
                <w:bCs/>
                <w:color w:val="000000" w:themeColor="text1"/>
                <w:sz w:val="21"/>
                <w:szCs w:val="21"/>
              </w:rPr>
            </w:pPr>
            <w:del w:id="1048" w:author="Si-yuan LIU" w:date="2026-07-24T14:26:00Z" w16du:dateUtc="2026-07-24T06:26:00Z">
              <w:r w:rsidDel="00964E30">
                <w:rPr>
                  <w:b/>
                  <w:bCs/>
                  <w:color w:val="000000" w:themeColor="text1"/>
                  <w:sz w:val="21"/>
                  <w:szCs w:val="21"/>
                </w:rPr>
                <w:delText>2024</w:delText>
              </w:r>
              <w:r w:rsidDel="00964E30">
                <w:rPr>
                  <w:b/>
                  <w:bCs/>
                  <w:color w:val="000000" w:themeColor="text1"/>
                  <w:sz w:val="21"/>
                  <w:szCs w:val="21"/>
                </w:rPr>
                <w:delText>年</w:delText>
              </w:r>
              <w:r w:rsidDel="00964E30">
                <w:rPr>
                  <w:b/>
                  <w:bCs/>
                  <w:color w:val="000000" w:themeColor="text1"/>
                  <w:sz w:val="21"/>
                  <w:szCs w:val="21"/>
                </w:rPr>
                <w:delText>/2024</w:delText>
              </w:r>
              <w:r w:rsidDel="00964E30">
                <w:rPr>
                  <w:b/>
                  <w:bCs/>
                  <w:color w:val="000000" w:themeColor="text1"/>
                  <w:sz w:val="21"/>
                  <w:szCs w:val="21"/>
                </w:rPr>
                <w:delText>年</w:delText>
              </w:r>
              <w:r w:rsidDel="00964E30">
                <w:rPr>
                  <w:b/>
                  <w:bCs/>
                  <w:color w:val="000000" w:themeColor="text1"/>
                  <w:sz w:val="21"/>
                  <w:szCs w:val="21"/>
                </w:rPr>
                <w:delText>12</w:delText>
              </w:r>
              <w:r w:rsidDel="00964E30">
                <w:rPr>
                  <w:rFonts w:hint="eastAsia"/>
                  <w:b/>
                  <w:bCs/>
                  <w:color w:val="000000" w:themeColor="text1"/>
                  <w:sz w:val="21"/>
                  <w:szCs w:val="21"/>
                </w:rPr>
                <w:delText>月</w:delText>
              </w:r>
              <w:r w:rsidDel="00964E30">
                <w:rPr>
                  <w:b/>
                  <w:bCs/>
                  <w:color w:val="000000" w:themeColor="text1"/>
                  <w:sz w:val="21"/>
                  <w:szCs w:val="21"/>
                </w:rPr>
                <w:delText>31</w:delText>
              </w:r>
              <w:r w:rsidDel="00964E30">
                <w:rPr>
                  <w:rFonts w:hint="eastAsia"/>
                  <w:b/>
                  <w:bCs/>
                  <w:color w:val="000000" w:themeColor="text1"/>
                  <w:sz w:val="21"/>
                  <w:szCs w:val="21"/>
                </w:rPr>
                <w:delText>日</w:delText>
              </w:r>
            </w:del>
          </w:p>
        </w:tc>
        <w:tc>
          <w:tcPr>
            <w:tcW w:w="985" w:type="pct"/>
            <w:tcBorders>
              <w:top w:val="single" w:sz="4" w:space="0" w:color="000000"/>
              <w:left w:val="single" w:sz="4" w:space="0" w:color="000000"/>
              <w:bottom w:val="single" w:sz="4" w:space="0" w:color="000000"/>
              <w:right w:val="single" w:sz="4" w:space="0" w:color="000000"/>
            </w:tcBorders>
            <w:vAlign w:val="center"/>
          </w:tcPr>
          <w:p w14:paraId="75E69CBA" w14:textId="1CA4A1C1" w:rsidR="005F457E" w:rsidDel="00964E30" w:rsidRDefault="00000000">
            <w:pPr>
              <w:autoSpaceDE w:val="0"/>
              <w:autoSpaceDN w:val="0"/>
              <w:snapToGrid w:val="0"/>
              <w:spacing w:after="0" w:line="240" w:lineRule="auto"/>
              <w:ind w:firstLineChars="0" w:firstLine="0"/>
              <w:jc w:val="center"/>
              <w:rPr>
                <w:del w:id="1049" w:author="Si-yuan LIU" w:date="2026-07-24T14:26:00Z" w16du:dateUtc="2026-07-24T06:26:00Z"/>
                <w:b/>
                <w:bCs/>
                <w:color w:val="000000" w:themeColor="text1"/>
                <w:sz w:val="21"/>
                <w:szCs w:val="21"/>
              </w:rPr>
            </w:pPr>
            <w:del w:id="1050" w:author="Si-yuan LIU" w:date="2026-07-24T14:26:00Z" w16du:dateUtc="2026-07-24T06:26:00Z">
              <w:r w:rsidDel="00964E30">
                <w:rPr>
                  <w:b/>
                  <w:bCs/>
                  <w:color w:val="000000" w:themeColor="text1"/>
                  <w:sz w:val="21"/>
                  <w:szCs w:val="21"/>
                </w:rPr>
                <w:delText>2025</w:delText>
              </w:r>
              <w:r w:rsidDel="00964E30">
                <w:rPr>
                  <w:b/>
                  <w:bCs/>
                  <w:color w:val="000000" w:themeColor="text1"/>
                  <w:sz w:val="21"/>
                  <w:szCs w:val="21"/>
                </w:rPr>
                <w:delText>年</w:delText>
              </w:r>
              <w:r w:rsidDel="00964E30">
                <w:rPr>
                  <w:b/>
                  <w:bCs/>
                  <w:color w:val="000000" w:themeColor="text1"/>
                  <w:sz w:val="21"/>
                  <w:szCs w:val="21"/>
                </w:rPr>
                <w:delText>/2025</w:delText>
              </w:r>
              <w:r w:rsidDel="00964E30">
                <w:rPr>
                  <w:b/>
                  <w:bCs/>
                  <w:color w:val="000000" w:themeColor="text1"/>
                  <w:sz w:val="21"/>
                  <w:szCs w:val="21"/>
                </w:rPr>
                <w:delText>年</w:delText>
              </w:r>
              <w:r w:rsidDel="00964E30">
                <w:rPr>
                  <w:b/>
                  <w:bCs/>
                  <w:color w:val="000000" w:themeColor="text1"/>
                  <w:sz w:val="21"/>
                  <w:szCs w:val="21"/>
                </w:rPr>
                <w:delText>12</w:delText>
              </w:r>
              <w:r w:rsidDel="00964E30">
                <w:rPr>
                  <w:rFonts w:hint="eastAsia"/>
                  <w:b/>
                  <w:bCs/>
                  <w:color w:val="000000" w:themeColor="text1"/>
                  <w:sz w:val="21"/>
                  <w:szCs w:val="21"/>
                </w:rPr>
                <w:delText>月</w:delText>
              </w:r>
              <w:r w:rsidDel="00964E30">
                <w:rPr>
                  <w:b/>
                  <w:bCs/>
                  <w:color w:val="000000" w:themeColor="text1"/>
                  <w:sz w:val="21"/>
                  <w:szCs w:val="21"/>
                </w:rPr>
                <w:delText>31</w:delText>
              </w:r>
              <w:r w:rsidDel="00964E30">
                <w:rPr>
                  <w:rFonts w:hint="eastAsia"/>
                  <w:b/>
                  <w:bCs/>
                  <w:color w:val="000000" w:themeColor="text1"/>
                  <w:sz w:val="21"/>
                  <w:szCs w:val="21"/>
                </w:rPr>
                <w:delText>日</w:delText>
              </w:r>
            </w:del>
          </w:p>
        </w:tc>
        <w:tc>
          <w:tcPr>
            <w:tcW w:w="984" w:type="pct"/>
            <w:tcBorders>
              <w:top w:val="single" w:sz="4" w:space="0" w:color="000000"/>
              <w:left w:val="single" w:sz="4" w:space="0" w:color="000000"/>
              <w:bottom w:val="single" w:sz="4" w:space="0" w:color="000000"/>
              <w:right w:val="single" w:sz="4" w:space="0" w:color="000000"/>
            </w:tcBorders>
          </w:tcPr>
          <w:p w14:paraId="2B1778AB" w14:textId="114873BA" w:rsidR="005F457E" w:rsidDel="00964E30" w:rsidRDefault="00000000">
            <w:pPr>
              <w:autoSpaceDE w:val="0"/>
              <w:autoSpaceDN w:val="0"/>
              <w:snapToGrid w:val="0"/>
              <w:spacing w:after="0" w:line="240" w:lineRule="auto"/>
              <w:ind w:firstLineChars="0" w:firstLine="0"/>
              <w:jc w:val="center"/>
              <w:rPr>
                <w:del w:id="1051" w:author="Si-yuan LIU" w:date="2026-07-24T14:26:00Z" w16du:dateUtc="2026-07-24T06:26:00Z"/>
                <w:b/>
                <w:bCs/>
                <w:color w:val="000000" w:themeColor="text1"/>
                <w:sz w:val="21"/>
                <w:szCs w:val="21"/>
              </w:rPr>
            </w:pPr>
            <w:del w:id="1052" w:author="Si-yuan LIU" w:date="2026-07-24T14:26:00Z" w16du:dateUtc="2026-07-24T06:26:00Z">
              <w:r w:rsidDel="00964E30">
                <w:rPr>
                  <w:b/>
                  <w:bCs/>
                  <w:color w:val="000000" w:themeColor="text1"/>
                  <w:sz w:val="21"/>
                  <w:szCs w:val="21"/>
                </w:rPr>
                <w:delText>2026</w:delText>
              </w:r>
              <w:r w:rsidDel="00964E30">
                <w:rPr>
                  <w:b/>
                  <w:bCs/>
                  <w:color w:val="000000" w:themeColor="text1"/>
                  <w:sz w:val="21"/>
                  <w:szCs w:val="21"/>
                </w:rPr>
                <w:delText>年</w:delText>
              </w:r>
              <w:r w:rsidDel="00964E30">
                <w:rPr>
                  <w:b/>
                  <w:bCs/>
                  <w:color w:val="000000" w:themeColor="text1"/>
                  <w:sz w:val="21"/>
                  <w:szCs w:val="21"/>
                </w:rPr>
                <w:delText>1-3</w:delText>
              </w:r>
              <w:r w:rsidDel="00964E30">
                <w:rPr>
                  <w:b/>
                  <w:bCs/>
                  <w:color w:val="000000" w:themeColor="text1"/>
                  <w:sz w:val="21"/>
                  <w:szCs w:val="21"/>
                </w:rPr>
                <w:delText>月</w:delText>
              </w:r>
              <w:r w:rsidDel="00964E30">
                <w:rPr>
                  <w:b/>
                  <w:bCs/>
                  <w:color w:val="000000" w:themeColor="text1"/>
                  <w:sz w:val="21"/>
                  <w:szCs w:val="21"/>
                </w:rPr>
                <w:delText>/2026</w:delText>
              </w:r>
              <w:r w:rsidDel="00964E30">
                <w:rPr>
                  <w:b/>
                  <w:bCs/>
                  <w:color w:val="000000" w:themeColor="text1"/>
                  <w:sz w:val="21"/>
                  <w:szCs w:val="21"/>
                </w:rPr>
                <w:delText>年</w:delText>
              </w:r>
              <w:r w:rsidDel="00964E30">
                <w:rPr>
                  <w:b/>
                  <w:bCs/>
                  <w:color w:val="000000" w:themeColor="text1"/>
                  <w:sz w:val="21"/>
                  <w:szCs w:val="21"/>
                </w:rPr>
                <w:delText>3</w:delText>
              </w:r>
              <w:r w:rsidDel="00964E30">
                <w:rPr>
                  <w:b/>
                  <w:bCs/>
                  <w:color w:val="000000" w:themeColor="text1"/>
                  <w:sz w:val="21"/>
                  <w:szCs w:val="21"/>
                </w:rPr>
                <w:delText>月</w:delText>
              </w:r>
              <w:r w:rsidDel="00964E30">
                <w:rPr>
                  <w:b/>
                  <w:bCs/>
                  <w:color w:val="000000" w:themeColor="text1"/>
                  <w:sz w:val="21"/>
                  <w:szCs w:val="21"/>
                </w:rPr>
                <w:delText>31</w:delText>
              </w:r>
              <w:r w:rsidDel="00964E30">
                <w:rPr>
                  <w:b/>
                  <w:bCs/>
                  <w:color w:val="000000" w:themeColor="text1"/>
                  <w:sz w:val="21"/>
                  <w:szCs w:val="21"/>
                </w:rPr>
                <w:delText>日</w:delText>
              </w:r>
            </w:del>
          </w:p>
        </w:tc>
      </w:tr>
      <w:tr w:rsidR="005F457E" w:rsidDel="00964E30" w14:paraId="7B637F41" w14:textId="64462E13">
        <w:trPr>
          <w:trHeight w:val="20"/>
          <w:jc w:val="center"/>
          <w:del w:id="1053" w:author="Si-yuan LIU" w:date="2026-07-24T14:26:00Z" w16du:dateUtc="2026-07-24T06:26:00Z"/>
        </w:trPr>
        <w:tc>
          <w:tcPr>
            <w:tcW w:w="1061" w:type="pct"/>
            <w:tcBorders>
              <w:top w:val="single" w:sz="4" w:space="0" w:color="000000"/>
              <w:left w:val="single" w:sz="4" w:space="0" w:color="000000"/>
              <w:bottom w:val="single" w:sz="4" w:space="0" w:color="000000"/>
              <w:right w:val="single" w:sz="4" w:space="0" w:color="000000"/>
            </w:tcBorders>
            <w:vAlign w:val="center"/>
          </w:tcPr>
          <w:p w14:paraId="5C18FF37" w14:textId="2502F014" w:rsidR="005F457E" w:rsidDel="00964E30" w:rsidRDefault="00000000">
            <w:pPr>
              <w:autoSpaceDE w:val="0"/>
              <w:autoSpaceDN w:val="0"/>
              <w:snapToGrid w:val="0"/>
              <w:spacing w:after="0" w:line="240" w:lineRule="auto"/>
              <w:ind w:firstLineChars="0" w:firstLine="0"/>
              <w:rPr>
                <w:del w:id="1054" w:author="Si-yuan LIU" w:date="2026-07-24T14:26:00Z" w16du:dateUtc="2026-07-24T06:26:00Z"/>
                <w:color w:val="000000" w:themeColor="text1"/>
                <w:sz w:val="21"/>
                <w:szCs w:val="21"/>
              </w:rPr>
            </w:pPr>
            <w:del w:id="1055" w:author="Si-yuan LIU" w:date="2026-07-24T14:26:00Z" w16du:dateUtc="2026-07-24T06:26:00Z">
              <w:r w:rsidDel="00964E30">
                <w:rPr>
                  <w:rFonts w:hint="eastAsia"/>
                  <w:color w:val="000000" w:themeColor="text1"/>
                  <w:sz w:val="21"/>
                  <w:szCs w:val="21"/>
                </w:rPr>
                <w:delText>总资产</w:delText>
              </w:r>
            </w:del>
          </w:p>
        </w:tc>
        <w:tc>
          <w:tcPr>
            <w:tcW w:w="985" w:type="pct"/>
            <w:tcBorders>
              <w:top w:val="single" w:sz="4" w:space="0" w:color="000000"/>
              <w:left w:val="single" w:sz="4" w:space="0" w:color="000000"/>
              <w:bottom w:val="single" w:sz="4" w:space="0" w:color="000000"/>
              <w:right w:val="single" w:sz="4" w:space="0" w:color="000000"/>
            </w:tcBorders>
            <w:vAlign w:val="center"/>
          </w:tcPr>
          <w:p w14:paraId="4603C2C3" w14:textId="12E6553C" w:rsidR="005F457E" w:rsidDel="00964E30" w:rsidRDefault="00000000">
            <w:pPr>
              <w:autoSpaceDE w:val="0"/>
              <w:autoSpaceDN w:val="0"/>
              <w:snapToGrid w:val="0"/>
              <w:spacing w:after="0" w:line="240" w:lineRule="auto"/>
              <w:ind w:firstLineChars="0" w:firstLine="0"/>
              <w:jc w:val="right"/>
              <w:rPr>
                <w:del w:id="1056" w:author="Si-yuan LIU" w:date="2026-07-24T14:26:00Z" w16du:dateUtc="2026-07-24T06:26:00Z"/>
                <w:color w:val="000000" w:themeColor="text1"/>
                <w:sz w:val="21"/>
                <w:szCs w:val="21"/>
              </w:rPr>
            </w:pPr>
            <w:del w:id="1057" w:author="Si-yuan LIU" w:date="2026-07-24T14:26:00Z" w16du:dateUtc="2026-07-24T06:26:00Z">
              <w:r w:rsidDel="00964E30">
                <w:rPr>
                  <w:color w:val="000000" w:themeColor="text1"/>
                  <w:sz w:val="21"/>
                  <w:szCs w:val="21"/>
                </w:rPr>
                <w:delText>858,862.16</w:delText>
              </w:r>
            </w:del>
          </w:p>
        </w:tc>
        <w:tc>
          <w:tcPr>
            <w:tcW w:w="985" w:type="pct"/>
            <w:tcBorders>
              <w:top w:val="single" w:sz="4" w:space="0" w:color="000000"/>
              <w:left w:val="single" w:sz="4" w:space="0" w:color="000000"/>
              <w:bottom w:val="single" w:sz="4" w:space="0" w:color="000000"/>
              <w:right w:val="single" w:sz="4" w:space="0" w:color="auto"/>
            </w:tcBorders>
            <w:vAlign w:val="center"/>
          </w:tcPr>
          <w:p w14:paraId="19538E41" w14:textId="7C19F398" w:rsidR="005F457E" w:rsidDel="00964E30" w:rsidRDefault="00000000">
            <w:pPr>
              <w:autoSpaceDE w:val="0"/>
              <w:autoSpaceDN w:val="0"/>
              <w:snapToGrid w:val="0"/>
              <w:spacing w:after="0" w:line="240" w:lineRule="auto"/>
              <w:ind w:firstLineChars="0" w:firstLine="0"/>
              <w:jc w:val="right"/>
              <w:rPr>
                <w:del w:id="1058" w:author="Si-yuan LIU" w:date="2026-07-24T14:26:00Z" w16du:dateUtc="2026-07-24T06:26:00Z"/>
                <w:color w:val="000000" w:themeColor="text1"/>
                <w:sz w:val="21"/>
                <w:szCs w:val="21"/>
              </w:rPr>
            </w:pPr>
            <w:del w:id="1059" w:author="Si-yuan LIU" w:date="2026-07-24T14:26:00Z" w16du:dateUtc="2026-07-24T06:26:00Z">
              <w:r w:rsidDel="00964E30">
                <w:rPr>
                  <w:color w:val="000000" w:themeColor="text1"/>
                  <w:sz w:val="21"/>
                  <w:szCs w:val="21"/>
                </w:rPr>
                <w:delText>1,168,477.23</w:delText>
              </w:r>
            </w:del>
          </w:p>
        </w:tc>
        <w:tc>
          <w:tcPr>
            <w:tcW w:w="985" w:type="pct"/>
            <w:tcBorders>
              <w:top w:val="single" w:sz="4" w:space="0" w:color="auto"/>
              <w:left w:val="single" w:sz="4" w:space="0" w:color="auto"/>
              <w:bottom w:val="single" w:sz="4" w:space="0" w:color="auto"/>
              <w:right w:val="single" w:sz="4" w:space="0" w:color="auto"/>
            </w:tcBorders>
            <w:vAlign w:val="bottom"/>
          </w:tcPr>
          <w:p w14:paraId="35851E2B" w14:textId="2B7BA1D9" w:rsidR="005F457E" w:rsidDel="00964E30" w:rsidRDefault="00000000">
            <w:pPr>
              <w:autoSpaceDE w:val="0"/>
              <w:autoSpaceDN w:val="0"/>
              <w:snapToGrid w:val="0"/>
              <w:spacing w:after="0" w:line="240" w:lineRule="auto"/>
              <w:ind w:firstLineChars="0" w:firstLine="0"/>
              <w:jc w:val="right"/>
              <w:rPr>
                <w:del w:id="1060" w:author="Si-yuan LIU" w:date="2026-07-24T14:26:00Z" w16du:dateUtc="2026-07-24T06:26:00Z"/>
                <w:color w:val="000000" w:themeColor="text1"/>
                <w:sz w:val="21"/>
                <w:szCs w:val="21"/>
              </w:rPr>
            </w:pPr>
            <w:del w:id="1061" w:author="Si-yuan LIU" w:date="2026-07-24T14:26:00Z" w16du:dateUtc="2026-07-24T06:26:00Z">
              <w:r w:rsidDel="00964E30">
                <w:rPr>
                  <w:rFonts w:hint="eastAsia"/>
                  <w:color w:val="000000"/>
                  <w:sz w:val="21"/>
                  <w:szCs w:val="21"/>
                </w:rPr>
                <w:delText>1,579,188.42</w:delText>
              </w:r>
            </w:del>
          </w:p>
        </w:tc>
        <w:tc>
          <w:tcPr>
            <w:tcW w:w="984" w:type="pct"/>
            <w:tcBorders>
              <w:top w:val="single" w:sz="4" w:space="0" w:color="auto"/>
              <w:left w:val="single" w:sz="4" w:space="0" w:color="auto"/>
              <w:bottom w:val="single" w:sz="4" w:space="0" w:color="auto"/>
              <w:right w:val="single" w:sz="4" w:space="0" w:color="auto"/>
            </w:tcBorders>
            <w:vAlign w:val="bottom"/>
          </w:tcPr>
          <w:p w14:paraId="4EE32732" w14:textId="3AE0FC92" w:rsidR="005F457E" w:rsidDel="00964E30" w:rsidRDefault="00000000">
            <w:pPr>
              <w:autoSpaceDE w:val="0"/>
              <w:autoSpaceDN w:val="0"/>
              <w:snapToGrid w:val="0"/>
              <w:spacing w:after="0" w:line="240" w:lineRule="auto"/>
              <w:ind w:firstLineChars="0" w:firstLine="0"/>
              <w:jc w:val="right"/>
              <w:rPr>
                <w:del w:id="1062" w:author="Si-yuan LIU" w:date="2026-07-24T14:26:00Z" w16du:dateUtc="2026-07-24T06:26:00Z"/>
                <w:color w:val="000000" w:themeColor="text1"/>
                <w:sz w:val="21"/>
                <w:szCs w:val="21"/>
              </w:rPr>
            </w:pPr>
            <w:del w:id="1063" w:author="Si-yuan LIU" w:date="2026-07-24T14:26:00Z" w16du:dateUtc="2026-07-24T06:26:00Z">
              <w:r w:rsidDel="00964E30">
                <w:rPr>
                  <w:rFonts w:hint="eastAsia"/>
                  <w:color w:val="000000"/>
                  <w:sz w:val="21"/>
                  <w:szCs w:val="21"/>
                </w:rPr>
                <w:delText>1,644,725.49</w:delText>
              </w:r>
            </w:del>
          </w:p>
        </w:tc>
      </w:tr>
      <w:tr w:rsidR="005F457E" w:rsidDel="00964E30" w14:paraId="64731B9E" w14:textId="5D289C73">
        <w:trPr>
          <w:trHeight w:val="20"/>
          <w:jc w:val="center"/>
          <w:del w:id="1064" w:author="Si-yuan LIU" w:date="2026-07-24T14:26:00Z" w16du:dateUtc="2026-07-24T06:26:00Z"/>
        </w:trPr>
        <w:tc>
          <w:tcPr>
            <w:tcW w:w="1061" w:type="pct"/>
            <w:tcBorders>
              <w:top w:val="single" w:sz="4" w:space="0" w:color="000000"/>
              <w:left w:val="single" w:sz="4" w:space="0" w:color="000000"/>
              <w:bottom w:val="single" w:sz="4" w:space="0" w:color="000000"/>
              <w:right w:val="single" w:sz="4" w:space="0" w:color="000000"/>
            </w:tcBorders>
            <w:vAlign w:val="center"/>
          </w:tcPr>
          <w:p w14:paraId="3315D581" w14:textId="252A66BA" w:rsidR="005F457E" w:rsidDel="00964E30" w:rsidRDefault="00000000">
            <w:pPr>
              <w:autoSpaceDE w:val="0"/>
              <w:autoSpaceDN w:val="0"/>
              <w:snapToGrid w:val="0"/>
              <w:spacing w:after="0" w:line="240" w:lineRule="auto"/>
              <w:ind w:firstLineChars="0" w:firstLine="0"/>
              <w:rPr>
                <w:del w:id="1065" w:author="Si-yuan LIU" w:date="2026-07-24T14:26:00Z" w16du:dateUtc="2026-07-24T06:26:00Z"/>
                <w:color w:val="000000" w:themeColor="text1"/>
                <w:sz w:val="21"/>
                <w:szCs w:val="21"/>
              </w:rPr>
            </w:pPr>
            <w:del w:id="1066" w:author="Si-yuan LIU" w:date="2026-07-24T14:26:00Z" w16du:dateUtc="2026-07-24T06:26:00Z">
              <w:r w:rsidDel="00964E30">
                <w:rPr>
                  <w:rFonts w:hint="eastAsia"/>
                  <w:color w:val="000000" w:themeColor="text1"/>
                  <w:sz w:val="21"/>
                  <w:szCs w:val="21"/>
                </w:rPr>
                <w:delText>总负债</w:delText>
              </w:r>
            </w:del>
          </w:p>
        </w:tc>
        <w:tc>
          <w:tcPr>
            <w:tcW w:w="985" w:type="pct"/>
            <w:tcBorders>
              <w:top w:val="single" w:sz="4" w:space="0" w:color="000000"/>
              <w:left w:val="single" w:sz="4" w:space="0" w:color="000000"/>
              <w:bottom w:val="single" w:sz="4" w:space="0" w:color="000000"/>
              <w:right w:val="single" w:sz="4" w:space="0" w:color="000000"/>
            </w:tcBorders>
            <w:vAlign w:val="center"/>
          </w:tcPr>
          <w:p w14:paraId="67AC7720" w14:textId="16E7FBFF" w:rsidR="005F457E" w:rsidDel="00964E30" w:rsidRDefault="00000000">
            <w:pPr>
              <w:autoSpaceDE w:val="0"/>
              <w:autoSpaceDN w:val="0"/>
              <w:snapToGrid w:val="0"/>
              <w:spacing w:after="0" w:line="240" w:lineRule="auto"/>
              <w:ind w:firstLineChars="0" w:firstLine="0"/>
              <w:jc w:val="right"/>
              <w:rPr>
                <w:del w:id="1067" w:author="Si-yuan LIU" w:date="2026-07-24T14:26:00Z" w16du:dateUtc="2026-07-24T06:26:00Z"/>
                <w:color w:val="000000" w:themeColor="text1"/>
                <w:sz w:val="21"/>
                <w:szCs w:val="21"/>
              </w:rPr>
            </w:pPr>
            <w:del w:id="1068" w:author="Si-yuan LIU" w:date="2026-07-24T14:26:00Z" w16du:dateUtc="2026-07-24T06:26:00Z">
              <w:r w:rsidDel="00964E30">
                <w:rPr>
                  <w:color w:val="000000" w:themeColor="text1"/>
                  <w:sz w:val="21"/>
                  <w:szCs w:val="21"/>
                </w:rPr>
                <w:delText>550,361.27</w:delText>
              </w:r>
            </w:del>
          </w:p>
        </w:tc>
        <w:tc>
          <w:tcPr>
            <w:tcW w:w="985" w:type="pct"/>
            <w:tcBorders>
              <w:top w:val="single" w:sz="4" w:space="0" w:color="000000"/>
              <w:left w:val="single" w:sz="4" w:space="0" w:color="000000"/>
              <w:bottom w:val="single" w:sz="4" w:space="0" w:color="000000"/>
              <w:right w:val="single" w:sz="4" w:space="0" w:color="auto"/>
            </w:tcBorders>
            <w:vAlign w:val="center"/>
          </w:tcPr>
          <w:p w14:paraId="5E62E87B" w14:textId="11EFF180" w:rsidR="005F457E" w:rsidDel="00964E30" w:rsidRDefault="00000000">
            <w:pPr>
              <w:autoSpaceDE w:val="0"/>
              <w:autoSpaceDN w:val="0"/>
              <w:snapToGrid w:val="0"/>
              <w:spacing w:after="0" w:line="240" w:lineRule="auto"/>
              <w:ind w:firstLineChars="0" w:firstLine="0"/>
              <w:jc w:val="right"/>
              <w:rPr>
                <w:del w:id="1069" w:author="Si-yuan LIU" w:date="2026-07-24T14:26:00Z" w16du:dateUtc="2026-07-24T06:26:00Z"/>
                <w:color w:val="000000" w:themeColor="text1"/>
                <w:sz w:val="21"/>
                <w:szCs w:val="21"/>
              </w:rPr>
            </w:pPr>
            <w:del w:id="1070" w:author="Si-yuan LIU" w:date="2026-07-24T14:26:00Z" w16du:dateUtc="2026-07-24T06:26:00Z">
              <w:r w:rsidDel="00964E30">
                <w:rPr>
                  <w:color w:val="000000" w:themeColor="text1"/>
                  <w:sz w:val="21"/>
                  <w:szCs w:val="21"/>
                </w:rPr>
                <w:delText>831,045.00</w:delText>
              </w:r>
            </w:del>
          </w:p>
        </w:tc>
        <w:tc>
          <w:tcPr>
            <w:tcW w:w="985" w:type="pct"/>
            <w:tcBorders>
              <w:top w:val="single" w:sz="4" w:space="0" w:color="auto"/>
              <w:left w:val="single" w:sz="4" w:space="0" w:color="auto"/>
              <w:bottom w:val="single" w:sz="4" w:space="0" w:color="auto"/>
              <w:right w:val="single" w:sz="4" w:space="0" w:color="auto"/>
            </w:tcBorders>
            <w:vAlign w:val="bottom"/>
          </w:tcPr>
          <w:p w14:paraId="137D9911" w14:textId="3DF396A9" w:rsidR="005F457E" w:rsidDel="00964E30" w:rsidRDefault="00000000">
            <w:pPr>
              <w:autoSpaceDE w:val="0"/>
              <w:autoSpaceDN w:val="0"/>
              <w:snapToGrid w:val="0"/>
              <w:spacing w:after="0" w:line="240" w:lineRule="auto"/>
              <w:ind w:firstLineChars="0" w:firstLine="0"/>
              <w:jc w:val="right"/>
              <w:rPr>
                <w:del w:id="1071" w:author="Si-yuan LIU" w:date="2026-07-24T14:26:00Z" w16du:dateUtc="2026-07-24T06:26:00Z"/>
                <w:color w:val="000000" w:themeColor="text1"/>
                <w:sz w:val="21"/>
                <w:szCs w:val="21"/>
              </w:rPr>
            </w:pPr>
            <w:del w:id="1072" w:author="Si-yuan LIU" w:date="2026-07-24T14:26:00Z" w16du:dateUtc="2026-07-24T06:26:00Z">
              <w:r w:rsidDel="00964E30">
                <w:rPr>
                  <w:rFonts w:hint="eastAsia"/>
                  <w:color w:val="000000"/>
                  <w:sz w:val="21"/>
                  <w:szCs w:val="21"/>
                </w:rPr>
                <w:delText>1,173,262.02</w:delText>
              </w:r>
            </w:del>
          </w:p>
        </w:tc>
        <w:tc>
          <w:tcPr>
            <w:tcW w:w="984" w:type="pct"/>
            <w:tcBorders>
              <w:top w:val="single" w:sz="4" w:space="0" w:color="auto"/>
              <w:left w:val="single" w:sz="4" w:space="0" w:color="auto"/>
              <w:bottom w:val="single" w:sz="4" w:space="0" w:color="auto"/>
              <w:right w:val="single" w:sz="4" w:space="0" w:color="auto"/>
            </w:tcBorders>
            <w:vAlign w:val="bottom"/>
          </w:tcPr>
          <w:p w14:paraId="5465E79C" w14:textId="061134F0" w:rsidR="005F457E" w:rsidDel="00964E30" w:rsidRDefault="00000000">
            <w:pPr>
              <w:autoSpaceDE w:val="0"/>
              <w:autoSpaceDN w:val="0"/>
              <w:snapToGrid w:val="0"/>
              <w:spacing w:after="0" w:line="240" w:lineRule="auto"/>
              <w:ind w:firstLineChars="0" w:firstLine="0"/>
              <w:jc w:val="right"/>
              <w:rPr>
                <w:del w:id="1073" w:author="Si-yuan LIU" w:date="2026-07-24T14:26:00Z" w16du:dateUtc="2026-07-24T06:26:00Z"/>
                <w:color w:val="000000" w:themeColor="text1"/>
                <w:sz w:val="21"/>
                <w:szCs w:val="21"/>
              </w:rPr>
            </w:pPr>
            <w:del w:id="1074" w:author="Si-yuan LIU" w:date="2026-07-24T14:26:00Z" w16du:dateUtc="2026-07-24T06:26:00Z">
              <w:r w:rsidDel="00964E30">
                <w:rPr>
                  <w:rFonts w:hint="eastAsia"/>
                  <w:color w:val="000000"/>
                  <w:sz w:val="21"/>
                  <w:szCs w:val="21"/>
                </w:rPr>
                <w:delText>1,229,233.49</w:delText>
              </w:r>
            </w:del>
          </w:p>
        </w:tc>
      </w:tr>
      <w:tr w:rsidR="005F457E" w:rsidDel="00964E30" w14:paraId="73E80DA6" w14:textId="07854C64">
        <w:trPr>
          <w:trHeight w:val="20"/>
          <w:jc w:val="center"/>
          <w:del w:id="1075" w:author="Si-yuan LIU" w:date="2026-07-24T14:26:00Z" w16du:dateUtc="2026-07-24T06:26:00Z"/>
        </w:trPr>
        <w:tc>
          <w:tcPr>
            <w:tcW w:w="1061" w:type="pct"/>
            <w:tcBorders>
              <w:top w:val="single" w:sz="4" w:space="0" w:color="000000"/>
              <w:left w:val="single" w:sz="4" w:space="0" w:color="000000"/>
              <w:bottom w:val="single" w:sz="4" w:space="0" w:color="000000"/>
              <w:right w:val="single" w:sz="4" w:space="0" w:color="000000"/>
            </w:tcBorders>
            <w:vAlign w:val="center"/>
          </w:tcPr>
          <w:p w14:paraId="2EF77556" w14:textId="71722E3B" w:rsidR="005F457E" w:rsidDel="00964E30" w:rsidRDefault="00000000">
            <w:pPr>
              <w:autoSpaceDE w:val="0"/>
              <w:autoSpaceDN w:val="0"/>
              <w:snapToGrid w:val="0"/>
              <w:spacing w:after="0" w:line="240" w:lineRule="auto"/>
              <w:ind w:firstLineChars="0" w:firstLine="0"/>
              <w:rPr>
                <w:del w:id="1076" w:author="Si-yuan LIU" w:date="2026-07-24T14:26:00Z" w16du:dateUtc="2026-07-24T06:26:00Z"/>
                <w:color w:val="000000" w:themeColor="text1"/>
                <w:sz w:val="21"/>
                <w:szCs w:val="21"/>
              </w:rPr>
            </w:pPr>
            <w:del w:id="1077" w:author="Si-yuan LIU" w:date="2026-07-24T14:26:00Z" w16du:dateUtc="2026-07-24T06:26:00Z">
              <w:r w:rsidDel="00964E30">
                <w:rPr>
                  <w:rFonts w:hint="eastAsia"/>
                  <w:color w:val="000000" w:themeColor="text1"/>
                  <w:sz w:val="21"/>
                  <w:szCs w:val="21"/>
                </w:rPr>
                <w:delText>资产负债率</w:delText>
              </w:r>
            </w:del>
          </w:p>
        </w:tc>
        <w:tc>
          <w:tcPr>
            <w:tcW w:w="985" w:type="pct"/>
            <w:tcBorders>
              <w:top w:val="single" w:sz="4" w:space="0" w:color="000000"/>
              <w:left w:val="single" w:sz="4" w:space="0" w:color="000000"/>
              <w:bottom w:val="single" w:sz="4" w:space="0" w:color="000000"/>
              <w:right w:val="single" w:sz="4" w:space="0" w:color="000000"/>
            </w:tcBorders>
            <w:vAlign w:val="center"/>
          </w:tcPr>
          <w:p w14:paraId="665D1E29" w14:textId="5DB4D954" w:rsidR="005F457E" w:rsidDel="00964E30" w:rsidRDefault="00000000">
            <w:pPr>
              <w:autoSpaceDE w:val="0"/>
              <w:autoSpaceDN w:val="0"/>
              <w:snapToGrid w:val="0"/>
              <w:spacing w:after="0" w:line="240" w:lineRule="auto"/>
              <w:ind w:firstLineChars="0" w:firstLine="0"/>
              <w:jc w:val="right"/>
              <w:rPr>
                <w:del w:id="1078" w:author="Si-yuan LIU" w:date="2026-07-24T14:26:00Z" w16du:dateUtc="2026-07-24T06:26:00Z"/>
                <w:color w:val="000000" w:themeColor="text1"/>
                <w:sz w:val="21"/>
                <w:szCs w:val="21"/>
              </w:rPr>
            </w:pPr>
            <w:del w:id="1079" w:author="Si-yuan LIU" w:date="2026-07-24T14:26:00Z" w16du:dateUtc="2026-07-24T06:26:00Z">
              <w:r w:rsidDel="00964E30">
                <w:rPr>
                  <w:color w:val="000000" w:themeColor="text1"/>
                  <w:sz w:val="21"/>
                  <w:szCs w:val="21"/>
                </w:rPr>
                <w:delText>64.08</w:delText>
              </w:r>
            </w:del>
          </w:p>
        </w:tc>
        <w:tc>
          <w:tcPr>
            <w:tcW w:w="985" w:type="pct"/>
            <w:tcBorders>
              <w:top w:val="single" w:sz="4" w:space="0" w:color="000000"/>
              <w:left w:val="single" w:sz="4" w:space="0" w:color="000000"/>
              <w:bottom w:val="single" w:sz="4" w:space="0" w:color="000000"/>
              <w:right w:val="single" w:sz="4" w:space="0" w:color="auto"/>
            </w:tcBorders>
            <w:vAlign w:val="center"/>
          </w:tcPr>
          <w:p w14:paraId="1D5AF465" w14:textId="3781ED5D" w:rsidR="005F457E" w:rsidDel="00964E30" w:rsidRDefault="00000000">
            <w:pPr>
              <w:autoSpaceDE w:val="0"/>
              <w:autoSpaceDN w:val="0"/>
              <w:snapToGrid w:val="0"/>
              <w:spacing w:after="0" w:line="240" w:lineRule="auto"/>
              <w:ind w:firstLineChars="0" w:firstLine="0"/>
              <w:jc w:val="right"/>
              <w:rPr>
                <w:del w:id="1080" w:author="Si-yuan LIU" w:date="2026-07-24T14:26:00Z" w16du:dateUtc="2026-07-24T06:26:00Z"/>
                <w:color w:val="000000" w:themeColor="text1"/>
                <w:sz w:val="21"/>
                <w:szCs w:val="21"/>
              </w:rPr>
            </w:pPr>
            <w:del w:id="1081" w:author="Si-yuan LIU" w:date="2026-07-24T14:26:00Z" w16du:dateUtc="2026-07-24T06:26:00Z">
              <w:r w:rsidDel="00964E30">
                <w:rPr>
                  <w:color w:val="000000" w:themeColor="text1"/>
                  <w:sz w:val="21"/>
                  <w:szCs w:val="21"/>
                </w:rPr>
                <w:delText>71.12</w:delText>
              </w:r>
            </w:del>
          </w:p>
        </w:tc>
        <w:tc>
          <w:tcPr>
            <w:tcW w:w="985" w:type="pct"/>
            <w:tcBorders>
              <w:top w:val="single" w:sz="4" w:space="0" w:color="auto"/>
              <w:left w:val="single" w:sz="4" w:space="0" w:color="auto"/>
              <w:bottom w:val="single" w:sz="4" w:space="0" w:color="auto"/>
              <w:right w:val="single" w:sz="4" w:space="0" w:color="auto"/>
            </w:tcBorders>
            <w:vAlign w:val="center"/>
          </w:tcPr>
          <w:p w14:paraId="455E96F1" w14:textId="3DD51249" w:rsidR="005F457E" w:rsidDel="00964E30" w:rsidRDefault="00000000">
            <w:pPr>
              <w:autoSpaceDE w:val="0"/>
              <w:autoSpaceDN w:val="0"/>
              <w:snapToGrid w:val="0"/>
              <w:spacing w:after="0" w:line="240" w:lineRule="auto"/>
              <w:ind w:firstLineChars="0" w:firstLine="0"/>
              <w:jc w:val="right"/>
              <w:rPr>
                <w:del w:id="1082" w:author="Si-yuan LIU" w:date="2026-07-24T14:26:00Z" w16du:dateUtc="2026-07-24T06:26:00Z"/>
                <w:color w:val="000000" w:themeColor="text1"/>
                <w:sz w:val="21"/>
                <w:szCs w:val="21"/>
              </w:rPr>
            </w:pPr>
            <w:del w:id="1083" w:author="Si-yuan LIU" w:date="2026-07-24T14:26:00Z" w16du:dateUtc="2026-07-24T06:26:00Z">
              <w:r w:rsidDel="00964E30">
                <w:rPr>
                  <w:rFonts w:hint="eastAsia"/>
                  <w:color w:val="000000"/>
                  <w:sz w:val="21"/>
                  <w:szCs w:val="21"/>
                </w:rPr>
                <w:delText>74.30</w:delText>
              </w:r>
            </w:del>
          </w:p>
        </w:tc>
        <w:tc>
          <w:tcPr>
            <w:tcW w:w="984" w:type="pct"/>
            <w:tcBorders>
              <w:top w:val="single" w:sz="4" w:space="0" w:color="auto"/>
              <w:left w:val="single" w:sz="4" w:space="0" w:color="auto"/>
              <w:bottom w:val="single" w:sz="4" w:space="0" w:color="auto"/>
              <w:right w:val="single" w:sz="4" w:space="0" w:color="auto"/>
            </w:tcBorders>
            <w:vAlign w:val="center"/>
          </w:tcPr>
          <w:p w14:paraId="58D163A1" w14:textId="42F9E2F9" w:rsidR="005F457E" w:rsidDel="00964E30" w:rsidRDefault="00000000">
            <w:pPr>
              <w:autoSpaceDE w:val="0"/>
              <w:autoSpaceDN w:val="0"/>
              <w:snapToGrid w:val="0"/>
              <w:spacing w:after="0" w:line="240" w:lineRule="auto"/>
              <w:ind w:firstLineChars="0" w:firstLine="0"/>
              <w:jc w:val="right"/>
              <w:rPr>
                <w:del w:id="1084" w:author="Si-yuan LIU" w:date="2026-07-24T14:26:00Z" w16du:dateUtc="2026-07-24T06:26:00Z"/>
                <w:color w:val="000000" w:themeColor="text1"/>
                <w:sz w:val="21"/>
                <w:szCs w:val="21"/>
              </w:rPr>
            </w:pPr>
            <w:del w:id="1085" w:author="Si-yuan LIU" w:date="2026-07-24T14:26:00Z" w16du:dateUtc="2026-07-24T06:26:00Z">
              <w:r w:rsidDel="00964E30">
                <w:rPr>
                  <w:rFonts w:hint="eastAsia"/>
                  <w:color w:val="000000"/>
                  <w:sz w:val="21"/>
                  <w:szCs w:val="21"/>
                </w:rPr>
                <w:delText>74.74</w:delText>
              </w:r>
            </w:del>
          </w:p>
        </w:tc>
      </w:tr>
      <w:tr w:rsidR="005F457E" w:rsidDel="00964E30" w14:paraId="7ED593D4" w14:textId="2F4941C9">
        <w:trPr>
          <w:trHeight w:val="20"/>
          <w:jc w:val="center"/>
          <w:del w:id="1086" w:author="Si-yuan LIU" w:date="2026-07-24T14:26:00Z" w16du:dateUtc="2026-07-24T06:26:00Z"/>
        </w:trPr>
        <w:tc>
          <w:tcPr>
            <w:tcW w:w="1061" w:type="pct"/>
            <w:tcBorders>
              <w:top w:val="single" w:sz="4" w:space="0" w:color="000000"/>
              <w:left w:val="single" w:sz="4" w:space="0" w:color="000000"/>
              <w:bottom w:val="single" w:sz="4" w:space="0" w:color="000000"/>
              <w:right w:val="single" w:sz="4" w:space="0" w:color="000000"/>
            </w:tcBorders>
            <w:vAlign w:val="center"/>
          </w:tcPr>
          <w:p w14:paraId="2860844E" w14:textId="174BF4BD" w:rsidR="005F457E" w:rsidDel="00964E30" w:rsidRDefault="00000000">
            <w:pPr>
              <w:autoSpaceDE w:val="0"/>
              <w:autoSpaceDN w:val="0"/>
              <w:snapToGrid w:val="0"/>
              <w:spacing w:after="0" w:line="240" w:lineRule="auto"/>
              <w:ind w:firstLineChars="0" w:firstLine="0"/>
              <w:rPr>
                <w:del w:id="1087" w:author="Si-yuan LIU" w:date="2026-07-24T14:26:00Z" w16du:dateUtc="2026-07-24T06:26:00Z"/>
                <w:color w:val="000000" w:themeColor="text1"/>
                <w:sz w:val="21"/>
                <w:szCs w:val="21"/>
              </w:rPr>
            </w:pPr>
            <w:del w:id="1088" w:author="Si-yuan LIU" w:date="2026-07-24T14:26:00Z" w16du:dateUtc="2026-07-24T06:26:00Z">
              <w:r w:rsidDel="00964E30">
                <w:rPr>
                  <w:rFonts w:hint="eastAsia"/>
                  <w:color w:val="000000" w:themeColor="text1"/>
                  <w:sz w:val="21"/>
                  <w:szCs w:val="21"/>
                </w:rPr>
                <w:delText>营业收入</w:delText>
              </w:r>
            </w:del>
          </w:p>
        </w:tc>
        <w:tc>
          <w:tcPr>
            <w:tcW w:w="985" w:type="pct"/>
            <w:tcBorders>
              <w:top w:val="single" w:sz="4" w:space="0" w:color="000000"/>
              <w:left w:val="single" w:sz="4" w:space="0" w:color="000000"/>
              <w:bottom w:val="single" w:sz="4" w:space="0" w:color="000000"/>
              <w:right w:val="single" w:sz="4" w:space="0" w:color="000000"/>
            </w:tcBorders>
            <w:vAlign w:val="center"/>
          </w:tcPr>
          <w:p w14:paraId="19C06680" w14:textId="7DF68098" w:rsidR="005F457E" w:rsidDel="00964E30" w:rsidRDefault="00000000">
            <w:pPr>
              <w:autoSpaceDE w:val="0"/>
              <w:autoSpaceDN w:val="0"/>
              <w:snapToGrid w:val="0"/>
              <w:spacing w:after="0" w:line="240" w:lineRule="auto"/>
              <w:ind w:firstLineChars="0" w:firstLine="0"/>
              <w:jc w:val="right"/>
              <w:rPr>
                <w:del w:id="1089" w:author="Si-yuan LIU" w:date="2026-07-24T14:26:00Z" w16du:dateUtc="2026-07-24T06:26:00Z"/>
                <w:color w:val="000000" w:themeColor="text1"/>
                <w:sz w:val="21"/>
                <w:szCs w:val="21"/>
              </w:rPr>
            </w:pPr>
            <w:del w:id="1090" w:author="Si-yuan LIU" w:date="2026-07-24T14:26:00Z" w16du:dateUtc="2026-07-24T06:26:00Z">
              <w:r w:rsidDel="00964E30">
                <w:rPr>
                  <w:color w:val="000000" w:themeColor="text1"/>
                  <w:sz w:val="21"/>
                  <w:szCs w:val="21"/>
                </w:rPr>
                <w:delText>133,479.45</w:delText>
              </w:r>
            </w:del>
          </w:p>
        </w:tc>
        <w:tc>
          <w:tcPr>
            <w:tcW w:w="985" w:type="pct"/>
            <w:tcBorders>
              <w:top w:val="single" w:sz="4" w:space="0" w:color="000000"/>
              <w:left w:val="single" w:sz="4" w:space="0" w:color="000000"/>
              <w:bottom w:val="single" w:sz="4" w:space="0" w:color="000000"/>
              <w:right w:val="single" w:sz="4" w:space="0" w:color="auto"/>
            </w:tcBorders>
            <w:vAlign w:val="center"/>
          </w:tcPr>
          <w:p w14:paraId="0528FEE4" w14:textId="27918480" w:rsidR="005F457E" w:rsidDel="00964E30" w:rsidRDefault="00000000">
            <w:pPr>
              <w:autoSpaceDE w:val="0"/>
              <w:autoSpaceDN w:val="0"/>
              <w:snapToGrid w:val="0"/>
              <w:spacing w:after="0" w:line="240" w:lineRule="auto"/>
              <w:ind w:firstLineChars="0" w:firstLine="0"/>
              <w:jc w:val="right"/>
              <w:rPr>
                <w:del w:id="1091" w:author="Si-yuan LIU" w:date="2026-07-24T14:26:00Z" w16du:dateUtc="2026-07-24T06:26:00Z"/>
                <w:color w:val="000000" w:themeColor="text1"/>
                <w:sz w:val="21"/>
                <w:szCs w:val="21"/>
              </w:rPr>
            </w:pPr>
            <w:del w:id="1092" w:author="Si-yuan LIU" w:date="2026-07-24T14:26:00Z" w16du:dateUtc="2026-07-24T06:26:00Z">
              <w:r w:rsidDel="00964E30">
                <w:rPr>
                  <w:color w:val="000000" w:themeColor="text1"/>
                  <w:sz w:val="21"/>
                  <w:szCs w:val="21"/>
                </w:rPr>
                <w:delText>216,481.98</w:delText>
              </w:r>
            </w:del>
          </w:p>
        </w:tc>
        <w:tc>
          <w:tcPr>
            <w:tcW w:w="985" w:type="pct"/>
            <w:tcBorders>
              <w:top w:val="single" w:sz="4" w:space="0" w:color="auto"/>
              <w:left w:val="single" w:sz="4" w:space="0" w:color="auto"/>
              <w:bottom w:val="single" w:sz="4" w:space="0" w:color="auto"/>
              <w:right w:val="single" w:sz="4" w:space="0" w:color="auto"/>
            </w:tcBorders>
            <w:vAlign w:val="center"/>
          </w:tcPr>
          <w:p w14:paraId="10C721C2" w14:textId="30A77E0A" w:rsidR="005F457E" w:rsidDel="00964E30" w:rsidRDefault="00000000">
            <w:pPr>
              <w:autoSpaceDE w:val="0"/>
              <w:autoSpaceDN w:val="0"/>
              <w:snapToGrid w:val="0"/>
              <w:spacing w:after="0" w:line="240" w:lineRule="auto"/>
              <w:ind w:firstLineChars="0" w:firstLine="0"/>
              <w:jc w:val="right"/>
              <w:rPr>
                <w:del w:id="1093" w:author="Si-yuan LIU" w:date="2026-07-24T14:26:00Z" w16du:dateUtc="2026-07-24T06:26:00Z"/>
                <w:color w:val="000000"/>
                <w:sz w:val="21"/>
                <w:szCs w:val="21"/>
              </w:rPr>
            </w:pPr>
            <w:del w:id="1094" w:author="Si-yuan LIU" w:date="2026-07-24T14:26:00Z" w16du:dateUtc="2026-07-24T06:26:00Z">
              <w:r w:rsidDel="00964E30">
                <w:rPr>
                  <w:rFonts w:hint="eastAsia"/>
                  <w:color w:val="000000"/>
                  <w:sz w:val="21"/>
                  <w:szCs w:val="21"/>
                </w:rPr>
                <w:delText>252,136.10</w:delText>
              </w:r>
            </w:del>
          </w:p>
        </w:tc>
        <w:tc>
          <w:tcPr>
            <w:tcW w:w="984" w:type="pct"/>
            <w:tcBorders>
              <w:top w:val="single" w:sz="4" w:space="0" w:color="auto"/>
              <w:left w:val="single" w:sz="4" w:space="0" w:color="auto"/>
              <w:bottom w:val="single" w:sz="4" w:space="0" w:color="auto"/>
              <w:right w:val="single" w:sz="4" w:space="0" w:color="auto"/>
            </w:tcBorders>
            <w:vAlign w:val="center"/>
          </w:tcPr>
          <w:p w14:paraId="4266DA68" w14:textId="6D77FD9C" w:rsidR="005F457E" w:rsidDel="00964E30" w:rsidRDefault="00000000">
            <w:pPr>
              <w:autoSpaceDE w:val="0"/>
              <w:autoSpaceDN w:val="0"/>
              <w:snapToGrid w:val="0"/>
              <w:spacing w:after="0" w:line="240" w:lineRule="auto"/>
              <w:ind w:firstLineChars="0" w:firstLine="0"/>
              <w:jc w:val="right"/>
              <w:rPr>
                <w:del w:id="1095" w:author="Si-yuan LIU" w:date="2026-07-24T14:26:00Z" w16du:dateUtc="2026-07-24T06:26:00Z"/>
                <w:color w:val="000000"/>
                <w:sz w:val="21"/>
                <w:szCs w:val="21"/>
              </w:rPr>
            </w:pPr>
            <w:del w:id="1096" w:author="Si-yuan LIU" w:date="2026-07-24T14:26:00Z" w16du:dateUtc="2026-07-24T06:26:00Z">
              <w:r w:rsidDel="00964E30">
                <w:rPr>
                  <w:rFonts w:hint="eastAsia"/>
                  <w:color w:val="000000"/>
                  <w:sz w:val="21"/>
                  <w:szCs w:val="21"/>
                </w:rPr>
                <w:delText>70,291.10</w:delText>
              </w:r>
            </w:del>
          </w:p>
        </w:tc>
      </w:tr>
      <w:tr w:rsidR="005F457E" w:rsidDel="00964E30" w14:paraId="63F3AA18" w14:textId="486A2B77">
        <w:trPr>
          <w:trHeight w:val="20"/>
          <w:jc w:val="center"/>
          <w:del w:id="1097" w:author="Si-yuan LIU" w:date="2026-07-24T14:26:00Z" w16du:dateUtc="2026-07-24T06:26:00Z"/>
        </w:trPr>
        <w:tc>
          <w:tcPr>
            <w:tcW w:w="1061" w:type="pct"/>
            <w:tcBorders>
              <w:top w:val="single" w:sz="4" w:space="0" w:color="000000"/>
              <w:left w:val="single" w:sz="4" w:space="0" w:color="000000"/>
              <w:bottom w:val="single" w:sz="4" w:space="0" w:color="000000"/>
              <w:right w:val="single" w:sz="4" w:space="0" w:color="000000"/>
            </w:tcBorders>
            <w:vAlign w:val="center"/>
          </w:tcPr>
          <w:p w14:paraId="62953A3A" w14:textId="0A58216E" w:rsidR="005F457E" w:rsidDel="00964E30" w:rsidRDefault="00000000">
            <w:pPr>
              <w:autoSpaceDE w:val="0"/>
              <w:autoSpaceDN w:val="0"/>
              <w:snapToGrid w:val="0"/>
              <w:spacing w:after="0" w:line="240" w:lineRule="auto"/>
              <w:ind w:firstLineChars="0" w:firstLine="0"/>
              <w:rPr>
                <w:del w:id="1098" w:author="Si-yuan LIU" w:date="2026-07-24T14:26:00Z" w16du:dateUtc="2026-07-24T06:26:00Z"/>
                <w:color w:val="000000" w:themeColor="text1"/>
                <w:sz w:val="21"/>
                <w:szCs w:val="21"/>
              </w:rPr>
            </w:pPr>
            <w:del w:id="1099" w:author="Si-yuan LIU" w:date="2026-07-24T14:26:00Z" w16du:dateUtc="2026-07-24T06:26:00Z">
              <w:r w:rsidDel="00964E30">
                <w:rPr>
                  <w:rFonts w:hint="eastAsia"/>
                  <w:color w:val="000000" w:themeColor="text1"/>
                  <w:sz w:val="21"/>
                  <w:szCs w:val="21"/>
                </w:rPr>
                <w:delText>净利润</w:delText>
              </w:r>
            </w:del>
          </w:p>
        </w:tc>
        <w:tc>
          <w:tcPr>
            <w:tcW w:w="985" w:type="pct"/>
            <w:tcBorders>
              <w:top w:val="single" w:sz="4" w:space="0" w:color="000000"/>
              <w:left w:val="single" w:sz="4" w:space="0" w:color="000000"/>
              <w:bottom w:val="single" w:sz="4" w:space="0" w:color="000000"/>
              <w:right w:val="single" w:sz="4" w:space="0" w:color="000000"/>
            </w:tcBorders>
            <w:vAlign w:val="center"/>
          </w:tcPr>
          <w:p w14:paraId="11E7B9FC" w14:textId="1B5432ED" w:rsidR="005F457E" w:rsidDel="00964E30" w:rsidRDefault="00000000">
            <w:pPr>
              <w:autoSpaceDE w:val="0"/>
              <w:autoSpaceDN w:val="0"/>
              <w:snapToGrid w:val="0"/>
              <w:spacing w:after="0" w:line="240" w:lineRule="auto"/>
              <w:ind w:firstLineChars="0" w:firstLine="0"/>
              <w:jc w:val="right"/>
              <w:rPr>
                <w:del w:id="1100" w:author="Si-yuan LIU" w:date="2026-07-24T14:26:00Z" w16du:dateUtc="2026-07-24T06:26:00Z"/>
                <w:color w:val="000000" w:themeColor="text1"/>
                <w:sz w:val="21"/>
                <w:szCs w:val="21"/>
              </w:rPr>
            </w:pPr>
            <w:del w:id="1101" w:author="Si-yuan LIU" w:date="2026-07-24T14:26:00Z" w16du:dateUtc="2026-07-24T06:26:00Z">
              <w:r w:rsidDel="00964E30">
                <w:rPr>
                  <w:color w:val="000000" w:themeColor="text1"/>
                  <w:sz w:val="21"/>
                  <w:szCs w:val="21"/>
                </w:rPr>
                <w:delText>14,487.45</w:delText>
              </w:r>
            </w:del>
          </w:p>
        </w:tc>
        <w:tc>
          <w:tcPr>
            <w:tcW w:w="985" w:type="pct"/>
            <w:tcBorders>
              <w:top w:val="single" w:sz="4" w:space="0" w:color="000000"/>
              <w:left w:val="single" w:sz="4" w:space="0" w:color="000000"/>
              <w:bottom w:val="single" w:sz="4" w:space="0" w:color="000000"/>
              <w:right w:val="single" w:sz="4" w:space="0" w:color="auto"/>
            </w:tcBorders>
            <w:vAlign w:val="center"/>
          </w:tcPr>
          <w:p w14:paraId="01D6B624" w14:textId="13067159" w:rsidR="005F457E" w:rsidDel="00964E30" w:rsidRDefault="00000000">
            <w:pPr>
              <w:autoSpaceDE w:val="0"/>
              <w:autoSpaceDN w:val="0"/>
              <w:snapToGrid w:val="0"/>
              <w:spacing w:after="0" w:line="240" w:lineRule="auto"/>
              <w:ind w:firstLineChars="0" w:firstLine="0"/>
              <w:jc w:val="right"/>
              <w:rPr>
                <w:del w:id="1102" w:author="Si-yuan LIU" w:date="2026-07-24T14:26:00Z" w16du:dateUtc="2026-07-24T06:26:00Z"/>
                <w:color w:val="000000" w:themeColor="text1"/>
                <w:sz w:val="21"/>
                <w:szCs w:val="21"/>
              </w:rPr>
            </w:pPr>
            <w:del w:id="1103" w:author="Si-yuan LIU" w:date="2026-07-24T14:26:00Z" w16du:dateUtc="2026-07-24T06:26:00Z">
              <w:r w:rsidDel="00964E30">
                <w:rPr>
                  <w:color w:val="000000" w:themeColor="text1"/>
                  <w:sz w:val="21"/>
                  <w:szCs w:val="21"/>
                </w:rPr>
                <w:delText>12,726.47</w:delText>
              </w:r>
            </w:del>
          </w:p>
        </w:tc>
        <w:tc>
          <w:tcPr>
            <w:tcW w:w="985" w:type="pct"/>
            <w:tcBorders>
              <w:top w:val="single" w:sz="4" w:space="0" w:color="auto"/>
              <w:left w:val="single" w:sz="4" w:space="0" w:color="auto"/>
              <w:bottom w:val="single" w:sz="4" w:space="0" w:color="auto"/>
              <w:right w:val="single" w:sz="4" w:space="0" w:color="auto"/>
            </w:tcBorders>
            <w:vAlign w:val="center"/>
          </w:tcPr>
          <w:p w14:paraId="25164265" w14:textId="5435F50E" w:rsidR="005F457E" w:rsidDel="00964E30" w:rsidRDefault="00000000">
            <w:pPr>
              <w:autoSpaceDE w:val="0"/>
              <w:autoSpaceDN w:val="0"/>
              <w:snapToGrid w:val="0"/>
              <w:spacing w:after="0" w:line="240" w:lineRule="auto"/>
              <w:ind w:firstLineChars="0" w:firstLine="0"/>
              <w:jc w:val="right"/>
              <w:rPr>
                <w:del w:id="1104" w:author="Si-yuan LIU" w:date="2026-07-24T14:26:00Z" w16du:dateUtc="2026-07-24T06:26:00Z"/>
                <w:color w:val="000000"/>
                <w:sz w:val="21"/>
                <w:szCs w:val="21"/>
              </w:rPr>
            </w:pPr>
            <w:del w:id="1105" w:author="Si-yuan LIU" w:date="2026-07-24T14:26:00Z" w16du:dateUtc="2026-07-24T06:26:00Z">
              <w:r w:rsidDel="00964E30">
                <w:rPr>
                  <w:rFonts w:hint="eastAsia"/>
                  <w:color w:val="000000"/>
                  <w:sz w:val="21"/>
                  <w:szCs w:val="21"/>
                </w:rPr>
                <w:delText>15,491.08</w:delText>
              </w:r>
            </w:del>
          </w:p>
        </w:tc>
        <w:tc>
          <w:tcPr>
            <w:tcW w:w="984" w:type="pct"/>
            <w:tcBorders>
              <w:top w:val="single" w:sz="4" w:space="0" w:color="auto"/>
              <w:left w:val="single" w:sz="4" w:space="0" w:color="auto"/>
              <w:bottom w:val="single" w:sz="4" w:space="0" w:color="auto"/>
              <w:right w:val="single" w:sz="4" w:space="0" w:color="auto"/>
            </w:tcBorders>
            <w:vAlign w:val="center"/>
          </w:tcPr>
          <w:p w14:paraId="61FDE2D3" w14:textId="6A047785" w:rsidR="005F457E" w:rsidDel="00964E30" w:rsidRDefault="00000000">
            <w:pPr>
              <w:autoSpaceDE w:val="0"/>
              <w:autoSpaceDN w:val="0"/>
              <w:snapToGrid w:val="0"/>
              <w:spacing w:after="0" w:line="240" w:lineRule="auto"/>
              <w:ind w:firstLineChars="0" w:firstLine="0"/>
              <w:jc w:val="right"/>
              <w:rPr>
                <w:del w:id="1106" w:author="Si-yuan LIU" w:date="2026-07-24T14:26:00Z" w16du:dateUtc="2026-07-24T06:26:00Z"/>
                <w:color w:val="000000"/>
                <w:sz w:val="21"/>
                <w:szCs w:val="21"/>
              </w:rPr>
            </w:pPr>
            <w:del w:id="1107" w:author="Si-yuan LIU" w:date="2026-07-24T14:26:00Z" w16du:dateUtc="2026-07-24T06:26:00Z">
              <w:r w:rsidDel="00964E30">
                <w:rPr>
                  <w:rFonts w:hint="eastAsia"/>
                  <w:color w:val="000000"/>
                  <w:sz w:val="21"/>
                  <w:szCs w:val="21"/>
                </w:rPr>
                <w:delText>9,618.97</w:delText>
              </w:r>
            </w:del>
          </w:p>
        </w:tc>
      </w:tr>
      <w:tr w:rsidR="005F457E" w:rsidDel="00964E30" w14:paraId="4BA12734" w14:textId="6967055B">
        <w:trPr>
          <w:trHeight w:val="20"/>
          <w:jc w:val="center"/>
          <w:del w:id="1108" w:author="Si-yuan LIU" w:date="2026-07-24T14:26:00Z" w16du:dateUtc="2026-07-24T06:26:00Z"/>
        </w:trPr>
        <w:tc>
          <w:tcPr>
            <w:tcW w:w="1061" w:type="pct"/>
            <w:tcBorders>
              <w:top w:val="single" w:sz="4" w:space="0" w:color="000000"/>
              <w:left w:val="single" w:sz="4" w:space="0" w:color="000000"/>
              <w:bottom w:val="single" w:sz="4" w:space="0" w:color="000000"/>
              <w:right w:val="single" w:sz="4" w:space="0" w:color="000000"/>
            </w:tcBorders>
            <w:vAlign w:val="center"/>
          </w:tcPr>
          <w:p w14:paraId="15D134B6" w14:textId="35EADCC7" w:rsidR="005F457E" w:rsidDel="00964E30" w:rsidRDefault="00000000">
            <w:pPr>
              <w:autoSpaceDE w:val="0"/>
              <w:autoSpaceDN w:val="0"/>
              <w:snapToGrid w:val="0"/>
              <w:spacing w:after="0" w:line="240" w:lineRule="auto"/>
              <w:ind w:firstLineChars="0" w:firstLine="0"/>
              <w:rPr>
                <w:del w:id="1109" w:author="Si-yuan LIU" w:date="2026-07-24T14:26:00Z" w16du:dateUtc="2026-07-24T06:26:00Z"/>
                <w:color w:val="000000" w:themeColor="text1"/>
                <w:sz w:val="21"/>
                <w:szCs w:val="21"/>
              </w:rPr>
            </w:pPr>
            <w:del w:id="1110" w:author="Si-yuan LIU" w:date="2026-07-24T14:26:00Z" w16du:dateUtc="2026-07-24T06:26:00Z">
              <w:r w:rsidDel="00964E30">
                <w:rPr>
                  <w:rFonts w:hint="eastAsia"/>
                  <w:color w:val="000000" w:themeColor="text1"/>
                  <w:sz w:val="21"/>
                  <w:szCs w:val="21"/>
                </w:rPr>
                <w:delText>息税折旧摊销前利润（</w:delText>
              </w:r>
              <w:r w:rsidDel="00964E30">
                <w:rPr>
                  <w:color w:val="000000" w:themeColor="text1"/>
                  <w:sz w:val="21"/>
                  <w:szCs w:val="21"/>
                </w:rPr>
                <w:delText>EBITDA</w:delText>
              </w:r>
              <w:r w:rsidDel="00964E30">
                <w:rPr>
                  <w:rFonts w:hint="eastAsia"/>
                  <w:color w:val="000000" w:themeColor="text1"/>
                  <w:sz w:val="21"/>
                  <w:szCs w:val="21"/>
                </w:rPr>
                <w:delText>）</w:delText>
              </w:r>
              <w:r w:rsidDel="00964E30">
                <w:rPr>
                  <w:color w:val="000000" w:themeColor="text1"/>
                  <w:szCs w:val="21"/>
                  <w:vertAlign w:val="superscript"/>
                </w:rPr>
                <w:footnoteReference w:id="7"/>
              </w:r>
            </w:del>
          </w:p>
        </w:tc>
        <w:tc>
          <w:tcPr>
            <w:tcW w:w="985" w:type="pct"/>
            <w:tcBorders>
              <w:top w:val="single" w:sz="4" w:space="0" w:color="000000"/>
              <w:left w:val="single" w:sz="4" w:space="0" w:color="000000"/>
              <w:bottom w:val="single" w:sz="4" w:space="0" w:color="000000"/>
              <w:right w:val="single" w:sz="4" w:space="0" w:color="000000"/>
            </w:tcBorders>
            <w:vAlign w:val="center"/>
          </w:tcPr>
          <w:p w14:paraId="15DFE35E" w14:textId="2AD39A35" w:rsidR="005F457E" w:rsidDel="00964E30" w:rsidRDefault="00000000">
            <w:pPr>
              <w:autoSpaceDE w:val="0"/>
              <w:autoSpaceDN w:val="0"/>
              <w:snapToGrid w:val="0"/>
              <w:spacing w:after="0" w:line="240" w:lineRule="auto"/>
              <w:ind w:firstLineChars="0" w:firstLine="0"/>
              <w:jc w:val="right"/>
              <w:rPr>
                <w:del w:id="1113" w:author="Si-yuan LIU" w:date="2026-07-24T14:26:00Z" w16du:dateUtc="2026-07-24T06:26:00Z"/>
                <w:color w:val="000000" w:themeColor="text1"/>
                <w:sz w:val="21"/>
                <w:szCs w:val="21"/>
              </w:rPr>
            </w:pPr>
            <w:del w:id="1114" w:author="Si-yuan LIU" w:date="2026-07-24T14:26:00Z" w16du:dateUtc="2026-07-24T06:26:00Z">
              <w:r w:rsidDel="00964E30">
                <w:rPr>
                  <w:color w:val="000000" w:themeColor="text1"/>
                  <w:sz w:val="21"/>
                  <w:szCs w:val="21"/>
                </w:rPr>
                <w:delText>59,574.17</w:delText>
              </w:r>
            </w:del>
          </w:p>
        </w:tc>
        <w:tc>
          <w:tcPr>
            <w:tcW w:w="985" w:type="pct"/>
            <w:tcBorders>
              <w:top w:val="single" w:sz="4" w:space="0" w:color="000000"/>
              <w:left w:val="single" w:sz="4" w:space="0" w:color="000000"/>
              <w:bottom w:val="single" w:sz="4" w:space="0" w:color="000000"/>
              <w:right w:val="single" w:sz="4" w:space="0" w:color="auto"/>
            </w:tcBorders>
            <w:vAlign w:val="center"/>
          </w:tcPr>
          <w:p w14:paraId="492237EF" w14:textId="47062E59" w:rsidR="005F457E" w:rsidDel="00964E30" w:rsidRDefault="00000000">
            <w:pPr>
              <w:autoSpaceDE w:val="0"/>
              <w:autoSpaceDN w:val="0"/>
              <w:snapToGrid w:val="0"/>
              <w:spacing w:after="0" w:line="240" w:lineRule="auto"/>
              <w:ind w:firstLineChars="0" w:firstLine="0"/>
              <w:jc w:val="right"/>
              <w:rPr>
                <w:del w:id="1115" w:author="Si-yuan LIU" w:date="2026-07-24T14:26:00Z" w16du:dateUtc="2026-07-24T06:26:00Z"/>
                <w:color w:val="000000" w:themeColor="text1"/>
                <w:sz w:val="21"/>
                <w:szCs w:val="21"/>
              </w:rPr>
            </w:pPr>
            <w:del w:id="1116" w:author="Si-yuan LIU" w:date="2026-07-24T14:26:00Z" w16du:dateUtc="2026-07-24T06:26:00Z">
              <w:r w:rsidDel="00964E30">
                <w:rPr>
                  <w:color w:val="000000" w:themeColor="text1"/>
                  <w:sz w:val="21"/>
                  <w:szCs w:val="21"/>
                </w:rPr>
                <w:delText>82,669.16</w:delText>
              </w:r>
            </w:del>
          </w:p>
        </w:tc>
        <w:tc>
          <w:tcPr>
            <w:tcW w:w="985" w:type="pct"/>
            <w:tcBorders>
              <w:top w:val="single" w:sz="4" w:space="0" w:color="auto"/>
              <w:left w:val="single" w:sz="4" w:space="0" w:color="auto"/>
              <w:bottom w:val="single" w:sz="4" w:space="0" w:color="auto"/>
              <w:right w:val="single" w:sz="4" w:space="0" w:color="auto"/>
            </w:tcBorders>
            <w:vAlign w:val="center"/>
          </w:tcPr>
          <w:p w14:paraId="40C89ACD" w14:textId="7B5EE4F9" w:rsidR="005F457E" w:rsidDel="00964E30" w:rsidRDefault="00000000">
            <w:pPr>
              <w:autoSpaceDE w:val="0"/>
              <w:autoSpaceDN w:val="0"/>
              <w:snapToGrid w:val="0"/>
              <w:spacing w:after="0" w:line="240" w:lineRule="auto"/>
              <w:ind w:firstLineChars="0" w:firstLine="0"/>
              <w:jc w:val="right"/>
              <w:rPr>
                <w:del w:id="1117" w:author="Si-yuan LIU" w:date="2026-07-24T14:26:00Z" w16du:dateUtc="2026-07-24T06:26:00Z"/>
                <w:color w:val="000000"/>
                <w:sz w:val="21"/>
                <w:szCs w:val="21"/>
              </w:rPr>
            </w:pPr>
            <w:del w:id="1118" w:author="Si-yuan LIU" w:date="2026-07-24T14:26:00Z" w16du:dateUtc="2026-07-24T06:26:00Z">
              <w:r w:rsidDel="00964E30">
                <w:rPr>
                  <w:color w:val="000000"/>
                  <w:sz w:val="21"/>
                  <w:szCs w:val="21"/>
                </w:rPr>
                <w:delText>136,081.75</w:delText>
              </w:r>
            </w:del>
          </w:p>
        </w:tc>
        <w:tc>
          <w:tcPr>
            <w:tcW w:w="984" w:type="pct"/>
            <w:tcBorders>
              <w:top w:val="single" w:sz="4" w:space="0" w:color="auto"/>
              <w:left w:val="single" w:sz="4" w:space="0" w:color="auto"/>
              <w:bottom w:val="single" w:sz="4" w:space="0" w:color="auto"/>
              <w:right w:val="single" w:sz="4" w:space="0" w:color="auto"/>
            </w:tcBorders>
            <w:vAlign w:val="center"/>
          </w:tcPr>
          <w:p w14:paraId="6AE76F2E" w14:textId="7C6FD5B9" w:rsidR="005F457E" w:rsidDel="00964E30" w:rsidRDefault="00000000">
            <w:pPr>
              <w:autoSpaceDE w:val="0"/>
              <w:autoSpaceDN w:val="0"/>
              <w:snapToGrid w:val="0"/>
              <w:spacing w:after="0" w:line="240" w:lineRule="auto"/>
              <w:ind w:firstLineChars="0" w:firstLine="0"/>
              <w:jc w:val="right"/>
              <w:rPr>
                <w:del w:id="1119" w:author="Si-yuan LIU" w:date="2026-07-24T14:26:00Z" w16du:dateUtc="2026-07-24T06:26:00Z"/>
                <w:color w:val="000000"/>
                <w:sz w:val="21"/>
                <w:szCs w:val="21"/>
              </w:rPr>
            </w:pPr>
            <w:del w:id="1120" w:author="Si-yuan LIU" w:date="2026-07-24T14:26:00Z" w16du:dateUtc="2026-07-24T06:26:00Z">
              <w:r w:rsidDel="00964E30">
                <w:rPr>
                  <w:color w:val="000000"/>
                  <w:sz w:val="21"/>
                  <w:szCs w:val="21"/>
                </w:rPr>
                <w:delText>41,974.68</w:delText>
              </w:r>
            </w:del>
          </w:p>
        </w:tc>
      </w:tr>
      <w:tr w:rsidR="005F457E" w:rsidDel="00964E30" w14:paraId="7C96F06B" w14:textId="29552044">
        <w:trPr>
          <w:trHeight w:val="20"/>
          <w:jc w:val="center"/>
          <w:del w:id="1121" w:author="Si-yuan LIU" w:date="2026-07-24T14:26:00Z" w16du:dateUtc="2026-07-24T06:26:00Z"/>
        </w:trPr>
        <w:tc>
          <w:tcPr>
            <w:tcW w:w="1061" w:type="pct"/>
            <w:tcBorders>
              <w:top w:val="single" w:sz="4" w:space="0" w:color="000000"/>
              <w:left w:val="single" w:sz="4" w:space="0" w:color="000000"/>
              <w:bottom w:val="single" w:sz="4" w:space="0" w:color="000000"/>
              <w:right w:val="single" w:sz="4" w:space="0" w:color="000000"/>
            </w:tcBorders>
            <w:vAlign w:val="center"/>
          </w:tcPr>
          <w:p w14:paraId="0069DA86" w14:textId="6FC9EB34" w:rsidR="005F457E" w:rsidDel="00964E30" w:rsidRDefault="00000000">
            <w:pPr>
              <w:autoSpaceDE w:val="0"/>
              <w:autoSpaceDN w:val="0"/>
              <w:snapToGrid w:val="0"/>
              <w:spacing w:after="0" w:line="240" w:lineRule="auto"/>
              <w:ind w:firstLineChars="0" w:firstLine="0"/>
              <w:rPr>
                <w:del w:id="1122" w:author="Si-yuan LIU" w:date="2026-07-24T14:26:00Z" w16du:dateUtc="2026-07-24T06:26:00Z"/>
                <w:color w:val="000000" w:themeColor="text1"/>
                <w:sz w:val="21"/>
                <w:szCs w:val="21"/>
              </w:rPr>
            </w:pPr>
            <w:del w:id="1123" w:author="Si-yuan LIU" w:date="2026-07-24T14:26:00Z" w16du:dateUtc="2026-07-24T06:26:00Z">
              <w:r w:rsidDel="00964E30">
                <w:rPr>
                  <w:rFonts w:hint="eastAsia"/>
                  <w:color w:val="000000" w:themeColor="text1"/>
                  <w:sz w:val="21"/>
                  <w:szCs w:val="21"/>
                </w:rPr>
                <w:delText>经营活动产生的现金流量净额</w:delText>
              </w:r>
            </w:del>
          </w:p>
        </w:tc>
        <w:tc>
          <w:tcPr>
            <w:tcW w:w="985" w:type="pct"/>
            <w:tcBorders>
              <w:top w:val="single" w:sz="4" w:space="0" w:color="000000"/>
              <w:left w:val="single" w:sz="4" w:space="0" w:color="000000"/>
              <w:bottom w:val="single" w:sz="4" w:space="0" w:color="000000"/>
              <w:right w:val="single" w:sz="4" w:space="0" w:color="000000"/>
            </w:tcBorders>
            <w:vAlign w:val="center"/>
          </w:tcPr>
          <w:p w14:paraId="77F0F7FB" w14:textId="34053543" w:rsidR="005F457E" w:rsidDel="00964E30" w:rsidRDefault="00000000">
            <w:pPr>
              <w:autoSpaceDE w:val="0"/>
              <w:autoSpaceDN w:val="0"/>
              <w:snapToGrid w:val="0"/>
              <w:spacing w:after="0" w:line="240" w:lineRule="auto"/>
              <w:ind w:firstLineChars="0" w:firstLine="0"/>
              <w:jc w:val="right"/>
              <w:rPr>
                <w:del w:id="1124" w:author="Si-yuan LIU" w:date="2026-07-24T14:26:00Z" w16du:dateUtc="2026-07-24T06:26:00Z"/>
                <w:color w:val="000000" w:themeColor="text1"/>
                <w:sz w:val="21"/>
                <w:szCs w:val="21"/>
              </w:rPr>
            </w:pPr>
            <w:del w:id="1125" w:author="Si-yuan LIU" w:date="2026-07-24T14:26:00Z" w16du:dateUtc="2026-07-24T06:26:00Z">
              <w:r w:rsidDel="00964E30">
                <w:rPr>
                  <w:color w:val="000000" w:themeColor="text1"/>
                  <w:sz w:val="21"/>
                  <w:szCs w:val="21"/>
                </w:rPr>
                <w:delText>65,508.69</w:delText>
              </w:r>
            </w:del>
          </w:p>
        </w:tc>
        <w:tc>
          <w:tcPr>
            <w:tcW w:w="985" w:type="pct"/>
            <w:tcBorders>
              <w:top w:val="single" w:sz="4" w:space="0" w:color="000000"/>
              <w:left w:val="single" w:sz="4" w:space="0" w:color="000000"/>
              <w:bottom w:val="single" w:sz="4" w:space="0" w:color="000000"/>
              <w:right w:val="single" w:sz="4" w:space="0" w:color="auto"/>
            </w:tcBorders>
            <w:vAlign w:val="center"/>
          </w:tcPr>
          <w:p w14:paraId="726645F4" w14:textId="106EEA2D" w:rsidR="005F457E" w:rsidDel="00964E30" w:rsidRDefault="00000000">
            <w:pPr>
              <w:autoSpaceDE w:val="0"/>
              <w:autoSpaceDN w:val="0"/>
              <w:snapToGrid w:val="0"/>
              <w:spacing w:after="0" w:line="240" w:lineRule="auto"/>
              <w:ind w:firstLineChars="0" w:firstLine="0"/>
              <w:jc w:val="right"/>
              <w:rPr>
                <w:del w:id="1126" w:author="Si-yuan LIU" w:date="2026-07-24T14:26:00Z" w16du:dateUtc="2026-07-24T06:26:00Z"/>
                <w:color w:val="000000" w:themeColor="text1"/>
                <w:sz w:val="21"/>
                <w:szCs w:val="21"/>
              </w:rPr>
            </w:pPr>
            <w:del w:id="1127" w:author="Si-yuan LIU" w:date="2026-07-24T14:26:00Z" w16du:dateUtc="2026-07-24T06:26:00Z">
              <w:r w:rsidDel="00964E30">
                <w:rPr>
                  <w:color w:val="000000" w:themeColor="text1"/>
                  <w:sz w:val="21"/>
                  <w:szCs w:val="21"/>
                </w:rPr>
                <w:delText>71,502.51</w:delText>
              </w:r>
            </w:del>
          </w:p>
        </w:tc>
        <w:tc>
          <w:tcPr>
            <w:tcW w:w="985" w:type="pct"/>
            <w:tcBorders>
              <w:top w:val="single" w:sz="4" w:space="0" w:color="auto"/>
              <w:left w:val="single" w:sz="4" w:space="0" w:color="auto"/>
              <w:bottom w:val="single" w:sz="4" w:space="0" w:color="auto"/>
              <w:right w:val="single" w:sz="4" w:space="0" w:color="auto"/>
            </w:tcBorders>
            <w:vAlign w:val="center"/>
          </w:tcPr>
          <w:p w14:paraId="58968DE9" w14:textId="33309EF5" w:rsidR="005F457E" w:rsidDel="00964E30" w:rsidRDefault="00000000">
            <w:pPr>
              <w:autoSpaceDE w:val="0"/>
              <w:autoSpaceDN w:val="0"/>
              <w:snapToGrid w:val="0"/>
              <w:spacing w:after="0" w:line="240" w:lineRule="auto"/>
              <w:ind w:firstLineChars="0" w:firstLine="0"/>
              <w:jc w:val="right"/>
              <w:rPr>
                <w:del w:id="1128" w:author="Si-yuan LIU" w:date="2026-07-24T14:26:00Z" w16du:dateUtc="2026-07-24T06:26:00Z"/>
                <w:color w:val="000000" w:themeColor="text1"/>
                <w:sz w:val="21"/>
                <w:szCs w:val="21"/>
              </w:rPr>
            </w:pPr>
            <w:del w:id="1129" w:author="Si-yuan LIU" w:date="2026-07-24T14:26:00Z" w16du:dateUtc="2026-07-24T06:26:00Z">
              <w:r w:rsidDel="00964E30">
                <w:rPr>
                  <w:rFonts w:hint="eastAsia"/>
                  <w:color w:val="000000"/>
                  <w:sz w:val="21"/>
                  <w:szCs w:val="21"/>
                </w:rPr>
                <w:delText>141,587.17</w:delText>
              </w:r>
            </w:del>
          </w:p>
        </w:tc>
        <w:tc>
          <w:tcPr>
            <w:tcW w:w="984" w:type="pct"/>
            <w:tcBorders>
              <w:top w:val="single" w:sz="4" w:space="0" w:color="auto"/>
              <w:left w:val="single" w:sz="4" w:space="0" w:color="auto"/>
              <w:bottom w:val="single" w:sz="4" w:space="0" w:color="auto"/>
              <w:right w:val="single" w:sz="4" w:space="0" w:color="auto"/>
            </w:tcBorders>
            <w:vAlign w:val="center"/>
          </w:tcPr>
          <w:p w14:paraId="22CF0F9E" w14:textId="4B80DAC2" w:rsidR="005F457E" w:rsidDel="00964E30" w:rsidRDefault="00000000">
            <w:pPr>
              <w:autoSpaceDE w:val="0"/>
              <w:autoSpaceDN w:val="0"/>
              <w:snapToGrid w:val="0"/>
              <w:spacing w:after="0" w:line="240" w:lineRule="auto"/>
              <w:ind w:firstLineChars="0" w:firstLine="0"/>
              <w:jc w:val="right"/>
              <w:rPr>
                <w:del w:id="1130" w:author="Si-yuan LIU" w:date="2026-07-24T14:26:00Z" w16du:dateUtc="2026-07-24T06:26:00Z"/>
                <w:color w:val="000000" w:themeColor="text1"/>
                <w:sz w:val="21"/>
                <w:szCs w:val="21"/>
              </w:rPr>
            </w:pPr>
            <w:del w:id="1131" w:author="Si-yuan LIU" w:date="2026-07-24T14:26:00Z" w16du:dateUtc="2026-07-24T06:26:00Z">
              <w:r w:rsidDel="00964E30">
                <w:rPr>
                  <w:rFonts w:hint="eastAsia"/>
                  <w:color w:val="000000"/>
                  <w:sz w:val="21"/>
                  <w:szCs w:val="21"/>
                </w:rPr>
                <w:delText>40,168.27</w:delText>
              </w:r>
            </w:del>
          </w:p>
        </w:tc>
      </w:tr>
    </w:tbl>
    <w:p w14:paraId="124549D8" w14:textId="17D8FA60" w:rsidR="005F457E" w:rsidDel="00964E30" w:rsidRDefault="00000000">
      <w:pPr>
        <w:spacing w:after="0" w:line="312" w:lineRule="auto"/>
        <w:ind w:firstLine="480"/>
        <w:rPr>
          <w:del w:id="1132" w:author="Si-yuan LIU" w:date="2026-07-24T14:26:00Z" w16du:dateUtc="2026-07-24T06:26:00Z"/>
          <w:color w:val="000000" w:themeColor="text1"/>
          <w:szCs w:val="24"/>
        </w:rPr>
      </w:pPr>
      <w:del w:id="1133" w:author="Si-yuan LIU" w:date="2026-07-24T14:26:00Z" w16du:dateUtc="2026-07-24T06:26:00Z">
        <w:r w:rsidDel="00964E30">
          <w:rPr>
            <w:color w:val="000000" w:themeColor="text1"/>
            <w:szCs w:val="24"/>
          </w:rPr>
          <w:delText>2023</w:delText>
        </w:r>
        <w:r w:rsidDel="00964E30">
          <w:rPr>
            <w:color w:val="000000" w:themeColor="text1"/>
            <w:szCs w:val="24"/>
          </w:rPr>
          <w:delText>年</w:delText>
        </w:r>
        <w:r w:rsidDel="00964E30">
          <w:rPr>
            <w:rFonts w:hint="eastAsia"/>
            <w:color w:val="000000" w:themeColor="text1"/>
            <w:szCs w:val="24"/>
          </w:rPr>
          <w:delText>末、</w:delText>
        </w:r>
        <w:r w:rsidDel="00964E30">
          <w:rPr>
            <w:color w:val="000000" w:themeColor="text1"/>
            <w:szCs w:val="24"/>
          </w:rPr>
          <w:delText>2024</w:delText>
        </w:r>
        <w:r w:rsidDel="00964E30">
          <w:rPr>
            <w:color w:val="000000" w:themeColor="text1"/>
            <w:szCs w:val="24"/>
          </w:rPr>
          <w:delText>年</w:delText>
        </w:r>
        <w:r w:rsidDel="00964E30">
          <w:rPr>
            <w:rFonts w:hint="eastAsia"/>
            <w:color w:val="000000" w:themeColor="text1"/>
            <w:szCs w:val="24"/>
          </w:rPr>
          <w:delText>末、</w:delText>
        </w:r>
        <w:r w:rsidDel="00964E30">
          <w:rPr>
            <w:color w:val="000000" w:themeColor="text1"/>
            <w:szCs w:val="24"/>
          </w:rPr>
          <w:delText>2025</w:delText>
        </w:r>
        <w:r w:rsidDel="00964E30">
          <w:rPr>
            <w:color w:val="000000" w:themeColor="text1"/>
            <w:szCs w:val="24"/>
          </w:rPr>
          <w:delText>年</w:delText>
        </w:r>
        <w:r w:rsidDel="00964E30">
          <w:rPr>
            <w:rFonts w:hint="eastAsia"/>
            <w:color w:val="000000" w:themeColor="text1"/>
            <w:szCs w:val="24"/>
          </w:rPr>
          <w:delText>末及</w:delText>
        </w:r>
        <w:r w:rsidDel="00964E30">
          <w:rPr>
            <w:color w:val="000000" w:themeColor="text1"/>
            <w:szCs w:val="24"/>
          </w:rPr>
          <w:delText>2026</w:delText>
        </w:r>
        <w:r w:rsidDel="00964E30">
          <w:rPr>
            <w:color w:val="000000" w:themeColor="text1"/>
            <w:szCs w:val="24"/>
          </w:rPr>
          <w:delText>年</w:delText>
        </w:r>
        <w:r w:rsidDel="00964E30">
          <w:rPr>
            <w:color w:val="000000" w:themeColor="text1"/>
            <w:szCs w:val="24"/>
          </w:rPr>
          <w:delText>3</w:delText>
        </w:r>
        <w:r w:rsidDel="00964E30">
          <w:rPr>
            <w:color w:val="000000" w:themeColor="text1"/>
            <w:szCs w:val="24"/>
          </w:rPr>
          <w:delText>月末</w:delText>
        </w:r>
        <w:r w:rsidDel="00964E30">
          <w:rPr>
            <w:rFonts w:hint="eastAsia"/>
            <w:color w:val="000000" w:themeColor="text1"/>
            <w:szCs w:val="24"/>
          </w:rPr>
          <w:delText>，奥飞数据的资产负债率分别为</w:delText>
        </w:r>
        <w:r w:rsidDel="00964E30">
          <w:rPr>
            <w:color w:val="000000" w:themeColor="text1"/>
            <w:szCs w:val="24"/>
          </w:rPr>
          <w:delText>64.08%</w:delText>
        </w:r>
        <w:r w:rsidDel="00964E30">
          <w:rPr>
            <w:rFonts w:hint="eastAsia"/>
            <w:color w:val="000000" w:themeColor="text1"/>
            <w:szCs w:val="24"/>
          </w:rPr>
          <w:delText>、</w:delText>
        </w:r>
        <w:r w:rsidDel="00964E30">
          <w:rPr>
            <w:color w:val="000000" w:themeColor="text1"/>
            <w:szCs w:val="24"/>
          </w:rPr>
          <w:delText>71.12%</w:delText>
        </w:r>
        <w:r w:rsidDel="00964E30">
          <w:rPr>
            <w:rFonts w:hint="eastAsia"/>
            <w:color w:val="000000" w:themeColor="text1"/>
            <w:szCs w:val="24"/>
          </w:rPr>
          <w:delText>、</w:delText>
        </w:r>
        <w:r w:rsidDel="00964E30">
          <w:rPr>
            <w:rFonts w:hint="eastAsia"/>
            <w:color w:val="000000" w:themeColor="text1"/>
            <w:szCs w:val="24"/>
          </w:rPr>
          <w:delText>74.30%</w:delText>
        </w:r>
        <w:r w:rsidDel="00964E30">
          <w:rPr>
            <w:rFonts w:hint="eastAsia"/>
            <w:color w:val="000000" w:themeColor="text1"/>
            <w:szCs w:val="24"/>
          </w:rPr>
          <w:delText>和</w:delText>
        </w:r>
        <w:r w:rsidDel="00964E30">
          <w:rPr>
            <w:rFonts w:hint="eastAsia"/>
            <w:color w:val="000000" w:themeColor="text1"/>
            <w:szCs w:val="24"/>
          </w:rPr>
          <w:delText>74.74</w:delText>
        </w:r>
        <w:r w:rsidDel="00964E30">
          <w:rPr>
            <w:color w:val="000000" w:themeColor="text1"/>
            <w:szCs w:val="24"/>
          </w:rPr>
          <w:delText>%</w:delText>
        </w:r>
        <w:r w:rsidDel="00964E30">
          <w:rPr>
            <w:rFonts w:hint="eastAsia"/>
            <w:color w:val="000000" w:themeColor="text1"/>
            <w:szCs w:val="24"/>
          </w:rPr>
          <w:delText>。报告期内资产负债率逐年上升，主要系随着国内数据流量和市场需求的爆发式增长，公司紧抓市场机遇快速扩张，加快推进数据中心项目建设进度，项目建设所需金融机构有息负债增加所致。</w:delText>
        </w:r>
      </w:del>
    </w:p>
    <w:p w14:paraId="7A2E06F5" w14:textId="5B83C2AE" w:rsidR="005F457E" w:rsidDel="00964E30" w:rsidRDefault="00000000">
      <w:pPr>
        <w:spacing w:after="0" w:line="312" w:lineRule="auto"/>
        <w:ind w:firstLine="480"/>
        <w:rPr>
          <w:del w:id="1134" w:author="Si-yuan LIU" w:date="2026-07-24T14:26:00Z" w16du:dateUtc="2026-07-24T06:26:00Z"/>
          <w:color w:val="000000" w:themeColor="text1"/>
          <w:szCs w:val="24"/>
        </w:rPr>
      </w:pPr>
      <w:del w:id="1135" w:author="Si-yuan LIU" w:date="2026-07-24T14:26:00Z" w16du:dateUtc="2026-07-24T06:26:00Z">
        <w:r w:rsidDel="00964E30">
          <w:rPr>
            <w:rFonts w:hint="eastAsia"/>
            <w:color w:val="000000" w:themeColor="text1"/>
            <w:szCs w:val="24"/>
          </w:rPr>
          <w:delText>综合考虑目前</w:delText>
        </w:r>
        <w:r w:rsidDel="00964E30">
          <w:rPr>
            <w:color w:val="000000" w:themeColor="text1"/>
            <w:szCs w:val="24"/>
          </w:rPr>
          <w:delText>AI</w:delText>
        </w:r>
        <w:r w:rsidDel="00964E30">
          <w:rPr>
            <w:rFonts w:hint="eastAsia"/>
            <w:color w:val="000000" w:themeColor="text1"/>
            <w:szCs w:val="24"/>
          </w:rPr>
          <w:delText>算力快速发展导致数据中心需求激增的市场环境，目前奥飞数据资产负债总体处于合理水平。报告期内营业收入逐年增长主要原因为新的数据中心、智算中心持续交付及已交付机柜上架率提升，公司收入实现较快速增长。</w:delText>
        </w:r>
        <w:r w:rsidDel="00964E30">
          <w:rPr>
            <w:color w:val="000000" w:themeColor="text1"/>
            <w:szCs w:val="24"/>
          </w:rPr>
          <w:delText>2025</w:delText>
        </w:r>
        <w:r w:rsidDel="00964E30">
          <w:rPr>
            <w:color w:val="000000" w:themeColor="text1"/>
            <w:szCs w:val="24"/>
          </w:rPr>
          <w:delText>年</w:delText>
        </w:r>
        <w:r w:rsidDel="00964E30">
          <w:rPr>
            <w:rFonts w:hint="eastAsia"/>
            <w:color w:val="000000" w:themeColor="text1"/>
            <w:szCs w:val="24"/>
          </w:rPr>
          <w:delText>经营活动产生的现金流量净额较</w:delText>
        </w:r>
        <w:r w:rsidDel="00964E30">
          <w:rPr>
            <w:rFonts w:hint="eastAsia"/>
            <w:color w:val="000000" w:themeColor="text1"/>
            <w:szCs w:val="24"/>
          </w:rPr>
          <w:delText>2024</w:delText>
        </w:r>
        <w:r w:rsidDel="00964E30">
          <w:rPr>
            <w:rFonts w:hint="eastAsia"/>
            <w:color w:val="000000" w:themeColor="text1"/>
            <w:szCs w:val="24"/>
          </w:rPr>
          <w:delText>年同比显著提升，主要系公司</w:delText>
        </w:r>
        <w:r w:rsidDel="00964E30">
          <w:rPr>
            <w:color w:val="000000" w:themeColor="text1"/>
            <w:szCs w:val="24"/>
          </w:rPr>
          <w:delText>IDC</w:delText>
        </w:r>
        <w:r w:rsidDel="00964E30">
          <w:rPr>
            <w:rFonts w:hint="eastAsia"/>
            <w:color w:val="000000" w:themeColor="text1"/>
            <w:szCs w:val="24"/>
          </w:rPr>
          <w:delText>服务业务规模在报告期内持续扩张所致。</w:delText>
        </w:r>
      </w:del>
    </w:p>
    <w:p w14:paraId="7DBAB2CC" w14:textId="3AD5A553" w:rsidR="005F457E" w:rsidDel="00964E30" w:rsidRDefault="00000000">
      <w:pPr>
        <w:spacing w:after="0" w:line="312" w:lineRule="auto"/>
        <w:ind w:firstLine="480"/>
        <w:rPr>
          <w:del w:id="1136" w:author="Si-yuan LIU" w:date="2026-07-24T14:26:00Z" w16du:dateUtc="2026-07-24T06:26:00Z"/>
          <w:color w:val="000000" w:themeColor="text1"/>
          <w:szCs w:val="24"/>
        </w:rPr>
      </w:pPr>
      <w:del w:id="1137" w:author="Si-yuan LIU" w:date="2026-07-24T14:26:00Z" w16du:dateUtc="2026-07-24T06:26:00Z">
        <w:r w:rsidDel="00964E30">
          <w:rPr>
            <w:rFonts w:hint="eastAsia"/>
            <w:color w:val="000000" w:themeColor="text1"/>
            <w:szCs w:val="24"/>
          </w:rPr>
          <w:delText>（</w:delText>
        </w:r>
        <w:r w:rsidDel="00964E30">
          <w:rPr>
            <w:color w:val="000000" w:themeColor="text1"/>
            <w:szCs w:val="24"/>
          </w:rPr>
          <w:delText>3</w:delText>
        </w:r>
        <w:r w:rsidDel="00964E30">
          <w:rPr>
            <w:rFonts w:hint="eastAsia"/>
            <w:color w:val="000000" w:themeColor="text1"/>
            <w:szCs w:val="24"/>
          </w:rPr>
          <w:delText>）违法违规和信用情况</w:delText>
        </w:r>
      </w:del>
    </w:p>
    <w:p w14:paraId="7E6A3BDC" w14:textId="3207244B" w:rsidR="005F457E" w:rsidDel="00964E30" w:rsidRDefault="00000000">
      <w:pPr>
        <w:spacing w:after="0" w:line="312" w:lineRule="auto"/>
        <w:ind w:firstLine="480"/>
        <w:rPr>
          <w:del w:id="1138" w:author="Si-yuan LIU" w:date="2026-07-24T14:26:00Z" w16du:dateUtc="2026-07-24T06:26:00Z"/>
          <w:color w:val="000000" w:themeColor="text1"/>
          <w:szCs w:val="24"/>
        </w:rPr>
      </w:pPr>
      <w:del w:id="1139" w:author="Si-yuan LIU" w:date="2026-07-24T14:26:00Z" w16du:dateUtc="2026-07-24T06:26:00Z">
        <w:r w:rsidDel="00964E30">
          <w:rPr>
            <w:color w:val="000000" w:themeColor="text1"/>
            <w:szCs w:val="24"/>
          </w:rPr>
          <w:delText>1</w:delText>
        </w:r>
        <w:r w:rsidDel="00964E30">
          <w:rPr>
            <w:rFonts w:hint="eastAsia"/>
            <w:color w:val="000000" w:themeColor="text1"/>
            <w:szCs w:val="24"/>
          </w:rPr>
          <w:delText>）原始权益人违法违规情况</w:delText>
        </w:r>
      </w:del>
    </w:p>
    <w:p w14:paraId="4C875B96" w14:textId="6946739E" w:rsidR="005F457E" w:rsidDel="00964E30" w:rsidRDefault="00000000">
      <w:pPr>
        <w:spacing w:after="0" w:line="312" w:lineRule="auto"/>
        <w:ind w:firstLine="480"/>
        <w:rPr>
          <w:del w:id="1140" w:author="Si-yuan LIU" w:date="2026-07-24T14:26:00Z" w16du:dateUtc="2026-07-24T06:26:00Z"/>
          <w:color w:val="000000" w:themeColor="text1"/>
          <w:szCs w:val="24"/>
        </w:rPr>
      </w:pPr>
      <w:del w:id="1141" w:author="Si-yuan LIU" w:date="2026-07-24T14:26:00Z" w16du:dateUtc="2026-07-24T06:26:00Z">
        <w:r w:rsidDel="00964E30">
          <w:rPr>
            <w:rFonts w:hint="eastAsia"/>
            <w:color w:val="000000" w:themeColor="text1"/>
            <w:szCs w:val="24"/>
          </w:rPr>
          <w:delText>奥飞数据近</w:delText>
        </w:r>
        <w:r w:rsidDel="00964E30">
          <w:rPr>
            <w:color w:val="000000" w:themeColor="text1"/>
            <w:szCs w:val="24"/>
          </w:rPr>
          <w:delText>3</w:delText>
        </w:r>
        <w:r w:rsidDel="00964E30">
          <w:rPr>
            <w:rFonts w:hint="eastAsia"/>
            <w:color w:val="000000" w:themeColor="text1"/>
            <w:szCs w:val="24"/>
          </w:rPr>
          <w:delText>年在投资建设、生产运营、市场监管、税务等方面无重大违法违规记录，未发生重大安全生产事故。</w:delText>
        </w:r>
      </w:del>
    </w:p>
    <w:p w14:paraId="7FD15C49" w14:textId="70D407ED" w:rsidR="005F457E" w:rsidDel="00964E30" w:rsidRDefault="00000000">
      <w:pPr>
        <w:spacing w:after="0" w:line="312" w:lineRule="auto"/>
        <w:ind w:firstLine="480"/>
        <w:rPr>
          <w:del w:id="1142" w:author="Si-yuan LIU" w:date="2026-07-24T14:26:00Z" w16du:dateUtc="2026-07-24T06:26:00Z"/>
          <w:color w:val="000000" w:themeColor="text1"/>
          <w:szCs w:val="24"/>
        </w:rPr>
      </w:pPr>
      <w:del w:id="1143" w:author="Si-yuan LIU" w:date="2026-07-24T14:26:00Z" w16du:dateUtc="2026-07-24T06:26:00Z">
        <w:r w:rsidDel="00964E30">
          <w:rPr>
            <w:color w:val="000000" w:themeColor="text1"/>
            <w:szCs w:val="24"/>
          </w:rPr>
          <w:delText>2026</w:delText>
        </w:r>
        <w:r w:rsidDel="00964E30">
          <w:rPr>
            <w:rFonts w:hint="eastAsia"/>
            <w:color w:val="000000" w:themeColor="text1"/>
            <w:szCs w:val="24"/>
          </w:rPr>
          <w:delText>年</w:delText>
        </w:r>
        <w:r w:rsidDel="00964E30">
          <w:rPr>
            <w:rFonts w:hint="eastAsia"/>
            <w:color w:val="000000" w:themeColor="text1"/>
            <w:szCs w:val="24"/>
          </w:rPr>
          <w:delText>5</w:delText>
        </w:r>
        <w:r w:rsidDel="00964E30">
          <w:rPr>
            <w:rFonts w:hint="eastAsia"/>
            <w:color w:val="000000" w:themeColor="text1"/>
            <w:szCs w:val="24"/>
          </w:rPr>
          <w:delText>月</w:delText>
        </w:r>
        <w:r w:rsidDel="00964E30">
          <w:rPr>
            <w:rFonts w:hint="eastAsia"/>
            <w:color w:val="000000" w:themeColor="text1"/>
            <w:szCs w:val="24"/>
          </w:rPr>
          <w:delText>2</w:delText>
        </w:r>
        <w:r w:rsidDel="00964E30">
          <w:rPr>
            <w:color w:val="000000" w:themeColor="text1"/>
            <w:szCs w:val="24"/>
          </w:rPr>
          <w:delText>9</w:delText>
        </w:r>
        <w:r w:rsidDel="00964E30">
          <w:rPr>
            <w:rFonts w:hint="eastAsia"/>
            <w:color w:val="000000" w:themeColor="text1"/>
            <w:szCs w:val="24"/>
          </w:rPr>
          <w:delText>日，原始权益人奥飞数据出具《广东奥飞数据科技股份有限公司关于奥飞数据中心基础设施领域不动产投资信托基金（</w:delText>
        </w:r>
        <w:r w:rsidDel="00964E30">
          <w:rPr>
            <w:color w:val="000000" w:themeColor="text1"/>
            <w:szCs w:val="24"/>
          </w:rPr>
          <w:delText>REITs</w:delText>
        </w:r>
        <w:r w:rsidDel="00964E30">
          <w:rPr>
            <w:rFonts w:hint="eastAsia"/>
            <w:color w:val="000000" w:themeColor="text1"/>
            <w:szCs w:val="24"/>
          </w:rPr>
          <w:delText>）项目的承诺函》，就自身运营情况承诺：“本公司近</w:delText>
        </w:r>
        <w:r w:rsidDel="00964E30">
          <w:rPr>
            <w:color w:val="000000" w:themeColor="text1"/>
            <w:szCs w:val="24"/>
          </w:rPr>
          <w:delText>3</w:delText>
        </w:r>
        <w:r w:rsidDel="00964E30">
          <w:rPr>
            <w:rFonts w:hint="eastAsia"/>
            <w:color w:val="000000" w:themeColor="text1"/>
            <w:szCs w:val="24"/>
          </w:rPr>
          <w:delText>年在投资建设、生产运营、市场监管、税务等方面无重大违法违规记录，未发生重大安全生产事故”。相关情况详见附件</w:delText>
        </w:r>
        <w:r w:rsidDel="00964E30">
          <w:rPr>
            <w:rFonts w:hint="eastAsia"/>
            <w:color w:val="000000" w:themeColor="text1"/>
            <w:szCs w:val="24"/>
          </w:rPr>
          <w:delText>4-1</w:delText>
        </w:r>
        <w:r w:rsidDel="00964E30">
          <w:rPr>
            <w:rFonts w:hint="eastAsia"/>
            <w:color w:val="000000" w:themeColor="text1"/>
            <w:szCs w:val="24"/>
          </w:rPr>
          <w:delText>。</w:delText>
        </w:r>
      </w:del>
    </w:p>
    <w:p w14:paraId="1DCE51B6" w14:textId="51FF7E0D" w:rsidR="005F457E" w:rsidDel="00964E30" w:rsidRDefault="00000000">
      <w:pPr>
        <w:spacing w:after="0" w:line="312" w:lineRule="auto"/>
        <w:ind w:firstLine="480"/>
        <w:rPr>
          <w:del w:id="1144" w:author="Si-yuan LIU" w:date="2026-07-24T14:26:00Z" w16du:dateUtc="2026-07-24T06:26:00Z"/>
          <w:color w:val="000000" w:themeColor="text1"/>
          <w:szCs w:val="24"/>
        </w:rPr>
      </w:pPr>
      <w:del w:id="1145" w:author="Si-yuan LIU" w:date="2026-07-24T14:26:00Z" w16du:dateUtc="2026-07-24T06:26:00Z">
        <w:r w:rsidDel="00964E30">
          <w:rPr>
            <w:color w:val="000000" w:themeColor="text1"/>
            <w:szCs w:val="24"/>
          </w:rPr>
          <w:delText>2</w:delText>
        </w:r>
        <w:r w:rsidDel="00964E30">
          <w:rPr>
            <w:rFonts w:hint="eastAsia"/>
            <w:color w:val="000000" w:themeColor="text1"/>
            <w:szCs w:val="24"/>
          </w:rPr>
          <w:delText>）原始权益人信用状况</w:delText>
        </w:r>
      </w:del>
    </w:p>
    <w:p w14:paraId="0F2169E5" w14:textId="47EB972C" w:rsidR="005F457E" w:rsidDel="00964E30" w:rsidRDefault="00000000">
      <w:pPr>
        <w:spacing w:after="0" w:line="312" w:lineRule="auto"/>
        <w:ind w:firstLine="480"/>
        <w:rPr>
          <w:del w:id="1146" w:author="Si-yuan LIU" w:date="2026-07-24T14:26:00Z" w16du:dateUtc="2026-07-24T06:26:00Z"/>
          <w:color w:val="000000" w:themeColor="text1"/>
          <w:szCs w:val="24"/>
        </w:rPr>
      </w:pPr>
      <w:del w:id="1147" w:author="Si-yuan LIU" w:date="2026-07-24T14:26:00Z" w16du:dateUtc="2026-07-24T06:26:00Z">
        <w:r w:rsidDel="00964E30">
          <w:rPr>
            <w:rFonts w:hint="eastAsia"/>
            <w:color w:val="000000" w:themeColor="text1"/>
            <w:szCs w:val="24"/>
          </w:rPr>
          <w:delText>截至</w:delText>
        </w:r>
        <w:r w:rsidDel="00964E30">
          <w:rPr>
            <w:color w:val="000000" w:themeColor="text1"/>
            <w:szCs w:val="24"/>
          </w:rPr>
          <w:delText>2026</w:delText>
        </w:r>
        <w:r w:rsidDel="00964E30">
          <w:rPr>
            <w:rFonts w:hint="eastAsia"/>
            <w:color w:val="000000" w:themeColor="text1"/>
            <w:szCs w:val="24"/>
          </w:rPr>
          <w:delText>年</w:delText>
        </w:r>
        <w:r w:rsidDel="00964E30">
          <w:rPr>
            <w:color w:val="000000" w:themeColor="text1"/>
            <w:szCs w:val="24"/>
          </w:rPr>
          <w:delText>5</w:delText>
        </w:r>
        <w:r w:rsidDel="00964E30">
          <w:rPr>
            <w:rFonts w:hint="eastAsia"/>
            <w:color w:val="000000" w:themeColor="text1"/>
            <w:szCs w:val="24"/>
          </w:rPr>
          <w:delText>月</w:delText>
        </w:r>
        <w:r w:rsidDel="00964E30">
          <w:rPr>
            <w:color w:val="000000" w:themeColor="text1"/>
            <w:szCs w:val="24"/>
          </w:rPr>
          <w:delText>14</w:delText>
        </w:r>
        <w:r w:rsidDel="00964E30">
          <w:rPr>
            <w:rFonts w:hint="eastAsia"/>
            <w:color w:val="000000" w:themeColor="text1"/>
            <w:szCs w:val="24"/>
          </w:rPr>
          <w:delText>日，经查询信用中国网站、国家企业信用信息公示系统网站、中国执行信息公开网等官方网站，基于以上查询结果，最近三年，奥飞数据不存在因严重违法失信行为，被有权部门认定为失信被执行人、重大税收违法案件当事人或涉金融严重失信人的记录，详见附件</w:delText>
        </w:r>
        <w:r w:rsidDel="00964E30">
          <w:rPr>
            <w:rFonts w:hint="eastAsia"/>
            <w:color w:val="000000" w:themeColor="text1"/>
            <w:szCs w:val="24"/>
          </w:rPr>
          <w:delText>3-1</w:delText>
        </w:r>
        <w:r w:rsidDel="00964E30">
          <w:rPr>
            <w:rFonts w:hint="eastAsia"/>
            <w:color w:val="000000" w:themeColor="text1"/>
            <w:szCs w:val="24"/>
          </w:rPr>
          <w:delText>。</w:delText>
        </w:r>
      </w:del>
    </w:p>
    <w:p w14:paraId="0FE82134" w14:textId="7AAC9E69" w:rsidR="005F457E" w:rsidDel="00964E30" w:rsidRDefault="00000000">
      <w:pPr>
        <w:spacing w:after="0" w:line="312" w:lineRule="auto"/>
        <w:ind w:firstLine="480"/>
        <w:rPr>
          <w:del w:id="1148" w:author="Si-yuan LIU" w:date="2026-07-24T14:26:00Z" w16du:dateUtc="2026-07-24T06:26:00Z"/>
          <w:color w:val="000000" w:themeColor="text1"/>
          <w:szCs w:val="24"/>
        </w:rPr>
      </w:pPr>
      <w:del w:id="1149" w:author="Si-yuan LIU" w:date="2026-07-24T14:26:00Z" w16du:dateUtc="2026-07-24T06:26:00Z">
        <w:r w:rsidDel="00964E30">
          <w:rPr>
            <w:color w:val="000000" w:themeColor="text1"/>
            <w:szCs w:val="24"/>
          </w:rPr>
          <w:delText>2.</w:delText>
        </w:r>
        <w:bookmarkStart w:id="1150" w:name="_Hlk221460928"/>
        <w:r w:rsidDel="00964E30">
          <w:rPr>
            <w:rFonts w:hint="eastAsia"/>
            <w:color w:val="000000" w:themeColor="text1"/>
            <w:szCs w:val="24"/>
          </w:rPr>
          <w:delText>固安聚龙</w:delText>
        </w:r>
        <w:bookmarkEnd w:id="1150"/>
        <w:r w:rsidDel="00964E30">
          <w:rPr>
            <w:rFonts w:hint="eastAsia"/>
            <w:color w:val="000000" w:themeColor="text1"/>
            <w:szCs w:val="24"/>
          </w:rPr>
          <w:delText>自动化设备有限公司</w:delText>
        </w:r>
        <w:r w:rsidDel="00964E30">
          <w:rPr>
            <w:rStyle w:val="afa"/>
            <w:rFonts w:hint="eastAsia"/>
            <w:color w:val="000000" w:themeColor="text1"/>
            <w:sz w:val="24"/>
            <w:szCs w:val="24"/>
          </w:rPr>
          <w:delText>（</w:delText>
        </w:r>
        <w:r w:rsidDel="00964E30">
          <w:rPr>
            <w:rFonts w:hint="eastAsia"/>
            <w:color w:val="000000" w:themeColor="text1"/>
            <w:szCs w:val="24"/>
          </w:rPr>
          <w:delText>原始权益人</w:delText>
        </w:r>
        <w:r w:rsidDel="00964E30">
          <w:rPr>
            <w:color w:val="000000" w:themeColor="text1"/>
            <w:szCs w:val="24"/>
          </w:rPr>
          <w:delText>2</w:delText>
        </w:r>
        <w:r w:rsidDel="00964E30">
          <w:rPr>
            <w:rStyle w:val="afa"/>
            <w:rFonts w:hint="eastAsia"/>
            <w:color w:val="000000" w:themeColor="text1"/>
            <w:sz w:val="24"/>
            <w:szCs w:val="24"/>
          </w:rPr>
          <w:delText>）</w:delText>
        </w:r>
      </w:del>
    </w:p>
    <w:p w14:paraId="574E8568" w14:textId="70D443DF" w:rsidR="005F457E" w:rsidDel="00964E30" w:rsidRDefault="00000000">
      <w:pPr>
        <w:spacing w:after="0" w:line="312" w:lineRule="auto"/>
        <w:ind w:firstLine="480"/>
        <w:rPr>
          <w:del w:id="1151" w:author="Si-yuan LIU" w:date="2026-07-24T14:26:00Z" w16du:dateUtc="2026-07-24T06:26:00Z"/>
          <w:color w:val="000000" w:themeColor="text1"/>
          <w:szCs w:val="24"/>
        </w:rPr>
      </w:pPr>
      <w:del w:id="1152" w:author="Si-yuan LIU" w:date="2026-07-24T14:26:00Z" w16du:dateUtc="2026-07-24T06:26:00Z">
        <w:r w:rsidDel="00964E30">
          <w:rPr>
            <w:rFonts w:hint="eastAsia"/>
            <w:color w:val="000000" w:themeColor="text1"/>
            <w:szCs w:val="24"/>
          </w:rPr>
          <w:delText>（</w:delText>
        </w:r>
        <w:r w:rsidDel="00964E30">
          <w:rPr>
            <w:color w:val="000000" w:themeColor="text1"/>
            <w:szCs w:val="24"/>
          </w:rPr>
          <w:delText>1</w:delText>
        </w:r>
        <w:r w:rsidDel="00964E30">
          <w:rPr>
            <w:rFonts w:hint="eastAsia"/>
            <w:color w:val="000000" w:themeColor="text1"/>
            <w:szCs w:val="24"/>
          </w:rPr>
          <w:delText>）基本信息</w:delText>
        </w:r>
      </w:del>
    </w:p>
    <w:p w14:paraId="4BF0EC8D" w14:textId="22F9E3F0" w:rsidR="005F457E" w:rsidDel="00964E30" w:rsidRDefault="00000000">
      <w:pPr>
        <w:pStyle w:val="a5"/>
        <w:tabs>
          <w:tab w:val="left" w:pos="3828"/>
        </w:tabs>
        <w:spacing w:after="0" w:line="312" w:lineRule="auto"/>
        <w:ind w:firstLine="480"/>
        <w:jc w:val="center"/>
        <w:rPr>
          <w:del w:id="1153" w:author="Si-yuan LIU" w:date="2026-07-24T14:26:00Z" w16du:dateUtc="2026-07-24T06:26:00Z"/>
          <w:color w:val="000000" w:themeColor="text1"/>
          <w:szCs w:val="24"/>
        </w:rPr>
      </w:pPr>
      <w:del w:id="1154" w:author="Si-yuan LIU" w:date="2026-07-24T14:26:00Z" w16du:dateUtc="2026-07-24T06:26:00Z">
        <w:r w:rsidDel="00964E30">
          <w:rPr>
            <w:rFonts w:ascii="Times New Roman" w:eastAsia="仿宋" w:hAnsi="Times New Roman" w:cs="Times New Roman" w:hint="eastAsia"/>
            <w:color w:val="000000" w:themeColor="text1"/>
            <w:sz w:val="24"/>
            <w:szCs w:val="24"/>
          </w:rPr>
          <w:delText>表</w:delText>
        </w:r>
        <w:r w:rsidDel="00964E30">
          <w:rPr>
            <w:rFonts w:ascii="Times New Roman" w:eastAsia="仿宋" w:hAnsi="Times New Roman" w:cs="Times New Roman"/>
            <w:color w:val="000000" w:themeColor="text1"/>
            <w:sz w:val="24"/>
            <w:szCs w:val="24"/>
          </w:rPr>
          <w:delText xml:space="preserve"> </w:delText>
        </w:r>
        <w:r w:rsidDel="00964E30">
          <w:rPr>
            <w:rFonts w:ascii="Times New Roman" w:eastAsia="仿宋" w:hAnsi="Times New Roman" w:cs="Times New Roman"/>
            <w:color w:val="000000" w:themeColor="text1"/>
            <w:sz w:val="24"/>
            <w:szCs w:val="24"/>
          </w:rPr>
          <w:fldChar w:fldCharType="begin"/>
        </w:r>
        <w:r w:rsidDel="00964E30">
          <w:rPr>
            <w:rFonts w:ascii="Times New Roman" w:eastAsia="仿宋" w:hAnsi="Times New Roman" w:cs="Times New Roman"/>
            <w:color w:val="000000" w:themeColor="text1"/>
            <w:sz w:val="24"/>
            <w:szCs w:val="24"/>
          </w:rPr>
          <w:delInstrText xml:space="preserve"> SEQ </w:delInstrText>
        </w:r>
        <w:r w:rsidDel="00964E30">
          <w:rPr>
            <w:rFonts w:ascii="Times New Roman" w:eastAsia="仿宋" w:hAnsi="Times New Roman" w:cs="Times New Roman" w:hint="eastAsia"/>
            <w:color w:val="000000" w:themeColor="text1"/>
            <w:sz w:val="24"/>
            <w:szCs w:val="24"/>
          </w:rPr>
          <w:delInstrText>表</w:delInstrText>
        </w:r>
        <w:r w:rsidDel="00964E30">
          <w:rPr>
            <w:rFonts w:ascii="Times New Roman" w:eastAsia="仿宋" w:hAnsi="Times New Roman" w:cs="Times New Roman"/>
            <w:color w:val="000000" w:themeColor="text1"/>
            <w:sz w:val="24"/>
            <w:szCs w:val="24"/>
          </w:rPr>
          <w:delInstrText xml:space="preserve"> \* ARABIC </w:delInstrText>
        </w:r>
        <w:r w:rsidDel="00964E30">
          <w:rPr>
            <w:rFonts w:ascii="Times New Roman" w:eastAsia="仿宋" w:hAnsi="Times New Roman" w:cs="Times New Roman"/>
            <w:color w:val="000000" w:themeColor="text1"/>
            <w:sz w:val="24"/>
            <w:szCs w:val="24"/>
          </w:rPr>
          <w:fldChar w:fldCharType="separate"/>
        </w:r>
      </w:del>
      <w:ins w:id="1155" w:author="怡然 刘 [2]" w:date="2026-07-08T15:02:00Z">
        <w:del w:id="1156" w:author="Si-yuan LIU" w:date="2026-07-24T14:26:00Z" w16du:dateUtc="2026-07-24T06:26:00Z">
          <w:r w:rsidR="004A5B2B" w:rsidDel="00964E30">
            <w:rPr>
              <w:rFonts w:ascii="Times New Roman" w:eastAsia="仿宋" w:hAnsi="Times New Roman" w:cs="Times New Roman"/>
              <w:noProof/>
              <w:color w:val="000000" w:themeColor="text1"/>
              <w:sz w:val="24"/>
              <w:szCs w:val="24"/>
            </w:rPr>
            <w:delText>6</w:delText>
          </w:r>
        </w:del>
      </w:ins>
      <w:ins w:id="1157" w:author="Bentayga-" w:date="2026-07-05T17:09:00Z">
        <w:del w:id="1158" w:author="Si-yuan LIU" w:date="2026-07-24T14:26:00Z" w16du:dateUtc="2026-07-24T06:26:00Z">
          <w:r w:rsidDel="00964E30">
            <w:rPr>
              <w:rFonts w:ascii="Times New Roman" w:eastAsia="仿宋" w:hAnsi="Times New Roman" w:cs="Times New Roman"/>
              <w:noProof/>
              <w:color w:val="000000" w:themeColor="text1"/>
              <w:sz w:val="24"/>
              <w:szCs w:val="24"/>
            </w:rPr>
            <w:delText>6</w:delText>
          </w:r>
        </w:del>
      </w:ins>
      <w:del w:id="1159" w:author="Si-yuan LIU" w:date="2026-07-24T14:26:00Z" w16du:dateUtc="2026-07-24T06:26:00Z">
        <w:r w:rsidDel="00964E30">
          <w:rPr>
            <w:rFonts w:ascii="Times New Roman" w:eastAsia="仿宋" w:hAnsi="Times New Roman" w:cs="Times New Roman"/>
            <w:noProof/>
            <w:color w:val="000000" w:themeColor="text1"/>
            <w:sz w:val="24"/>
            <w:szCs w:val="24"/>
          </w:rPr>
          <w:delText>6</w:delText>
        </w:r>
        <w:r w:rsidDel="00964E30">
          <w:rPr>
            <w:rFonts w:ascii="Times New Roman" w:eastAsia="仿宋" w:hAnsi="Times New Roman" w:cs="Times New Roman"/>
            <w:color w:val="000000" w:themeColor="text1"/>
            <w:sz w:val="24"/>
            <w:szCs w:val="24"/>
          </w:rPr>
          <w:fldChar w:fldCharType="end"/>
        </w:r>
        <w:r w:rsidDel="00964E30">
          <w:rPr>
            <w:rFonts w:ascii="Times New Roman" w:eastAsia="仿宋" w:hAnsi="Times New Roman" w:cs="Times New Roman"/>
            <w:color w:val="000000" w:themeColor="text1"/>
            <w:sz w:val="24"/>
            <w:szCs w:val="24"/>
          </w:rPr>
          <w:delText xml:space="preserve"> </w:delText>
        </w:r>
        <w:r w:rsidDel="00964E30">
          <w:rPr>
            <w:rFonts w:ascii="Times New Roman" w:eastAsia="仿宋" w:hAnsi="Times New Roman" w:cs="Times New Roman" w:hint="eastAsia"/>
            <w:color w:val="000000" w:themeColor="text1"/>
            <w:sz w:val="24"/>
            <w:szCs w:val="24"/>
          </w:rPr>
          <w:delText>原始权益人</w:delText>
        </w:r>
        <w:r w:rsidDel="00964E30">
          <w:rPr>
            <w:rFonts w:ascii="Times New Roman" w:eastAsia="仿宋" w:hAnsi="Times New Roman" w:cs="Times New Roman"/>
            <w:color w:val="000000" w:themeColor="text1"/>
            <w:sz w:val="24"/>
            <w:szCs w:val="24"/>
          </w:rPr>
          <w:delText>2</w:delText>
        </w:r>
        <w:r w:rsidDel="00964E30">
          <w:rPr>
            <w:rFonts w:ascii="Times New Roman" w:eastAsia="仿宋" w:hAnsi="Times New Roman" w:cs="Times New Roman" w:hint="eastAsia"/>
            <w:color w:val="000000" w:themeColor="text1"/>
            <w:sz w:val="24"/>
            <w:szCs w:val="24"/>
          </w:rPr>
          <w:delText>基本信息表</w:delText>
        </w:r>
      </w:del>
    </w:p>
    <w:tbl>
      <w:tblPr>
        <w:tblStyle w:val="af6"/>
        <w:tblW w:w="8968" w:type="dxa"/>
        <w:jc w:val="center"/>
        <w:tblLayout w:type="fixed"/>
        <w:tblCellMar>
          <w:left w:w="28" w:type="dxa"/>
          <w:right w:w="28" w:type="dxa"/>
        </w:tblCellMar>
        <w:tblLook w:val="04A0" w:firstRow="1" w:lastRow="0" w:firstColumn="1" w:lastColumn="0" w:noHBand="0" w:noVBand="1"/>
      </w:tblPr>
      <w:tblGrid>
        <w:gridCol w:w="2840"/>
        <w:gridCol w:w="6128"/>
      </w:tblGrid>
      <w:tr w:rsidR="005F457E" w:rsidDel="00964E30" w14:paraId="5DFD73D4" w14:textId="490D4A65">
        <w:trPr>
          <w:trHeight w:val="20"/>
          <w:jc w:val="center"/>
          <w:del w:id="1160" w:author="Si-yuan LIU" w:date="2026-07-24T14:26:00Z" w16du:dateUtc="2026-07-24T06:26:00Z"/>
        </w:trPr>
        <w:tc>
          <w:tcPr>
            <w:tcW w:w="2840" w:type="dxa"/>
            <w:vAlign w:val="center"/>
          </w:tcPr>
          <w:p w14:paraId="6D853D06" w14:textId="093B55FF" w:rsidR="005F457E" w:rsidDel="00964E30" w:rsidRDefault="00000000">
            <w:pPr>
              <w:autoSpaceDE w:val="0"/>
              <w:autoSpaceDN w:val="0"/>
              <w:snapToGrid w:val="0"/>
              <w:spacing w:after="0" w:line="240" w:lineRule="auto"/>
              <w:ind w:firstLineChars="0" w:firstLine="0"/>
              <w:rPr>
                <w:del w:id="1161" w:author="Si-yuan LIU" w:date="2026-07-24T14:26:00Z" w16du:dateUtc="2026-07-24T06:26:00Z"/>
                <w:color w:val="000000" w:themeColor="text1"/>
                <w:sz w:val="21"/>
                <w:szCs w:val="21"/>
              </w:rPr>
            </w:pPr>
            <w:del w:id="1162" w:author="Si-yuan LIU" w:date="2026-07-24T14:26:00Z" w16du:dateUtc="2026-07-24T06:26:00Z">
              <w:r w:rsidDel="00964E30">
                <w:rPr>
                  <w:rFonts w:hint="eastAsia"/>
                  <w:color w:val="000000" w:themeColor="text1"/>
                  <w:sz w:val="21"/>
                  <w:szCs w:val="21"/>
                </w:rPr>
                <w:delText>公司名称</w:delText>
              </w:r>
            </w:del>
          </w:p>
        </w:tc>
        <w:tc>
          <w:tcPr>
            <w:tcW w:w="6128" w:type="dxa"/>
            <w:vAlign w:val="center"/>
          </w:tcPr>
          <w:p w14:paraId="2B830FAF" w14:textId="042CE301" w:rsidR="005F457E" w:rsidDel="00964E30" w:rsidRDefault="00000000">
            <w:pPr>
              <w:autoSpaceDE w:val="0"/>
              <w:autoSpaceDN w:val="0"/>
              <w:snapToGrid w:val="0"/>
              <w:spacing w:after="0" w:line="240" w:lineRule="auto"/>
              <w:ind w:firstLineChars="0" w:firstLine="0"/>
              <w:rPr>
                <w:del w:id="1163" w:author="Si-yuan LIU" w:date="2026-07-24T14:26:00Z" w16du:dateUtc="2026-07-24T06:26:00Z"/>
                <w:color w:val="000000" w:themeColor="text1"/>
                <w:sz w:val="21"/>
                <w:szCs w:val="21"/>
              </w:rPr>
            </w:pPr>
            <w:del w:id="1164" w:author="Si-yuan LIU" w:date="2026-07-24T14:26:00Z" w16du:dateUtc="2026-07-24T06:26:00Z">
              <w:r w:rsidDel="00964E30">
                <w:rPr>
                  <w:rFonts w:hint="eastAsia"/>
                  <w:color w:val="000000" w:themeColor="text1"/>
                  <w:sz w:val="21"/>
                  <w:szCs w:val="21"/>
                </w:rPr>
                <w:delText>固安聚龙自动化设备有限公司</w:delText>
              </w:r>
            </w:del>
          </w:p>
        </w:tc>
      </w:tr>
      <w:tr w:rsidR="005F457E" w:rsidDel="00964E30" w14:paraId="4C93F962" w14:textId="7CDAF5D5">
        <w:trPr>
          <w:trHeight w:val="20"/>
          <w:jc w:val="center"/>
          <w:del w:id="1165" w:author="Si-yuan LIU" w:date="2026-07-24T14:26:00Z" w16du:dateUtc="2026-07-24T06:26:00Z"/>
        </w:trPr>
        <w:tc>
          <w:tcPr>
            <w:tcW w:w="2840" w:type="dxa"/>
            <w:vAlign w:val="center"/>
          </w:tcPr>
          <w:p w14:paraId="5F518240" w14:textId="7DB92E15" w:rsidR="005F457E" w:rsidDel="00964E30" w:rsidRDefault="00000000">
            <w:pPr>
              <w:autoSpaceDE w:val="0"/>
              <w:autoSpaceDN w:val="0"/>
              <w:snapToGrid w:val="0"/>
              <w:spacing w:after="0" w:line="240" w:lineRule="auto"/>
              <w:ind w:firstLineChars="0" w:firstLine="0"/>
              <w:rPr>
                <w:del w:id="1166" w:author="Si-yuan LIU" w:date="2026-07-24T14:26:00Z" w16du:dateUtc="2026-07-24T06:26:00Z"/>
                <w:color w:val="000000" w:themeColor="text1"/>
                <w:sz w:val="21"/>
                <w:szCs w:val="21"/>
              </w:rPr>
            </w:pPr>
            <w:del w:id="1167" w:author="Si-yuan LIU" w:date="2026-07-24T14:26:00Z" w16du:dateUtc="2026-07-24T06:26:00Z">
              <w:r w:rsidDel="00964E30">
                <w:rPr>
                  <w:rFonts w:hint="eastAsia"/>
                  <w:color w:val="000000" w:themeColor="text1"/>
                  <w:sz w:val="21"/>
                  <w:szCs w:val="21"/>
                </w:rPr>
                <w:delText>法定代表人</w:delText>
              </w:r>
            </w:del>
          </w:p>
        </w:tc>
        <w:tc>
          <w:tcPr>
            <w:tcW w:w="6128" w:type="dxa"/>
            <w:vAlign w:val="center"/>
          </w:tcPr>
          <w:p w14:paraId="54FEC337" w14:textId="141175A5" w:rsidR="005F457E" w:rsidDel="00964E30" w:rsidRDefault="00000000">
            <w:pPr>
              <w:autoSpaceDE w:val="0"/>
              <w:autoSpaceDN w:val="0"/>
              <w:snapToGrid w:val="0"/>
              <w:spacing w:after="0" w:line="240" w:lineRule="auto"/>
              <w:ind w:firstLineChars="0" w:firstLine="0"/>
              <w:rPr>
                <w:del w:id="1168" w:author="Si-yuan LIU" w:date="2026-07-24T14:26:00Z" w16du:dateUtc="2026-07-24T06:26:00Z"/>
                <w:color w:val="000000" w:themeColor="text1"/>
                <w:sz w:val="21"/>
                <w:szCs w:val="21"/>
              </w:rPr>
            </w:pPr>
            <w:del w:id="1169" w:author="Si-yuan LIU" w:date="2026-07-24T14:26:00Z" w16du:dateUtc="2026-07-24T06:26:00Z">
              <w:r w:rsidDel="00964E30">
                <w:rPr>
                  <w:rFonts w:hint="eastAsia"/>
                  <w:color w:val="000000" w:themeColor="text1"/>
                  <w:sz w:val="21"/>
                  <w:szCs w:val="21"/>
                </w:rPr>
                <w:delText>陈剑钊</w:delText>
              </w:r>
            </w:del>
          </w:p>
        </w:tc>
      </w:tr>
      <w:tr w:rsidR="005F457E" w:rsidDel="00964E30" w14:paraId="67C3224A" w14:textId="63F9DBE4">
        <w:trPr>
          <w:trHeight w:val="20"/>
          <w:jc w:val="center"/>
          <w:del w:id="1170" w:author="Si-yuan LIU" w:date="2026-07-24T14:26:00Z" w16du:dateUtc="2026-07-24T06:26:00Z"/>
        </w:trPr>
        <w:tc>
          <w:tcPr>
            <w:tcW w:w="2840" w:type="dxa"/>
            <w:vAlign w:val="center"/>
          </w:tcPr>
          <w:p w14:paraId="63D30DB9" w14:textId="1DCEB123" w:rsidR="005F457E" w:rsidDel="00964E30" w:rsidRDefault="00000000">
            <w:pPr>
              <w:autoSpaceDE w:val="0"/>
              <w:autoSpaceDN w:val="0"/>
              <w:snapToGrid w:val="0"/>
              <w:spacing w:after="0" w:line="240" w:lineRule="auto"/>
              <w:ind w:firstLineChars="0" w:firstLine="0"/>
              <w:rPr>
                <w:del w:id="1171" w:author="Si-yuan LIU" w:date="2026-07-24T14:26:00Z" w16du:dateUtc="2026-07-24T06:26:00Z"/>
                <w:color w:val="000000" w:themeColor="text1"/>
                <w:sz w:val="21"/>
                <w:szCs w:val="21"/>
              </w:rPr>
            </w:pPr>
            <w:del w:id="1172" w:author="Si-yuan LIU" w:date="2026-07-24T14:26:00Z" w16du:dateUtc="2026-07-24T06:26:00Z">
              <w:r w:rsidDel="00964E30">
                <w:rPr>
                  <w:rFonts w:hint="eastAsia"/>
                  <w:color w:val="000000" w:themeColor="text1"/>
                  <w:sz w:val="21"/>
                  <w:szCs w:val="21"/>
                </w:rPr>
                <w:delText>实际控制人</w:delText>
              </w:r>
            </w:del>
          </w:p>
        </w:tc>
        <w:tc>
          <w:tcPr>
            <w:tcW w:w="6128" w:type="dxa"/>
            <w:vAlign w:val="center"/>
          </w:tcPr>
          <w:p w14:paraId="32C26C57" w14:textId="2E5A9459" w:rsidR="005F457E" w:rsidDel="00964E30" w:rsidRDefault="00000000">
            <w:pPr>
              <w:autoSpaceDE w:val="0"/>
              <w:autoSpaceDN w:val="0"/>
              <w:snapToGrid w:val="0"/>
              <w:spacing w:after="0" w:line="240" w:lineRule="auto"/>
              <w:ind w:firstLineChars="0" w:firstLine="0"/>
              <w:rPr>
                <w:del w:id="1173" w:author="Si-yuan LIU" w:date="2026-07-24T14:26:00Z" w16du:dateUtc="2026-07-24T06:26:00Z"/>
                <w:color w:val="000000" w:themeColor="text1"/>
                <w:sz w:val="21"/>
                <w:szCs w:val="21"/>
              </w:rPr>
            </w:pPr>
            <w:del w:id="1174" w:author="Si-yuan LIU" w:date="2026-07-24T14:26:00Z" w16du:dateUtc="2026-07-24T06:26:00Z">
              <w:r w:rsidDel="00964E30">
                <w:rPr>
                  <w:rFonts w:hint="eastAsia"/>
                  <w:color w:val="000000" w:themeColor="text1"/>
                  <w:sz w:val="21"/>
                  <w:szCs w:val="21"/>
                </w:rPr>
                <w:delText>冯康</w:delText>
              </w:r>
            </w:del>
          </w:p>
        </w:tc>
      </w:tr>
      <w:tr w:rsidR="005F457E" w:rsidDel="00964E30" w14:paraId="0DD7D089" w14:textId="755DDF18">
        <w:trPr>
          <w:trHeight w:val="20"/>
          <w:jc w:val="center"/>
          <w:del w:id="1175" w:author="Si-yuan LIU" w:date="2026-07-24T14:26:00Z" w16du:dateUtc="2026-07-24T06:26:00Z"/>
        </w:trPr>
        <w:tc>
          <w:tcPr>
            <w:tcW w:w="2840" w:type="dxa"/>
            <w:vAlign w:val="center"/>
          </w:tcPr>
          <w:p w14:paraId="4407652C" w14:textId="560FBAD8" w:rsidR="005F457E" w:rsidDel="00964E30" w:rsidRDefault="00000000">
            <w:pPr>
              <w:autoSpaceDE w:val="0"/>
              <w:autoSpaceDN w:val="0"/>
              <w:snapToGrid w:val="0"/>
              <w:spacing w:after="0" w:line="240" w:lineRule="auto"/>
              <w:ind w:firstLineChars="0" w:firstLine="0"/>
              <w:rPr>
                <w:del w:id="1176" w:author="Si-yuan LIU" w:date="2026-07-24T14:26:00Z" w16du:dateUtc="2026-07-24T06:26:00Z"/>
                <w:color w:val="000000" w:themeColor="text1"/>
                <w:sz w:val="21"/>
                <w:szCs w:val="21"/>
              </w:rPr>
            </w:pPr>
            <w:del w:id="1177" w:author="Si-yuan LIU" w:date="2026-07-24T14:26:00Z" w16du:dateUtc="2026-07-24T06:26:00Z">
              <w:r w:rsidDel="00964E30">
                <w:rPr>
                  <w:rFonts w:hint="eastAsia"/>
                  <w:color w:val="000000" w:themeColor="text1"/>
                  <w:sz w:val="21"/>
                  <w:szCs w:val="21"/>
                </w:rPr>
                <w:delText>成立日期</w:delText>
              </w:r>
            </w:del>
          </w:p>
        </w:tc>
        <w:tc>
          <w:tcPr>
            <w:tcW w:w="6128" w:type="dxa"/>
            <w:vAlign w:val="center"/>
          </w:tcPr>
          <w:p w14:paraId="6AC11F39" w14:textId="5F204E04" w:rsidR="005F457E" w:rsidDel="00964E30" w:rsidRDefault="00000000">
            <w:pPr>
              <w:autoSpaceDE w:val="0"/>
              <w:autoSpaceDN w:val="0"/>
              <w:snapToGrid w:val="0"/>
              <w:spacing w:after="0" w:line="240" w:lineRule="auto"/>
              <w:ind w:firstLineChars="0" w:firstLine="0"/>
              <w:rPr>
                <w:del w:id="1178" w:author="Si-yuan LIU" w:date="2026-07-24T14:26:00Z" w16du:dateUtc="2026-07-24T06:26:00Z"/>
                <w:color w:val="000000" w:themeColor="text1"/>
                <w:sz w:val="21"/>
                <w:szCs w:val="21"/>
              </w:rPr>
            </w:pPr>
            <w:del w:id="1179" w:author="Si-yuan LIU" w:date="2026-07-24T14:26:00Z" w16du:dateUtc="2026-07-24T06:26:00Z">
              <w:r w:rsidDel="00964E30">
                <w:rPr>
                  <w:color w:val="000000" w:themeColor="text1"/>
                  <w:sz w:val="21"/>
                  <w:szCs w:val="21"/>
                </w:rPr>
                <w:delText>2010</w:delText>
              </w:r>
              <w:r w:rsidDel="00964E30">
                <w:rPr>
                  <w:rFonts w:hint="eastAsia"/>
                  <w:color w:val="000000" w:themeColor="text1"/>
                  <w:sz w:val="21"/>
                  <w:szCs w:val="21"/>
                </w:rPr>
                <w:delText>年</w:delText>
              </w:r>
              <w:r w:rsidDel="00964E30">
                <w:rPr>
                  <w:color w:val="000000" w:themeColor="text1"/>
                  <w:sz w:val="21"/>
                  <w:szCs w:val="21"/>
                </w:rPr>
                <w:delText>12</w:delText>
              </w:r>
              <w:r w:rsidDel="00964E30">
                <w:rPr>
                  <w:rFonts w:hint="eastAsia"/>
                  <w:color w:val="000000" w:themeColor="text1"/>
                  <w:sz w:val="21"/>
                  <w:szCs w:val="21"/>
                </w:rPr>
                <w:delText>月</w:delText>
              </w:r>
              <w:r w:rsidDel="00964E30">
                <w:rPr>
                  <w:color w:val="000000" w:themeColor="text1"/>
                  <w:sz w:val="21"/>
                  <w:szCs w:val="21"/>
                </w:rPr>
                <w:delText>6</w:delText>
              </w:r>
              <w:r w:rsidDel="00964E30">
                <w:rPr>
                  <w:rFonts w:hint="eastAsia"/>
                  <w:color w:val="000000" w:themeColor="text1"/>
                  <w:sz w:val="21"/>
                  <w:szCs w:val="21"/>
                </w:rPr>
                <w:delText>日</w:delText>
              </w:r>
            </w:del>
          </w:p>
        </w:tc>
      </w:tr>
      <w:tr w:rsidR="005F457E" w:rsidDel="00964E30" w14:paraId="4ABC403F" w14:textId="1CB6E50A">
        <w:trPr>
          <w:trHeight w:val="20"/>
          <w:jc w:val="center"/>
          <w:del w:id="1180" w:author="Si-yuan LIU" w:date="2026-07-24T14:26:00Z" w16du:dateUtc="2026-07-24T06:26:00Z"/>
        </w:trPr>
        <w:tc>
          <w:tcPr>
            <w:tcW w:w="2840" w:type="dxa"/>
            <w:vAlign w:val="center"/>
          </w:tcPr>
          <w:p w14:paraId="2B67D0CB" w14:textId="3A135605" w:rsidR="005F457E" w:rsidDel="00964E30" w:rsidRDefault="00000000">
            <w:pPr>
              <w:autoSpaceDE w:val="0"/>
              <w:autoSpaceDN w:val="0"/>
              <w:snapToGrid w:val="0"/>
              <w:spacing w:after="0" w:line="240" w:lineRule="auto"/>
              <w:ind w:firstLineChars="0" w:firstLine="0"/>
              <w:rPr>
                <w:del w:id="1181" w:author="Si-yuan LIU" w:date="2026-07-24T14:26:00Z" w16du:dateUtc="2026-07-24T06:26:00Z"/>
                <w:color w:val="000000" w:themeColor="text1"/>
                <w:sz w:val="21"/>
                <w:szCs w:val="21"/>
              </w:rPr>
            </w:pPr>
            <w:del w:id="1182" w:author="Si-yuan LIU" w:date="2026-07-24T14:26:00Z" w16du:dateUtc="2026-07-24T06:26:00Z">
              <w:r w:rsidDel="00964E30">
                <w:rPr>
                  <w:rFonts w:hint="eastAsia"/>
                  <w:color w:val="000000" w:themeColor="text1"/>
                  <w:sz w:val="21"/>
                  <w:szCs w:val="21"/>
                </w:rPr>
                <w:delText>注册资本</w:delText>
              </w:r>
            </w:del>
          </w:p>
        </w:tc>
        <w:tc>
          <w:tcPr>
            <w:tcW w:w="6128" w:type="dxa"/>
            <w:vAlign w:val="center"/>
          </w:tcPr>
          <w:p w14:paraId="48C1B7FD" w14:textId="1086C16B" w:rsidR="005F457E" w:rsidDel="00964E30" w:rsidRDefault="00000000">
            <w:pPr>
              <w:autoSpaceDE w:val="0"/>
              <w:autoSpaceDN w:val="0"/>
              <w:snapToGrid w:val="0"/>
              <w:spacing w:after="0" w:line="240" w:lineRule="auto"/>
              <w:ind w:firstLineChars="0" w:firstLine="0"/>
              <w:rPr>
                <w:del w:id="1183" w:author="Si-yuan LIU" w:date="2026-07-24T14:26:00Z" w16du:dateUtc="2026-07-24T06:26:00Z"/>
                <w:color w:val="000000" w:themeColor="text1"/>
                <w:sz w:val="21"/>
                <w:szCs w:val="21"/>
              </w:rPr>
            </w:pPr>
            <w:del w:id="1184" w:author="Si-yuan LIU" w:date="2026-07-24T14:26:00Z" w16du:dateUtc="2026-07-24T06:26:00Z">
              <w:r w:rsidDel="00964E30">
                <w:rPr>
                  <w:color w:val="000000" w:themeColor="text1"/>
                  <w:sz w:val="21"/>
                  <w:szCs w:val="21"/>
                </w:rPr>
                <w:delText>6,000</w:delText>
              </w:r>
              <w:r w:rsidDel="00964E30">
                <w:rPr>
                  <w:rFonts w:hint="eastAsia"/>
                  <w:color w:val="000000" w:themeColor="text1"/>
                  <w:sz w:val="21"/>
                  <w:szCs w:val="21"/>
                </w:rPr>
                <w:delText>万元</w:delText>
              </w:r>
            </w:del>
          </w:p>
        </w:tc>
      </w:tr>
      <w:tr w:rsidR="005F457E" w:rsidDel="00964E30" w14:paraId="5716B968" w14:textId="2C0F4DCE">
        <w:trPr>
          <w:trHeight w:val="20"/>
          <w:jc w:val="center"/>
          <w:del w:id="1185" w:author="Si-yuan LIU" w:date="2026-07-24T14:26:00Z" w16du:dateUtc="2026-07-24T06:26:00Z"/>
        </w:trPr>
        <w:tc>
          <w:tcPr>
            <w:tcW w:w="2840" w:type="dxa"/>
            <w:vAlign w:val="center"/>
          </w:tcPr>
          <w:p w14:paraId="32F99AD6" w14:textId="792B6FB1" w:rsidR="005F457E" w:rsidDel="00964E30" w:rsidRDefault="00000000">
            <w:pPr>
              <w:autoSpaceDE w:val="0"/>
              <w:autoSpaceDN w:val="0"/>
              <w:snapToGrid w:val="0"/>
              <w:spacing w:after="0" w:line="240" w:lineRule="auto"/>
              <w:ind w:firstLineChars="0" w:firstLine="0"/>
              <w:rPr>
                <w:del w:id="1186" w:author="Si-yuan LIU" w:date="2026-07-24T14:26:00Z" w16du:dateUtc="2026-07-24T06:26:00Z"/>
                <w:color w:val="000000" w:themeColor="text1"/>
                <w:sz w:val="21"/>
                <w:szCs w:val="21"/>
              </w:rPr>
            </w:pPr>
            <w:del w:id="1187" w:author="Si-yuan LIU" w:date="2026-07-24T14:26:00Z" w16du:dateUtc="2026-07-24T06:26:00Z">
              <w:r w:rsidDel="00964E30">
                <w:rPr>
                  <w:rFonts w:hint="eastAsia"/>
                  <w:color w:val="000000" w:themeColor="text1"/>
                  <w:sz w:val="21"/>
                  <w:szCs w:val="21"/>
                </w:rPr>
                <w:delText>注册地址</w:delText>
              </w:r>
            </w:del>
          </w:p>
        </w:tc>
        <w:tc>
          <w:tcPr>
            <w:tcW w:w="6128" w:type="dxa"/>
            <w:vAlign w:val="center"/>
          </w:tcPr>
          <w:p w14:paraId="2CB5D770" w14:textId="5CB1CCEB" w:rsidR="005F457E" w:rsidDel="00964E30" w:rsidRDefault="00000000">
            <w:pPr>
              <w:autoSpaceDE w:val="0"/>
              <w:autoSpaceDN w:val="0"/>
              <w:snapToGrid w:val="0"/>
              <w:spacing w:after="0" w:line="240" w:lineRule="auto"/>
              <w:ind w:firstLineChars="0" w:firstLine="0"/>
              <w:rPr>
                <w:del w:id="1188" w:author="Si-yuan LIU" w:date="2026-07-24T14:26:00Z" w16du:dateUtc="2026-07-24T06:26:00Z"/>
                <w:color w:val="000000" w:themeColor="text1"/>
                <w:sz w:val="21"/>
                <w:szCs w:val="21"/>
              </w:rPr>
            </w:pPr>
            <w:del w:id="1189" w:author="Si-yuan LIU" w:date="2026-07-24T14:26:00Z" w16du:dateUtc="2026-07-24T06:26:00Z">
              <w:r w:rsidDel="00964E30">
                <w:rPr>
                  <w:rFonts w:hint="eastAsia"/>
                  <w:color w:val="000000" w:themeColor="text1"/>
                  <w:sz w:val="21"/>
                  <w:szCs w:val="21"/>
                </w:rPr>
                <w:delText>固安县工业园区北区</w:delText>
              </w:r>
            </w:del>
          </w:p>
        </w:tc>
      </w:tr>
      <w:tr w:rsidR="005F457E" w:rsidDel="00964E30" w14:paraId="22902C16" w14:textId="43142873">
        <w:trPr>
          <w:trHeight w:val="20"/>
          <w:jc w:val="center"/>
          <w:del w:id="1190" w:author="Si-yuan LIU" w:date="2026-07-24T14:26:00Z" w16du:dateUtc="2026-07-24T06:26:00Z"/>
        </w:trPr>
        <w:tc>
          <w:tcPr>
            <w:tcW w:w="2840" w:type="dxa"/>
            <w:vAlign w:val="center"/>
          </w:tcPr>
          <w:p w14:paraId="1DD39CD5" w14:textId="4D0FD8B6" w:rsidR="005F457E" w:rsidDel="00964E30" w:rsidRDefault="00000000">
            <w:pPr>
              <w:autoSpaceDE w:val="0"/>
              <w:autoSpaceDN w:val="0"/>
              <w:snapToGrid w:val="0"/>
              <w:spacing w:after="0" w:line="240" w:lineRule="auto"/>
              <w:ind w:firstLineChars="0" w:firstLine="0"/>
              <w:rPr>
                <w:del w:id="1191" w:author="Si-yuan LIU" w:date="2026-07-24T14:26:00Z" w16du:dateUtc="2026-07-24T06:26:00Z"/>
                <w:color w:val="000000" w:themeColor="text1"/>
                <w:sz w:val="21"/>
                <w:szCs w:val="21"/>
              </w:rPr>
            </w:pPr>
            <w:del w:id="1192" w:author="Si-yuan LIU" w:date="2026-07-24T14:26:00Z" w16du:dateUtc="2026-07-24T06:26:00Z">
              <w:r w:rsidDel="00964E30">
                <w:rPr>
                  <w:rFonts w:hint="eastAsia"/>
                  <w:color w:val="000000" w:themeColor="text1"/>
                  <w:sz w:val="21"/>
                  <w:szCs w:val="21"/>
                </w:rPr>
                <w:delText>主营业务</w:delText>
              </w:r>
            </w:del>
          </w:p>
        </w:tc>
        <w:tc>
          <w:tcPr>
            <w:tcW w:w="6128" w:type="dxa"/>
            <w:vAlign w:val="center"/>
          </w:tcPr>
          <w:p w14:paraId="5A3446E2" w14:textId="48F6E74C" w:rsidR="005F457E" w:rsidDel="00964E30" w:rsidRDefault="00000000">
            <w:pPr>
              <w:autoSpaceDE w:val="0"/>
              <w:autoSpaceDN w:val="0"/>
              <w:snapToGrid w:val="0"/>
              <w:spacing w:after="0" w:line="240" w:lineRule="auto"/>
              <w:ind w:firstLineChars="0" w:firstLine="0"/>
              <w:rPr>
                <w:del w:id="1193" w:author="Si-yuan LIU" w:date="2026-07-24T14:26:00Z" w16du:dateUtc="2026-07-24T06:26:00Z"/>
                <w:color w:val="000000" w:themeColor="text1"/>
                <w:sz w:val="21"/>
                <w:szCs w:val="21"/>
              </w:rPr>
            </w:pPr>
            <w:del w:id="1194" w:author="Si-yuan LIU" w:date="2026-07-24T14:26:00Z" w16du:dateUtc="2026-07-24T06:26:00Z">
              <w:r w:rsidDel="00964E30">
                <w:rPr>
                  <w:rFonts w:hint="eastAsia"/>
                  <w:color w:val="000000" w:themeColor="text1"/>
                  <w:sz w:val="21"/>
                  <w:szCs w:val="21"/>
                </w:rPr>
                <w:delText>生产、组装自动化机电设备；销售机电设备、办公设备、电子产品、计算机硬件及外部设备、软件及辅助设备、通讯设备；机电设备维修；技术咨询；会议服务；互联网数据服务；计算机软件技术的开发、技术推广、技术转让、技术咨询、技术服务；机械设备安装、维修、租赁；计算机系统集成；经营电信业务；科技企业孵化（依法须经批准的项目，经相关部门批准后方可开展经营活动）</w:delText>
              </w:r>
            </w:del>
          </w:p>
        </w:tc>
      </w:tr>
      <w:tr w:rsidR="005F457E" w:rsidDel="00964E30" w14:paraId="40B6F1EF" w14:textId="3E33D335">
        <w:trPr>
          <w:trHeight w:val="20"/>
          <w:jc w:val="center"/>
          <w:del w:id="1195" w:author="Si-yuan LIU" w:date="2026-07-24T14:26:00Z" w16du:dateUtc="2026-07-24T06:26:00Z"/>
        </w:trPr>
        <w:tc>
          <w:tcPr>
            <w:tcW w:w="2840" w:type="dxa"/>
            <w:vAlign w:val="center"/>
          </w:tcPr>
          <w:p w14:paraId="0FF8159F" w14:textId="0FF27975" w:rsidR="005F457E" w:rsidDel="00964E30" w:rsidRDefault="00000000">
            <w:pPr>
              <w:autoSpaceDE w:val="0"/>
              <w:autoSpaceDN w:val="0"/>
              <w:snapToGrid w:val="0"/>
              <w:spacing w:after="0" w:line="240" w:lineRule="auto"/>
              <w:ind w:firstLineChars="0" w:firstLine="0"/>
              <w:rPr>
                <w:del w:id="1196" w:author="Si-yuan LIU" w:date="2026-07-24T14:26:00Z" w16du:dateUtc="2026-07-24T06:26:00Z"/>
                <w:color w:val="000000" w:themeColor="text1"/>
                <w:sz w:val="21"/>
                <w:szCs w:val="21"/>
              </w:rPr>
            </w:pPr>
            <w:del w:id="1197" w:author="Si-yuan LIU" w:date="2026-07-24T14:26:00Z" w16du:dateUtc="2026-07-24T06:26:00Z">
              <w:r w:rsidDel="00964E30">
                <w:rPr>
                  <w:rFonts w:hint="eastAsia"/>
                  <w:color w:val="000000" w:themeColor="text1"/>
                  <w:sz w:val="21"/>
                  <w:szCs w:val="21"/>
                </w:rPr>
                <w:delText>已发行基础设施</w:delText>
              </w:r>
              <w:r w:rsidDel="00964E30">
                <w:rPr>
                  <w:color w:val="000000" w:themeColor="text1"/>
                  <w:sz w:val="21"/>
                  <w:szCs w:val="21"/>
                </w:rPr>
                <w:delText>REITs</w:delText>
              </w:r>
              <w:r w:rsidDel="00964E30">
                <w:rPr>
                  <w:rFonts w:hint="eastAsia"/>
                  <w:color w:val="000000" w:themeColor="text1"/>
                  <w:sz w:val="21"/>
                  <w:szCs w:val="21"/>
                </w:rPr>
                <w:delText>情况</w:delText>
              </w:r>
            </w:del>
          </w:p>
        </w:tc>
        <w:tc>
          <w:tcPr>
            <w:tcW w:w="6128" w:type="dxa"/>
            <w:vAlign w:val="center"/>
          </w:tcPr>
          <w:p w14:paraId="3B622F22" w14:textId="44B3BBAE" w:rsidR="005F457E" w:rsidDel="00964E30" w:rsidRDefault="00000000">
            <w:pPr>
              <w:autoSpaceDE w:val="0"/>
              <w:autoSpaceDN w:val="0"/>
              <w:snapToGrid w:val="0"/>
              <w:spacing w:after="0" w:line="240" w:lineRule="auto"/>
              <w:ind w:firstLineChars="0" w:firstLine="0"/>
              <w:rPr>
                <w:del w:id="1198" w:author="Si-yuan LIU" w:date="2026-07-24T14:26:00Z" w16du:dateUtc="2026-07-24T06:26:00Z"/>
                <w:color w:val="000000" w:themeColor="text1"/>
                <w:sz w:val="21"/>
                <w:szCs w:val="21"/>
              </w:rPr>
            </w:pPr>
            <w:del w:id="1199" w:author="Si-yuan LIU" w:date="2026-07-24T14:26:00Z" w16du:dateUtc="2026-07-24T06:26:00Z">
              <w:r w:rsidDel="00964E30">
                <w:rPr>
                  <w:rFonts w:hint="eastAsia"/>
                  <w:color w:val="000000" w:themeColor="text1"/>
                  <w:sz w:val="21"/>
                  <w:szCs w:val="21"/>
                </w:rPr>
                <w:delText>无</w:delText>
              </w:r>
            </w:del>
          </w:p>
        </w:tc>
      </w:tr>
      <w:tr w:rsidR="005F457E" w:rsidDel="00964E30" w14:paraId="59951972" w14:textId="34173F00">
        <w:trPr>
          <w:trHeight w:val="20"/>
          <w:jc w:val="center"/>
          <w:del w:id="1200" w:author="Si-yuan LIU" w:date="2026-07-24T14:26:00Z" w16du:dateUtc="2026-07-24T06:26:00Z"/>
        </w:trPr>
        <w:tc>
          <w:tcPr>
            <w:tcW w:w="2840" w:type="dxa"/>
            <w:vAlign w:val="center"/>
          </w:tcPr>
          <w:p w14:paraId="456C3BB6" w14:textId="54DE834A" w:rsidR="005F457E" w:rsidDel="00964E30" w:rsidRDefault="00000000">
            <w:pPr>
              <w:autoSpaceDE w:val="0"/>
              <w:autoSpaceDN w:val="0"/>
              <w:snapToGrid w:val="0"/>
              <w:spacing w:after="0" w:line="240" w:lineRule="auto"/>
              <w:ind w:firstLineChars="0" w:firstLine="0"/>
              <w:rPr>
                <w:del w:id="1201" w:author="Si-yuan LIU" w:date="2026-07-24T14:26:00Z" w16du:dateUtc="2026-07-24T06:26:00Z"/>
                <w:color w:val="000000" w:themeColor="text1"/>
                <w:sz w:val="21"/>
                <w:szCs w:val="21"/>
              </w:rPr>
            </w:pPr>
            <w:del w:id="1202" w:author="Si-yuan LIU" w:date="2026-07-24T14:26:00Z" w16du:dateUtc="2026-07-24T06:26:00Z">
              <w:r w:rsidDel="00964E30">
                <w:rPr>
                  <w:rFonts w:hint="eastAsia"/>
                  <w:color w:val="000000" w:themeColor="text1"/>
                  <w:sz w:val="21"/>
                  <w:szCs w:val="21"/>
                </w:rPr>
                <w:delText>最近</w:delText>
              </w:r>
              <w:r w:rsidDel="00964E30">
                <w:rPr>
                  <w:color w:val="000000" w:themeColor="text1"/>
                  <w:sz w:val="21"/>
                  <w:szCs w:val="21"/>
                </w:rPr>
                <w:delText>12</w:delText>
              </w:r>
              <w:r w:rsidDel="00964E30">
                <w:rPr>
                  <w:rFonts w:hint="eastAsia"/>
                  <w:color w:val="000000" w:themeColor="text1"/>
                  <w:sz w:val="21"/>
                  <w:szCs w:val="21"/>
                </w:rPr>
                <w:delText>个月内申报的基础设施</w:delText>
              </w:r>
              <w:r w:rsidDel="00964E30">
                <w:rPr>
                  <w:color w:val="000000" w:themeColor="text1"/>
                  <w:sz w:val="21"/>
                  <w:szCs w:val="21"/>
                </w:rPr>
                <w:delText>REITs</w:delText>
              </w:r>
              <w:r w:rsidDel="00964E30">
                <w:rPr>
                  <w:rFonts w:hint="eastAsia"/>
                  <w:color w:val="000000" w:themeColor="text1"/>
                  <w:sz w:val="21"/>
                  <w:szCs w:val="21"/>
                </w:rPr>
                <w:delText>项目被国家发展改革委退回情况</w:delText>
              </w:r>
            </w:del>
          </w:p>
        </w:tc>
        <w:tc>
          <w:tcPr>
            <w:tcW w:w="6128" w:type="dxa"/>
            <w:vAlign w:val="center"/>
          </w:tcPr>
          <w:p w14:paraId="643B7F72" w14:textId="27063475" w:rsidR="005F457E" w:rsidDel="00964E30" w:rsidRDefault="00000000">
            <w:pPr>
              <w:autoSpaceDE w:val="0"/>
              <w:autoSpaceDN w:val="0"/>
              <w:snapToGrid w:val="0"/>
              <w:spacing w:after="0" w:line="240" w:lineRule="auto"/>
              <w:ind w:firstLineChars="0" w:firstLine="0"/>
              <w:rPr>
                <w:del w:id="1203" w:author="Si-yuan LIU" w:date="2026-07-24T14:26:00Z" w16du:dateUtc="2026-07-24T06:26:00Z"/>
                <w:color w:val="000000" w:themeColor="text1"/>
                <w:sz w:val="21"/>
                <w:szCs w:val="21"/>
              </w:rPr>
            </w:pPr>
            <w:del w:id="1204" w:author="Si-yuan LIU" w:date="2026-07-24T14:26:00Z" w16du:dateUtc="2026-07-24T06:26:00Z">
              <w:r w:rsidDel="00964E30">
                <w:rPr>
                  <w:rFonts w:hint="eastAsia"/>
                  <w:color w:val="000000" w:themeColor="text1"/>
                  <w:sz w:val="21"/>
                  <w:szCs w:val="21"/>
                </w:rPr>
                <w:delText>无</w:delText>
              </w:r>
            </w:del>
          </w:p>
        </w:tc>
      </w:tr>
      <w:tr w:rsidR="005F457E" w:rsidDel="00964E30" w14:paraId="608A7255" w14:textId="0D818189">
        <w:trPr>
          <w:trHeight w:val="20"/>
          <w:jc w:val="center"/>
          <w:del w:id="1205" w:author="Si-yuan LIU" w:date="2026-07-24T14:26:00Z" w16du:dateUtc="2026-07-24T06:26:00Z"/>
        </w:trPr>
        <w:tc>
          <w:tcPr>
            <w:tcW w:w="2840" w:type="dxa"/>
            <w:vAlign w:val="center"/>
          </w:tcPr>
          <w:p w14:paraId="47FE0CDF" w14:textId="67BD36AE" w:rsidR="005F457E" w:rsidDel="00964E30" w:rsidRDefault="00000000">
            <w:pPr>
              <w:autoSpaceDE w:val="0"/>
              <w:autoSpaceDN w:val="0"/>
              <w:snapToGrid w:val="0"/>
              <w:spacing w:after="0" w:line="240" w:lineRule="auto"/>
              <w:ind w:firstLineChars="0" w:firstLine="0"/>
              <w:rPr>
                <w:del w:id="1206" w:author="Si-yuan LIU" w:date="2026-07-24T14:26:00Z" w16du:dateUtc="2026-07-24T06:26:00Z"/>
                <w:color w:val="000000" w:themeColor="text1"/>
                <w:sz w:val="21"/>
                <w:szCs w:val="21"/>
              </w:rPr>
            </w:pPr>
            <w:del w:id="1207" w:author="Si-yuan LIU" w:date="2026-07-24T14:26:00Z" w16du:dateUtc="2026-07-24T06:26:00Z">
              <w:r w:rsidDel="00964E30">
                <w:rPr>
                  <w:rFonts w:hint="eastAsia"/>
                  <w:color w:val="000000" w:themeColor="text1"/>
                  <w:sz w:val="21"/>
                  <w:szCs w:val="21"/>
                </w:rPr>
                <w:delText>项目联系人姓名及职务</w:delText>
              </w:r>
            </w:del>
          </w:p>
        </w:tc>
        <w:tc>
          <w:tcPr>
            <w:tcW w:w="6128" w:type="dxa"/>
            <w:vAlign w:val="center"/>
          </w:tcPr>
          <w:p w14:paraId="78409469" w14:textId="32129240" w:rsidR="005F457E" w:rsidDel="00964E30" w:rsidRDefault="00000000">
            <w:pPr>
              <w:autoSpaceDE w:val="0"/>
              <w:autoSpaceDN w:val="0"/>
              <w:snapToGrid w:val="0"/>
              <w:spacing w:after="0" w:line="240" w:lineRule="auto"/>
              <w:ind w:firstLineChars="0" w:firstLine="0"/>
              <w:rPr>
                <w:del w:id="1208" w:author="Si-yuan LIU" w:date="2026-07-24T14:26:00Z" w16du:dateUtc="2026-07-24T06:26:00Z"/>
                <w:color w:val="000000" w:themeColor="text1"/>
                <w:sz w:val="21"/>
                <w:szCs w:val="21"/>
              </w:rPr>
            </w:pPr>
            <w:del w:id="1209" w:author="Si-yuan LIU" w:date="2026-07-24T14:26:00Z" w16du:dateUtc="2026-07-24T06:26:00Z">
              <w:r w:rsidDel="00964E30">
                <w:rPr>
                  <w:rFonts w:hint="eastAsia"/>
                  <w:color w:val="000000" w:themeColor="text1"/>
                  <w:sz w:val="21"/>
                  <w:szCs w:val="21"/>
                </w:rPr>
                <w:delText>刘海晏，广东奥飞数据科技股份有限公司董事会秘书</w:delText>
              </w:r>
            </w:del>
          </w:p>
        </w:tc>
      </w:tr>
      <w:tr w:rsidR="005F457E" w:rsidDel="00964E30" w14:paraId="79C3AF6B" w14:textId="479C4740">
        <w:trPr>
          <w:trHeight w:val="20"/>
          <w:jc w:val="center"/>
          <w:del w:id="1210" w:author="Si-yuan LIU" w:date="2026-07-24T14:26:00Z" w16du:dateUtc="2026-07-24T06:26:00Z"/>
        </w:trPr>
        <w:tc>
          <w:tcPr>
            <w:tcW w:w="2840" w:type="dxa"/>
            <w:vAlign w:val="center"/>
          </w:tcPr>
          <w:p w14:paraId="3A512030" w14:textId="5D2EBF87" w:rsidR="005F457E" w:rsidDel="00964E30" w:rsidRDefault="00000000">
            <w:pPr>
              <w:autoSpaceDE w:val="0"/>
              <w:autoSpaceDN w:val="0"/>
              <w:snapToGrid w:val="0"/>
              <w:spacing w:after="0" w:line="240" w:lineRule="auto"/>
              <w:ind w:firstLineChars="0" w:firstLine="0"/>
              <w:rPr>
                <w:del w:id="1211" w:author="Si-yuan LIU" w:date="2026-07-24T14:26:00Z" w16du:dateUtc="2026-07-24T06:26:00Z"/>
                <w:color w:val="000000" w:themeColor="text1"/>
                <w:sz w:val="21"/>
                <w:szCs w:val="21"/>
              </w:rPr>
            </w:pPr>
            <w:del w:id="1212" w:author="Si-yuan LIU" w:date="2026-07-24T14:26:00Z" w16du:dateUtc="2026-07-24T06:26:00Z">
              <w:r w:rsidDel="00964E30">
                <w:rPr>
                  <w:rFonts w:hint="eastAsia"/>
                  <w:color w:val="000000" w:themeColor="text1"/>
                  <w:sz w:val="21"/>
                  <w:szCs w:val="21"/>
                </w:rPr>
                <w:delText>联系方式</w:delText>
              </w:r>
            </w:del>
          </w:p>
        </w:tc>
        <w:tc>
          <w:tcPr>
            <w:tcW w:w="6128" w:type="dxa"/>
            <w:vAlign w:val="center"/>
          </w:tcPr>
          <w:p w14:paraId="554CAE33" w14:textId="0FF86736" w:rsidR="005F457E" w:rsidDel="00964E30" w:rsidRDefault="00000000">
            <w:pPr>
              <w:autoSpaceDE w:val="0"/>
              <w:autoSpaceDN w:val="0"/>
              <w:snapToGrid w:val="0"/>
              <w:spacing w:after="0" w:line="240" w:lineRule="auto"/>
              <w:ind w:firstLineChars="0" w:firstLine="0"/>
              <w:rPr>
                <w:del w:id="1213" w:author="Si-yuan LIU" w:date="2026-07-24T14:26:00Z" w16du:dateUtc="2026-07-24T06:26:00Z"/>
                <w:color w:val="000000" w:themeColor="text1"/>
                <w:sz w:val="21"/>
                <w:szCs w:val="21"/>
              </w:rPr>
            </w:pPr>
            <w:del w:id="1214" w:author="Si-yuan LIU" w:date="2026-07-24T14:26:00Z" w16du:dateUtc="2026-07-24T06:26:00Z">
              <w:r w:rsidDel="00964E30">
                <w:rPr>
                  <w:color w:val="000000" w:themeColor="text1"/>
                  <w:sz w:val="21"/>
                  <w:szCs w:val="21"/>
                </w:rPr>
                <w:delText>020-85699517</w:delText>
              </w:r>
            </w:del>
          </w:p>
        </w:tc>
      </w:tr>
    </w:tbl>
    <w:p w14:paraId="632D945B" w14:textId="6D80C7CA" w:rsidR="005F457E" w:rsidDel="00964E30" w:rsidRDefault="00000000">
      <w:pPr>
        <w:spacing w:after="0" w:line="312" w:lineRule="auto"/>
        <w:ind w:firstLine="480"/>
        <w:rPr>
          <w:del w:id="1215" w:author="Si-yuan LIU" w:date="2026-07-24T14:26:00Z" w16du:dateUtc="2026-07-24T06:26:00Z"/>
          <w:color w:val="000000" w:themeColor="text1"/>
          <w:szCs w:val="24"/>
        </w:rPr>
      </w:pPr>
      <w:del w:id="1216" w:author="Si-yuan LIU" w:date="2026-07-24T14:26:00Z" w16du:dateUtc="2026-07-24T06:26:00Z">
        <w:r w:rsidDel="00964E30">
          <w:rPr>
            <w:rFonts w:hint="eastAsia"/>
            <w:color w:val="000000" w:themeColor="text1"/>
            <w:szCs w:val="24"/>
          </w:rPr>
          <w:delText>（</w:delText>
        </w:r>
        <w:r w:rsidDel="00964E30">
          <w:rPr>
            <w:color w:val="000000" w:themeColor="text1"/>
            <w:szCs w:val="24"/>
          </w:rPr>
          <w:delText>2</w:delText>
        </w:r>
        <w:r w:rsidDel="00964E30">
          <w:rPr>
            <w:rFonts w:hint="eastAsia"/>
            <w:color w:val="000000" w:themeColor="text1"/>
            <w:szCs w:val="24"/>
          </w:rPr>
          <w:delText>）财务状况</w:delText>
        </w:r>
      </w:del>
    </w:p>
    <w:p w14:paraId="254370F4" w14:textId="527C7C9D" w:rsidR="005F457E" w:rsidDel="00964E30" w:rsidRDefault="00000000">
      <w:pPr>
        <w:spacing w:after="0" w:line="312" w:lineRule="auto"/>
        <w:ind w:firstLine="480"/>
        <w:rPr>
          <w:del w:id="1217" w:author="Si-yuan LIU" w:date="2026-07-24T14:26:00Z" w16du:dateUtc="2026-07-24T06:26:00Z"/>
          <w:color w:val="000000" w:themeColor="text1"/>
          <w:szCs w:val="24"/>
        </w:rPr>
      </w:pPr>
      <w:del w:id="1218" w:author="Si-yuan LIU" w:date="2026-07-24T14:26:00Z" w16du:dateUtc="2026-07-24T06:26:00Z">
        <w:r w:rsidDel="00964E30">
          <w:rPr>
            <w:rFonts w:hint="eastAsia"/>
            <w:color w:val="000000" w:themeColor="text1"/>
            <w:szCs w:val="24"/>
          </w:rPr>
          <w:delText>固安聚龙</w:delText>
        </w:r>
        <w:r w:rsidDel="00964E30">
          <w:rPr>
            <w:rFonts w:hint="eastAsia"/>
            <w:color w:val="000000" w:themeColor="text1"/>
            <w:szCs w:val="24"/>
          </w:rPr>
          <w:delText>2023</w:delText>
        </w:r>
        <w:r w:rsidDel="00964E30">
          <w:rPr>
            <w:rFonts w:hint="eastAsia"/>
            <w:color w:val="000000" w:themeColor="text1"/>
            <w:szCs w:val="24"/>
          </w:rPr>
          <w:delText>年度、</w:delText>
        </w:r>
        <w:r w:rsidDel="00964E30">
          <w:rPr>
            <w:rFonts w:hint="eastAsia"/>
            <w:color w:val="000000" w:themeColor="text1"/>
            <w:szCs w:val="24"/>
          </w:rPr>
          <w:delText>2024</w:delText>
        </w:r>
        <w:r w:rsidDel="00964E30">
          <w:rPr>
            <w:rFonts w:hint="eastAsia"/>
            <w:color w:val="000000" w:themeColor="text1"/>
            <w:szCs w:val="24"/>
          </w:rPr>
          <w:delText>年度、</w:delText>
        </w:r>
        <w:r w:rsidDel="00964E30">
          <w:rPr>
            <w:rFonts w:hint="eastAsia"/>
            <w:color w:val="000000" w:themeColor="text1"/>
            <w:szCs w:val="24"/>
          </w:rPr>
          <w:delText>2025</w:delText>
        </w:r>
        <w:r w:rsidDel="00964E30">
          <w:rPr>
            <w:rFonts w:hint="eastAsia"/>
            <w:color w:val="000000" w:themeColor="text1"/>
            <w:szCs w:val="24"/>
          </w:rPr>
          <w:delText>年度、</w:delText>
        </w:r>
        <w:r w:rsidDel="00964E30">
          <w:rPr>
            <w:rFonts w:hint="eastAsia"/>
            <w:color w:val="000000" w:themeColor="text1"/>
            <w:szCs w:val="24"/>
          </w:rPr>
          <w:delText>2026</w:delText>
        </w:r>
        <w:r w:rsidDel="00964E30">
          <w:rPr>
            <w:rFonts w:hint="eastAsia"/>
            <w:color w:val="000000" w:themeColor="text1"/>
            <w:szCs w:val="24"/>
          </w:rPr>
          <w:delText>年</w:delText>
        </w:r>
        <w:r w:rsidDel="00964E30">
          <w:rPr>
            <w:rFonts w:hint="eastAsia"/>
            <w:color w:val="000000" w:themeColor="text1"/>
            <w:szCs w:val="24"/>
          </w:rPr>
          <w:delText>1-3</w:delText>
        </w:r>
        <w:r w:rsidDel="00964E30">
          <w:rPr>
            <w:rFonts w:hint="eastAsia"/>
            <w:color w:val="000000" w:themeColor="text1"/>
            <w:szCs w:val="24"/>
          </w:rPr>
          <w:delText>月财务报表均按照中华人民共和国财政部颁布的企业会计准则的规定编制。</w:delText>
        </w:r>
      </w:del>
    </w:p>
    <w:p w14:paraId="63ED1426" w14:textId="471706B5" w:rsidR="005F457E" w:rsidDel="00964E30" w:rsidRDefault="00000000">
      <w:pPr>
        <w:spacing w:after="0" w:line="312" w:lineRule="auto"/>
        <w:ind w:firstLine="480"/>
        <w:rPr>
          <w:del w:id="1219" w:author="Si-yuan LIU" w:date="2026-07-24T14:26:00Z" w16du:dateUtc="2026-07-24T06:26:00Z"/>
          <w:color w:val="000000" w:themeColor="text1"/>
          <w:szCs w:val="24"/>
        </w:rPr>
      </w:pPr>
      <w:del w:id="1220" w:author="Si-yuan LIU" w:date="2026-07-24T14:26:00Z" w16du:dateUtc="2026-07-24T06:26:00Z">
        <w:r w:rsidDel="00964E30">
          <w:rPr>
            <w:color w:val="000000" w:themeColor="text1"/>
            <w:szCs w:val="24"/>
          </w:rPr>
          <w:delText>2023</w:delText>
        </w:r>
        <w:r w:rsidDel="00964E30">
          <w:rPr>
            <w:rFonts w:hint="eastAsia"/>
            <w:color w:val="000000" w:themeColor="text1"/>
            <w:szCs w:val="24"/>
          </w:rPr>
          <w:delText>年度的财务报告已经石家庄旭晟会计师事务所（普通合伙）审计，</w:delText>
        </w:r>
        <w:r w:rsidDel="00964E30">
          <w:rPr>
            <w:color w:val="000000" w:themeColor="text1"/>
            <w:szCs w:val="24"/>
          </w:rPr>
          <w:delText>2024</w:delText>
        </w:r>
        <w:r w:rsidDel="00964E30">
          <w:rPr>
            <w:rFonts w:hint="eastAsia"/>
            <w:color w:val="000000" w:themeColor="text1"/>
            <w:szCs w:val="24"/>
          </w:rPr>
          <w:delText>年度的财务报告已经邯郸盛谐会计师事务所（普通合伙）审计，</w:delText>
        </w:r>
        <w:r w:rsidDel="00964E30">
          <w:rPr>
            <w:rFonts w:hint="eastAsia"/>
            <w:color w:val="000000" w:themeColor="text1"/>
            <w:szCs w:val="24"/>
          </w:rPr>
          <w:delText>2025</w:delText>
        </w:r>
        <w:r w:rsidDel="00964E30">
          <w:rPr>
            <w:rFonts w:hint="eastAsia"/>
            <w:color w:val="000000" w:themeColor="text1"/>
            <w:szCs w:val="24"/>
          </w:rPr>
          <w:delText>年度的财务报告已经</w:delText>
        </w:r>
        <w:r w:rsidDel="00964E30">
          <w:rPr>
            <w:color w:val="000000" w:themeColor="text1"/>
            <w:szCs w:val="24"/>
          </w:rPr>
          <w:delText>广东司农会计师事务所（特殊普通合伙）</w:delText>
        </w:r>
        <w:r w:rsidDel="00964E30">
          <w:rPr>
            <w:rFonts w:hint="eastAsia"/>
            <w:color w:val="000000" w:themeColor="text1"/>
            <w:szCs w:val="24"/>
          </w:rPr>
          <w:delText>审计，并分别出具了编号为“石旭晟（</w:delText>
        </w:r>
        <w:r w:rsidDel="00964E30">
          <w:rPr>
            <w:color w:val="000000" w:themeColor="text1"/>
            <w:szCs w:val="24"/>
          </w:rPr>
          <w:delText>2024</w:delText>
        </w:r>
        <w:r w:rsidDel="00964E30">
          <w:rPr>
            <w:rFonts w:hint="eastAsia"/>
            <w:color w:val="000000" w:themeColor="text1"/>
            <w:szCs w:val="24"/>
          </w:rPr>
          <w:delText>）审字第</w:delText>
        </w:r>
        <w:r w:rsidDel="00964E30">
          <w:rPr>
            <w:color w:val="000000" w:themeColor="text1"/>
            <w:szCs w:val="24"/>
          </w:rPr>
          <w:delText>20302</w:delText>
        </w:r>
        <w:r w:rsidDel="00964E30">
          <w:rPr>
            <w:rFonts w:hint="eastAsia"/>
            <w:color w:val="000000" w:themeColor="text1"/>
            <w:szCs w:val="24"/>
          </w:rPr>
          <w:delText>号”、“盛谐审字</w:delText>
        </w:r>
        <w:r w:rsidDel="00964E30">
          <w:rPr>
            <w:color w:val="000000" w:themeColor="text1"/>
            <w:szCs w:val="24"/>
          </w:rPr>
          <w:delText>2025</w:delText>
        </w:r>
        <w:r w:rsidDel="00964E30">
          <w:rPr>
            <w:rFonts w:hint="eastAsia"/>
            <w:color w:val="000000" w:themeColor="text1"/>
            <w:szCs w:val="24"/>
          </w:rPr>
          <w:delText>第</w:delText>
        </w:r>
        <w:r w:rsidDel="00964E30">
          <w:rPr>
            <w:color w:val="000000" w:themeColor="text1"/>
            <w:szCs w:val="24"/>
          </w:rPr>
          <w:delText>191</w:delText>
        </w:r>
        <w:r w:rsidDel="00964E30">
          <w:rPr>
            <w:rFonts w:hint="eastAsia"/>
            <w:color w:val="000000" w:themeColor="text1"/>
            <w:szCs w:val="24"/>
          </w:rPr>
          <w:delText>号”和“</w:delText>
        </w:r>
        <w:r w:rsidDel="00964E30">
          <w:rPr>
            <w:color w:val="000000" w:themeColor="text1"/>
            <w:szCs w:val="24"/>
          </w:rPr>
          <w:delText>司农审字</w:delText>
        </w:r>
        <w:r w:rsidDel="00964E30">
          <w:rPr>
            <w:color w:val="000000" w:themeColor="text1"/>
            <w:szCs w:val="24"/>
          </w:rPr>
          <w:delText>[2026]26006250042</w:delText>
        </w:r>
        <w:r w:rsidDel="00964E30">
          <w:rPr>
            <w:color w:val="000000" w:themeColor="text1"/>
            <w:szCs w:val="24"/>
          </w:rPr>
          <w:delText>号</w:delText>
        </w:r>
        <w:r w:rsidDel="00964E30">
          <w:rPr>
            <w:rFonts w:hint="eastAsia"/>
            <w:color w:val="000000" w:themeColor="text1"/>
            <w:szCs w:val="24"/>
          </w:rPr>
          <w:delText>”的标准无保留意见审计报告。</w:delText>
        </w:r>
        <w:r w:rsidDel="00964E30">
          <w:rPr>
            <w:color w:val="000000" w:themeColor="text1"/>
            <w:szCs w:val="24"/>
          </w:rPr>
          <w:delText>202</w:delText>
        </w:r>
        <w:r w:rsidDel="00964E30">
          <w:rPr>
            <w:rFonts w:hint="eastAsia"/>
            <w:color w:val="000000" w:themeColor="text1"/>
            <w:szCs w:val="24"/>
          </w:rPr>
          <w:delText>6</w:delText>
        </w:r>
        <w:r w:rsidDel="00964E30">
          <w:rPr>
            <w:rFonts w:hint="eastAsia"/>
            <w:color w:val="000000" w:themeColor="text1"/>
            <w:szCs w:val="24"/>
          </w:rPr>
          <w:delText>年</w:delText>
        </w:r>
        <w:r w:rsidDel="00964E30">
          <w:rPr>
            <w:rFonts w:hint="eastAsia"/>
            <w:color w:val="000000" w:themeColor="text1"/>
            <w:szCs w:val="24"/>
          </w:rPr>
          <w:delText>1-3</w:delText>
        </w:r>
        <w:r w:rsidDel="00964E30">
          <w:rPr>
            <w:rFonts w:hint="eastAsia"/>
            <w:color w:val="000000" w:themeColor="text1"/>
            <w:szCs w:val="24"/>
          </w:rPr>
          <w:delText>月财务报表未经审计。</w:delText>
        </w:r>
      </w:del>
    </w:p>
    <w:p w14:paraId="6C2FC0D6" w14:textId="41D6F75F" w:rsidR="005F457E" w:rsidDel="00964E30" w:rsidRDefault="00000000">
      <w:pPr>
        <w:spacing w:after="0" w:line="312" w:lineRule="auto"/>
        <w:ind w:firstLine="480"/>
        <w:rPr>
          <w:del w:id="1221" w:author="Si-yuan LIU" w:date="2026-07-24T14:26:00Z" w16du:dateUtc="2026-07-24T06:26:00Z"/>
          <w:color w:val="000000" w:themeColor="text1"/>
          <w:szCs w:val="24"/>
        </w:rPr>
      </w:pPr>
      <w:del w:id="1222" w:author="Si-yuan LIU" w:date="2026-07-24T14:26:00Z" w16du:dateUtc="2026-07-24T06:26:00Z">
        <w:r w:rsidDel="00964E30">
          <w:rPr>
            <w:rFonts w:hint="eastAsia"/>
            <w:color w:val="000000" w:themeColor="text1"/>
            <w:szCs w:val="24"/>
          </w:rPr>
          <w:delText>最近</w:delText>
        </w:r>
        <w:r w:rsidDel="00964E30">
          <w:rPr>
            <w:color w:val="000000" w:themeColor="text1"/>
            <w:szCs w:val="24"/>
          </w:rPr>
          <w:delText>3</w:delText>
        </w:r>
        <w:r w:rsidDel="00964E30">
          <w:rPr>
            <w:rFonts w:hint="eastAsia"/>
            <w:color w:val="000000" w:themeColor="text1"/>
            <w:szCs w:val="24"/>
          </w:rPr>
          <w:delText>个会计年度及一期的财务数据选取标准：</w:delText>
        </w:r>
        <w:r w:rsidDel="00964E30">
          <w:rPr>
            <w:rFonts w:hint="eastAsia"/>
            <w:color w:val="000000" w:themeColor="text1"/>
            <w:szCs w:val="24"/>
          </w:rPr>
          <w:delText>2023</w:delText>
        </w:r>
        <w:r w:rsidDel="00964E30">
          <w:rPr>
            <w:rFonts w:hint="eastAsia"/>
            <w:color w:val="000000" w:themeColor="text1"/>
            <w:szCs w:val="24"/>
          </w:rPr>
          <w:delText>年度、</w:delText>
        </w:r>
        <w:r w:rsidDel="00964E30">
          <w:rPr>
            <w:rFonts w:hint="eastAsia"/>
            <w:color w:val="000000" w:themeColor="text1"/>
            <w:szCs w:val="24"/>
          </w:rPr>
          <w:delText>2024</w:delText>
        </w:r>
        <w:r w:rsidDel="00964E30">
          <w:rPr>
            <w:rFonts w:hint="eastAsia"/>
            <w:color w:val="000000" w:themeColor="text1"/>
            <w:szCs w:val="24"/>
          </w:rPr>
          <w:delText>年度、</w:delText>
        </w:r>
        <w:r w:rsidDel="00964E30">
          <w:rPr>
            <w:rFonts w:hint="eastAsia"/>
            <w:color w:val="000000" w:themeColor="text1"/>
            <w:szCs w:val="24"/>
          </w:rPr>
          <w:delText>2025</w:delText>
        </w:r>
        <w:r w:rsidDel="00964E30">
          <w:rPr>
            <w:rFonts w:hint="eastAsia"/>
            <w:color w:val="000000" w:themeColor="text1"/>
            <w:szCs w:val="24"/>
          </w:rPr>
          <w:delText>年度、</w:delText>
        </w:r>
        <w:r w:rsidDel="00964E30">
          <w:rPr>
            <w:rFonts w:hint="eastAsia"/>
            <w:color w:val="000000" w:themeColor="text1"/>
            <w:szCs w:val="24"/>
          </w:rPr>
          <w:delText>2026</w:delText>
        </w:r>
        <w:r w:rsidDel="00964E30">
          <w:rPr>
            <w:rFonts w:hint="eastAsia"/>
            <w:color w:val="000000" w:themeColor="text1"/>
            <w:szCs w:val="24"/>
          </w:rPr>
          <w:delText>年</w:delText>
        </w:r>
        <w:r w:rsidDel="00964E30">
          <w:rPr>
            <w:rFonts w:hint="eastAsia"/>
            <w:color w:val="000000" w:themeColor="text1"/>
            <w:szCs w:val="24"/>
          </w:rPr>
          <w:delText>1-3</w:delText>
        </w:r>
        <w:r w:rsidDel="00964E30">
          <w:rPr>
            <w:rFonts w:hint="eastAsia"/>
            <w:color w:val="000000" w:themeColor="text1"/>
            <w:szCs w:val="24"/>
          </w:rPr>
          <w:delText>月财务数据皆为合并财务报表数据。</w:delText>
        </w:r>
      </w:del>
    </w:p>
    <w:p w14:paraId="6144F64B" w14:textId="6EDCCA88" w:rsidR="005F457E" w:rsidDel="00964E30" w:rsidRDefault="005F457E">
      <w:pPr>
        <w:pStyle w:val="a0"/>
        <w:spacing w:after="0" w:line="240" w:lineRule="auto"/>
        <w:ind w:firstLine="480"/>
        <w:rPr>
          <w:del w:id="1223" w:author="Si-yuan LIU" w:date="2026-07-24T14:26:00Z" w16du:dateUtc="2026-07-24T06:26:00Z"/>
          <w:color w:val="000000" w:themeColor="text1"/>
          <w:szCs w:val="24"/>
        </w:rPr>
      </w:pPr>
    </w:p>
    <w:p w14:paraId="7F05D2B1" w14:textId="195E6EA0" w:rsidR="005F457E" w:rsidDel="00964E30" w:rsidRDefault="00000000">
      <w:pPr>
        <w:spacing w:after="0" w:line="312" w:lineRule="auto"/>
        <w:ind w:firstLine="480"/>
        <w:jc w:val="center"/>
        <w:rPr>
          <w:del w:id="1224" w:author="Si-yuan LIU" w:date="2026-07-24T14:26:00Z" w16du:dateUtc="2026-07-24T06:26:00Z"/>
          <w:color w:val="000000" w:themeColor="text1"/>
          <w:szCs w:val="24"/>
        </w:rPr>
      </w:pPr>
      <w:del w:id="1225" w:author="Si-yuan LIU" w:date="2026-07-24T14:26:00Z" w16du:dateUtc="2026-07-24T06:26:00Z">
        <w:r w:rsidDel="00964E30">
          <w:rPr>
            <w:rFonts w:hint="eastAsia"/>
            <w:color w:val="000000" w:themeColor="text1"/>
            <w:szCs w:val="24"/>
          </w:rPr>
          <w:delText>表</w:delText>
        </w:r>
        <w:r w:rsidDel="00964E30">
          <w:rPr>
            <w:color w:val="000000" w:themeColor="text1"/>
            <w:szCs w:val="24"/>
          </w:rPr>
          <w:delText xml:space="preserve"> </w:delText>
        </w:r>
        <w:r w:rsidDel="00964E30">
          <w:rPr>
            <w:color w:val="000000" w:themeColor="text1"/>
            <w:szCs w:val="24"/>
          </w:rPr>
          <w:fldChar w:fldCharType="begin"/>
        </w:r>
        <w:r w:rsidDel="00964E30">
          <w:rPr>
            <w:color w:val="000000" w:themeColor="text1"/>
            <w:szCs w:val="24"/>
          </w:rPr>
          <w:delInstrText xml:space="preserve"> SEQ </w:delInstrText>
        </w:r>
        <w:r w:rsidDel="00964E30">
          <w:rPr>
            <w:rFonts w:hint="eastAsia"/>
            <w:color w:val="000000" w:themeColor="text1"/>
            <w:szCs w:val="24"/>
          </w:rPr>
          <w:delInstrText>表</w:delInstrText>
        </w:r>
        <w:r w:rsidDel="00964E30">
          <w:rPr>
            <w:color w:val="000000" w:themeColor="text1"/>
            <w:szCs w:val="24"/>
          </w:rPr>
          <w:delInstrText xml:space="preserve"> \* ARABIC </w:delInstrText>
        </w:r>
        <w:r w:rsidDel="00964E30">
          <w:rPr>
            <w:color w:val="000000" w:themeColor="text1"/>
            <w:szCs w:val="24"/>
          </w:rPr>
          <w:fldChar w:fldCharType="separate"/>
        </w:r>
      </w:del>
      <w:ins w:id="1226" w:author="怡然 刘 [2]" w:date="2026-07-08T15:02:00Z">
        <w:del w:id="1227" w:author="Si-yuan LIU" w:date="2026-07-24T14:26:00Z" w16du:dateUtc="2026-07-24T06:26:00Z">
          <w:r w:rsidR="004A5B2B" w:rsidDel="00964E30">
            <w:rPr>
              <w:noProof/>
              <w:color w:val="000000" w:themeColor="text1"/>
              <w:szCs w:val="24"/>
            </w:rPr>
            <w:delText>7</w:delText>
          </w:r>
        </w:del>
      </w:ins>
      <w:ins w:id="1228" w:author="Bentayga-" w:date="2026-07-05T17:09:00Z">
        <w:del w:id="1229" w:author="Si-yuan LIU" w:date="2026-07-24T14:26:00Z" w16du:dateUtc="2026-07-24T06:26:00Z">
          <w:r w:rsidDel="00964E30">
            <w:rPr>
              <w:noProof/>
              <w:color w:val="000000" w:themeColor="text1"/>
              <w:szCs w:val="24"/>
            </w:rPr>
            <w:delText>7</w:delText>
          </w:r>
        </w:del>
      </w:ins>
      <w:del w:id="1230" w:author="Si-yuan LIU" w:date="2026-07-24T14:26:00Z" w16du:dateUtc="2026-07-24T06:26:00Z">
        <w:r w:rsidDel="00964E30">
          <w:rPr>
            <w:noProof/>
            <w:color w:val="000000" w:themeColor="text1"/>
            <w:szCs w:val="24"/>
          </w:rPr>
          <w:delText>7</w:delText>
        </w:r>
        <w:r w:rsidDel="00964E30">
          <w:rPr>
            <w:color w:val="000000" w:themeColor="text1"/>
            <w:szCs w:val="24"/>
          </w:rPr>
          <w:fldChar w:fldCharType="end"/>
        </w:r>
        <w:r w:rsidDel="00964E30">
          <w:rPr>
            <w:color w:val="000000" w:themeColor="text1"/>
            <w:szCs w:val="24"/>
          </w:rPr>
          <w:delText xml:space="preserve"> </w:delText>
        </w:r>
        <w:r w:rsidDel="00964E30">
          <w:rPr>
            <w:rFonts w:hint="eastAsia"/>
            <w:color w:val="000000" w:themeColor="text1"/>
            <w:szCs w:val="24"/>
          </w:rPr>
          <w:delText>原始权益人</w:delText>
        </w:r>
        <w:r w:rsidDel="00964E30">
          <w:rPr>
            <w:color w:val="000000" w:themeColor="text1"/>
            <w:szCs w:val="24"/>
          </w:rPr>
          <w:delText>2</w:delText>
        </w:r>
        <w:r w:rsidDel="00964E30">
          <w:rPr>
            <w:rFonts w:hint="eastAsia"/>
            <w:color w:val="000000" w:themeColor="text1"/>
            <w:szCs w:val="24"/>
          </w:rPr>
          <w:delText>最近</w:delText>
        </w:r>
        <w:r w:rsidDel="00964E30">
          <w:rPr>
            <w:color w:val="000000" w:themeColor="text1"/>
            <w:szCs w:val="24"/>
          </w:rPr>
          <w:delText>3</w:delText>
        </w:r>
        <w:r w:rsidDel="00964E30">
          <w:rPr>
            <w:rFonts w:hint="eastAsia"/>
            <w:color w:val="000000" w:themeColor="text1"/>
            <w:szCs w:val="24"/>
          </w:rPr>
          <w:delText>个会计年度及一期主要财务指标</w:delText>
        </w:r>
      </w:del>
    </w:p>
    <w:tbl>
      <w:tblPr>
        <w:tblStyle w:val="TableGrid"/>
        <w:tblW w:w="5000" w:type="pct"/>
        <w:jc w:val="center"/>
        <w:tblInd w:w="0" w:type="dxa"/>
        <w:tblLayout w:type="fixed"/>
        <w:tblCellMar>
          <w:left w:w="28" w:type="dxa"/>
          <w:right w:w="28" w:type="dxa"/>
        </w:tblCellMar>
        <w:tblLook w:val="04A0" w:firstRow="1" w:lastRow="0" w:firstColumn="1" w:lastColumn="0" w:noHBand="0" w:noVBand="1"/>
      </w:tblPr>
      <w:tblGrid>
        <w:gridCol w:w="1676"/>
        <w:gridCol w:w="1747"/>
        <w:gridCol w:w="1747"/>
        <w:gridCol w:w="1747"/>
        <w:gridCol w:w="1747"/>
      </w:tblGrid>
      <w:tr w:rsidR="005F457E" w:rsidDel="00964E30" w14:paraId="5689C4B3" w14:textId="6F636987">
        <w:trPr>
          <w:trHeight w:val="20"/>
          <w:jc w:val="center"/>
          <w:del w:id="1231" w:author="Si-yuan LIU" w:date="2026-07-24T14:26:00Z" w16du:dateUtc="2026-07-24T06:26:00Z"/>
        </w:trPr>
        <w:tc>
          <w:tcPr>
            <w:tcW w:w="967" w:type="pct"/>
            <w:tcBorders>
              <w:top w:val="single" w:sz="4" w:space="0" w:color="000000"/>
              <w:left w:val="single" w:sz="4" w:space="0" w:color="000000"/>
              <w:bottom w:val="single" w:sz="4" w:space="0" w:color="000000"/>
              <w:right w:val="single" w:sz="4" w:space="0" w:color="000000"/>
            </w:tcBorders>
            <w:vAlign w:val="center"/>
          </w:tcPr>
          <w:p w14:paraId="1D70C15F" w14:textId="3F283CD1" w:rsidR="005F457E" w:rsidDel="00964E30" w:rsidRDefault="00000000">
            <w:pPr>
              <w:autoSpaceDE w:val="0"/>
              <w:autoSpaceDN w:val="0"/>
              <w:snapToGrid w:val="0"/>
              <w:spacing w:after="0" w:line="240" w:lineRule="auto"/>
              <w:ind w:firstLineChars="0" w:firstLine="0"/>
              <w:jc w:val="center"/>
              <w:rPr>
                <w:del w:id="1232" w:author="Si-yuan LIU" w:date="2026-07-24T14:26:00Z" w16du:dateUtc="2026-07-24T06:26:00Z"/>
                <w:b/>
                <w:bCs/>
                <w:color w:val="000000" w:themeColor="text1"/>
                <w:sz w:val="21"/>
                <w:szCs w:val="21"/>
                <w:lang w:eastAsia="en-US"/>
              </w:rPr>
            </w:pPr>
            <w:del w:id="1233" w:author="Si-yuan LIU" w:date="2026-07-24T14:26:00Z" w16du:dateUtc="2026-07-24T06:26:00Z">
              <w:r w:rsidDel="00964E30">
                <w:rPr>
                  <w:rFonts w:hint="eastAsia"/>
                  <w:b/>
                  <w:bCs/>
                  <w:color w:val="000000" w:themeColor="text1"/>
                  <w:sz w:val="21"/>
                  <w:szCs w:val="21"/>
                  <w:lang w:eastAsia="en-US"/>
                </w:rPr>
                <w:delText>（万元、</w:delText>
              </w:r>
              <w:r w:rsidDel="00964E30">
                <w:rPr>
                  <w:b/>
                  <w:bCs/>
                  <w:color w:val="000000" w:themeColor="text1"/>
                  <w:sz w:val="21"/>
                  <w:szCs w:val="21"/>
                  <w:lang w:eastAsia="en-US"/>
                </w:rPr>
                <w:delText>%</w:delText>
              </w:r>
              <w:r w:rsidDel="00964E30">
                <w:rPr>
                  <w:rFonts w:hint="eastAsia"/>
                  <w:b/>
                  <w:bCs/>
                  <w:color w:val="000000" w:themeColor="text1"/>
                  <w:sz w:val="21"/>
                  <w:szCs w:val="21"/>
                  <w:lang w:eastAsia="en-US"/>
                </w:rPr>
                <w:delText>）</w:delText>
              </w:r>
            </w:del>
          </w:p>
        </w:tc>
        <w:tc>
          <w:tcPr>
            <w:tcW w:w="1008" w:type="pct"/>
            <w:tcBorders>
              <w:top w:val="single" w:sz="4" w:space="0" w:color="000000"/>
              <w:left w:val="single" w:sz="4" w:space="0" w:color="000000"/>
              <w:bottom w:val="single" w:sz="4" w:space="0" w:color="000000"/>
              <w:right w:val="single" w:sz="4" w:space="0" w:color="000000"/>
            </w:tcBorders>
            <w:vAlign w:val="center"/>
          </w:tcPr>
          <w:p w14:paraId="09B710BD" w14:textId="5CB61091" w:rsidR="005F457E" w:rsidDel="00964E30" w:rsidRDefault="00000000">
            <w:pPr>
              <w:autoSpaceDE w:val="0"/>
              <w:autoSpaceDN w:val="0"/>
              <w:snapToGrid w:val="0"/>
              <w:spacing w:after="0" w:line="240" w:lineRule="auto"/>
              <w:ind w:firstLineChars="0" w:firstLine="0"/>
              <w:jc w:val="center"/>
              <w:rPr>
                <w:del w:id="1234" w:author="Si-yuan LIU" w:date="2026-07-24T14:26:00Z" w16du:dateUtc="2026-07-24T06:26:00Z"/>
                <w:b/>
                <w:bCs/>
                <w:color w:val="000000" w:themeColor="text1"/>
                <w:sz w:val="21"/>
                <w:szCs w:val="21"/>
                <w:lang w:eastAsia="en-US"/>
              </w:rPr>
            </w:pPr>
            <w:del w:id="1235" w:author="Si-yuan LIU" w:date="2026-07-24T14:26:00Z" w16du:dateUtc="2026-07-24T06:26:00Z">
              <w:r w:rsidDel="00964E30">
                <w:rPr>
                  <w:b/>
                  <w:bCs/>
                  <w:color w:val="000000" w:themeColor="text1"/>
                  <w:sz w:val="21"/>
                  <w:szCs w:val="21"/>
                  <w:lang w:eastAsia="en-US"/>
                </w:rPr>
                <w:delText>2023</w:delText>
              </w:r>
              <w:r w:rsidDel="00964E30">
                <w:rPr>
                  <w:b/>
                  <w:bCs/>
                  <w:color w:val="000000" w:themeColor="text1"/>
                  <w:sz w:val="21"/>
                  <w:szCs w:val="21"/>
                  <w:lang w:eastAsia="en-US"/>
                </w:rPr>
                <w:delText>年</w:delText>
              </w:r>
              <w:r w:rsidDel="00964E30">
                <w:rPr>
                  <w:b/>
                  <w:bCs/>
                  <w:color w:val="000000" w:themeColor="text1"/>
                  <w:sz w:val="21"/>
                  <w:szCs w:val="21"/>
                  <w:lang w:eastAsia="en-US"/>
                </w:rPr>
                <w:delText>/2023</w:delText>
              </w:r>
              <w:r w:rsidDel="00964E30">
                <w:rPr>
                  <w:b/>
                  <w:bCs/>
                  <w:color w:val="000000" w:themeColor="text1"/>
                  <w:sz w:val="21"/>
                  <w:szCs w:val="21"/>
                  <w:lang w:eastAsia="en-US"/>
                </w:rPr>
                <w:delText>年</w:delText>
              </w:r>
              <w:r w:rsidDel="00964E30">
                <w:rPr>
                  <w:b/>
                  <w:bCs/>
                  <w:color w:val="000000" w:themeColor="text1"/>
                  <w:sz w:val="21"/>
                  <w:szCs w:val="21"/>
                  <w:lang w:eastAsia="en-US"/>
                </w:rPr>
                <w:delText>12</w:delText>
              </w:r>
              <w:r w:rsidDel="00964E30">
                <w:rPr>
                  <w:rFonts w:hint="eastAsia"/>
                  <w:b/>
                  <w:bCs/>
                  <w:color w:val="000000" w:themeColor="text1"/>
                  <w:sz w:val="21"/>
                  <w:szCs w:val="21"/>
                  <w:lang w:eastAsia="en-US"/>
                </w:rPr>
                <w:delText>月</w:delText>
              </w:r>
              <w:r w:rsidDel="00964E30">
                <w:rPr>
                  <w:b/>
                  <w:bCs/>
                  <w:color w:val="000000" w:themeColor="text1"/>
                  <w:sz w:val="21"/>
                  <w:szCs w:val="21"/>
                  <w:lang w:eastAsia="en-US"/>
                </w:rPr>
                <w:delText>31</w:delText>
              </w:r>
              <w:r w:rsidDel="00964E30">
                <w:rPr>
                  <w:rFonts w:hint="eastAsia"/>
                  <w:b/>
                  <w:bCs/>
                  <w:color w:val="000000" w:themeColor="text1"/>
                  <w:sz w:val="21"/>
                  <w:szCs w:val="21"/>
                  <w:lang w:eastAsia="en-US"/>
                </w:rPr>
                <w:delText>日</w:delText>
              </w:r>
            </w:del>
          </w:p>
        </w:tc>
        <w:tc>
          <w:tcPr>
            <w:tcW w:w="1008" w:type="pct"/>
            <w:tcBorders>
              <w:top w:val="single" w:sz="4" w:space="0" w:color="000000"/>
              <w:left w:val="single" w:sz="4" w:space="0" w:color="000000"/>
              <w:bottom w:val="single" w:sz="4" w:space="0" w:color="000000"/>
              <w:right w:val="single" w:sz="4" w:space="0" w:color="000000"/>
            </w:tcBorders>
            <w:vAlign w:val="center"/>
          </w:tcPr>
          <w:p w14:paraId="4F09D11D" w14:textId="3C9C1D6F" w:rsidR="005F457E" w:rsidDel="00964E30" w:rsidRDefault="00000000">
            <w:pPr>
              <w:autoSpaceDE w:val="0"/>
              <w:autoSpaceDN w:val="0"/>
              <w:snapToGrid w:val="0"/>
              <w:spacing w:after="0" w:line="240" w:lineRule="auto"/>
              <w:ind w:firstLineChars="0" w:firstLine="0"/>
              <w:jc w:val="center"/>
              <w:rPr>
                <w:del w:id="1236" w:author="Si-yuan LIU" w:date="2026-07-24T14:26:00Z" w16du:dateUtc="2026-07-24T06:26:00Z"/>
                <w:b/>
                <w:bCs/>
                <w:color w:val="000000" w:themeColor="text1"/>
                <w:sz w:val="21"/>
                <w:szCs w:val="21"/>
                <w:lang w:eastAsia="en-US"/>
              </w:rPr>
            </w:pPr>
            <w:del w:id="1237" w:author="Si-yuan LIU" w:date="2026-07-24T14:26:00Z" w16du:dateUtc="2026-07-24T06:26:00Z">
              <w:r w:rsidDel="00964E30">
                <w:rPr>
                  <w:b/>
                  <w:bCs/>
                  <w:color w:val="000000" w:themeColor="text1"/>
                  <w:sz w:val="21"/>
                  <w:szCs w:val="21"/>
                  <w:lang w:eastAsia="en-US"/>
                </w:rPr>
                <w:delText>2024</w:delText>
              </w:r>
              <w:r w:rsidDel="00964E30">
                <w:rPr>
                  <w:b/>
                  <w:bCs/>
                  <w:color w:val="000000" w:themeColor="text1"/>
                  <w:sz w:val="21"/>
                  <w:szCs w:val="21"/>
                  <w:lang w:eastAsia="en-US"/>
                </w:rPr>
                <w:delText>年</w:delText>
              </w:r>
              <w:r w:rsidDel="00964E30">
                <w:rPr>
                  <w:b/>
                  <w:bCs/>
                  <w:color w:val="000000" w:themeColor="text1"/>
                  <w:sz w:val="21"/>
                  <w:szCs w:val="21"/>
                  <w:lang w:eastAsia="en-US"/>
                </w:rPr>
                <w:delText>/2024</w:delText>
              </w:r>
              <w:r w:rsidDel="00964E30">
                <w:rPr>
                  <w:b/>
                  <w:bCs/>
                  <w:color w:val="000000" w:themeColor="text1"/>
                  <w:sz w:val="21"/>
                  <w:szCs w:val="21"/>
                  <w:lang w:eastAsia="en-US"/>
                </w:rPr>
                <w:delText>年</w:delText>
              </w:r>
              <w:r w:rsidDel="00964E30">
                <w:rPr>
                  <w:b/>
                  <w:bCs/>
                  <w:color w:val="000000" w:themeColor="text1"/>
                  <w:sz w:val="21"/>
                  <w:szCs w:val="21"/>
                  <w:lang w:eastAsia="en-US"/>
                </w:rPr>
                <w:delText>12</w:delText>
              </w:r>
              <w:r w:rsidDel="00964E30">
                <w:rPr>
                  <w:rFonts w:hint="eastAsia"/>
                  <w:b/>
                  <w:bCs/>
                  <w:color w:val="000000" w:themeColor="text1"/>
                  <w:sz w:val="21"/>
                  <w:szCs w:val="21"/>
                  <w:lang w:eastAsia="en-US"/>
                </w:rPr>
                <w:delText>月</w:delText>
              </w:r>
              <w:r w:rsidDel="00964E30">
                <w:rPr>
                  <w:b/>
                  <w:bCs/>
                  <w:color w:val="000000" w:themeColor="text1"/>
                  <w:sz w:val="21"/>
                  <w:szCs w:val="21"/>
                  <w:lang w:eastAsia="en-US"/>
                </w:rPr>
                <w:delText>31</w:delText>
              </w:r>
              <w:r w:rsidDel="00964E30">
                <w:rPr>
                  <w:rFonts w:hint="eastAsia"/>
                  <w:b/>
                  <w:bCs/>
                  <w:color w:val="000000" w:themeColor="text1"/>
                  <w:sz w:val="21"/>
                  <w:szCs w:val="21"/>
                  <w:lang w:eastAsia="en-US"/>
                </w:rPr>
                <w:delText>日</w:delText>
              </w:r>
            </w:del>
          </w:p>
        </w:tc>
        <w:tc>
          <w:tcPr>
            <w:tcW w:w="1008" w:type="pct"/>
            <w:tcBorders>
              <w:top w:val="single" w:sz="4" w:space="0" w:color="000000"/>
              <w:left w:val="single" w:sz="4" w:space="0" w:color="000000"/>
              <w:bottom w:val="single" w:sz="4" w:space="0" w:color="000000"/>
              <w:right w:val="single" w:sz="4" w:space="0" w:color="000000"/>
            </w:tcBorders>
            <w:vAlign w:val="center"/>
          </w:tcPr>
          <w:p w14:paraId="46A8370D" w14:textId="39A29096" w:rsidR="005F457E" w:rsidDel="00964E30" w:rsidRDefault="00000000">
            <w:pPr>
              <w:autoSpaceDE w:val="0"/>
              <w:autoSpaceDN w:val="0"/>
              <w:snapToGrid w:val="0"/>
              <w:spacing w:after="0" w:line="240" w:lineRule="auto"/>
              <w:ind w:firstLineChars="0" w:firstLine="0"/>
              <w:jc w:val="center"/>
              <w:rPr>
                <w:del w:id="1238" w:author="Si-yuan LIU" w:date="2026-07-24T14:26:00Z" w16du:dateUtc="2026-07-24T06:26:00Z"/>
                <w:b/>
                <w:bCs/>
                <w:color w:val="000000" w:themeColor="text1"/>
                <w:sz w:val="21"/>
                <w:szCs w:val="21"/>
                <w:lang w:eastAsia="en-US"/>
              </w:rPr>
            </w:pPr>
            <w:del w:id="1239" w:author="Si-yuan LIU" w:date="2026-07-24T14:26:00Z" w16du:dateUtc="2026-07-24T06:26:00Z">
              <w:r w:rsidDel="00964E30">
                <w:rPr>
                  <w:b/>
                  <w:bCs/>
                  <w:color w:val="000000" w:themeColor="text1"/>
                  <w:sz w:val="21"/>
                  <w:szCs w:val="21"/>
                  <w:lang w:eastAsia="en-US"/>
                </w:rPr>
                <w:delText>2025</w:delText>
              </w:r>
              <w:r w:rsidDel="00964E30">
                <w:rPr>
                  <w:b/>
                  <w:bCs/>
                  <w:color w:val="000000" w:themeColor="text1"/>
                  <w:sz w:val="21"/>
                  <w:szCs w:val="21"/>
                  <w:lang w:eastAsia="en-US"/>
                </w:rPr>
                <w:delText>年</w:delText>
              </w:r>
              <w:r w:rsidDel="00964E30">
                <w:rPr>
                  <w:b/>
                  <w:bCs/>
                  <w:color w:val="000000" w:themeColor="text1"/>
                  <w:sz w:val="21"/>
                  <w:szCs w:val="21"/>
                  <w:lang w:eastAsia="en-US"/>
                </w:rPr>
                <w:delText>/2025</w:delText>
              </w:r>
              <w:r w:rsidDel="00964E30">
                <w:rPr>
                  <w:b/>
                  <w:bCs/>
                  <w:color w:val="000000" w:themeColor="text1"/>
                  <w:sz w:val="21"/>
                  <w:szCs w:val="21"/>
                  <w:lang w:eastAsia="en-US"/>
                </w:rPr>
                <w:delText>年</w:delText>
              </w:r>
              <w:r w:rsidDel="00964E30">
                <w:rPr>
                  <w:b/>
                  <w:bCs/>
                  <w:color w:val="000000" w:themeColor="text1"/>
                  <w:sz w:val="21"/>
                  <w:szCs w:val="21"/>
                  <w:lang w:eastAsia="en-US"/>
                </w:rPr>
                <w:delText>12</w:delText>
              </w:r>
              <w:r w:rsidDel="00964E30">
                <w:rPr>
                  <w:rFonts w:hint="eastAsia"/>
                  <w:b/>
                  <w:bCs/>
                  <w:color w:val="000000" w:themeColor="text1"/>
                  <w:sz w:val="21"/>
                  <w:szCs w:val="21"/>
                  <w:lang w:eastAsia="en-US"/>
                </w:rPr>
                <w:delText>月</w:delText>
              </w:r>
              <w:r w:rsidDel="00964E30">
                <w:rPr>
                  <w:b/>
                  <w:bCs/>
                  <w:color w:val="000000" w:themeColor="text1"/>
                  <w:sz w:val="21"/>
                  <w:szCs w:val="21"/>
                  <w:lang w:eastAsia="en-US"/>
                </w:rPr>
                <w:delText>31</w:delText>
              </w:r>
              <w:r w:rsidDel="00964E30">
                <w:rPr>
                  <w:rFonts w:hint="eastAsia"/>
                  <w:b/>
                  <w:bCs/>
                  <w:color w:val="000000" w:themeColor="text1"/>
                  <w:sz w:val="21"/>
                  <w:szCs w:val="21"/>
                  <w:lang w:eastAsia="en-US"/>
                </w:rPr>
                <w:delText>日</w:delText>
              </w:r>
            </w:del>
          </w:p>
        </w:tc>
        <w:tc>
          <w:tcPr>
            <w:tcW w:w="1008" w:type="pct"/>
            <w:tcBorders>
              <w:top w:val="single" w:sz="4" w:space="0" w:color="000000"/>
              <w:left w:val="single" w:sz="4" w:space="0" w:color="000000"/>
              <w:bottom w:val="single" w:sz="4" w:space="0" w:color="000000"/>
              <w:right w:val="single" w:sz="4" w:space="0" w:color="000000"/>
            </w:tcBorders>
          </w:tcPr>
          <w:p w14:paraId="3E54CEAE" w14:textId="0DA433C9" w:rsidR="005F457E" w:rsidDel="00964E30" w:rsidRDefault="00000000">
            <w:pPr>
              <w:autoSpaceDE w:val="0"/>
              <w:autoSpaceDN w:val="0"/>
              <w:snapToGrid w:val="0"/>
              <w:spacing w:after="0" w:line="240" w:lineRule="auto"/>
              <w:ind w:firstLineChars="0" w:firstLine="0"/>
              <w:jc w:val="center"/>
              <w:rPr>
                <w:del w:id="1240" w:author="Si-yuan LIU" w:date="2026-07-24T14:26:00Z" w16du:dateUtc="2026-07-24T06:26:00Z"/>
                <w:b/>
                <w:bCs/>
                <w:color w:val="000000" w:themeColor="text1"/>
                <w:sz w:val="21"/>
                <w:szCs w:val="21"/>
                <w:lang w:eastAsia="en-US"/>
              </w:rPr>
            </w:pPr>
            <w:del w:id="1241" w:author="Si-yuan LIU" w:date="2026-07-24T14:26:00Z" w16du:dateUtc="2026-07-24T06:26:00Z">
              <w:r w:rsidDel="00964E30">
                <w:rPr>
                  <w:b/>
                  <w:bCs/>
                  <w:color w:val="000000" w:themeColor="text1"/>
                  <w:sz w:val="21"/>
                  <w:szCs w:val="21"/>
                  <w:lang w:eastAsia="en-US"/>
                </w:rPr>
                <w:delText>2026</w:delText>
              </w:r>
              <w:r w:rsidDel="00964E30">
                <w:rPr>
                  <w:b/>
                  <w:bCs/>
                  <w:color w:val="000000" w:themeColor="text1"/>
                  <w:sz w:val="21"/>
                  <w:szCs w:val="21"/>
                  <w:lang w:eastAsia="en-US"/>
                </w:rPr>
                <w:delText>年</w:delText>
              </w:r>
              <w:r w:rsidDel="00964E30">
                <w:rPr>
                  <w:b/>
                  <w:bCs/>
                  <w:color w:val="000000" w:themeColor="text1"/>
                  <w:sz w:val="21"/>
                  <w:szCs w:val="21"/>
                  <w:lang w:eastAsia="en-US"/>
                </w:rPr>
                <w:delText>1-3</w:delText>
              </w:r>
              <w:r w:rsidDel="00964E30">
                <w:rPr>
                  <w:b/>
                  <w:bCs/>
                  <w:color w:val="000000" w:themeColor="text1"/>
                  <w:sz w:val="21"/>
                  <w:szCs w:val="21"/>
                  <w:lang w:eastAsia="en-US"/>
                </w:rPr>
                <w:delText>月</w:delText>
              </w:r>
              <w:r w:rsidDel="00964E30">
                <w:rPr>
                  <w:b/>
                  <w:bCs/>
                  <w:color w:val="000000" w:themeColor="text1"/>
                  <w:sz w:val="21"/>
                  <w:szCs w:val="21"/>
                  <w:lang w:eastAsia="en-US"/>
                </w:rPr>
                <w:delText>/2026</w:delText>
              </w:r>
              <w:r w:rsidDel="00964E30">
                <w:rPr>
                  <w:b/>
                  <w:bCs/>
                  <w:color w:val="000000" w:themeColor="text1"/>
                  <w:sz w:val="21"/>
                  <w:szCs w:val="21"/>
                  <w:lang w:eastAsia="en-US"/>
                </w:rPr>
                <w:delText>年</w:delText>
              </w:r>
              <w:r w:rsidDel="00964E30">
                <w:rPr>
                  <w:b/>
                  <w:bCs/>
                  <w:color w:val="000000" w:themeColor="text1"/>
                  <w:sz w:val="21"/>
                  <w:szCs w:val="21"/>
                  <w:lang w:eastAsia="en-US"/>
                </w:rPr>
                <w:delText>3</w:delText>
              </w:r>
              <w:r w:rsidDel="00964E30">
                <w:rPr>
                  <w:b/>
                  <w:bCs/>
                  <w:color w:val="000000" w:themeColor="text1"/>
                  <w:sz w:val="21"/>
                  <w:szCs w:val="21"/>
                  <w:lang w:eastAsia="en-US"/>
                </w:rPr>
                <w:delText>月</w:delText>
              </w:r>
              <w:r w:rsidDel="00964E30">
                <w:rPr>
                  <w:b/>
                  <w:bCs/>
                  <w:color w:val="000000" w:themeColor="text1"/>
                  <w:sz w:val="21"/>
                  <w:szCs w:val="21"/>
                  <w:lang w:eastAsia="en-US"/>
                </w:rPr>
                <w:delText>31</w:delText>
              </w:r>
              <w:r w:rsidDel="00964E30">
                <w:rPr>
                  <w:b/>
                  <w:bCs/>
                  <w:color w:val="000000" w:themeColor="text1"/>
                  <w:sz w:val="21"/>
                  <w:szCs w:val="21"/>
                  <w:lang w:eastAsia="en-US"/>
                </w:rPr>
                <w:delText>日</w:delText>
              </w:r>
            </w:del>
          </w:p>
        </w:tc>
      </w:tr>
      <w:tr w:rsidR="005F457E" w:rsidDel="00964E30" w14:paraId="5697781D" w14:textId="74DAE1CC">
        <w:trPr>
          <w:trHeight w:val="20"/>
          <w:jc w:val="center"/>
          <w:del w:id="1242" w:author="Si-yuan LIU" w:date="2026-07-24T14:26:00Z" w16du:dateUtc="2026-07-24T06:26:00Z"/>
        </w:trPr>
        <w:tc>
          <w:tcPr>
            <w:tcW w:w="967" w:type="pct"/>
            <w:tcBorders>
              <w:top w:val="single" w:sz="4" w:space="0" w:color="000000"/>
              <w:left w:val="single" w:sz="4" w:space="0" w:color="000000"/>
              <w:bottom w:val="single" w:sz="4" w:space="0" w:color="000000"/>
              <w:right w:val="single" w:sz="4" w:space="0" w:color="000000"/>
            </w:tcBorders>
            <w:vAlign w:val="center"/>
          </w:tcPr>
          <w:p w14:paraId="7E4BD88C" w14:textId="13861932" w:rsidR="005F457E" w:rsidDel="00964E30" w:rsidRDefault="00000000">
            <w:pPr>
              <w:autoSpaceDE w:val="0"/>
              <w:autoSpaceDN w:val="0"/>
              <w:snapToGrid w:val="0"/>
              <w:spacing w:after="0" w:line="240" w:lineRule="auto"/>
              <w:ind w:firstLineChars="0" w:firstLine="0"/>
              <w:jc w:val="left"/>
              <w:rPr>
                <w:del w:id="1243" w:author="Si-yuan LIU" w:date="2026-07-24T14:26:00Z" w16du:dateUtc="2026-07-24T06:26:00Z"/>
                <w:color w:val="000000" w:themeColor="text1"/>
                <w:sz w:val="21"/>
                <w:szCs w:val="21"/>
                <w:lang w:eastAsia="en-US"/>
              </w:rPr>
            </w:pPr>
            <w:del w:id="1244" w:author="Si-yuan LIU" w:date="2026-07-24T14:26:00Z" w16du:dateUtc="2026-07-24T06:26:00Z">
              <w:r w:rsidDel="00964E30">
                <w:rPr>
                  <w:rFonts w:hint="eastAsia"/>
                  <w:color w:val="000000" w:themeColor="text1"/>
                  <w:sz w:val="21"/>
                  <w:szCs w:val="21"/>
                  <w:lang w:eastAsia="en-US"/>
                </w:rPr>
                <w:delText>总资产</w:delText>
              </w:r>
            </w:del>
          </w:p>
        </w:tc>
        <w:tc>
          <w:tcPr>
            <w:tcW w:w="1008" w:type="pct"/>
            <w:tcBorders>
              <w:top w:val="single" w:sz="4" w:space="0" w:color="000000"/>
              <w:left w:val="single" w:sz="4" w:space="0" w:color="000000"/>
              <w:bottom w:val="single" w:sz="4" w:space="0" w:color="000000"/>
              <w:right w:val="single" w:sz="4" w:space="0" w:color="000000"/>
            </w:tcBorders>
            <w:vAlign w:val="center"/>
          </w:tcPr>
          <w:p w14:paraId="3EBF64AD" w14:textId="6B468158" w:rsidR="005F457E" w:rsidDel="00964E30" w:rsidRDefault="00000000">
            <w:pPr>
              <w:autoSpaceDE w:val="0"/>
              <w:autoSpaceDN w:val="0"/>
              <w:snapToGrid w:val="0"/>
              <w:spacing w:after="0" w:line="240" w:lineRule="auto"/>
              <w:ind w:firstLineChars="0" w:firstLine="0"/>
              <w:jc w:val="right"/>
              <w:rPr>
                <w:del w:id="1245" w:author="Si-yuan LIU" w:date="2026-07-24T14:26:00Z" w16du:dateUtc="2026-07-24T06:26:00Z"/>
                <w:color w:val="000000" w:themeColor="text1"/>
                <w:sz w:val="21"/>
                <w:szCs w:val="21"/>
                <w:lang w:eastAsia="en-US"/>
              </w:rPr>
            </w:pPr>
            <w:del w:id="1246" w:author="Si-yuan LIU" w:date="2026-07-24T14:26:00Z" w16du:dateUtc="2026-07-24T06:26:00Z">
              <w:r w:rsidDel="00964E30">
                <w:rPr>
                  <w:color w:val="000000" w:themeColor="text1"/>
                  <w:sz w:val="21"/>
                  <w:szCs w:val="21"/>
                  <w:lang w:eastAsia="en-US"/>
                </w:rPr>
                <w:delText>249,114.11</w:delText>
              </w:r>
            </w:del>
          </w:p>
        </w:tc>
        <w:tc>
          <w:tcPr>
            <w:tcW w:w="1008" w:type="pct"/>
            <w:tcBorders>
              <w:top w:val="single" w:sz="4" w:space="0" w:color="000000"/>
              <w:left w:val="single" w:sz="4" w:space="0" w:color="000000"/>
              <w:bottom w:val="single" w:sz="4" w:space="0" w:color="000000"/>
              <w:right w:val="single" w:sz="4" w:space="0" w:color="auto"/>
            </w:tcBorders>
            <w:vAlign w:val="center"/>
          </w:tcPr>
          <w:p w14:paraId="4F861764" w14:textId="5B9196B3" w:rsidR="005F457E" w:rsidDel="00964E30" w:rsidRDefault="00000000">
            <w:pPr>
              <w:autoSpaceDE w:val="0"/>
              <w:autoSpaceDN w:val="0"/>
              <w:snapToGrid w:val="0"/>
              <w:spacing w:after="0" w:line="240" w:lineRule="auto"/>
              <w:ind w:firstLineChars="0" w:firstLine="0"/>
              <w:jc w:val="right"/>
              <w:rPr>
                <w:del w:id="1247" w:author="Si-yuan LIU" w:date="2026-07-24T14:26:00Z" w16du:dateUtc="2026-07-24T06:26:00Z"/>
                <w:color w:val="000000" w:themeColor="text1"/>
                <w:sz w:val="21"/>
                <w:szCs w:val="21"/>
                <w:lang w:eastAsia="en-US"/>
              </w:rPr>
            </w:pPr>
            <w:del w:id="1248" w:author="Si-yuan LIU" w:date="2026-07-24T14:26:00Z" w16du:dateUtc="2026-07-24T06:26:00Z">
              <w:r w:rsidDel="00964E30">
                <w:rPr>
                  <w:color w:val="000000" w:themeColor="text1"/>
                  <w:sz w:val="21"/>
                  <w:szCs w:val="21"/>
                  <w:lang w:eastAsia="en-US"/>
                </w:rPr>
                <w:delText>310,010.33</w:delText>
              </w:r>
            </w:del>
          </w:p>
        </w:tc>
        <w:tc>
          <w:tcPr>
            <w:tcW w:w="1008" w:type="pct"/>
            <w:tcBorders>
              <w:top w:val="single" w:sz="4" w:space="0" w:color="auto"/>
              <w:left w:val="single" w:sz="4" w:space="0" w:color="auto"/>
              <w:bottom w:val="single" w:sz="4" w:space="0" w:color="auto"/>
              <w:right w:val="single" w:sz="4" w:space="0" w:color="auto"/>
            </w:tcBorders>
            <w:vAlign w:val="center"/>
          </w:tcPr>
          <w:p w14:paraId="663C294C" w14:textId="0BADD41D" w:rsidR="005F457E" w:rsidDel="00964E30" w:rsidRDefault="00000000">
            <w:pPr>
              <w:autoSpaceDE w:val="0"/>
              <w:autoSpaceDN w:val="0"/>
              <w:snapToGrid w:val="0"/>
              <w:spacing w:after="0" w:line="240" w:lineRule="auto"/>
              <w:ind w:firstLineChars="0" w:firstLine="0"/>
              <w:jc w:val="right"/>
              <w:rPr>
                <w:del w:id="1249" w:author="Si-yuan LIU" w:date="2026-07-24T14:26:00Z" w16du:dateUtc="2026-07-24T06:26:00Z"/>
                <w:color w:val="000000" w:themeColor="text1"/>
                <w:sz w:val="21"/>
                <w:szCs w:val="21"/>
                <w:lang w:eastAsia="en-US"/>
              </w:rPr>
            </w:pPr>
            <w:del w:id="1250" w:author="Si-yuan LIU" w:date="2026-07-24T14:26:00Z" w16du:dateUtc="2026-07-24T06:26:00Z">
              <w:r w:rsidDel="00964E30">
                <w:rPr>
                  <w:color w:val="000000" w:themeColor="text1"/>
                  <w:sz w:val="21"/>
                  <w:szCs w:val="21"/>
                  <w:lang w:eastAsia="en-US"/>
                </w:rPr>
                <w:delText>444</w:delText>
              </w:r>
              <w:r w:rsidDel="00964E30">
                <w:rPr>
                  <w:rFonts w:hint="eastAsia"/>
                  <w:color w:val="000000" w:themeColor="text1"/>
                  <w:sz w:val="21"/>
                  <w:szCs w:val="21"/>
                </w:rPr>
                <w:delText>,</w:delText>
              </w:r>
              <w:r w:rsidDel="00964E30">
                <w:rPr>
                  <w:color w:val="000000" w:themeColor="text1"/>
                  <w:sz w:val="21"/>
                  <w:szCs w:val="21"/>
                  <w:lang w:eastAsia="en-US"/>
                </w:rPr>
                <w:delText xml:space="preserve">858.99 </w:delText>
              </w:r>
            </w:del>
          </w:p>
        </w:tc>
        <w:tc>
          <w:tcPr>
            <w:tcW w:w="1008" w:type="pct"/>
            <w:tcBorders>
              <w:top w:val="single" w:sz="4" w:space="0" w:color="auto"/>
              <w:left w:val="single" w:sz="4" w:space="0" w:color="auto"/>
              <w:bottom w:val="single" w:sz="4" w:space="0" w:color="auto"/>
              <w:right w:val="single" w:sz="4" w:space="0" w:color="auto"/>
            </w:tcBorders>
            <w:vAlign w:val="center"/>
          </w:tcPr>
          <w:p w14:paraId="2D093DE0" w14:textId="27F17324" w:rsidR="005F457E" w:rsidDel="00964E30" w:rsidRDefault="00000000">
            <w:pPr>
              <w:autoSpaceDE w:val="0"/>
              <w:autoSpaceDN w:val="0"/>
              <w:snapToGrid w:val="0"/>
              <w:spacing w:after="0" w:line="240" w:lineRule="auto"/>
              <w:ind w:firstLineChars="0" w:firstLine="0"/>
              <w:jc w:val="right"/>
              <w:rPr>
                <w:del w:id="1251" w:author="Si-yuan LIU" w:date="2026-07-24T14:26:00Z" w16du:dateUtc="2026-07-24T06:26:00Z"/>
                <w:color w:val="000000" w:themeColor="text1"/>
                <w:sz w:val="21"/>
                <w:szCs w:val="21"/>
                <w:lang w:eastAsia="en-US"/>
              </w:rPr>
            </w:pPr>
            <w:del w:id="1252" w:author="Si-yuan LIU" w:date="2026-07-24T14:26:00Z" w16du:dateUtc="2026-07-24T06:26:00Z">
              <w:r w:rsidDel="00964E30">
                <w:rPr>
                  <w:color w:val="000000" w:themeColor="text1"/>
                  <w:sz w:val="21"/>
                  <w:szCs w:val="21"/>
                  <w:lang w:eastAsia="en-US"/>
                </w:rPr>
                <w:delText>459,737.94</w:delText>
              </w:r>
            </w:del>
          </w:p>
        </w:tc>
      </w:tr>
      <w:tr w:rsidR="005F457E" w:rsidDel="00964E30" w14:paraId="523AB7B2" w14:textId="17C11B2C">
        <w:trPr>
          <w:trHeight w:val="20"/>
          <w:jc w:val="center"/>
          <w:del w:id="1253" w:author="Si-yuan LIU" w:date="2026-07-24T14:26:00Z" w16du:dateUtc="2026-07-24T06:26:00Z"/>
        </w:trPr>
        <w:tc>
          <w:tcPr>
            <w:tcW w:w="967" w:type="pct"/>
            <w:tcBorders>
              <w:top w:val="single" w:sz="4" w:space="0" w:color="000000"/>
              <w:left w:val="single" w:sz="4" w:space="0" w:color="000000"/>
              <w:bottom w:val="single" w:sz="4" w:space="0" w:color="000000"/>
              <w:right w:val="single" w:sz="4" w:space="0" w:color="000000"/>
            </w:tcBorders>
            <w:vAlign w:val="center"/>
          </w:tcPr>
          <w:p w14:paraId="0BE7E427" w14:textId="29EC5216" w:rsidR="005F457E" w:rsidDel="00964E30" w:rsidRDefault="00000000">
            <w:pPr>
              <w:autoSpaceDE w:val="0"/>
              <w:autoSpaceDN w:val="0"/>
              <w:snapToGrid w:val="0"/>
              <w:spacing w:after="0" w:line="240" w:lineRule="auto"/>
              <w:ind w:firstLineChars="0" w:firstLine="0"/>
              <w:jc w:val="left"/>
              <w:rPr>
                <w:del w:id="1254" w:author="Si-yuan LIU" w:date="2026-07-24T14:26:00Z" w16du:dateUtc="2026-07-24T06:26:00Z"/>
                <w:color w:val="000000" w:themeColor="text1"/>
                <w:sz w:val="21"/>
                <w:szCs w:val="21"/>
                <w:lang w:eastAsia="en-US"/>
              </w:rPr>
            </w:pPr>
            <w:del w:id="1255" w:author="Si-yuan LIU" w:date="2026-07-24T14:26:00Z" w16du:dateUtc="2026-07-24T06:26:00Z">
              <w:r w:rsidDel="00964E30">
                <w:rPr>
                  <w:rFonts w:hint="eastAsia"/>
                  <w:color w:val="000000" w:themeColor="text1"/>
                  <w:sz w:val="21"/>
                  <w:szCs w:val="21"/>
                  <w:lang w:eastAsia="en-US"/>
                </w:rPr>
                <w:delText>总负债</w:delText>
              </w:r>
            </w:del>
          </w:p>
        </w:tc>
        <w:tc>
          <w:tcPr>
            <w:tcW w:w="1008" w:type="pct"/>
            <w:tcBorders>
              <w:top w:val="single" w:sz="4" w:space="0" w:color="000000"/>
              <w:left w:val="single" w:sz="4" w:space="0" w:color="000000"/>
              <w:bottom w:val="single" w:sz="4" w:space="0" w:color="000000"/>
              <w:right w:val="single" w:sz="4" w:space="0" w:color="000000"/>
            </w:tcBorders>
            <w:vAlign w:val="center"/>
          </w:tcPr>
          <w:p w14:paraId="5A286A0F" w14:textId="669030B2" w:rsidR="005F457E" w:rsidDel="00964E30" w:rsidRDefault="00000000">
            <w:pPr>
              <w:autoSpaceDE w:val="0"/>
              <w:autoSpaceDN w:val="0"/>
              <w:snapToGrid w:val="0"/>
              <w:spacing w:after="0" w:line="240" w:lineRule="auto"/>
              <w:ind w:firstLineChars="0" w:firstLine="0"/>
              <w:jc w:val="right"/>
              <w:rPr>
                <w:del w:id="1256" w:author="Si-yuan LIU" w:date="2026-07-24T14:26:00Z" w16du:dateUtc="2026-07-24T06:26:00Z"/>
                <w:color w:val="000000" w:themeColor="text1"/>
                <w:sz w:val="21"/>
                <w:szCs w:val="21"/>
                <w:lang w:eastAsia="en-US"/>
              </w:rPr>
            </w:pPr>
            <w:del w:id="1257" w:author="Si-yuan LIU" w:date="2026-07-24T14:26:00Z" w16du:dateUtc="2026-07-24T06:26:00Z">
              <w:r w:rsidDel="00964E30">
                <w:rPr>
                  <w:color w:val="000000" w:themeColor="text1"/>
                  <w:sz w:val="21"/>
                  <w:szCs w:val="21"/>
                  <w:lang w:eastAsia="en-US"/>
                </w:rPr>
                <w:delText>211,677.98</w:delText>
              </w:r>
            </w:del>
          </w:p>
        </w:tc>
        <w:tc>
          <w:tcPr>
            <w:tcW w:w="1008" w:type="pct"/>
            <w:tcBorders>
              <w:top w:val="single" w:sz="4" w:space="0" w:color="000000"/>
              <w:left w:val="single" w:sz="4" w:space="0" w:color="000000"/>
              <w:bottom w:val="single" w:sz="4" w:space="0" w:color="000000"/>
              <w:right w:val="single" w:sz="4" w:space="0" w:color="auto"/>
            </w:tcBorders>
            <w:vAlign w:val="center"/>
          </w:tcPr>
          <w:p w14:paraId="5B799CA3" w14:textId="240AC1C0" w:rsidR="005F457E" w:rsidDel="00964E30" w:rsidRDefault="00000000">
            <w:pPr>
              <w:autoSpaceDE w:val="0"/>
              <w:autoSpaceDN w:val="0"/>
              <w:snapToGrid w:val="0"/>
              <w:spacing w:after="0" w:line="240" w:lineRule="auto"/>
              <w:ind w:firstLineChars="0" w:firstLine="0"/>
              <w:jc w:val="right"/>
              <w:rPr>
                <w:del w:id="1258" w:author="Si-yuan LIU" w:date="2026-07-24T14:26:00Z" w16du:dateUtc="2026-07-24T06:26:00Z"/>
                <w:color w:val="000000" w:themeColor="text1"/>
                <w:sz w:val="21"/>
                <w:szCs w:val="21"/>
                <w:lang w:eastAsia="en-US"/>
              </w:rPr>
            </w:pPr>
            <w:del w:id="1259" w:author="Si-yuan LIU" w:date="2026-07-24T14:26:00Z" w16du:dateUtc="2026-07-24T06:26:00Z">
              <w:r w:rsidDel="00964E30">
                <w:rPr>
                  <w:color w:val="000000" w:themeColor="text1"/>
                  <w:sz w:val="21"/>
                  <w:szCs w:val="21"/>
                  <w:lang w:eastAsia="en-US"/>
                </w:rPr>
                <w:delText>261,348.47</w:delText>
              </w:r>
            </w:del>
          </w:p>
        </w:tc>
        <w:tc>
          <w:tcPr>
            <w:tcW w:w="1008" w:type="pct"/>
            <w:tcBorders>
              <w:top w:val="single" w:sz="4" w:space="0" w:color="auto"/>
              <w:left w:val="single" w:sz="4" w:space="0" w:color="auto"/>
              <w:bottom w:val="single" w:sz="4" w:space="0" w:color="auto"/>
              <w:right w:val="single" w:sz="4" w:space="0" w:color="auto"/>
            </w:tcBorders>
            <w:vAlign w:val="center"/>
          </w:tcPr>
          <w:p w14:paraId="637AF53A" w14:textId="62F13443" w:rsidR="005F457E" w:rsidDel="00964E30" w:rsidRDefault="00000000">
            <w:pPr>
              <w:autoSpaceDE w:val="0"/>
              <w:autoSpaceDN w:val="0"/>
              <w:snapToGrid w:val="0"/>
              <w:spacing w:after="0" w:line="240" w:lineRule="auto"/>
              <w:ind w:firstLineChars="0" w:firstLine="0"/>
              <w:jc w:val="right"/>
              <w:rPr>
                <w:del w:id="1260" w:author="Si-yuan LIU" w:date="2026-07-24T14:26:00Z" w16du:dateUtc="2026-07-24T06:26:00Z"/>
                <w:color w:val="000000" w:themeColor="text1"/>
                <w:sz w:val="21"/>
                <w:szCs w:val="21"/>
                <w:lang w:eastAsia="en-US"/>
              </w:rPr>
            </w:pPr>
            <w:del w:id="1261" w:author="Si-yuan LIU" w:date="2026-07-24T14:26:00Z" w16du:dateUtc="2026-07-24T06:26:00Z">
              <w:r w:rsidDel="00964E30">
                <w:rPr>
                  <w:color w:val="000000" w:themeColor="text1"/>
                  <w:sz w:val="21"/>
                  <w:szCs w:val="21"/>
                  <w:lang w:eastAsia="en-US"/>
                </w:rPr>
                <w:delText>334</w:delText>
              </w:r>
              <w:r w:rsidDel="00964E30">
                <w:rPr>
                  <w:rFonts w:hint="eastAsia"/>
                  <w:color w:val="000000" w:themeColor="text1"/>
                  <w:sz w:val="21"/>
                  <w:szCs w:val="21"/>
                </w:rPr>
                <w:delText>,</w:delText>
              </w:r>
              <w:r w:rsidDel="00964E30">
                <w:rPr>
                  <w:color w:val="000000" w:themeColor="text1"/>
                  <w:sz w:val="21"/>
                  <w:szCs w:val="21"/>
                  <w:lang w:eastAsia="en-US"/>
                </w:rPr>
                <w:delText>849.11</w:delText>
              </w:r>
            </w:del>
          </w:p>
        </w:tc>
        <w:tc>
          <w:tcPr>
            <w:tcW w:w="1008" w:type="pct"/>
            <w:tcBorders>
              <w:top w:val="single" w:sz="4" w:space="0" w:color="auto"/>
              <w:left w:val="single" w:sz="4" w:space="0" w:color="auto"/>
              <w:bottom w:val="single" w:sz="4" w:space="0" w:color="auto"/>
              <w:right w:val="single" w:sz="4" w:space="0" w:color="auto"/>
            </w:tcBorders>
            <w:vAlign w:val="center"/>
          </w:tcPr>
          <w:p w14:paraId="7F1E8E01" w14:textId="68D6E94D" w:rsidR="005F457E" w:rsidDel="00964E30" w:rsidRDefault="00000000">
            <w:pPr>
              <w:autoSpaceDE w:val="0"/>
              <w:autoSpaceDN w:val="0"/>
              <w:snapToGrid w:val="0"/>
              <w:spacing w:after="0" w:line="240" w:lineRule="auto"/>
              <w:ind w:firstLineChars="0" w:firstLine="0"/>
              <w:jc w:val="right"/>
              <w:rPr>
                <w:del w:id="1262" w:author="Si-yuan LIU" w:date="2026-07-24T14:26:00Z" w16du:dateUtc="2026-07-24T06:26:00Z"/>
                <w:color w:val="000000" w:themeColor="text1"/>
                <w:sz w:val="21"/>
                <w:szCs w:val="21"/>
                <w:lang w:eastAsia="en-US"/>
              </w:rPr>
            </w:pPr>
            <w:del w:id="1263" w:author="Si-yuan LIU" w:date="2026-07-24T14:26:00Z" w16du:dateUtc="2026-07-24T06:26:00Z">
              <w:r w:rsidDel="00964E30">
                <w:rPr>
                  <w:color w:val="000000" w:themeColor="text1"/>
                  <w:sz w:val="21"/>
                  <w:szCs w:val="21"/>
                  <w:lang w:eastAsia="en-US"/>
                </w:rPr>
                <w:delText>339,313.69</w:delText>
              </w:r>
            </w:del>
          </w:p>
        </w:tc>
      </w:tr>
      <w:tr w:rsidR="005F457E" w:rsidDel="00964E30" w14:paraId="40A1FE2E" w14:textId="03BA563E">
        <w:trPr>
          <w:trHeight w:val="20"/>
          <w:jc w:val="center"/>
          <w:del w:id="1264" w:author="Si-yuan LIU" w:date="2026-07-24T14:26:00Z" w16du:dateUtc="2026-07-24T06:26:00Z"/>
        </w:trPr>
        <w:tc>
          <w:tcPr>
            <w:tcW w:w="967" w:type="pct"/>
            <w:tcBorders>
              <w:top w:val="single" w:sz="4" w:space="0" w:color="000000"/>
              <w:left w:val="single" w:sz="4" w:space="0" w:color="000000"/>
              <w:bottom w:val="single" w:sz="4" w:space="0" w:color="000000"/>
              <w:right w:val="single" w:sz="4" w:space="0" w:color="000000"/>
            </w:tcBorders>
            <w:vAlign w:val="center"/>
          </w:tcPr>
          <w:p w14:paraId="31A600E8" w14:textId="2C795F66" w:rsidR="005F457E" w:rsidDel="00964E30" w:rsidRDefault="00000000">
            <w:pPr>
              <w:autoSpaceDE w:val="0"/>
              <w:autoSpaceDN w:val="0"/>
              <w:snapToGrid w:val="0"/>
              <w:spacing w:after="0" w:line="240" w:lineRule="auto"/>
              <w:ind w:firstLineChars="0" w:firstLine="0"/>
              <w:jc w:val="left"/>
              <w:rPr>
                <w:del w:id="1265" w:author="Si-yuan LIU" w:date="2026-07-24T14:26:00Z" w16du:dateUtc="2026-07-24T06:26:00Z"/>
                <w:color w:val="000000" w:themeColor="text1"/>
                <w:sz w:val="21"/>
                <w:szCs w:val="21"/>
                <w:lang w:eastAsia="en-US"/>
              </w:rPr>
            </w:pPr>
            <w:del w:id="1266" w:author="Si-yuan LIU" w:date="2026-07-24T14:26:00Z" w16du:dateUtc="2026-07-24T06:26:00Z">
              <w:r w:rsidDel="00964E30">
                <w:rPr>
                  <w:rFonts w:hint="eastAsia"/>
                  <w:color w:val="000000" w:themeColor="text1"/>
                  <w:sz w:val="21"/>
                  <w:szCs w:val="21"/>
                  <w:lang w:eastAsia="en-US"/>
                </w:rPr>
                <w:delText>资产负债率</w:delText>
              </w:r>
            </w:del>
          </w:p>
        </w:tc>
        <w:tc>
          <w:tcPr>
            <w:tcW w:w="1008" w:type="pct"/>
            <w:tcBorders>
              <w:top w:val="single" w:sz="4" w:space="0" w:color="000000"/>
              <w:left w:val="single" w:sz="4" w:space="0" w:color="000000"/>
              <w:bottom w:val="single" w:sz="4" w:space="0" w:color="000000"/>
              <w:right w:val="single" w:sz="4" w:space="0" w:color="000000"/>
            </w:tcBorders>
            <w:vAlign w:val="center"/>
          </w:tcPr>
          <w:p w14:paraId="487D8492" w14:textId="09664DEB" w:rsidR="005F457E" w:rsidDel="00964E30" w:rsidRDefault="00000000">
            <w:pPr>
              <w:autoSpaceDE w:val="0"/>
              <w:autoSpaceDN w:val="0"/>
              <w:snapToGrid w:val="0"/>
              <w:spacing w:after="0" w:line="240" w:lineRule="auto"/>
              <w:ind w:firstLineChars="0" w:firstLine="0"/>
              <w:jc w:val="right"/>
              <w:rPr>
                <w:del w:id="1267" w:author="Si-yuan LIU" w:date="2026-07-24T14:26:00Z" w16du:dateUtc="2026-07-24T06:26:00Z"/>
                <w:color w:val="000000" w:themeColor="text1"/>
                <w:sz w:val="21"/>
                <w:szCs w:val="21"/>
                <w:lang w:eastAsia="en-US"/>
              </w:rPr>
            </w:pPr>
            <w:del w:id="1268" w:author="Si-yuan LIU" w:date="2026-07-24T14:26:00Z" w16du:dateUtc="2026-07-24T06:26:00Z">
              <w:r w:rsidDel="00964E30">
                <w:rPr>
                  <w:color w:val="000000" w:themeColor="text1"/>
                  <w:sz w:val="21"/>
                  <w:szCs w:val="21"/>
                  <w:lang w:eastAsia="en-US"/>
                </w:rPr>
                <w:delText>84.97</w:delText>
              </w:r>
            </w:del>
          </w:p>
        </w:tc>
        <w:tc>
          <w:tcPr>
            <w:tcW w:w="1008" w:type="pct"/>
            <w:tcBorders>
              <w:top w:val="single" w:sz="4" w:space="0" w:color="000000"/>
              <w:left w:val="single" w:sz="4" w:space="0" w:color="000000"/>
              <w:bottom w:val="single" w:sz="4" w:space="0" w:color="000000"/>
              <w:right w:val="single" w:sz="4" w:space="0" w:color="auto"/>
            </w:tcBorders>
            <w:vAlign w:val="center"/>
          </w:tcPr>
          <w:p w14:paraId="1253A909" w14:textId="73C1CA66" w:rsidR="005F457E" w:rsidDel="00964E30" w:rsidRDefault="00000000">
            <w:pPr>
              <w:autoSpaceDE w:val="0"/>
              <w:autoSpaceDN w:val="0"/>
              <w:snapToGrid w:val="0"/>
              <w:spacing w:after="0" w:line="240" w:lineRule="auto"/>
              <w:ind w:firstLineChars="0" w:firstLine="0"/>
              <w:jc w:val="right"/>
              <w:rPr>
                <w:del w:id="1269" w:author="Si-yuan LIU" w:date="2026-07-24T14:26:00Z" w16du:dateUtc="2026-07-24T06:26:00Z"/>
                <w:color w:val="000000" w:themeColor="text1"/>
                <w:sz w:val="21"/>
                <w:szCs w:val="21"/>
                <w:lang w:eastAsia="en-US"/>
              </w:rPr>
            </w:pPr>
            <w:del w:id="1270" w:author="Si-yuan LIU" w:date="2026-07-24T14:26:00Z" w16du:dateUtc="2026-07-24T06:26:00Z">
              <w:r w:rsidDel="00964E30">
                <w:rPr>
                  <w:color w:val="000000" w:themeColor="text1"/>
                  <w:sz w:val="21"/>
                  <w:szCs w:val="21"/>
                  <w:lang w:eastAsia="en-US"/>
                </w:rPr>
                <w:delText>84.30</w:delText>
              </w:r>
            </w:del>
          </w:p>
        </w:tc>
        <w:tc>
          <w:tcPr>
            <w:tcW w:w="1008" w:type="pct"/>
            <w:tcBorders>
              <w:top w:val="single" w:sz="4" w:space="0" w:color="auto"/>
              <w:left w:val="single" w:sz="4" w:space="0" w:color="auto"/>
              <w:bottom w:val="single" w:sz="4" w:space="0" w:color="auto"/>
              <w:right w:val="single" w:sz="4" w:space="0" w:color="auto"/>
            </w:tcBorders>
            <w:vAlign w:val="center"/>
          </w:tcPr>
          <w:p w14:paraId="2E888980" w14:textId="4F18BBC7" w:rsidR="005F457E" w:rsidDel="00964E30" w:rsidRDefault="00000000">
            <w:pPr>
              <w:autoSpaceDE w:val="0"/>
              <w:autoSpaceDN w:val="0"/>
              <w:snapToGrid w:val="0"/>
              <w:spacing w:after="0" w:line="240" w:lineRule="auto"/>
              <w:ind w:firstLineChars="0" w:firstLine="0"/>
              <w:jc w:val="right"/>
              <w:rPr>
                <w:del w:id="1271" w:author="Si-yuan LIU" w:date="2026-07-24T14:26:00Z" w16du:dateUtc="2026-07-24T06:26:00Z"/>
                <w:color w:val="000000" w:themeColor="text1"/>
                <w:sz w:val="21"/>
                <w:szCs w:val="21"/>
                <w:lang w:eastAsia="en-US"/>
              </w:rPr>
            </w:pPr>
            <w:del w:id="1272" w:author="Si-yuan LIU" w:date="2026-07-24T14:26:00Z" w16du:dateUtc="2026-07-24T06:26:00Z">
              <w:r w:rsidDel="00964E30">
                <w:rPr>
                  <w:color w:val="000000" w:themeColor="text1"/>
                  <w:sz w:val="21"/>
                  <w:szCs w:val="21"/>
                </w:rPr>
                <w:delText>75.27</w:delText>
              </w:r>
            </w:del>
          </w:p>
        </w:tc>
        <w:tc>
          <w:tcPr>
            <w:tcW w:w="1008" w:type="pct"/>
            <w:tcBorders>
              <w:top w:val="single" w:sz="4" w:space="0" w:color="auto"/>
              <w:left w:val="single" w:sz="4" w:space="0" w:color="auto"/>
              <w:bottom w:val="single" w:sz="4" w:space="0" w:color="auto"/>
              <w:right w:val="single" w:sz="4" w:space="0" w:color="auto"/>
            </w:tcBorders>
            <w:vAlign w:val="center"/>
          </w:tcPr>
          <w:p w14:paraId="470FB510" w14:textId="341AD06B" w:rsidR="005F457E" w:rsidDel="00964E30" w:rsidRDefault="00000000">
            <w:pPr>
              <w:autoSpaceDE w:val="0"/>
              <w:autoSpaceDN w:val="0"/>
              <w:snapToGrid w:val="0"/>
              <w:spacing w:after="0" w:line="240" w:lineRule="auto"/>
              <w:ind w:firstLineChars="0" w:firstLine="0"/>
              <w:jc w:val="right"/>
              <w:rPr>
                <w:del w:id="1273" w:author="Si-yuan LIU" w:date="2026-07-24T14:26:00Z" w16du:dateUtc="2026-07-24T06:26:00Z"/>
                <w:color w:val="000000" w:themeColor="text1"/>
                <w:sz w:val="21"/>
                <w:szCs w:val="21"/>
                <w:lang w:eastAsia="en-US"/>
              </w:rPr>
            </w:pPr>
            <w:del w:id="1274" w:author="Si-yuan LIU" w:date="2026-07-24T14:26:00Z" w16du:dateUtc="2026-07-24T06:26:00Z">
              <w:r w:rsidDel="00964E30">
                <w:rPr>
                  <w:rFonts w:hint="eastAsia"/>
                  <w:color w:val="000000" w:themeColor="text1"/>
                  <w:sz w:val="21"/>
                  <w:szCs w:val="21"/>
                </w:rPr>
                <w:delText>73.81</w:delText>
              </w:r>
            </w:del>
          </w:p>
        </w:tc>
      </w:tr>
      <w:tr w:rsidR="005F457E" w:rsidDel="00964E30" w14:paraId="29430375" w14:textId="1F2B124A">
        <w:trPr>
          <w:trHeight w:val="20"/>
          <w:jc w:val="center"/>
          <w:del w:id="1275" w:author="Si-yuan LIU" w:date="2026-07-24T14:26:00Z" w16du:dateUtc="2026-07-24T06:26:00Z"/>
        </w:trPr>
        <w:tc>
          <w:tcPr>
            <w:tcW w:w="967" w:type="pct"/>
            <w:tcBorders>
              <w:top w:val="single" w:sz="4" w:space="0" w:color="000000"/>
              <w:left w:val="single" w:sz="4" w:space="0" w:color="000000"/>
              <w:bottom w:val="single" w:sz="4" w:space="0" w:color="000000"/>
              <w:right w:val="single" w:sz="4" w:space="0" w:color="000000"/>
            </w:tcBorders>
            <w:vAlign w:val="center"/>
          </w:tcPr>
          <w:p w14:paraId="21A0FC9C" w14:textId="60A0459E" w:rsidR="005F457E" w:rsidDel="00964E30" w:rsidRDefault="00000000">
            <w:pPr>
              <w:autoSpaceDE w:val="0"/>
              <w:autoSpaceDN w:val="0"/>
              <w:snapToGrid w:val="0"/>
              <w:spacing w:after="0" w:line="240" w:lineRule="auto"/>
              <w:ind w:firstLineChars="0" w:firstLine="0"/>
              <w:jc w:val="left"/>
              <w:rPr>
                <w:del w:id="1276" w:author="Si-yuan LIU" w:date="2026-07-24T14:26:00Z" w16du:dateUtc="2026-07-24T06:26:00Z"/>
                <w:color w:val="000000" w:themeColor="text1"/>
                <w:sz w:val="21"/>
                <w:szCs w:val="21"/>
                <w:lang w:eastAsia="en-US"/>
              </w:rPr>
            </w:pPr>
            <w:del w:id="1277" w:author="Si-yuan LIU" w:date="2026-07-24T14:26:00Z" w16du:dateUtc="2026-07-24T06:26:00Z">
              <w:r w:rsidDel="00964E30">
                <w:rPr>
                  <w:rFonts w:hint="eastAsia"/>
                  <w:color w:val="000000" w:themeColor="text1"/>
                  <w:sz w:val="21"/>
                  <w:szCs w:val="21"/>
                  <w:lang w:eastAsia="en-US"/>
                </w:rPr>
                <w:delText>营业收入</w:delText>
              </w:r>
            </w:del>
          </w:p>
        </w:tc>
        <w:tc>
          <w:tcPr>
            <w:tcW w:w="1008" w:type="pct"/>
            <w:tcBorders>
              <w:top w:val="single" w:sz="4" w:space="0" w:color="000000"/>
              <w:left w:val="single" w:sz="4" w:space="0" w:color="000000"/>
              <w:bottom w:val="single" w:sz="4" w:space="0" w:color="000000"/>
              <w:right w:val="single" w:sz="4" w:space="0" w:color="000000"/>
            </w:tcBorders>
            <w:vAlign w:val="center"/>
          </w:tcPr>
          <w:p w14:paraId="3807B49B" w14:textId="0F37AD51" w:rsidR="005F457E" w:rsidDel="00964E30" w:rsidRDefault="00000000">
            <w:pPr>
              <w:autoSpaceDE w:val="0"/>
              <w:autoSpaceDN w:val="0"/>
              <w:snapToGrid w:val="0"/>
              <w:spacing w:after="0" w:line="240" w:lineRule="auto"/>
              <w:ind w:firstLineChars="0" w:firstLine="0"/>
              <w:jc w:val="right"/>
              <w:rPr>
                <w:del w:id="1278" w:author="Si-yuan LIU" w:date="2026-07-24T14:26:00Z" w16du:dateUtc="2026-07-24T06:26:00Z"/>
                <w:color w:val="000000" w:themeColor="text1"/>
                <w:sz w:val="21"/>
                <w:szCs w:val="21"/>
                <w:lang w:eastAsia="en-US"/>
              </w:rPr>
            </w:pPr>
            <w:del w:id="1279" w:author="Si-yuan LIU" w:date="2026-07-24T14:26:00Z" w16du:dateUtc="2026-07-24T06:26:00Z">
              <w:r w:rsidDel="00964E30">
                <w:rPr>
                  <w:rFonts w:hint="eastAsia"/>
                  <w:color w:val="000000" w:themeColor="text1"/>
                  <w:sz w:val="21"/>
                  <w:szCs w:val="21"/>
                </w:rPr>
                <w:delText>15,758.53</w:delText>
              </w:r>
            </w:del>
          </w:p>
        </w:tc>
        <w:tc>
          <w:tcPr>
            <w:tcW w:w="1008" w:type="pct"/>
            <w:tcBorders>
              <w:top w:val="single" w:sz="4" w:space="0" w:color="000000"/>
              <w:left w:val="single" w:sz="4" w:space="0" w:color="000000"/>
              <w:bottom w:val="single" w:sz="4" w:space="0" w:color="000000"/>
              <w:right w:val="single" w:sz="4" w:space="0" w:color="auto"/>
            </w:tcBorders>
            <w:vAlign w:val="center"/>
          </w:tcPr>
          <w:p w14:paraId="1AA8602C" w14:textId="46A4DD58" w:rsidR="005F457E" w:rsidDel="00964E30" w:rsidRDefault="00000000">
            <w:pPr>
              <w:autoSpaceDE w:val="0"/>
              <w:autoSpaceDN w:val="0"/>
              <w:snapToGrid w:val="0"/>
              <w:spacing w:after="0" w:line="240" w:lineRule="auto"/>
              <w:ind w:firstLineChars="0" w:firstLine="0"/>
              <w:jc w:val="right"/>
              <w:rPr>
                <w:del w:id="1280" w:author="Si-yuan LIU" w:date="2026-07-24T14:26:00Z" w16du:dateUtc="2026-07-24T06:26:00Z"/>
                <w:color w:val="000000" w:themeColor="text1"/>
                <w:sz w:val="21"/>
                <w:szCs w:val="21"/>
                <w:lang w:eastAsia="en-US"/>
              </w:rPr>
            </w:pPr>
            <w:bookmarkStart w:id="1281" w:name="_Hlk229303570"/>
            <w:del w:id="1282" w:author="Si-yuan LIU" w:date="2026-07-24T14:26:00Z" w16du:dateUtc="2026-07-24T06:26:00Z">
              <w:r w:rsidDel="00964E30">
                <w:rPr>
                  <w:rFonts w:hint="eastAsia"/>
                  <w:color w:val="000000" w:themeColor="text1"/>
                  <w:sz w:val="21"/>
                  <w:szCs w:val="21"/>
                </w:rPr>
                <w:delText>48,146.06</w:delText>
              </w:r>
              <w:bookmarkEnd w:id="1281"/>
            </w:del>
          </w:p>
        </w:tc>
        <w:tc>
          <w:tcPr>
            <w:tcW w:w="1008" w:type="pct"/>
            <w:tcBorders>
              <w:top w:val="single" w:sz="4" w:space="0" w:color="auto"/>
              <w:left w:val="single" w:sz="4" w:space="0" w:color="auto"/>
              <w:bottom w:val="single" w:sz="4" w:space="0" w:color="auto"/>
              <w:right w:val="single" w:sz="4" w:space="0" w:color="auto"/>
            </w:tcBorders>
            <w:vAlign w:val="center"/>
          </w:tcPr>
          <w:p w14:paraId="487E44DC" w14:textId="62DC5D82" w:rsidR="005F457E" w:rsidDel="00964E30" w:rsidRDefault="00000000">
            <w:pPr>
              <w:autoSpaceDE w:val="0"/>
              <w:autoSpaceDN w:val="0"/>
              <w:snapToGrid w:val="0"/>
              <w:spacing w:after="0" w:line="240" w:lineRule="auto"/>
              <w:ind w:firstLineChars="0" w:firstLine="0"/>
              <w:jc w:val="right"/>
              <w:rPr>
                <w:del w:id="1283" w:author="Si-yuan LIU" w:date="2026-07-24T14:26:00Z" w16du:dateUtc="2026-07-24T06:26:00Z"/>
                <w:color w:val="000000" w:themeColor="text1"/>
                <w:sz w:val="21"/>
                <w:szCs w:val="21"/>
                <w:lang w:eastAsia="en-US"/>
              </w:rPr>
            </w:pPr>
            <w:bookmarkStart w:id="1284" w:name="_Hlk230427474"/>
            <w:del w:id="1285" w:author="Si-yuan LIU" w:date="2026-07-24T14:26:00Z" w16du:dateUtc="2026-07-24T06:26:00Z">
              <w:r w:rsidDel="00964E30">
                <w:rPr>
                  <w:color w:val="000000" w:themeColor="text1"/>
                  <w:sz w:val="21"/>
                  <w:szCs w:val="21"/>
                  <w:lang w:eastAsia="en-US"/>
                </w:rPr>
                <w:delText>86,955.71</w:delText>
              </w:r>
              <w:bookmarkEnd w:id="1284"/>
            </w:del>
          </w:p>
        </w:tc>
        <w:tc>
          <w:tcPr>
            <w:tcW w:w="1008" w:type="pct"/>
            <w:tcBorders>
              <w:top w:val="single" w:sz="4" w:space="0" w:color="auto"/>
              <w:left w:val="single" w:sz="4" w:space="0" w:color="auto"/>
              <w:bottom w:val="single" w:sz="4" w:space="0" w:color="auto"/>
              <w:right w:val="single" w:sz="4" w:space="0" w:color="auto"/>
            </w:tcBorders>
            <w:vAlign w:val="center"/>
          </w:tcPr>
          <w:p w14:paraId="2F2493B3" w14:textId="7639B6E9" w:rsidR="005F457E" w:rsidDel="00964E30" w:rsidRDefault="00000000">
            <w:pPr>
              <w:autoSpaceDE w:val="0"/>
              <w:autoSpaceDN w:val="0"/>
              <w:snapToGrid w:val="0"/>
              <w:spacing w:after="0" w:line="240" w:lineRule="auto"/>
              <w:ind w:firstLineChars="0" w:firstLine="0"/>
              <w:jc w:val="right"/>
              <w:rPr>
                <w:del w:id="1286" w:author="Si-yuan LIU" w:date="2026-07-24T14:26:00Z" w16du:dateUtc="2026-07-24T06:26:00Z"/>
                <w:color w:val="000000" w:themeColor="text1"/>
                <w:sz w:val="21"/>
                <w:szCs w:val="21"/>
                <w:lang w:eastAsia="en-US"/>
              </w:rPr>
            </w:pPr>
            <w:bookmarkStart w:id="1287" w:name="_Hlk230427486"/>
            <w:del w:id="1288" w:author="Si-yuan LIU" w:date="2026-07-24T14:26:00Z" w16du:dateUtc="2026-07-24T06:26:00Z">
              <w:r w:rsidDel="00964E30">
                <w:rPr>
                  <w:color w:val="000000" w:themeColor="text1"/>
                  <w:sz w:val="21"/>
                  <w:szCs w:val="21"/>
                  <w:lang w:eastAsia="en-US"/>
                </w:rPr>
                <w:delText>28,350.40</w:delText>
              </w:r>
              <w:bookmarkEnd w:id="1287"/>
            </w:del>
          </w:p>
        </w:tc>
      </w:tr>
      <w:tr w:rsidR="005F457E" w:rsidDel="00964E30" w14:paraId="231A0E1B" w14:textId="5D9A5DC2">
        <w:trPr>
          <w:trHeight w:val="20"/>
          <w:jc w:val="center"/>
          <w:del w:id="1289" w:author="Si-yuan LIU" w:date="2026-07-24T14:26:00Z" w16du:dateUtc="2026-07-24T06:26:00Z"/>
        </w:trPr>
        <w:tc>
          <w:tcPr>
            <w:tcW w:w="967" w:type="pct"/>
            <w:tcBorders>
              <w:top w:val="single" w:sz="4" w:space="0" w:color="000000"/>
              <w:left w:val="single" w:sz="4" w:space="0" w:color="000000"/>
              <w:bottom w:val="single" w:sz="4" w:space="0" w:color="000000"/>
              <w:right w:val="single" w:sz="4" w:space="0" w:color="000000"/>
            </w:tcBorders>
            <w:vAlign w:val="center"/>
          </w:tcPr>
          <w:p w14:paraId="0AE879A5" w14:textId="31B8B259" w:rsidR="005F457E" w:rsidDel="00964E30" w:rsidRDefault="00000000">
            <w:pPr>
              <w:autoSpaceDE w:val="0"/>
              <w:autoSpaceDN w:val="0"/>
              <w:snapToGrid w:val="0"/>
              <w:spacing w:after="0" w:line="240" w:lineRule="auto"/>
              <w:ind w:firstLineChars="0" w:firstLine="0"/>
              <w:jc w:val="left"/>
              <w:rPr>
                <w:del w:id="1290" w:author="Si-yuan LIU" w:date="2026-07-24T14:26:00Z" w16du:dateUtc="2026-07-24T06:26:00Z"/>
                <w:color w:val="000000" w:themeColor="text1"/>
                <w:sz w:val="21"/>
                <w:szCs w:val="21"/>
                <w:lang w:eastAsia="en-US"/>
              </w:rPr>
            </w:pPr>
            <w:del w:id="1291" w:author="Si-yuan LIU" w:date="2026-07-24T14:26:00Z" w16du:dateUtc="2026-07-24T06:26:00Z">
              <w:r w:rsidDel="00964E30">
                <w:rPr>
                  <w:rFonts w:hint="eastAsia"/>
                  <w:color w:val="000000" w:themeColor="text1"/>
                  <w:sz w:val="21"/>
                  <w:szCs w:val="21"/>
                  <w:lang w:eastAsia="en-US"/>
                </w:rPr>
                <w:delText>净利润</w:delText>
              </w:r>
            </w:del>
          </w:p>
        </w:tc>
        <w:tc>
          <w:tcPr>
            <w:tcW w:w="1008" w:type="pct"/>
            <w:tcBorders>
              <w:top w:val="single" w:sz="4" w:space="0" w:color="000000"/>
              <w:left w:val="single" w:sz="4" w:space="0" w:color="000000"/>
              <w:bottom w:val="single" w:sz="4" w:space="0" w:color="000000"/>
              <w:right w:val="single" w:sz="4" w:space="0" w:color="000000"/>
            </w:tcBorders>
            <w:vAlign w:val="center"/>
          </w:tcPr>
          <w:p w14:paraId="138F7620" w14:textId="4A7EBAAC" w:rsidR="005F457E" w:rsidDel="00964E30" w:rsidRDefault="00000000">
            <w:pPr>
              <w:autoSpaceDE w:val="0"/>
              <w:autoSpaceDN w:val="0"/>
              <w:snapToGrid w:val="0"/>
              <w:spacing w:after="0" w:line="240" w:lineRule="auto"/>
              <w:ind w:firstLineChars="0" w:firstLine="0"/>
              <w:jc w:val="right"/>
              <w:rPr>
                <w:del w:id="1292" w:author="Si-yuan LIU" w:date="2026-07-24T14:26:00Z" w16du:dateUtc="2026-07-24T06:26:00Z"/>
                <w:color w:val="000000" w:themeColor="text1"/>
                <w:sz w:val="21"/>
                <w:szCs w:val="21"/>
                <w:lang w:eastAsia="en-US"/>
              </w:rPr>
            </w:pPr>
            <w:del w:id="1293" w:author="Si-yuan LIU" w:date="2026-07-24T14:26:00Z" w16du:dateUtc="2026-07-24T06:26:00Z">
              <w:r w:rsidDel="00964E30">
                <w:rPr>
                  <w:color w:val="000000" w:themeColor="text1"/>
                  <w:sz w:val="21"/>
                  <w:szCs w:val="21"/>
                  <w:lang w:eastAsia="en-US"/>
                </w:rPr>
                <w:delText>-1,07</w:delText>
              </w:r>
              <w:r w:rsidDel="00964E30">
                <w:rPr>
                  <w:rFonts w:hint="eastAsia"/>
                  <w:color w:val="000000" w:themeColor="text1"/>
                  <w:sz w:val="21"/>
                  <w:szCs w:val="21"/>
                </w:rPr>
                <w:delText>4</w:delText>
              </w:r>
              <w:r w:rsidDel="00964E30">
                <w:rPr>
                  <w:color w:val="000000" w:themeColor="text1"/>
                  <w:sz w:val="21"/>
                  <w:szCs w:val="21"/>
                  <w:lang w:eastAsia="en-US"/>
                </w:rPr>
                <w:delText>.</w:delText>
              </w:r>
              <w:r w:rsidDel="00964E30">
                <w:rPr>
                  <w:rFonts w:hint="eastAsia"/>
                  <w:color w:val="000000" w:themeColor="text1"/>
                  <w:sz w:val="21"/>
                  <w:szCs w:val="21"/>
                </w:rPr>
                <w:delText>37</w:delText>
              </w:r>
            </w:del>
          </w:p>
        </w:tc>
        <w:tc>
          <w:tcPr>
            <w:tcW w:w="1008" w:type="pct"/>
            <w:tcBorders>
              <w:top w:val="single" w:sz="4" w:space="0" w:color="000000"/>
              <w:left w:val="single" w:sz="4" w:space="0" w:color="000000"/>
              <w:bottom w:val="single" w:sz="4" w:space="0" w:color="000000"/>
              <w:right w:val="single" w:sz="4" w:space="0" w:color="auto"/>
            </w:tcBorders>
            <w:vAlign w:val="center"/>
          </w:tcPr>
          <w:p w14:paraId="01B37289" w14:textId="07010856" w:rsidR="005F457E" w:rsidDel="00964E30" w:rsidRDefault="00000000">
            <w:pPr>
              <w:autoSpaceDE w:val="0"/>
              <w:autoSpaceDN w:val="0"/>
              <w:snapToGrid w:val="0"/>
              <w:spacing w:after="0" w:line="240" w:lineRule="auto"/>
              <w:ind w:firstLineChars="0" w:firstLine="0"/>
              <w:jc w:val="right"/>
              <w:rPr>
                <w:del w:id="1294" w:author="Si-yuan LIU" w:date="2026-07-24T14:26:00Z" w16du:dateUtc="2026-07-24T06:26:00Z"/>
                <w:color w:val="000000" w:themeColor="text1"/>
                <w:sz w:val="21"/>
                <w:szCs w:val="21"/>
                <w:lang w:eastAsia="en-US"/>
              </w:rPr>
            </w:pPr>
            <w:del w:id="1295" w:author="Si-yuan LIU" w:date="2026-07-24T14:26:00Z" w16du:dateUtc="2026-07-24T06:26:00Z">
              <w:r w:rsidDel="00964E30">
                <w:rPr>
                  <w:color w:val="000000" w:themeColor="text1"/>
                  <w:sz w:val="21"/>
                  <w:szCs w:val="21"/>
                  <w:lang w:eastAsia="en-US"/>
                </w:rPr>
                <w:delText>10,725.73</w:delText>
              </w:r>
            </w:del>
          </w:p>
        </w:tc>
        <w:tc>
          <w:tcPr>
            <w:tcW w:w="1008" w:type="pct"/>
            <w:tcBorders>
              <w:top w:val="single" w:sz="4" w:space="0" w:color="auto"/>
              <w:left w:val="single" w:sz="4" w:space="0" w:color="auto"/>
              <w:bottom w:val="single" w:sz="4" w:space="0" w:color="auto"/>
              <w:right w:val="single" w:sz="4" w:space="0" w:color="auto"/>
            </w:tcBorders>
            <w:vAlign w:val="center"/>
          </w:tcPr>
          <w:p w14:paraId="5C3D9B21" w14:textId="7AF36490" w:rsidR="005F457E" w:rsidDel="00964E30" w:rsidRDefault="00000000">
            <w:pPr>
              <w:autoSpaceDE w:val="0"/>
              <w:autoSpaceDN w:val="0"/>
              <w:snapToGrid w:val="0"/>
              <w:spacing w:after="0" w:line="240" w:lineRule="auto"/>
              <w:ind w:firstLineChars="0" w:firstLine="0"/>
              <w:jc w:val="right"/>
              <w:rPr>
                <w:del w:id="1296" w:author="Si-yuan LIU" w:date="2026-07-24T14:26:00Z" w16du:dateUtc="2026-07-24T06:26:00Z"/>
                <w:color w:val="000000" w:themeColor="text1"/>
                <w:sz w:val="21"/>
                <w:szCs w:val="21"/>
                <w:lang w:eastAsia="en-US"/>
              </w:rPr>
            </w:pPr>
            <w:bookmarkStart w:id="1297" w:name="_Hlk230427588"/>
            <w:del w:id="1298" w:author="Si-yuan LIU" w:date="2026-07-24T14:26:00Z" w16du:dateUtc="2026-07-24T06:26:00Z">
              <w:r w:rsidDel="00964E30">
                <w:rPr>
                  <w:color w:val="000000" w:themeColor="text1"/>
                  <w:sz w:val="21"/>
                  <w:szCs w:val="21"/>
                  <w:lang w:eastAsia="en-US"/>
                </w:rPr>
                <w:delText>28,681.65</w:delText>
              </w:r>
              <w:bookmarkEnd w:id="1297"/>
            </w:del>
          </w:p>
        </w:tc>
        <w:tc>
          <w:tcPr>
            <w:tcW w:w="1008" w:type="pct"/>
            <w:tcBorders>
              <w:top w:val="single" w:sz="4" w:space="0" w:color="auto"/>
              <w:left w:val="single" w:sz="4" w:space="0" w:color="auto"/>
              <w:bottom w:val="single" w:sz="4" w:space="0" w:color="auto"/>
              <w:right w:val="single" w:sz="4" w:space="0" w:color="auto"/>
            </w:tcBorders>
            <w:vAlign w:val="center"/>
          </w:tcPr>
          <w:p w14:paraId="42752505" w14:textId="6EDADE98" w:rsidR="005F457E" w:rsidDel="00964E30" w:rsidRDefault="00000000">
            <w:pPr>
              <w:autoSpaceDE w:val="0"/>
              <w:autoSpaceDN w:val="0"/>
              <w:snapToGrid w:val="0"/>
              <w:spacing w:after="0" w:line="240" w:lineRule="auto"/>
              <w:ind w:firstLineChars="0" w:firstLine="0"/>
              <w:jc w:val="right"/>
              <w:rPr>
                <w:del w:id="1299" w:author="Si-yuan LIU" w:date="2026-07-24T14:26:00Z" w16du:dateUtc="2026-07-24T06:26:00Z"/>
                <w:color w:val="000000" w:themeColor="text1"/>
                <w:sz w:val="21"/>
                <w:szCs w:val="21"/>
                <w:lang w:eastAsia="en-US"/>
              </w:rPr>
            </w:pPr>
            <w:bookmarkStart w:id="1300" w:name="_Hlk230427601"/>
            <w:del w:id="1301" w:author="Si-yuan LIU" w:date="2026-07-24T14:26:00Z" w16du:dateUtc="2026-07-24T06:26:00Z">
              <w:r w:rsidDel="00964E30">
                <w:rPr>
                  <w:color w:val="000000" w:themeColor="text1"/>
                  <w:sz w:val="21"/>
                  <w:szCs w:val="21"/>
                  <w:lang w:eastAsia="en-US"/>
                </w:rPr>
                <w:delText>10,414.37</w:delText>
              </w:r>
              <w:bookmarkEnd w:id="1300"/>
            </w:del>
          </w:p>
        </w:tc>
      </w:tr>
      <w:tr w:rsidR="005F457E" w:rsidDel="00964E30" w14:paraId="490919C2" w14:textId="13F47A18">
        <w:trPr>
          <w:trHeight w:val="20"/>
          <w:jc w:val="center"/>
          <w:del w:id="1302" w:author="Si-yuan LIU" w:date="2026-07-24T14:26:00Z" w16du:dateUtc="2026-07-24T06:26:00Z"/>
        </w:trPr>
        <w:tc>
          <w:tcPr>
            <w:tcW w:w="967" w:type="pct"/>
            <w:tcBorders>
              <w:top w:val="single" w:sz="4" w:space="0" w:color="000000"/>
              <w:left w:val="single" w:sz="4" w:space="0" w:color="000000"/>
              <w:bottom w:val="single" w:sz="4" w:space="0" w:color="000000"/>
              <w:right w:val="single" w:sz="4" w:space="0" w:color="000000"/>
            </w:tcBorders>
            <w:vAlign w:val="center"/>
          </w:tcPr>
          <w:p w14:paraId="399BDAC1" w14:textId="4E36E428" w:rsidR="005F457E" w:rsidDel="00964E30" w:rsidRDefault="00000000">
            <w:pPr>
              <w:autoSpaceDE w:val="0"/>
              <w:autoSpaceDN w:val="0"/>
              <w:snapToGrid w:val="0"/>
              <w:spacing w:after="0" w:line="240" w:lineRule="auto"/>
              <w:ind w:firstLineChars="0" w:firstLine="0"/>
              <w:jc w:val="left"/>
              <w:rPr>
                <w:del w:id="1303" w:author="Si-yuan LIU" w:date="2026-07-24T14:26:00Z" w16du:dateUtc="2026-07-24T06:26:00Z"/>
                <w:color w:val="000000" w:themeColor="text1"/>
                <w:sz w:val="21"/>
                <w:szCs w:val="21"/>
              </w:rPr>
            </w:pPr>
            <w:del w:id="1304" w:author="Si-yuan LIU" w:date="2026-07-24T14:26:00Z" w16du:dateUtc="2026-07-24T06:26:00Z">
              <w:r w:rsidDel="00964E30">
                <w:rPr>
                  <w:rFonts w:hint="eastAsia"/>
                  <w:color w:val="000000" w:themeColor="text1"/>
                  <w:sz w:val="21"/>
                  <w:szCs w:val="21"/>
                </w:rPr>
                <w:delText>息税折旧摊销前利润（</w:delText>
              </w:r>
              <w:r w:rsidDel="00964E30">
                <w:rPr>
                  <w:color w:val="000000" w:themeColor="text1"/>
                  <w:sz w:val="21"/>
                  <w:szCs w:val="21"/>
                </w:rPr>
                <w:delText>EBITDA</w:delText>
              </w:r>
              <w:r w:rsidDel="00964E30">
                <w:rPr>
                  <w:rFonts w:hint="eastAsia"/>
                  <w:color w:val="000000" w:themeColor="text1"/>
                  <w:sz w:val="21"/>
                  <w:szCs w:val="21"/>
                </w:rPr>
                <w:delText>）</w:delText>
              </w:r>
            </w:del>
          </w:p>
        </w:tc>
        <w:tc>
          <w:tcPr>
            <w:tcW w:w="1008" w:type="pct"/>
            <w:tcBorders>
              <w:top w:val="single" w:sz="4" w:space="0" w:color="000000"/>
              <w:left w:val="single" w:sz="4" w:space="0" w:color="000000"/>
              <w:bottom w:val="single" w:sz="4" w:space="0" w:color="000000"/>
              <w:right w:val="single" w:sz="4" w:space="0" w:color="000000"/>
            </w:tcBorders>
            <w:vAlign w:val="center"/>
          </w:tcPr>
          <w:p w14:paraId="2B23F9C1" w14:textId="46C71D53" w:rsidR="005F457E" w:rsidDel="00964E30" w:rsidRDefault="00000000">
            <w:pPr>
              <w:autoSpaceDE w:val="0"/>
              <w:autoSpaceDN w:val="0"/>
              <w:snapToGrid w:val="0"/>
              <w:spacing w:after="0" w:line="240" w:lineRule="auto"/>
              <w:ind w:firstLineChars="0" w:firstLine="0"/>
              <w:jc w:val="right"/>
              <w:rPr>
                <w:del w:id="1305" w:author="Si-yuan LIU" w:date="2026-07-24T14:26:00Z" w16du:dateUtc="2026-07-24T06:26:00Z"/>
                <w:color w:val="000000" w:themeColor="text1"/>
                <w:sz w:val="21"/>
                <w:szCs w:val="21"/>
                <w:lang w:eastAsia="en-US"/>
              </w:rPr>
            </w:pPr>
            <w:del w:id="1306" w:author="Si-yuan LIU" w:date="2026-07-24T14:26:00Z" w16du:dateUtc="2026-07-24T06:26:00Z">
              <w:r w:rsidDel="00964E30">
                <w:rPr>
                  <w:rFonts w:hint="eastAsia"/>
                  <w:color w:val="000000" w:themeColor="text1"/>
                  <w:sz w:val="21"/>
                  <w:szCs w:val="22"/>
                </w:rPr>
                <w:delText>1,938.33</w:delText>
              </w:r>
            </w:del>
          </w:p>
        </w:tc>
        <w:tc>
          <w:tcPr>
            <w:tcW w:w="1008" w:type="pct"/>
            <w:tcBorders>
              <w:top w:val="single" w:sz="4" w:space="0" w:color="000000"/>
              <w:left w:val="single" w:sz="4" w:space="0" w:color="000000"/>
              <w:bottom w:val="single" w:sz="4" w:space="0" w:color="000000"/>
              <w:right w:val="single" w:sz="4" w:space="0" w:color="auto"/>
            </w:tcBorders>
            <w:vAlign w:val="center"/>
          </w:tcPr>
          <w:p w14:paraId="1E311A36" w14:textId="69507372" w:rsidR="005F457E" w:rsidDel="00964E30" w:rsidRDefault="00000000">
            <w:pPr>
              <w:autoSpaceDE w:val="0"/>
              <w:autoSpaceDN w:val="0"/>
              <w:snapToGrid w:val="0"/>
              <w:spacing w:after="0" w:line="240" w:lineRule="auto"/>
              <w:ind w:firstLineChars="0" w:firstLine="0"/>
              <w:jc w:val="right"/>
              <w:rPr>
                <w:del w:id="1307" w:author="Si-yuan LIU" w:date="2026-07-24T14:26:00Z" w16du:dateUtc="2026-07-24T06:26:00Z"/>
                <w:color w:val="000000" w:themeColor="text1"/>
                <w:sz w:val="21"/>
                <w:szCs w:val="21"/>
                <w:lang w:eastAsia="en-US"/>
              </w:rPr>
            </w:pPr>
            <w:del w:id="1308" w:author="Si-yuan LIU" w:date="2026-07-24T14:26:00Z" w16du:dateUtc="2026-07-24T06:26:00Z">
              <w:r w:rsidDel="00964E30">
                <w:rPr>
                  <w:rFonts w:hint="eastAsia"/>
                  <w:color w:val="000000" w:themeColor="text1"/>
                  <w:sz w:val="21"/>
                  <w:szCs w:val="22"/>
                </w:rPr>
                <w:delText>23,915.27</w:delText>
              </w:r>
            </w:del>
          </w:p>
        </w:tc>
        <w:tc>
          <w:tcPr>
            <w:tcW w:w="1008" w:type="pct"/>
            <w:tcBorders>
              <w:top w:val="single" w:sz="4" w:space="0" w:color="auto"/>
              <w:left w:val="single" w:sz="4" w:space="0" w:color="auto"/>
              <w:bottom w:val="single" w:sz="4" w:space="0" w:color="auto"/>
              <w:right w:val="single" w:sz="4" w:space="0" w:color="auto"/>
            </w:tcBorders>
            <w:vAlign w:val="center"/>
          </w:tcPr>
          <w:p w14:paraId="5CC74CD4" w14:textId="49C39ECD" w:rsidR="005F457E" w:rsidDel="00964E30" w:rsidRDefault="00000000">
            <w:pPr>
              <w:autoSpaceDE w:val="0"/>
              <w:autoSpaceDN w:val="0"/>
              <w:snapToGrid w:val="0"/>
              <w:spacing w:after="0" w:line="240" w:lineRule="auto"/>
              <w:ind w:firstLineChars="0" w:firstLine="0"/>
              <w:jc w:val="right"/>
              <w:rPr>
                <w:del w:id="1309" w:author="Si-yuan LIU" w:date="2026-07-24T14:26:00Z" w16du:dateUtc="2026-07-24T06:26:00Z"/>
                <w:color w:val="000000" w:themeColor="text1"/>
                <w:sz w:val="21"/>
                <w:szCs w:val="21"/>
                <w:lang w:eastAsia="en-US"/>
              </w:rPr>
            </w:pPr>
            <w:del w:id="1310" w:author="Si-yuan LIU" w:date="2026-07-24T14:26:00Z" w16du:dateUtc="2026-07-24T06:26:00Z">
              <w:r w:rsidDel="00964E30">
                <w:rPr>
                  <w:color w:val="000000" w:themeColor="text1"/>
                  <w:sz w:val="21"/>
                  <w:szCs w:val="21"/>
                </w:rPr>
                <w:delText>48,809.63</w:delText>
              </w:r>
            </w:del>
          </w:p>
        </w:tc>
        <w:tc>
          <w:tcPr>
            <w:tcW w:w="1008" w:type="pct"/>
            <w:tcBorders>
              <w:top w:val="single" w:sz="4" w:space="0" w:color="auto"/>
              <w:left w:val="single" w:sz="4" w:space="0" w:color="auto"/>
              <w:bottom w:val="single" w:sz="4" w:space="0" w:color="auto"/>
              <w:right w:val="single" w:sz="4" w:space="0" w:color="auto"/>
            </w:tcBorders>
            <w:vAlign w:val="center"/>
          </w:tcPr>
          <w:p w14:paraId="64DB383B" w14:textId="2996A995" w:rsidR="005F457E" w:rsidDel="00964E30" w:rsidRDefault="00000000">
            <w:pPr>
              <w:autoSpaceDE w:val="0"/>
              <w:autoSpaceDN w:val="0"/>
              <w:snapToGrid w:val="0"/>
              <w:spacing w:after="0" w:line="240" w:lineRule="auto"/>
              <w:ind w:firstLineChars="0" w:firstLine="0"/>
              <w:jc w:val="right"/>
              <w:rPr>
                <w:del w:id="1311" w:author="Si-yuan LIU" w:date="2026-07-24T14:26:00Z" w16du:dateUtc="2026-07-24T06:26:00Z"/>
                <w:color w:val="000000" w:themeColor="text1"/>
                <w:sz w:val="21"/>
                <w:szCs w:val="21"/>
              </w:rPr>
            </w:pPr>
            <w:del w:id="1312" w:author="Si-yuan LIU" w:date="2026-07-24T14:26:00Z" w16du:dateUtc="2026-07-24T06:26:00Z">
              <w:r w:rsidDel="00964E30">
                <w:rPr>
                  <w:color w:val="000000" w:themeColor="text1"/>
                  <w:sz w:val="21"/>
                  <w:szCs w:val="22"/>
                </w:rPr>
                <w:delText>18,457.10</w:delText>
              </w:r>
            </w:del>
          </w:p>
        </w:tc>
      </w:tr>
      <w:tr w:rsidR="005F457E" w:rsidDel="00964E30" w14:paraId="07BD4258" w14:textId="50A483DC">
        <w:trPr>
          <w:trHeight w:val="20"/>
          <w:jc w:val="center"/>
          <w:del w:id="1313" w:author="Si-yuan LIU" w:date="2026-07-24T14:26:00Z" w16du:dateUtc="2026-07-24T06:26:00Z"/>
        </w:trPr>
        <w:tc>
          <w:tcPr>
            <w:tcW w:w="967" w:type="pct"/>
            <w:tcBorders>
              <w:top w:val="single" w:sz="4" w:space="0" w:color="000000"/>
              <w:left w:val="single" w:sz="4" w:space="0" w:color="000000"/>
              <w:bottom w:val="single" w:sz="4" w:space="0" w:color="000000"/>
              <w:right w:val="single" w:sz="4" w:space="0" w:color="000000"/>
            </w:tcBorders>
            <w:vAlign w:val="center"/>
          </w:tcPr>
          <w:p w14:paraId="7D2DF7A5" w14:textId="0D13B5E5" w:rsidR="005F457E" w:rsidDel="00964E30" w:rsidRDefault="00000000">
            <w:pPr>
              <w:autoSpaceDE w:val="0"/>
              <w:autoSpaceDN w:val="0"/>
              <w:snapToGrid w:val="0"/>
              <w:spacing w:after="0" w:line="240" w:lineRule="auto"/>
              <w:ind w:firstLineChars="0" w:firstLine="0"/>
              <w:jc w:val="left"/>
              <w:rPr>
                <w:del w:id="1314" w:author="Si-yuan LIU" w:date="2026-07-24T14:26:00Z" w16du:dateUtc="2026-07-24T06:26:00Z"/>
                <w:color w:val="000000" w:themeColor="text1"/>
                <w:sz w:val="21"/>
                <w:szCs w:val="21"/>
              </w:rPr>
            </w:pPr>
            <w:del w:id="1315" w:author="Si-yuan LIU" w:date="2026-07-24T14:26:00Z" w16du:dateUtc="2026-07-24T06:26:00Z">
              <w:r w:rsidDel="00964E30">
                <w:rPr>
                  <w:rFonts w:hint="eastAsia"/>
                  <w:color w:val="000000" w:themeColor="text1"/>
                  <w:sz w:val="21"/>
                  <w:szCs w:val="21"/>
                </w:rPr>
                <w:delText>经营活动产生的现金流量净额</w:delText>
              </w:r>
            </w:del>
          </w:p>
        </w:tc>
        <w:tc>
          <w:tcPr>
            <w:tcW w:w="1008" w:type="pct"/>
            <w:tcBorders>
              <w:top w:val="single" w:sz="4" w:space="0" w:color="000000"/>
              <w:left w:val="single" w:sz="4" w:space="0" w:color="000000"/>
              <w:bottom w:val="single" w:sz="4" w:space="0" w:color="000000"/>
              <w:right w:val="single" w:sz="4" w:space="0" w:color="000000"/>
            </w:tcBorders>
            <w:vAlign w:val="center"/>
          </w:tcPr>
          <w:p w14:paraId="678282C7" w14:textId="548AC4A9" w:rsidR="005F457E" w:rsidDel="00964E30" w:rsidRDefault="00000000">
            <w:pPr>
              <w:autoSpaceDE w:val="0"/>
              <w:autoSpaceDN w:val="0"/>
              <w:snapToGrid w:val="0"/>
              <w:spacing w:after="0" w:line="240" w:lineRule="auto"/>
              <w:ind w:firstLineChars="0" w:firstLine="0"/>
              <w:jc w:val="right"/>
              <w:rPr>
                <w:del w:id="1316" w:author="Si-yuan LIU" w:date="2026-07-24T14:26:00Z" w16du:dateUtc="2026-07-24T06:26:00Z"/>
                <w:color w:val="000000" w:themeColor="text1"/>
                <w:sz w:val="21"/>
                <w:szCs w:val="21"/>
                <w:lang w:eastAsia="en-US"/>
              </w:rPr>
            </w:pPr>
            <w:del w:id="1317" w:author="Si-yuan LIU" w:date="2026-07-24T14:26:00Z" w16du:dateUtc="2026-07-24T06:26:00Z">
              <w:r w:rsidDel="00964E30">
                <w:rPr>
                  <w:color w:val="000000" w:themeColor="text1"/>
                  <w:sz w:val="21"/>
                  <w:szCs w:val="21"/>
                  <w:lang w:eastAsia="en-US"/>
                </w:rPr>
                <w:delText>47,409.32</w:delText>
              </w:r>
            </w:del>
          </w:p>
        </w:tc>
        <w:tc>
          <w:tcPr>
            <w:tcW w:w="1008" w:type="pct"/>
            <w:tcBorders>
              <w:top w:val="single" w:sz="4" w:space="0" w:color="000000"/>
              <w:left w:val="single" w:sz="4" w:space="0" w:color="000000"/>
              <w:bottom w:val="single" w:sz="4" w:space="0" w:color="000000"/>
              <w:right w:val="single" w:sz="4" w:space="0" w:color="auto"/>
            </w:tcBorders>
            <w:vAlign w:val="center"/>
          </w:tcPr>
          <w:p w14:paraId="14E006A7" w14:textId="320DAF30" w:rsidR="005F457E" w:rsidDel="00964E30" w:rsidRDefault="00000000">
            <w:pPr>
              <w:autoSpaceDE w:val="0"/>
              <w:autoSpaceDN w:val="0"/>
              <w:snapToGrid w:val="0"/>
              <w:spacing w:after="0" w:line="240" w:lineRule="auto"/>
              <w:ind w:firstLineChars="0" w:firstLine="0"/>
              <w:jc w:val="right"/>
              <w:rPr>
                <w:del w:id="1318" w:author="Si-yuan LIU" w:date="2026-07-24T14:26:00Z" w16du:dateUtc="2026-07-24T06:26:00Z"/>
                <w:color w:val="000000" w:themeColor="text1"/>
                <w:sz w:val="21"/>
                <w:szCs w:val="21"/>
                <w:lang w:eastAsia="en-US"/>
              </w:rPr>
            </w:pPr>
            <w:del w:id="1319" w:author="Si-yuan LIU" w:date="2026-07-24T14:26:00Z" w16du:dateUtc="2026-07-24T06:26:00Z">
              <w:r w:rsidDel="00964E30">
                <w:rPr>
                  <w:color w:val="000000" w:themeColor="text1"/>
                  <w:sz w:val="21"/>
                  <w:szCs w:val="21"/>
                  <w:lang w:eastAsia="en-US"/>
                </w:rPr>
                <w:delText>54,917.09</w:delText>
              </w:r>
            </w:del>
          </w:p>
        </w:tc>
        <w:tc>
          <w:tcPr>
            <w:tcW w:w="1008" w:type="pct"/>
            <w:tcBorders>
              <w:top w:val="single" w:sz="4" w:space="0" w:color="auto"/>
              <w:left w:val="single" w:sz="4" w:space="0" w:color="auto"/>
              <w:bottom w:val="single" w:sz="4" w:space="0" w:color="auto"/>
              <w:right w:val="single" w:sz="4" w:space="0" w:color="auto"/>
            </w:tcBorders>
            <w:vAlign w:val="center"/>
          </w:tcPr>
          <w:p w14:paraId="716BFFE5" w14:textId="5E9A6D83" w:rsidR="005F457E" w:rsidDel="00964E30" w:rsidRDefault="00000000">
            <w:pPr>
              <w:autoSpaceDE w:val="0"/>
              <w:autoSpaceDN w:val="0"/>
              <w:snapToGrid w:val="0"/>
              <w:spacing w:after="0" w:line="240" w:lineRule="auto"/>
              <w:ind w:firstLineChars="0" w:firstLine="0"/>
              <w:jc w:val="right"/>
              <w:rPr>
                <w:del w:id="1320" w:author="Si-yuan LIU" w:date="2026-07-24T14:26:00Z" w16du:dateUtc="2026-07-24T06:26:00Z"/>
                <w:color w:val="000000" w:themeColor="text1"/>
                <w:sz w:val="21"/>
                <w:szCs w:val="21"/>
                <w:lang w:eastAsia="en-US"/>
              </w:rPr>
            </w:pPr>
            <w:bookmarkStart w:id="1321" w:name="_Hlk230427709"/>
            <w:del w:id="1322" w:author="Si-yuan LIU" w:date="2026-07-24T14:26:00Z" w16du:dateUtc="2026-07-24T06:26:00Z">
              <w:r w:rsidDel="00964E30">
                <w:rPr>
                  <w:color w:val="000000" w:themeColor="text1"/>
                  <w:sz w:val="21"/>
                  <w:szCs w:val="21"/>
                  <w:lang w:eastAsia="en-US"/>
                </w:rPr>
                <w:delText>9,866.63</w:delText>
              </w:r>
              <w:bookmarkEnd w:id="1321"/>
            </w:del>
          </w:p>
        </w:tc>
        <w:tc>
          <w:tcPr>
            <w:tcW w:w="1008" w:type="pct"/>
            <w:tcBorders>
              <w:top w:val="single" w:sz="4" w:space="0" w:color="auto"/>
              <w:left w:val="single" w:sz="4" w:space="0" w:color="auto"/>
              <w:bottom w:val="single" w:sz="4" w:space="0" w:color="auto"/>
              <w:right w:val="single" w:sz="4" w:space="0" w:color="auto"/>
            </w:tcBorders>
            <w:vAlign w:val="center"/>
          </w:tcPr>
          <w:p w14:paraId="5744DC1E" w14:textId="681D8C84" w:rsidR="005F457E" w:rsidDel="00964E30" w:rsidRDefault="00000000">
            <w:pPr>
              <w:autoSpaceDE w:val="0"/>
              <w:autoSpaceDN w:val="0"/>
              <w:snapToGrid w:val="0"/>
              <w:spacing w:after="0" w:line="240" w:lineRule="auto"/>
              <w:ind w:firstLineChars="0" w:firstLine="0"/>
              <w:jc w:val="right"/>
              <w:rPr>
                <w:del w:id="1323" w:author="Si-yuan LIU" w:date="2026-07-24T14:26:00Z" w16du:dateUtc="2026-07-24T06:26:00Z"/>
                <w:color w:val="000000" w:themeColor="text1"/>
                <w:sz w:val="21"/>
                <w:szCs w:val="21"/>
              </w:rPr>
            </w:pPr>
            <w:bookmarkStart w:id="1324" w:name="_Hlk230427725"/>
            <w:del w:id="1325" w:author="Si-yuan LIU" w:date="2026-07-24T14:26:00Z" w16du:dateUtc="2026-07-24T06:26:00Z">
              <w:r w:rsidDel="00964E30">
                <w:rPr>
                  <w:color w:val="000000" w:themeColor="text1"/>
                  <w:sz w:val="21"/>
                  <w:szCs w:val="21"/>
                  <w:lang w:eastAsia="en-US"/>
                </w:rPr>
                <w:delText>38,611.95</w:delText>
              </w:r>
              <w:bookmarkEnd w:id="1324"/>
            </w:del>
          </w:p>
        </w:tc>
      </w:tr>
    </w:tbl>
    <w:p w14:paraId="19EC1F10" w14:textId="33C16879" w:rsidR="005F457E" w:rsidDel="00964E30" w:rsidRDefault="00000000">
      <w:pPr>
        <w:spacing w:after="0" w:line="312" w:lineRule="auto"/>
        <w:ind w:firstLine="480"/>
        <w:rPr>
          <w:del w:id="1326" w:author="Si-yuan LIU" w:date="2026-07-24T14:26:00Z" w16du:dateUtc="2026-07-24T06:26:00Z"/>
          <w:color w:val="000000" w:themeColor="text1"/>
          <w:szCs w:val="24"/>
        </w:rPr>
      </w:pPr>
      <w:del w:id="1327" w:author="Si-yuan LIU" w:date="2026-07-24T14:26:00Z" w16du:dateUtc="2026-07-24T06:26:00Z">
        <w:r w:rsidDel="00964E30">
          <w:rPr>
            <w:rFonts w:hint="eastAsia"/>
            <w:color w:val="000000" w:themeColor="text1"/>
            <w:szCs w:val="24"/>
          </w:rPr>
          <w:delText>2023</w:delText>
        </w:r>
        <w:r w:rsidDel="00964E30">
          <w:rPr>
            <w:rFonts w:hint="eastAsia"/>
            <w:color w:val="000000" w:themeColor="text1"/>
            <w:szCs w:val="24"/>
          </w:rPr>
          <w:delText>年末、</w:delText>
        </w:r>
        <w:r w:rsidDel="00964E30">
          <w:rPr>
            <w:rFonts w:hint="eastAsia"/>
            <w:color w:val="000000" w:themeColor="text1"/>
            <w:szCs w:val="24"/>
          </w:rPr>
          <w:delText>2024</w:delText>
        </w:r>
        <w:r w:rsidDel="00964E30">
          <w:rPr>
            <w:rFonts w:hint="eastAsia"/>
            <w:color w:val="000000" w:themeColor="text1"/>
            <w:szCs w:val="24"/>
          </w:rPr>
          <w:delText>年末、</w:delText>
        </w:r>
        <w:r w:rsidDel="00964E30">
          <w:rPr>
            <w:rFonts w:hint="eastAsia"/>
            <w:color w:val="000000" w:themeColor="text1"/>
            <w:szCs w:val="24"/>
          </w:rPr>
          <w:delText>2025</w:delText>
        </w:r>
        <w:r w:rsidDel="00964E30">
          <w:rPr>
            <w:rFonts w:hint="eastAsia"/>
            <w:color w:val="000000" w:themeColor="text1"/>
            <w:szCs w:val="24"/>
          </w:rPr>
          <w:delText>年末及</w:delText>
        </w:r>
        <w:r w:rsidDel="00964E30">
          <w:rPr>
            <w:rFonts w:hint="eastAsia"/>
            <w:color w:val="000000" w:themeColor="text1"/>
            <w:szCs w:val="24"/>
          </w:rPr>
          <w:delText>2026</w:delText>
        </w:r>
        <w:r w:rsidDel="00964E30">
          <w:rPr>
            <w:rFonts w:hint="eastAsia"/>
            <w:color w:val="000000" w:themeColor="text1"/>
            <w:szCs w:val="24"/>
          </w:rPr>
          <w:delText>年</w:delText>
        </w:r>
        <w:r w:rsidDel="00964E30">
          <w:rPr>
            <w:rFonts w:hint="eastAsia"/>
            <w:color w:val="000000" w:themeColor="text1"/>
            <w:szCs w:val="24"/>
          </w:rPr>
          <w:delText>3</w:delText>
        </w:r>
        <w:r w:rsidDel="00964E30">
          <w:rPr>
            <w:rFonts w:hint="eastAsia"/>
            <w:color w:val="000000" w:themeColor="text1"/>
            <w:szCs w:val="24"/>
          </w:rPr>
          <w:delText>月末，固安聚龙的资产负债率分别为</w:delText>
        </w:r>
        <w:r w:rsidDel="00964E30">
          <w:rPr>
            <w:rFonts w:hint="eastAsia"/>
            <w:color w:val="000000" w:themeColor="text1"/>
            <w:szCs w:val="24"/>
          </w:rPr>
          <w:delText>84.97%</w:delText>
        </w:r>
        <w:r w:rsidDel="00964E30">
          <w:rPr>
            <w:rFonts w:hint="eastAsia"/>
            <w:color w:val="000000" w:themeColor="text1"/>
            <w:szCs w:val="24"/>
          </w:rPr>
          <w:delText>、</w:delText>
        </w:r>
        <w:r w:rsidDel="00964E30">
          <w:rPr>
            <w:rFonts w:hint="eastAsia"/>
            <w:color w:val="000000" w:themeColor="text1"/>
            <w:szCs w:val="24"/>
          </w:rPr>
          <w:delText>84.30%</w:delText>
        </w:r>
        <w:r w:rsidDel="00964E30">
          <w:rPr>
            <w:rFonts w:hint="eastAsia"/>
            <w:color w:val="000000" w:themeColor="text1"/>
            <w:szCs w:val="24"/>
          </w:rPr>
          <w:delText>、</w:delText>
        </w:r>
        <w:r w:rsidDel="00964E30">
          <w:rPr>
            <w:rFonts w:hint="eastAsia"/>
            <w:color w:val="000000" w:themeColor="text1"/>
            <w:szCs w:val="24"/>
          </w:rPr>
          <w:delText>75.</w:delText>
        </w:r>
      </w:del>
      <w:ins w:id="1328" w:author="Kelly Tan" w:date="2026-06-25T12:56:00Z">
        <w:del w:id="1329" w:author="Si-yuan LIU" w:date="2026-07-24T14:26:00Z" w16du:dateUtc="2026-07-24T06:26:00Z">
          <w:r w:rsidDel="00964E30">
            <w:rPr>
              <w:rFonts w:hint="eastAsia"/>
              <w:color w:val="000000" w:themeColor="text1"/>
              <w:szCs w:val="24"/>
            </w:rPr>
            <w:delText>27</w:delText>
          </w:r>
        </w:del>
      </w:ins>
      <w:del w:id="1330" w:author="Si-yuan LIU" w:date="2026-07-24T14:26:00Z" w16du:dateUtc="2026-07-24T06:26:00Z">
        <w:r w:rsidDel="00964E30">
          <w:rPr>
            <w:rFonts w:hint="eastAsia"/>
            <w:color w:val="000000" w:themeColor="text1"/>
            <w:szCs w:val="24"/>
          </w:rPr>
          <w:delText>73%</w:delText>
        </w:r>
        <w:r w:rsidDel="00964E30">
          <w:rPr>
            <w:rFonts w:hint="eastAsia"/>
            <w:color w:val="000000" w:themeColor="text1"/>
            <w:szCs w:val="24"/>
          </w:rPr>
          <w:delText>和</w:delText>
        </w:r>
        <w:r w:rsidDel="00964E30">
          <w:rPr>
            <w:rFonts w:hint="eastAsia"/>
            <w:color w:val="000000" w:themeColor="text1"/>
            <w:szCs w:val="24"/>
          </w:rPr>
          <w:delText>73.81%</w:delText>
        </w:r>
        <w:r w:rsidDel="00964E30">
          <w:rPr>
            <w:rFonts w:hint="eastAsia"/>
            <w:color w:val="000000" w:themeColor="text1"/>
            <w:szCs w:val="24"/>
          </w:rPr>
          <w:delText>。报告期内资产负债率较高，主要系随着国内数据流量和市场需求的爆发式增长，公司紧抓市场机遇扩张，加快推进数据中心项目建设进度，项目建设所需金融机构有息负债规模较大所致。</w:delText>
        </w:r>
      </w:del>
    </w:p>
    <w:p w14:paraId="201DFE37" w14:textId="2B064613" w:rsidR="005F457E" w:rsidDel="00964E30" w:rsidRDefault="00000000">
      <w:pPr>
        <w:spacing w:after="0" w:line="312" w:lineRule="auto"/>
        <w:ind w:firstLine="480"/>
        <w:rPr>
          <w:del w:id="1331" w:author="Si-yuan LIU" w:date="2026-07-24T14:26:00Z" w16du:dateUtc="2026-07-24T06:26:00Z"/>
          <w:color w:val="000000" w:themeColor="text1"/>
          <w:szCs w:val="24"/>
        </w:rPr>
      </w:pPr>
      <w:del w:id="1332" w:author="Si-yuan LIU" w:date="2026-07-24T14:26:00Z" w16du:dateUtc="2026-07-24T06:26:00Z">
        <w:r w:rsidDel="00964E30">
          <w:rPr>
            <w:rFonts w:hint="eastAsia"/>
            <w:color w:val="000000" w:themeColor="text1"/>
            <w:szCs w:val="24"/>
          </w:rPr>
          <w:delText>综合考虑目前</w:delText>
        </w:r>
        <w:r w:rsidDel="00964E30">
          <w:rPr>
            <w:rFonts w:hint="eastAsia"/>
            <w:color w:val="000000" w:themeColor="text1"/>
            <w:szCs w:val="24"/>
          </w:rPr>
          <w:delText>AI</w:delText>
        </w:r>
        <w:r w:rsidDel="00964E30">
          <w:rPr>
            <w:rFonts w:hint="eastAsia"/>
            <w:color w:val="000000" w:themeColor="text1"/>
            <w:szCs w:val="24"/>
          </w:rPr>
          <w:delText>算力快速发展导致数据中心需求激增的市场环境，目前固安聚龙资产负债率总体处于合理水平。近年来固安聚龙营业收入逐年快速增长主要原因为新的数据中心、智算中心持续交付及已交付机柜上架率提升导致公司收入实现较快速增长。近年来固安聚龙经营活动产生的现金流量净额同比增长较快，主要系公司</w:delText>
        </w:r>
        <w:r w:rsidDel="00964E30">
          <w:rPr>
            <w:rFonts w:hint="eastAsia"/>
            <w:color w:val="000000" w:themeColor="text1"/>
            <w:szCs w:val="24"/>
          </w:rPr>
          <w:delText>IDC</w:delText>
        </w:r>
        <w:r w:rsidDel="00964E30">
          <w:rPr>
            <w:rFonts w:hint="eastAsia"/>
            <w:color w:val="000000" w:themeColor="text1"/>
            <w:szCs w:val="24"/>
          </w:rPr>
          <w:delText>服务业务规模持续扩张所致。</w:delText>
        </w:r>
      </w:del>
    </w:p>
    <w:p w14:paraId="73F3485B" w14:textId="67CFCB99" w:rsidR="005F457E" w:rsidDel="00964E30" w:rsidRDefault="00000000">
      <w:pPr>
        <w:spacing w:after="0" w:line="312" w:lineRule="auto"/>
        <w:ind w:firstLine="480"/>
        <w:rPr>
          <w:del w:id="1333" w:author="Si-yuan LIU" w:date="2026-07-24T14:26:00Z" w16du:dateUtc="2026-07-24T06:26:00Z"/>
          <w:color w:val="000000" w:themeColor="text1"/>
          <w:szCs w:val="24"/>
        </w:rPr>
      </w:pPr>
      <w:del w:id="1334" w:author="Si-yuan LIU" w:date="2026-07-24T14:26:00Z" w16du:dateUtc="2026-07-24T06:26:00Z">
        <w:r w:rsidDel="00964E30">
          <w:rPr>
            <w:rFonts w:hint="eastAsia"/>
            <w:color w:val="000000" w:themeColor="text1"/>
            <w:szCs w:val="24"/>
          </w:rPr>
          <w:delText>因固安聚龙持有的机房设施是根据订单需求分期建设交付客户，因此财务指标呈现收益增长的同时，也存在一定波动性。</w:delText>
        </w:r>
      </w:del>
    </w:p>
    <w:p w14:paraId="53BC9BA0" w14:textId="0F184787" w:rsidR="005F457E" w:rsidDel="00964E30" w:rsidRDefault="00000000">
      <w:pPr>
        <w:spacing w:after="0" w:line="312" w:lineRule="auto"/>
        <w:ind w:firstLine="480"/>
        <w:rPr>
          <w:del w:id="1335" w:author="Si-yuan LIU" w:date="2026-07-24T14:26:00Z" w16du:dateUtc="2026-07-24T06:26:00Z"/>
          <w:color w:val="000000" w:themeColor="text1"/>
          <w:szCs w:val="24"/>
        </w:rPr>
      </w:pPr>
      <w:del w:id="1336" w:author="Si-yuan LIU" w:date="2026-07-24T14:26:00Z" w16du:dateUtc="2026-07-24T06:26:00Z">
        <w:r w:rsidDel="00964E30">
          <w:rPr>
            <w:rFonts w:hint="eastAsia"/>
            <w:color w:val="000000" w:themeColor="text1"/>
            <w:szCs w:val="24"/>
          </w:rPr>
          <w:delText>固安聚龙</w:delText>
        </w:r>
        <w:r w:rsidDel="00964E30">
          <w:rPr>
            <w:rFonts w:hint="eastAsia"/>
            <w:color w:val="000000" w:themeColor="text1"/>
            <w:szCs w:val="24"/>
          </w:rPr>
          <w:delText>2023</w:delText>
        </w:r>
        <w:r w:rsidDel="00964E30">
          <w:rPr>
            <w:rFonts w:hint="eastAsia"/>
            <w:color w:val="000000" w:themeColor="text1"/>
            <w:szCs w:val="24"/>
          </w:rPr>
          <w:delText>年、</w:delText>
        </w:r>
        <w:r w:rsidDel="00964E30">
          <w:rPr>
            <w:rFonts w:hint="eastAsia"/>
            <w:color w:val="000000" w:themeColor="text1"/>
            <w:szCs w:val="24"/>
          </w:rPr>
          <w:delText>2024</w:delText>
        </w:r>
        <w:r w:rsidDel="00964E30">
          <w:rPr>
            <w:rFonts w:hint="eastAsia"/>
            <w:color w:val="000000" w:themeColor="text1"/>
            <w:szCs w:val="24"/>
          </w:rPr>
          <w:delText>年、</w:delText>
        </w:r>
        <w:r w:rsidDel="00964E30">
          <w:rPr>
            <w:rFonts w:hint="eastAsia"/>
            <w:color w:val="000000" w:themeColor="text1"/>
            <w:szCs w:val="24"/>
          </w:rPr>
          <w:delText>2025</w:delText>
        </w:r>
        <w:r w:rsidDel="00964E30">
          <w:rPr>
            <w:rFonts w:hint="eastAsia"/>
            <w:color w:val="000000" w:themeColor="text1"/>
            <w:szCs w:val="24"/>
          </w:rPr>
          <w:delText>年及</w:delText>
        </w:r>
        <w:r w:rsidDel="00964E30">
          <w:rPr>
            <w:rFonts w:hint="eastAsia"/>
            <w:color w:val="000000" w:themeColor="text1"/>
            <w:szCs w:val="24"/>
          </w:rPr>
          <w:delText>2026</w:delText>
        </w:r>
        <w:r w:rsidDel="00964E30">
          <w:rPr>
            <w:rFonts w:hint="eastAsia"/>
            <w:color w:val="000000" w:themeColor="text1"/>
            <w:szCs w:val="24"/>
          </w:rPr>
          <w:delText>年</w:delText>
        </w:r>
        <w:r w:rsidDel="00964E30">
          <w:rPr>
            <w:rFonts w:hint="eastAsia"/>
            <w:color w:val="000000" w:themeColor="text1"/>
            <w:szCs w:val="24"/>
          </w:rPr>
          <w:delText>1-3</w:delText>
        </w:r>
        <w:r w:rsidDel="00964E30">
          <w:rPr>
            <w:rFonts w:hint="eastAsia"/>
            <w:color w:val="000000" w:themeColor="text1"/>
            <w:szCs w:val="24"/>
          </w:rPr>
          <w:delText>月营业收入分别为</w:delText>
        </w:r>
        <w:r w:rsidDel="00964E30">
          <w:rPr>
            <w:rFonts w:hint="eastAsia"/>
            <w:color w:val="000000" w:themeColor="text1"/>
            <w:szCs w:val="24"/>
          </w:rPr>
          <w:delText>15,758.53</w:delText>
        </w:r>
        <w:r w:rsidDel="00964E30">
          <w:rPr>
            <w:rFonts w:hint="eastAsia"/>
            <w:color w:val="000000" w:themeColor="text1"/>
            <w:szCs w:val="24"/>
          </w:rPr>
          <w:delText>万元、</w:delText>
        </w:r>
        <w:r w:rsidDel="00964E30">
          <w:rPr>
            <w:rFonts w:hint="eastAsia"/>
            <w:color w:val="000000" w:themeColor="text1"/>
            <w:szCs w:val="24"/>
          </w:rPr>
          <w:delText>48,146.06</w:delText>
        </w:r>
        <w:r w:rsidDel="00964E30">
          <w:rPr>
            <w:rFonts w:hint="eastAsia"/>
            <w:color w:val="000000" w:themeColor="text1"/>
            <w:szCs w:val="24"/>
          </w:rPr>
          <w:delText>万元、</w:delText>
        </w:r>
        <w:r w:rsidDel="00964E30">
          <w:rPr>
            <w:rFonts w:hint="eastAsia"/>
            <w:color w:val="000000" w:themeColor="text1"/>
            <w:szCs w:val="24"/>
          </w:rPr>
          <w:delText>86,955.71</w:delText>
        </w:r>
        <w:r w:rsidDel="00964E30">
          <w:rPr>
            <w:rFonts w:hint="eastAsia"/>
            <w:color w:val="000000" w:themeColor="text1"/>
            <w:szCs w:val="24"/>
          </w:rPr>
          <w:delText>万元和</w:delText>
        </w:r>
        <w:r w:rsidDel="00964E30">
          <w:rPr>
            <w:rFonts w:hint="eastAsia"/>
            <w:color w:val="000000" w:themeColor="text1"/>
            <w:szCs w:val="24"/>
          </w:rPr>
          <w:delText>28,350.40</w:delText>
        </w:r>
        <w:r w:rsidDel="00964E30">
          <w:rPr>
            <w:rFonts w:hint="eastAsia"/>
            <w:color w:val="000000" w:themeColor="text1"/>
            <w:szCs w:val="24"/>
          </w:rPr>
          <w:delText>万元，上述期间内营业收入呈现逐年显著递增，</w:delText>
        </w:r>
        <w:r w:rsidDel="00964E30">
          <w:rPr>
            <w:rFonts w:hint="eastAsia"/>
            <w:color w:val="000000" w:themeColor="text1"/>
            <w:szCs w:val="24"/>
          </w:rPr>
          <w:delText>2023</w:delText>
        </w:r>
        <w:r w:rsidDel="00964E30">
          <w:rPr>
            <w:rFonts w:hint="eastAsia"/>
            <w:color w:val="000000" w:themeColor="text1"/>
            <w:szCs w:val="24"/>
          </w:rPr>
          <w:delText>年起随着固安数据中心各栋逐年转固，上架机柜增加，因此对应的收入规模逐年增长。</w:delText>
        </w:r>
      </w:del>
    </w:p>
    <w:p w14:paraId="4B85DCE2" w14:textId="4F13851A" w:rsidR="005F457E" w:rsidDel="00964E30" w:rsidRDefault="00000000">
      <w:pPr>
        <w:spacing w:after="0" w:line="312" w:lineRule="auto"/>
        <w:ind w:firstLine="480"/>
        <w:rPr>
          <w:del w:id="1337" w:author="Si-yuan LIU" w:date="2026-07-24T14:26:00Z" w16du:dateUtc="2026-07-24T06:26:00Z"/>
          <w:color w:val="000000" w:themeColor="text1"/>
          <w:szCs w:val="24"/>
        </w:rPr>
      </w:pPr>
      <w:del w:id="1338" w:author="Si-yuan LIU" w:date="2026-07-24T14:26:00Z" w16du:dateUtc="2026-07-24T06:26:00Z">
        <w:r w:rsidDel="00964E30">
          <w:rPr>
            <w:rFonts w:hint="eastAsia"/>
            <w:color w:val="000000" w:themeColor="text1"/>
            <w:szCs w:val="24"/>
          </w:rPr>
          <w:delText>固安聚龙</w:delText>
        </w:r>
        <w:r w:rsidDel="00964E30">
          <w:rPr>
            <w:rFonts w:hint="eastAsia"/>
            <w:color w:val="000000" w:themeColor="text1"/>
            <w:szCs w:val="24"/>
          </w:rPr>
          <w:delText>2023</w:delText>
        </w:r>
        <w:r w:rsidDel="00964E30">
          <w:rPr>
            <w:rFonts w:hint="eastAsia"/>
            <w:color w:val="000000" w:themeColor="text1"/>
            <w:szCs w:val="24"/>
          </w:rPr>
          <w:delText>年、</w:delText>
        </w:r>
        <w:r w:rsidDel="00964E30">
          <w:rPr>
            <w:rFonts w:hint="eastAsia"/>
            <w:color w:val="000000" w:themeColor="text1"/>
            <w:szCs w:val="24"/>
          </w:rPr>
          <w:delText>2024</w:delText>
        </w:r>
        <w:r w:rsidDel="00964E30">
          <w:rPr>
            <w:rFonts w:hint="eastAsia"/>
            <w:color w:val="000000" w:themeColor="text1"/>
            <w:szCs w:val="24"/>
          </w:rPr>
          <w:delText>年、</w:delText>
        </w:r>
        <w:r w:rsidDel="00964E30">
          <w:rPr>
            <w:rFonts w:hint="eastAsia"/>
            <w:color w:val="000000" w:themeColor="text1"/>
            <w:szCs w:val="24"/>
          </w:rPr>
          <w:delText>2025</w:delText>
        </w:r>
        <w:r w:rsidDel="00964E30">
          <w:rPr>
            <w:rFonts w:hint="eastAsia"/>
            <w:color w:val="000000" w:themeColor="text1"/>
            <w:szCs w:val="24"/>
          </w:rPr>
          <w:delText>年及</w:delText>
        </w:r>
        <w:r w:rsidDel="00964E30">
          <w:rPr>
            <w:rFonts w:hint="eastAsia"/>
            <w:color w:val="000000" w:themeColor="text1"/>
            <w:szCs w:val="24"/>
          </w:rPr>
          <w:delText>2026</w:delText>
        </w:r>
        <w:r w:rsidDel="00964E30">
          <w:rPr>
            <w:rFonts w:hint="eastAsia"/>
            <w:color w:val="000000" w:themeColor="text1"/>
            <w:szCs w:val="24"/>
          </w:rPr>
          <w:delText>年</w:delText>
        </w:r>
        <w:r w:rsidDel="00964E30">
          <w:rPr>
            <w:rFonts w:hint="eastAsia"/>
            <w:color w:val="000000" w:themeColor="text1"/>
            <w:szCs w:val="24"/>
          </w:rPr>
          <w:delText>1-3</w:delText>
        </w:r>
        <w:r w:rsidDel="00964E30">
          <w:rPr>
            <w:rFonts w:hint="eastAsia"/>
            <w:color w:val="000000" w:themeColor="text1"/>
            <w:szCs w:val="24"/>
          </w:rPr>
          <w:delText>月净利润分别为</w:delText>
        </w:r>
        <w:r w:rsidDel="00964E30">
          <w:rPr>
            <w:rFonts w:hint="eastAsia"/>
            <w:color w:val="000000" w:themeColor="text1"/>
            <w:szCs w:val="24"/>
          </w:rPr>
          <w:delText>-1,074.37</w:delText>
        </w:r>
        <w:r w:rsidDel="00964E30">
          <w:rPr>
            <w:rFonts w:hint="eastAsia"/>
            <w:color w:val="000000" w:themeColor="text1"/>
            <w:szCs w:val="24"/>
          </w:rPr>
          <w:delText>万元、</w:delText>
        </w:r>
        <w:r w:rsidDel="00964E30">
          <w:rPr>
            <w:rFonts w:hint="eastAsia"/>
            <w:color w:val="000000" w:themeColor="text1"/>
            <w:szCs w:val="24"/>
          </w:rPr>
          <w:delText>10,725.73</w:delText>
        </w:r>
        <w:r w:rsidDel="00964E30">
          <w:rPr>
            <w:rFonts w:hint="eastAsia"/>
            <w:color w:val="000000" w:themeColor="text1"/>
            <w:szCs w:val="24"/>
          </w:rPr>
          <w:delText>万元、</w:delText>
        </w:r>
        <w:r w:rsidDel="00964E30">
          <w:rPr>
            <w:rFonts w:hint="eastAsia"/>
            <w:color w:val="000000" w:themeColor="text1"/>
            <w:szCs w:val="24"/>
          </w:rPr>
          <w:delText>28,681.65</w:delText>
        </w:r>
        <w:r w:rsidDel="00964E30">
          <w:rPr>
            <w:rFonts w:hint="eastAsia"/>
            <w:color w:val="000000" w:themeColor="text1"/>
            <w:szCs w:val="24"/>
          </w:rPr>
          <w:delText>万元和</w:delText>
        </w:r>
        <w:r w:rsidDel="00964E30">
          <w:rPr>
            <w:rFonts w:hint="eastAsia"/>
            <w:color w:val="000000" w:themeColor="text1"/>
            <w:szCs w:val="24"/>
          </w:rPr>
          <w:delText>10,414.37</w:delText>
        </w:r>
        <w:r w:rsidDel="00964E30">
          <w:rPr>
            <w:rFonts w:hint="eastAsia"/>
            <w:color w:val="000000" w:themeColor="text1"/>
            <w:szCs w:val="24"/>
          </w:rPr>
          <w:delText>万元，整体呈逐年递增态势，其中</w:delText>
        </w:r>
        <w:r w:rsidDel="00964E30">
          <w:rPr>
            <w:rFonts w:hint="eastAsia"/>
            <w:color w:val="000000" w:themeColor="text1"/>
            <w:szCs w:val="24"/>
          </w:rPr>
          <w:delText>2023</w:delText>
        </w:r>
        <w:r w:rsidDel="00964E30">
          <w:rPr>
            <w:rFonts w:hint="eastAsia"/>
            <w:color w:val="000000" w:themeColor="text1"/>
            <w:szCs w:val="24"/>
          </w:rPr>
          <w:delText>年净利润较</w:delText>
        </w:r>
        <w:r w:rsidDel="00964E30">
          <w:rPr>
            <w:rFonts w:hint="eastAsia"/>
            <w:color w:val="000000" w:themeColor="text1"/>
            <w:szCs w:val="24"/>
          </w:rPr>
          <w:delText>2022</w:delText>
        </w:r>
        <w:r w:rsidDel="00964E30">
          <w:rPr>
            <w:rFonts w:hint="eastAsia"/>
            <w:color w:val="000000" w:themeColor="text1"/>
            <w:szCs w:val="24"/>
          </w:rPr>
          <w:delText>年下降且出现亏损，主要原因系</w:delText>
        </w:r>
        <w:r w:rsidDel="00964E30">
          <w:rPr>
            <w:rFonts w:hint="eastAsia"/>
            <w:color w:val="000000" w:themeColor="text1"/>
            <w:szCs w:val="24"/>
          </w:rPr>
          <w:delText>2023</w:delText>
        </w:r>
        <w:r w:rsidDel="00964E30">
          <w:rPr>
            <w:rFonts w:hint="eastAsia"/>
            <w:color w:val="000000" w:themeColor="text1"/>
            <w:szCs w:val="24"/>
          </w:rPr>
          <w:delText>年固安机房</w:delText>
        </w:r>
        <w:r w:rsidDel="00964E30">
          <w:rPr>
            <w:rFonts w:hint="eastAsia"/>
            <w:color w:val="000000" w:themeColor="text1"/>
            <w:szCs w:val="24"/>
          </w:rPr>
          <w:delText>5</w:delText>
        </w:r>
        <w:r w:rsidDel="00964E30">
          <w:rPr>
            <w:rFonts w:hint="eastAsia"/>
            <w:color w:val="000000" w:themeColor="text1"/>
            <w:szCs w:val="24"/>
          </w:rPr>
          <w:delText>、</w:delText>
        </w:r>
        <w:r w:rsidDel="00964E30">
          <w:rPr>
            <w:rFonts w:hint="eastAsia"/>
            <w:color w:val="000000" w:themeColor="text1"/>
            <w:szCs w:val="24"/>
          </w:rPr>
          <w:delText>6</w:delText>
        </w:r>
        <w:r w:rsidDel="00964E30">
          <w:rPr>
            <w:rFonts w:hint="eastAsia"/>
            <w:color w:val="000000" w:themeColor="text1"/>
            <w:szCs w:val="24"/>
          </w:rPr>
          <w:delText>、</w:delText>
        </w:r>
        <w:r w:rsidDel="00964E30">
          <w:rPr>
            <w:rFonts w:hint="eastAsia"/>
            <w:color w:val="000000" w:themeColor="text1"/>
            <w:szCs w:val="24"/>
          </w:rPr>
          <w:delText>7</w:delText>
        </w:r>
        <w:r w:rsidDel="00964E30">
          <w:rPr>
            <w:rFonts w:hint="eastAsia"/>
            <w:color w:val="000000" w:themeColor="text1"/>
            <w:szCs w:val="24"/>
          </w:rPr>
          <w:delText>号楼以及大楼主体整体转固导致折旧摊销等固定成本较高，同时机房尚处于上架爬坡期且部分大楼尚未投入机电建设，相关营业收入尚未完全体现，从而使得当年净利润下降并形成亏损，</w:delText>
        </w:r>
        <w:r w:rsidDel="00964E30">
          <w:rPr>
            <w:rFonts w:hint="eastAsia"/>
            <w:color w:val="000000" w:themeColor="text1"/>
            <w:szCs w:val="24"/>
          </w:rPr>
          <w:delText>2024</w:delText>
        </w:r>
        <w:r w:rsidDel="00964E30">
          <w:rPr>
            <w:rFonts w:hint="eastAsia"/>
            <w:color w:val="000000" w:themeColor="text1"/>
            <w:szCs w:val="24"/>
          </w:rPr>
          <w:delText>年起，随着机房上架率提升，收入规模上升，规模效应显著，净利润逐年增长。</w:delText>
        </w:r>
      </w:del>
    </w:p>
    <w:p w14:paraId="6E6312FE" w14:textId="4A420387" w:rsidR="005F457E" w:rsidDel="00964E30" w:rsidRDefault="00000000">
      <w:pPr>
        <w:spacing w:after="0" w:line="312" w:lineRule="auto"/>
        <w:ind w:firstLine="480"/>
        <w:rPr>
          <w:del w:id="1339" w:author="Si-yuan LIU" w:date="2026-07-24T14:26:00Z" w16du:dateUtc="2026-07-24T06:26:00Z"/>
          <w:color w:val="000000" w:themeColor="text1"/>
          <w:szCs w:val="24"/>
        </w:rPr>
      </w:pPr>
      <w:del w:id="1340" w:author="Si-yuan LIU" w:date="2026-07-24T14:26:00Z" w16du:dateUtc="2026-07-24T06:26:00Z">
        <w:r w:rsidDel="00964E30">
          <w:rPr>
            <w:rFonts w:hint="eastAsia"/>
            <w:color w:val="000000" w:themeColor="text1"/>
            <w:szCs w:val="24"/>
          </w:rPr>
          <w:delText>固安聚龙</w:delText>
        </w:r>
        <w:r w:rsidDel="00964E30">
          <w:rPr>
            <w:rFonts w:hint="eastAsia"/>
            <w:color w:val="000000" w:themeColor="text1"/>
            <w:szCs w:val="24"/>
          </w:rPr>
          <w:delText>2023</w:delText>
        </w:r>
        <w:r w:rsidDel="00964E30">
          <w:rPr>
            <w:rFonts w:hint="eastAsia"/>
            <w:color w:val="000000" w:themeColor="text1"/>
            <w:szCs w:val="24"/>
          </w:rPr>
          <w:delText>年、</w:delText>
        </w:r>
        <w:r w:rsidDel="00964E30">
          <w:rPr>
            <w:rFonts w:hint="eastAsia"/>
            <w:color w:val="000000" w:themeColor="text1"/>
            <w:szCs w:val="24"/>
          </w:rPr>
          <w:delText>2024</w:delText>
        </w:r>
        <w:r w:rsidDel="00964E30">
          <w:rPr>
            <w:rFonts w:hint="eastAsia"/>
            <w:color w:val="000000" w:themeColor="text1"/>
            <w:szCs w:val="24"/>
          </w:rPr>
          <w:delText>年、</w:delText>
        </w:r>
        <w:r w:rsidDel="00964E30">
          <w:rPr>
            <w:rFonts w:hint="eastAsia"/>
            <w:color w:val="000000" w:themeColor="text1"/>
            <w:szCs w:val="24"/>
          </w:rPr>
          <w:delText>2025</w:delText>
        </w:r>
        <w:r w:rsidDel="00964E30">
          <w:rPr>
            <w:rFonts w:hint="eastAsia"/>
            <w:color w:val="000000" w:themeColor="text1"/>
            <w:szCs w:val="24"/>
          </w:rPr>
          <w:delText>年及</w:delText>
        </w:r>
        <w:r w:rsidDel="00964E30">
          <w:rPr>
            <w:rFonts w:hint="eastAsia"/>
            <w:color w:val="000000" w:themeColor="text1"/>
            <w:szCs w:val="24"/>
          </w:rPr>
          <w:delText>2026</w:delText>
        </w:r>
        <w:r w:rsidDel="00964E30">
          <w:rPr>
            <w:rFonts w:hint="eastAsia"/>
            <w:color w:val="000000" w:themeColor="text1"/>
            <w:szCs w:val="24"/>
          </w:rPr>
          <w:delText>年</w:delText>
        </w:r>
        <w:r w:rsidDel="00964E30">
          <w:rPr>
            <w:rFonts w:hint="eastAsia"/>
            <w:color w:val="000000" w:themeColor="text1"/>
            <w:szCs w:val="24"/>
          </w:rPr>
          <w:delText>1-3</w:delText>
        </w:r>
        <w:r w:rsidDel="00964E30">
          <w:rPr>
            <w:rFonts w:hint="eastAsia"/>
            <w:color w:val="000000" w:themeColor="text1"/>
            <w:szCs w:val="24"/>
          </w:rPr>
          <w:delText>月</w:delText>
        </w:r>
        <w:r w:rsidDel="00964E30">
          <w:rPr>
            <w:rFonts w:hint="eastAsia"/>
            <w:color w:val="000000" w:themeColor="text1"/>
            <w:szCs w:val="24"/>
          </w:rPr>
          <w:delText>EBITDA</w:delText>
        </w:r>
        <w:r w:rsidDel="00964E30">
          <w:rPr>
            <w:rFonts w:hint="eastAsia"/>
            <w:color w:val="000000" w:themeColor="text1"/>
            <w:szCs w:val="24"/>
          </w:rPr>
          <w:delText>金额分别为</w:delText>
        </w:r>
        <w:r w:rsidDel="00964E30">
          <w:rPr>
            <w:rFonts w:hint="eastAsia"/>
            <w:color w:val="000000" w:themeColor="text1"/>
            <w:szCs w:val="24"/>
          </w:rPr>
          <w:delText>1,938.33</w:delText>
        </w:r>
        <w:r w:rsidDel="00964E30">
          <w:rPr>
            <w:rFonts w:hint="eastAsia"/>
            <w:color w:val="000000" w:themeColor="text1"/>
            <w:szCs w:val="24"/>
          </w:rPr>
          <w:delText>万元、</w:delText>
        </w:r>
        <w:r w:rsidDel="00964E30">
          <w:rPr>
            <w:rFonts w:hint="eastAsia"/>
            <w:color w:val="000000" w:themeColor="text1"/>
            <w:szCs w:val="24"/>
          </w:rPr>
          <w:delText>23,915.27</w:delText>
        </w:r>
        <w:r w:rsidDel="00964E30">
          <w:rPr>
            <w:rFonts w:hint="eastAsia"/>
            <w:color w:val="000000" w:themeColor="text1"/>
            <w:szCs w:val="24"/>
          </w:rPr>
          <w:delText>万元、</w:delText>
        </w:r>
        <w:r w:rsidDel="00964E30">
          <w:rPr>
            <w:color w:val="000000" w:themeColor="text1"/>
            <w:szCs w:val="24"/>
          </w:rPr>
          <w:delText>48,809.63</w:delText>
        </w:r>
        <w:r w:rsidDel="00964E30">
          <w:rPr>
            <w:rFonts w:hint="eastAsia"/>
            <w:color w:val="000000" w:themeColor="text1"/>
            <w:szCs w:val="24"/>
          </w:rPr>
          <w:delText>万元和</w:delText>
        </w:r>
        <w:r w:rsidDel="00964E30">
          <w:rPr>
            <w:color w:val="000000" w:themeColor="text1"/>
            <w:szCs w:val="24"/>
          </w:rPr>
          <w:delText>18,457.10</w:delText>
        </w:r>
        <w:r w:rsidDel="00964E30">
          <w:rPr>
            <w:rFonts w:hint="eastAsia"/>
            <w:color w:val="000000" w:themeColor="text1"/>
            <w:szCs w:val="24"/>
          </w:rPr>
          <w:delText>万元，</w:delText>
        </w:r>
        <w:r w:rsidDel="00964E30">
          <w:rPr>
            <w:color w:val="000000" w:themeColor="text1"/>
            <w:szCs w:val="24"/>
          </w:rPr>
          <w:delText>EBITDA</w:delText>
        </w:r>
        <w:r w:rsidDel="00964E30">
          <w:rPr>
            <w:rFonts w:hint="eastAsia"/>
            <w:color w:val="000000" w:themeColor="text1"/>
            <w:szCs w:val="24"/>
          </w:rPr>
          <w:delText>和净利润变动趋势一致，也是受</w:delText>
        </w:r>
        <w:r w:rsidDel="00964E30">
          <w:rPr>
            <w:color w:val="000000" w:themeColor="text1"/>
            <w:szCs w:val="24"/>
          </w:rPr>
          <w:delText>机房尚处于上架爬坡期且部分大楼尚未投入机电建设</w:delText>
        </w:r>
        <w:r w:rsidDel="00964E30">
          <w:rPr>
            <w:rFonts w:hint="eastAsia"/>
            <w:color w:val="000000" w:themeColor="text1"/>
            <w:szCs w:val="24"/>
          </w:rPr>
          <w:delText>的影响，呈现一定波动性。</w:delText>
        </w:r>
      </w:del>
    </w:p>
    <w:p w14:paraId="1FE4F0E0" w14:textId="0A57A955" w:rsidR="005F457E" w:rsidDel="00964E30" w:rsidRDefault="00000000">
      <w:pPr>
        <w:spacing w:after="0" w:line="312" w:lineRule="auto"/>
        <w:ind w:firstLine="480"/>
        <w:rPr>
          <w:del w:id="1341" w:author="Si-yuan LIU" w:date="2026-07-24T14:26:00Z" w16du:dateUtc="2026-07-24T06:26:00Z"/>
          <w:color w:val="000000" w:themeColor="text1"/>
          <w:szCs w:val="24"/>
        </w:rPr>
      </w:pPr>
      <w:del w:id="1342" w:author="Si-yuan LIU" w:date="2026-07-24T14:26:00Z" w16du:dateUtc="2026-07-24T06:26:00Z">
        <w:r w:rsidDel="00964E30">
          <w:rPr>
            <w:rFonts w:hint="eastAsia"/>
            <w:color w:val="000000" w:themeColor="text1"/>
            <w:szCs w:val="24"/>
          </w:rPr>
          <w:delText>固安聚龙</w:delText>
        </w:r>
        <w:r w:rsidDel="00964E30">
          <w:rPr>
            <w:rFonts w:hint="eastAsia"/>
            <w:color w:val="000000" w:themeColor="text1"/>
            <w:szCs w:val="24"/>
          </w:rPr>
          <w:delText>2023</w:delText>
        </w:r>
        <w:r w:rsidDel="00964E30">
          <w:rPr>
            <w:rFonts w:hint="eastAsia"/>
            <w:color w:val="000000" w:themeColor="text1"/>
            <w:szCs w:val="24"/>
          </w:rPr>
          <w:delText>年、</w:delText>
        </w:r>
        <w:r w:rsidDel="00964E30">
          <w:rPr>
            <w:rFonts w:hint="eastAsia"/>
            <w:color w:val="000000" w:themeColor="text1"/>
            <w:szCs w:val="24"/>
          </w:rPr>
          <w:delText>2024</w:delText>
        </w:r>
        <w:r w:rsidDel="00964E30">
          <w:rPr>
            <w:rFonts w:hint="eastAsia"/>
            <w:color w:val="000000" w:themeColor="text1"/>
            <w:szCs w:val="24"/>
          </w:rPr>
          <w:delText>年、</w:delText>
        </w:r>
        <w:r w:rsidDel="00964E30">
          <w:rPr>
            <w:rFonts w:hint="eastAsia"/>
            <w:color w:val="000000" w:themeColor="text1"/>
            <w:szCs w:val="24"/>
          </w:rPr>
          <w:delText>2025</w:delText>
        </w:r>
        <w:r w:rsidDel="00964E30">
          <w:rPr>
            <w:rFonts w:hint="eastAsia"/>
            <w:color w:val="000000" w:themeColor="text1"/>
            <w:szCs w:val="24"/>
          </w:rPr>
          <w:delText>年及</w:delText>
        </w:r>
        <w:r w:rsidDel="00964E30">
          <w:rPr>
            <w:rFonts w:hint="eastAsia"/>
            <w:color w:val="000000" w:themeColor="text1"/>
            <w:szCs w:val="24"/>
          </w:rPr>
          <w:delText>2026</w:delText>
        </w:r>
        <w:r w:rsidDel="00964E30">
          <w:rPr>
            <w:rFonts w:hint="eastAsia"/>
            <w:color w:val="000000" w:themeColor="text1"/>
            <w:szCs w:val="24"/>
          </w:rPr>
          <w:delText>年</w:delText>
        </w:r>
        <w:r w:rsidDel="00964E30">
          <w:rPr>
            <w:rFonts w:hint="eastAsia"/>
            <w:color w:val="000000" w:themeColor="text1"/>
            <w:szCs w:val="24"/>
          </w:rPr>
          <w:delText>1-3</w:delText>
        </w:r>
        <w:r w:rsidDel="00964E30">
          <w:rPr>
            <w:rFonts w:hint="eastAsia"/>
            <w:color w:val="000000" w:themeColor="text1"/>
            <w:szCs w:val="24"/>
          </w:rPr>
          <w:delText>月经营性现金流净额分别为</w:delText>
        </w:r>
        <w:r w:rsidDel="00964E30">
          <w:rPr>
            <w:color w:val="000000" w:themeColor="text1"/>
            <w:szCs w:val="24"/>
          </w:rPr>
          <w:delText>47,409.32</w:delText>
        </w:r>
        <w:r w:rsidDel="00964E30">
          <w:rPr>
            <w:rFonts w:hint="eastAsia"/>
            <w:color w:val="000000" w:themeColor="text1"/>
            <w:szCs w:val="24"/>
          </w:rPr>
          <w:delText>万元、</w:delText>
        </w:r>
        <w:r w:rsidDel="00964E30">
          <w:rPr>
            <w:color w:val="000000" w:themeColor="text1"/>
            <w:szCs w:val="24"/>
          </w:rPr>
          <w:delText>54,917.09</w:delText>
        </w:r>
        <w:r w:rsidDel="00964E30">
          <w:rPr>
            <w:rFonts w:hint="eastAsia"/>
            <w:color w:val="000000" w:themeColor="text1"/>
            <w:szCs w:val="24"/>
          </w:rPr>
          <w:delText>万元、</w:delText>
        </w:r>
        <w:r w:rsidDel="00964E30">
          <w:rPr>
            <w:color w:val="000000" w:themeColor="text1"/>
            <w:szCs w:val="24"/>
          </w:rPr>
          <w:delText>9,866.63</w:delText>
        </w:r>
        <w:r w:rsidDel="00964E30">
          <w:rPr>
            <w:rFonts w:hint="eastAsia"/>
            <w:color w:val="000000" w:themeColor="text1"/>
            <w:szCs w:val="24"/>
          </w:rPr>
          <w:delText>万元和</w:delText>
        </w:r>
        <w:r w:rsidDel="00964E30">
          <w:rPr>
            <w:color w:val="000000" w:themeColor="text1"/>
            <w:szCs w:val="24"/>
          </w:rPr>
          <w:delText>38,611.95</w:delText>
        </w:r>
        <w:r w:rsidDel="00964E30">
          <w:rPr>
            <w:rFonts w:hint="eastAsia"/>
            <w:color w:val="000000" w:themeColor="text1"/>
            <w:szCs w:val="24"/>
          </w:rPr>
          <w:delText>万元，报告期内呈现波动态势。固安聚龙持有的机房设施是根据订单分期建设交付客户，同时由于部分年份关联公司资金拆借，导致经营性现金流净额波动较大。</w:delText>
        </w:r>
      </w:del>
    </w:p>
    <w:p w14:paraId="690F2885" w14:textId="5A66E2EC" w:rsidR="005F457E" w:rsidDel="00964E30" w:rsidRDefault="00000000">
      <w:pPr>
        <w:spacing w:after="0" w:line="312" w:lineRule="auto"/>
        <w:ind w:firstLine="480"/>
        <w:rPr>
          <w:del w:id="1343" w:author="Si-yuan LIU" w:date="2026-07-24T14:26:00Z" w16du:dateUtc="2026-07-24T06:26:00Z"/>
          <w:color w:val="000000" w:themeColor="text1"/>
          <w:szCs w:val="24"/>
        </w:rPr>
      </w:pPr>
      <w:del w:id="1344" w:author="Si-yuan LIU" w:date="2026-07-24T14:26:00Z" w16du:dateUtc="2026-07-24T06:26:00Z">
        <w:r w:rsidDel="00964E30">
          <w:rPr>
            <w:rFonts w:hint="eastAsia"/>
            <w:color w:val="000000" w:themeColor="text1"/>
            <w:szCs w:val="24"/>
          </w:rPr>
          <w:delText>综上所述，公司报告期内营业收入、净利润及经营性现金流量波动较大主要系：公司相关数据中心机房及大楼工程在</w:delText>
        </w:r>
        <w:r w:rsidDel="00964E30">
          <w:rPr>
            <w:rFonts w:hint="eastAsia"/>
            <w:color w:val="000000" w:themeColor="text1"/>
            <w:szCs w:val="24"/>
          </w:rPr>
          <w:delText>2022</w:delText>
        </w:r>
        <w:r w:rsidDel="00964E30">
          <w:rPr>
            <w:rFonts w:hint="eastAsia"/>
            <w:color w:val="000000" w:themeColor="text1"/>
            <w:szCs w:val="24"/>
          </w:rPr>
          <w:delText>年至</w:delText>
        </w:r>
        <w:r w:rsidDel="00964E30">
          <w:rPr>
            <w:rFonts w:hint="eastAsia"/>
            <w:color w:val="000000" w:themeColor="text1"/>
            <w:szCs w:val="24"/>
          </w:rPr>
          <w:delText>2023</w:delText>
        </w:r>
        <w:r w:rsidDel="00964E30">
          <w:rPr>
            <w:rFonts w:hint="eastAsia"/>
            <w:color w:val="000000" w:themeColor="text1"/>
            <w:szCs w:val="24"/>
          </w:rPr>
          <w:delText>年仍处于建设期，尚未实现收入；</w:delText>
        </w:r>
        <w:r w:rsidDel="00964E30">
          <w:rPr>
            <w:rFonts w:hint="eastAsia"/>
            <w:color w:val="000000" w:themeColor="text1"/>
            <w:szCs w:val="24"/>
          </w:rPr>
          <w:delText>2023</w:delText>
        </w:r>
        <w:r w:rsidDel="00964E30">
          <w:rPr>
            <w:rFonts w:hint="eastAsia"/>
            <w:color w:val="000000" w:themeColor="text1"/>
            <w:szCs w:val="24"/>
          </w:rPr>
          <w:delText>年建成后，项目处于上架爬坡期，随着租金收入增长，相关财务指标逐年好转。预计未来随着本项目相关机柜资产上架率稳定，上述财务指标将趋于平稳。</w:delText>
        </w:r>
      </w:del>
    </w:p>
    <w:p w14:paraId="05925DB9" w14:textId="37432C44" w:rsidR="005F457E" w:rsidDel="00964E30" w:rsidRDefault="00000000">
      <w:pPr>
        <w:spacing w:after="0" w:line="312" w:lineRule="auto"/>
        <w:ind w:firstLine="480"/>
        <w:rPr>
          <w:del w:id="1345" w:author="Si-yuan LIU" w:date="2026-07-24T14:26:00Z" w16du:dateUtc="2026-07-24T06:26:00Z"/>
          <w:color w:val="000000" w:themeColor="text1"/>
          <w:szCs w:val="24"/>
        </w:rPr>
      </w:pPr>
      <w:del w:id="1346" w:author="Si-yuan LIU" w:date="2026-07-24T14:26:00Z" w16du:dateUtc="2026-07-24T06:26:00Z">
        <w:r w:rsidDel="00964E30">
          <w:rPr>
            <w:rFonts w:hint="eastAsia"/>
            <w:color w:val="000000" w:themeColor="text1"/>
            <w:szCs w:val="24"/>
          </w:rPr>
          <w:delText>（</w:delText>
        </w:r>
        <w:r w:rsidDel="00964E30">
          <w:rPr>
            <w:color w:val="000000" w:themeColor="text1"/>
            <w:szCs w:val="24"/>
          </w:rPr>
          <w:delText>3</w:delText>
        </w:r>
        <w:r w:rsidDel="00964E30">
          <w:rPr>
            <w:rFonts w:hint="eastAsia"/>
            <w:color w:val="000000" w:themeColor="text1"/>
            <w:szCs w:val="24"/>
          </w:rPr>
          <w:delText>）违法违规和信用情况</w:delText>
        </w:r>
      </w:del>
    </w:p>
    <w:p w14:paraId="5B2228CB" w14:textId="1F292405" w:rsidR="005F457E" w:rsidDel="00964E30" w:rsidRDefault="00000000">
      <w:pPr>
        <w:spacing w:after="0" w:line="312" w:lineRule="auto"/>
        <w:ind w:firstLine="480"/>
        <w:rPr>
          <w:del w:id="1347" w:author="Si-yuan LIU" w:date="2026-07-24T14:26:00Z" w16du:dateUtc="2026-07-24T06:26:00Z"/>
          <w:color w:val="000000" w:themeColor="text1"/>
          <w:szCs w:val="24"/>
        </w:rPr>
      </w:pPr>
      <w:del w:id="1348" w:author="Si-yuan LIU" w:date="2026-07-24T14:26:00Z" w16du:dateUtc="2026-07-24T06:26:00Z">
        <w:r w:rsidDel="00964E30">
          <w:rPr>
            <w:color w:val="000000" w:themeColor="text1"/>
            <w:szCs w:val="24"/>
          </w:rPr>
          <w:delText>1</w:delText>
        </w:r>
        <w:r w:rsidDel="00964E30">
          <w:rPr>
            <w:rFonts w:hint="eastAsia"/>
            <w:color w:val="000000" w:themeColor="text1"/>
            <w:szCs w:val="24"/>
          </w:rPr>
          <w:delText>）原始权益人违法违规情况</w:delText>
        </w:r>
      </w:del>
    </w:p>
    <w:p w14:paraId="4883E27D" w14:textId="49EC35AB" w:rsidR="005F457E" w:rsidDel="00964E30" w:rsidRDefault="00000000">
      <w:pPr>
        <w:spacing w:after="0" w:line="312" w:lineRule="auto"/>
        <w:ind w:firstLine="480"/>
        <w:rPr>
          <w:del w:id="1349" w:author="Si-yuan LIU" w:date="2026-07-24T14:26:00Z" w16du:dateUtc="2026-07-24T06:26:00Z"/>
          <w:color w:val="000000" w:themeColor="text1"/>
          <w:szCs w:val="24"/>
        </w:rPr>
      </w:pPr>
      <w:del w:id="1350" w:author="Si-yuan LIU" w:date="2026-07-24T14:26:00Z" w16du:dateUtc="2026-07-24T06:26:00Z">
        <w:r w:rsidDel="00964E30">
          <w:rPr>
            <w:rFonts w:hint="eastAsia"/>
            <w:color w:val="000000" w:themeColor="text1"/>
            <w:szCs w:val="24"/>
          </w:rPr>
          <w:delText>固安聚龙近</w:delText>
        </w:r>
        <w:r w:rsidDel="00964E30">
          <w:rPr>
            <w:color w:val="000000" w:themeColor="text1"/>
            <w:szCs w:val="24"/>
          </w:rPr>
          <w:delText>3</w:delText>
        </w:r>
        <w:r w:rsidDel="00964E30">
          <w:rPr>
            <w:rFonts w:hint="eastAsia"/>
            <w:color w:val="000000" w:themeColor="text1"/>
            <w:szCs w:val="24"/>
          </w:rPr>
          <w:delText>年在投资建设、生产运营、市场监管、税务等方面无重大违法违规记录，未发生重大安全生产事故。</w:delText>
        </w:r>
      </w:del>
    </w:p>
    <w:p w14:paraId="0694C116" w14:textId="291161D1" w:rsidR="005F457E" w:rsidDel="00964E30" w:rsidRDefault="00000000">
      <w:pPr>
        <w:spacing w:after="0" w:line="312" w:lineRule="auto"/>
        <w:ind w:firstLine="480"/>
        <w:rPr>
          <w:del w:id="1351" w:author="Si-yuan LIU" w:date="2026-07-24T14:26:00Z" w16du:dateUtc="2026-07-24T06:26:00Z"/>
          <w:color w:val="000000" w:themeColor="text1"/>
          <w:szCs w:val="24"/>
        </w:rPr>
      </w:pPr>
      <w:del w:id="1352" w:author="Si-yuan LIU" w:date="2026-07-24T14:26:00Z" w16du:dateUtc="2026-07-24T06:26:00Z">
        <w:r w:rsidDel="00964E30">
          <w:rPr>
            <w:color w:val="000000" w:themeColor="text1"/>
            <w:szCs w:val="24"/>
          </w:rPr>
          <w:delText>2026</w:delText>
        </w:r>
        <w:r w:rsidDel="00964E30">
          <w:rPr>
            <w:rFonts w:hint="eastAsia"/>
            <w:color w:val="000000" w:themeColor="text1"/>
            <w:szCs w:val="24"/>
          </w:rPr>
          <w:delText>年</w:delText>
        </w:r>
        <w:r w:rsidDel="00964E30">
          <w:rPr>
            <w:rFonts w:hint="eastAsia"/>
            <w:color w:val="000000" w:themeColor="text1"/>
            <w:szCs w:val="24"/>
          </w:rPr>
          <w:delText>5</w:delText>
        </w:r>
        <w:r w:rsidDel="00964E30">
          <w:rPr>
            <w:rFonts w:hint="eastAsia"/>
            <w:color w:val="000000" w:themeColor="text1"/>
            <w:szCs w:val="24"/>
          </w:rPr>
          <w:delText>月</w:delText>
        </w:r>
        <w:r w:rsidDel="00964E30">
          <w:rPr>
            <w:rFonts w:hint="eastAsia"/>
            <w:color w:val="000000" w:themeColor="text1"/>
            <w:szCs w:val="24"/>
          </w:rPr>
          <w:delText>2</w:delText>
        </w:r>
        <w:r w:rsidDel="00964E30">
          <w:rPr>
            <w:color w:val="000000" w:themeColor="text1"/>
            <w:szCs w:val="24"/>
          </w:rPr>
          <w:delText>9</w:delText>
        </w:r>
        <w:r w:rsidDel="00964E30">
          <w:rPr>
            <w:rFonts w:hint="eastAsia"/>
            <w:color w:val="000000" w:themeColor="text1"/>
            <w:szCs w:val="24"/>
          </w:rPr>
          <w:delText>日，原始权益人固安聚龙出具《固安聚龙自动化设备有限公司关于奥飞数据中心基础设施领域不动产投资信托基金（</w:delText>
        </w:r>
        <w:r w:rsidDel="00964E30">
          <w:rPr>
            <w:color w:val="000000" w:themeColor="text1"/>
            <w:szCs w:val="24"/>
          </w:rPr>
          <w:delText>REITs</w:delText>
        </w:r>
        <w:r w:rsidDel="00964E30">
          <w:rPr>
            <w:rFonts w:hint="eastAsia"/>
            <w:color w:val="000000" w:themeColor="text1"/>
            <w:szCs w:val="24"/>
          </w:rPr>
          <w:delText>）项目的承诺函》，就自身运营情况承诺：“本公司近</w:delText>
        </w:r>
        <w:r w:rsidDel="00964E30">
          <w:rPr>
            <w:color w:val="000000" w:themeColor="text1"/>
            <w:szCs w:val="24"/>
          </w:rPr>
          <w:delText>3</w:delText>
        </w:r>
        <w:r w:rsidDel="00964E30">
          <w:rPr>
            <w:rFonts w:hint="eastAsia"/>
            <w:color w:val="000000" w:themeColor="text1"/>
            <w:szCs w:val="24"/>
          </w:rPr>
          <w:delText>年在投资建设、生产运营、市场监管、税务等方面无重大违法违规记录，未发生重大安全生产事故”。相关情况详见附件</w:delText>
        </w:r>
        <w:r w:rsidDel="00964E30">
          <w:rPr>
            <w:rFonts w:hint="eastAsia"/>
            <w:color w:val="000000" w:themeColor="text1"/>
            <w:szCs w:val="24"/>
          </w:rPr>
          <w:delText>4-2</w:delText>
        </w:r>
        <w:r w:rsidDel="00964E30">
          <w:rPr>
            <w:rFonts w:hint="eastAsia"/>
            <w:color w:val="000000" w:themeColor="text1"/>
            <w:szCs w:val="24"/>
          </w:rPr>
          <w:delText>。</w:delText>
        </w:r>
      </w:del>
    </w:p>
    <w:p w14:paraId="13C01D25" w14:textId="6FCD714F" w:rsidR="005F457E" w:rsidDel="00964E30" w:rsidRDefault="00000000">
      <w:pPr>
        <w:spacing w:after="0" w:line="312" w:lineRule="auto"/>
        <w:ind w:firstLine="480"/>
        <w:rPr>
          <w:del w:id="1353" w:author="Si-yuan LIU" w:date="2026-07-24T14:26:00Z" w16du:dateUtc="2026-07-24T06:26:00Z"/>
          <w:color w:val="000000" w:themeColor="text1"/>
          <w:szCs w:val="24"/>
        </w:rPr>
      </w:pPr>
      <w:del w:id="1354" w:author="Si-yuan LIU" w:date="2026-07-24T14:26:00Z" w16du:dateUtc="2026-07-24T06:26:00Z">
        <w:r w:rsidDel="00964E30">
          <w:rPr>
            <w:color w:val="000000" w:themeColor="text1"/>
            <w:szCs w:val="24"/>
          </w:rPr>
          <w:delText>2</w:delText>
        </w:r>
        <w:r w:rsidDel="00964E30">
          <w:rPr>
            <w:rFonts w:hint="eastAsia"/>
            <w:color w:val="000000" w:themeColor="text1"/>
            <w:szCs w:val="24"/>
          </w:rPr>
          <w:delText>）原始权益人信用状况</w:delText>
        </w:r>
      </w:del>
    </w:p>
    <w:p w14:paraId="4C2AD81A" w14:textId="585CE4B1" w:rsidR="005F457E" w:rsidDel="00964E30" w:rsidRDefault="00000000">
      <w:pPr>
        <w:spacing w:after="0" w:line="312" w:lineRule="auto"/>
        <w:ind w:firstLine="480"/>
        <w:rPr>
          <w:del w:id="1355" w:author="Si-yuan LIU" w:date="2026-07-24T14:26:00Z" w16du:dateUtc="2026-07-24T06:26:00Z"/>
          <w:color w:val="000000" w:themeColor="text1"/>
          <w:szCs w:val="24"/>
        </w:rPr>
      </w:pPr>
      <w:del w:id="1356" w:author="Si-yuan LIU" w:date="2026-07-24T14:26:00Z" w16du:dateUtc="2026-07-24T06:26:00Z">
        <w:r w:rsidDel="00964E30">
          <w:rPr>
            <w:rFonts w:hint="eastAsia"/>
            <w:color w:val="000000" w:themeColor="text1"/>
            <w:szCs w:val="24"/>
          </w:rPr>
          <w:delText>截至</w:delText>
        </w:r>
        <w:r w:rsidDel="00964E30">
          <w:rPr>
            <w:color w:val="000000" w:themeColor="text1"/>
            <w:szCs w:val="24"/>
          </w:rPr>
          <w:delText>2026</w:delText>
        </w:r>
        <w:r w:rsidDel="00964E30">
          <w:rPr>
            <w:rFonts w:hint="eastAsia"/>
            <w:color w:val="000000" w:themeColor="text1"/>
            <w:szCs w:val="24"/>
          </w:rPr>
          <w:delText>年</w:delText>
        </w:r>
        <w:r w:rsidDel="00964E30">
          <w:rPr>
            <w:color w:val="000000" w:themeColor="text1"/>
            <w:szCs w:val="24"/>
          </w:rPr>
          <w:delText>5</w:delText>
        </w:r>
        <w:r w:rsidDel="00964E30">
          <w:rPr>
            <w:rFonts w:hint="eastAsia"/>
            <w:color w:val="000000" w:themeColor="text1"/>
            <w:szCs w:val="24"/>
          </w:rPr>
          <w:delText>月</w:delText>
        </w:r>
        <w:r w:rsidDel="00964E30">
          <w:rPr>
            <w:color w:val="000000" w:themeColor="text1"/>
            <w:szCs w:val="24"/>
          </w:rPr>
          <w:delText>14</w:delText>
        </w:r>
        <w:r w:rsidDel="00964E30">
          <w:rPr>
            <w:rFonts w:hint="eastAsia"/>
            <w:color w:val="000000" w:themeColor="text1"/>
            <w:szCs w:val="24"/>
          </w:rPr>
          <w:delText>日，经查询信用中国网站、国家企业信用信息公示系统网站、中国执行信息公开网等官方网站，基于以上查询结果，最近三年，固安聚龙不存在因严重违法失信行为，被有权部门认定为失信被执行人、重大税收违法案件当事人或涉金融严重失信人的记录，详见附件</w:delText>
        </w:r>
        <w:r w:rsidDel="00964E30">
          <w:rPr>
            <w:rFonts w:hint="eastAsia"/>
            <w:color w:val="000000" w:themeColor="text1"/>
            <w:szCs w:val="24"/>
          </w:rPr>
          <w:delText>3-2</w:delText>
        </w:r>
        <w:r w:rsidDel="00964E30">
          <w:rPr>
            <w:rFonts w:hint="eastAsia"/>
            <w:color w:val="000000" w:themeColor="text1"/>
            <w:szCs w:val="24"/>
          </w:rPr>
          <w:delText>。</w:delText>
        </w:r>
      </w:del>
    </w:p>
    <w:p w14:paraId="22B1381C" w14:textId="67B4E37C" w:rsidR="005F457E" w:rsidDel="00964E30" w:rsidRDefault="00000000">
      <w:pPr>
        <w:spacing w:after="0" w:line="312" w:lineRule="auto"/>
        <w:ind w:firstLine="480"/>
        <w:rPr>
          <w:del w:id="1357" w:author="Si-yuan LIU" w:date="2026-07-24T14:26:00Z" w16du:dateUtc="2026-07-24T06:26:00Z"/>
          <w:color w:val="000000" w:themeColor="text1"/>
          <w:szCs w:val="24"/>
        </w:rPr>
      </w:pPr>
      <w:del w:id="1358" w:author="Si-yuan LIU" w:date="2026-07-24T14:26:00Z" w16du:dateUtc="2026-07-24T06:26:00Z">
        <w:r w:rsidDel="00964E30">
          <w:rPr>
            <w:color w:val="000000" w:themeColor="text1"/>
            <w:szCs w:val="24"/>
          </w:rPr>
          <w:delText>3.</w:delText>
        </w:r>
        <w:r w:rsidDel="00964E30">
          <w:rPr>
            <w:rFonts w:hint="eastAsia"/>
            <w:color w:val="000000" w:themeColor="text1"/>
            <w:szCs w:val="24"/>
          </w:rPr>
          <w:delText>广州市昊盈计算机科技有限公司（原始权益人</w:delText>
        </w:r>
        <w:r w:rsidDel="00964E30">
          <w:rPr>
            <w:color w:val="000000" w:themeColor="text1"/>
            <w:szCs w:val="24"/>
          </w:rPr>
          <w:delText>3</w:delText>
        </w:r>
        <w:r w:rsidDel="00964E30">
          <w:rPr>
            <w:rFonts w:hint="eastAsia"/>
            <w:color w:val="000000" w:themeColor="text1"/>
            <w:szCs w:val="24"/>
          </w:rPr>
          <w:delText>）</w:delText>
        </w:r>
      </w:del>
    </w:p>
    <w:p w14:paraId="03C25BC6" w14:textId="7E018356" w:rsidR="005F457E" w:rsidDel="00964E30" w:rsidRDefault="00000000">
      <w:pPr>
        <w:spacing w:after="0" w:line="312" w:lineRule="auto"/>
        <w:ind w:firstLine="480"/>
        <w:rPr>
          <w:del w:id="1359" w:author="Si-yuan LIU" w:date="2026-07-24T14:26:00Z" w16du:dateUtc="2026-07-24T06:26:00Z"/>
          <w:color w:val="000000" w:themeColor="text1"/>
          <w:szCs w:val="24"/>
        </w:rPr>
      </w:pPr>
      <w:del w:id="1360" w:author="Si-yuan LIU" w:date="2026-07-24T14:26:00Z" w16du:dateUtc="2026-07-24T06:26:00Z">
        <w:r w:rsidDel="00964E30">
          <w:rPr>
            <w:rFonts w:hint="eastAsia"/>
            <w:color w:val="000000" w:themeColor="text1"/>
            <w:szCs w:val="24"/>
          </w:rPr>
          <w:delText>（</w:delText>
        </w:r>
        <w:r w:rsidDel="00964E30">
          <w:rPr>
            <w:color w:val="000000" w:themeColor="text1"/>
            <w:szCs w:val="24"/>
          </w:rPr>
          <w:delText>1</w:delText>
        </w:r>
        <w:r w:rsidDel="00964E30">
          <w:rPr>
            <w:rFonts w:hint="eastAsia"/>
            <w:color w:val="000000" w:themeColor="text1"/>
            <w:szCs w:val="24"/>
          </w:rPr>
          <w:delText>）基本信息</w:delText>
        </w:r>
      </w:del>
    </w:p>
    <w:p w14:paraId="21448D79" w14:textId="551C783A" w:rsidR="005F457E" w:rsidDel="00964E30" w:rsidRDefault="00000000">
      <w:pPr>
        <w:pStyle w:val="a5"/>
        <w:spacing w:after="0" w:line="312" w:lineRule="auto"/>
        <w:ind w:firstLine="480"/>
        <w:jc w:val="center"/>
        <w:rPr>
          <w:del w:id="1361" w:author="Si-yuan LIU" w:date="2026-07-24T14:26:00Z" w16du:dateUtc="2026-07-24T06:26:00Z"/>
          <w:color w:val="000000" w:themeColor="text1"/>
          <w:szCs w:val="24"/>
        </w:rPr>
      </w:pPr>
      <w:del w:id="1362" w:author="Si-yuan LIU" w:date="2026-07-24T14:26:00Z" w16du:dateUtc="2026-07-24T06:26:00Z">
        <w:r w:rsidDel="00964E30">
          <w:rPr>
            <w:rFonts w:ascii="Times New Roman" w:eastAsia="仿宋" w:hAnsi="Times New Roman" w:cs="Times New Roman" w:hint="eastAsia"/>
            <w:color w:val="000000" w:themeColor="text1"/>
            <w:sz w:val="24"/>
            <w:szCs w:val="24"/>
          </w:rPr>
          <w:delText>表</w:delText>
        </w:r>
        <w:r w:rsidDel="00964E30">
          <w:rPr>
            <w:rFonts w:ascii="Times New Roman" w:eastAsia="仿宋" w:hAnsi="Times New Roman" w:cs="Times New Roman"/>
            <w:color w:val="000000" w:themeColor="text1"/>
            <w:sz w:val="24"/>
            <w:szCs w:val="24"/>
          </w:rPr>
          <w:delText xml:space="preserve"> </w:delText>
        </w:r>
        <w:r w:rsidDel="00964E30">
          <w:rPr>
            <w:rFonts w:ascii="Times New Roman" w:eastAsia="仿宋" w:hAnsi="Times New Roman" w:cs="Times New Roman"/>
            <w:color w:val="000000" w:themeColor="text1"/>
            <w:sz w:val="24"/>
            <w:szCs w:val="24"/>
          </w:rPr>
          <w:fldChar w:fldCharType="begin"/>
        </w:r>
        <w:r w:rsidDel="00964E30">
          <w:rPr>
            <w:rFonts w:ascii="Times New Roman" w:eastAsia="仿宋" w:hAnsi="Times New Roman" w:cs="Times New Roman"/>
            <w:color w:val="000000" w:themeColor="text1"/>
            <w:sz w:val="24"/>
            <w:szCs w:val="24"/>
          </w:rPr>
          <w:delInstrText xml:space="preserve"> SEQ </w:delInstrText>
        </w:r>
        <w:r w:rsidDel="00964E30">
          <w:rPr>
            <w:rFonts w:ascii="Times New Roman" w:eastAsia="仿宋" w:hAnsi="Times New Roman" w:cs="Times New Roman" w:hint="eastAsia"/>
            <w:color w:val="000000" w:themeColor="text1"/>
            <w:sz w:val="24"/>
            <w:szCs w:val="24"/>
          </w:rPr>
          <w:delInstrText>表</w:delInstrText>
        </w:r>
        <w:r w:rsidDel="00964E30">
          <w:rPr>
            <w:rFonts w:ascii="Times New Roman" w:eastAsia="仿宋" w:hAnsi="Times New Roman" w:cs="Times New Roman"/>
            <w:color w:val="000000" w:themeColor="text1"/>
            <w:sz w:val="24"/>
            <w:szCs w:val="24"/>
          </w:rPr>
          <w:delInstrText xml:space="preserve"> \* ARABIC </w:delInstrText>
        </w:r>
        <w:r w:rsidDel="00964E30">
          <w:rPr>
            <w:rFonts w:ascii="Times New Roman" w:eastAsia="仿宋" w:hAnsi="Times New Roman" w:cs="Times New Roman"/>
            <w:color w:val="000000" w:themeColor="text1"/>
            <w:sz w:val="24"/>
            <w:szCs w:val="24"/>
          </w:rPr>
          <w:fldChar w:fldCharType="separate"/>
        </w:r>
      </w:del>
      <w:ins w:id="1363" w:author="怡然 刘 [2]" w:date="2026-07-08T15:02:00Z">
        <w:del w:id="1364" w:author="Si-yuan LIU" w:date="2026-07-24T14:26:00Z" w16du:dateUtc="2026-07-24T06:26:00Z">
          <w:r w:rsidR="004A5B2B" w:rsidDel="00964E30">
            <w:rPr>
              <w:rFonts w:ascii="Times New Roman" w:eastAsia="仿宋" w:hAnsi="Times New Roman" w:cs="Times New Roman"/>
              <w:noProof/>
              <w:color w:val="000000" w:themeColor="text1"/>
              <w:sz w:val="24"/>
              <w:szCs w:val="24"/>
            </w:rPr>
            <w:delText>8</w:delText>
          </w:r>
        </w:del>
      </w:ins>
      <w:ins w:id="1365" w:author="Bentayga-" w:date="2026-07-05T17:09:00Z">
        <w:del w:id="1366" w:author="Si-yuan LIU" w:date="2026-07-24T14:26:00Z" w16du:dateUtc="2026-07-24T06:26:00Z">
          <w:r w:rsidDel="00964E30">
            <w:rPr>
              <w:rFonts w:ascii="Times New Roman" w:eastAsia="仿宋" w:hAnsi="Times New Roman" w:cs="Times New Roman"/>
              <w:noProof/>
              <w:color w:val="000000" w:themeColor="text1"/>
              <w:sz w:val="24"/>
              <w:szCs w:val="24"/>
            </w:rPr>
            <w:delText>8</w:delText>
          </w:r>
        </w:del>
      </w:ins>
      <w:del w:id="1367" w:author="Si-yuan LIU" w:date="2026-07-24T14:26:00Z" w16du:dateUtc="2026-07-24T06:26:00Z">
        <w:r w:rsidDel="00964E30">
          <w:rPr>
            <w:rFonts w:ascii="Times New Roman" w:eastAsia="仿宋" w:hAnsi="Times New Roman" w:cs="Times New Roman"/>
            <w:noProof/>
            <w:color w:val="000000" w:themeColor="text1"/>
            <w:sz w:val="24"/>
            <w:szCs w:val="24"/>
          </w:rPr>
          <w:delText>8</w:delText>
        </w:r>
        <w:r w:rsidDel="00964E30">
          <w:rPr>
            <w:rFonts w:ascii="Times New Roman" w:eastAsia="仿宋" w:hAnsi="Times New Roman" w:cs="Times New Roman"/>
            <w:color w:val="000000" w:themeColor="text1"/>
            <w:sz w:val="24"/>
            <w:szCs w:val="24"/>
          </w:rPr>
          <w:fldChar w:fldCharType="end"/>
        </w:r>
        <w:r w:rsidDel="00964E30">
          <w:rPr>
            <w:rFonts w:ascii="Times New Roman" w:eastAsia="仿宋" w:hAnsi="Times New Roman" w:cs="Times New Roman"/>
            <w:color w:val="000000" w:themeColor="text1"/>
            <w:sz w:val="24"/>
            <w:szCs w:val="24"/>
          </w:rPr>
          <w:delText xml:space="preserve"> </w:delText>
        </w:r>
        <w:r w:rsidDel="00964E30">
          <w:rPr>
            <w:rFonts w:ascii="Times New Roman" w:eastAsia="仿宋" w:hAnsi="Times New Roman" w:cs="Times New Roman" w:hint="eastAsia"/>
            <w:color w:val="000000" w:themeColor="text1"/>
            <w:sz w:val="24"/>
            <w:szCs w:val="24"/>
          </w:rPr>
          <w:delText>原始权益人</w:delText>
        </w:r>
        <w:r w:rsidDel="00964E30">
          <w:rPr>
            <w:rFonts w:ascii="Times New Roman" w:eastAsia="仿宋" w:hAnsi="Times New Roman" w:cs="Times New Roman"/>
            <w:color w:val="000000" w:themeColor="text1"/>
            <w:sz w:val="24"/>
            <w:szCs w:val="24"/>
          </w:rPr>
          <w:delText>3</w:delText>
        </w:r>
        <w:r w:rsidDel="00964E30">
          <w:rPr>
            <w:rFonts w:ascii="Times New Roman" w:eastAsia="仿宋" w:hAnsi="Times New Roman" w:cs="Times New Roman" w:hint="eastAsia"/>
            <w:color w:val="000000" w:themeColor="text1"/>
            <w:sz w:val="24"/>
            <w:szCs w:val="24"/>
          </w:rPr>
          <w:delText>基本信息表</w:delText>
        </w:r>
      </w:del>
    </w:p>
    <w:tbl>
      <w:tblPr>
        <w:tblStyle w:val="af6"/>
        <w:tblW w:w="8547" w:type="dxa"/>
        <w:jc w:val="center"/>
        <w:tblLayout w:type="fixed"/>
        <w:tblCellMar>
          <w:left w:w="28" w:type="dxa"/>
          <w:right w:w="28" w:type="dxa"/>
        </w:tblCellMar>
        <w:tblLook w:val="04A0" w:firstRow="1" w:lastRow="0" w:firstColumn="1" w:lastColumn="0" w:noHBand="0" w:noVBand="1"/>
      </w:tblPr>
      <w:tblGrid>
        <w:gridCol w:w="2419"/>
        <w:gridCol w:w="6128"/>
      </w:tblGrid>
      <w:tr w:rsidR="005F457E" w:rsidDel="00964E30" w14:paraId="2A84929E" w14:textId="05129F30">
        <w:trPr>
          <w:trHeight w:val="20"/>
          <w:jc w:val="center"/>
          <w:del w:id="1368" w:author="Si-yuan LIU" w:date="2026-07-24T14:26:00Z" w16du:dateUtc="2026-07-24T06:26:00Z"/>
        </w:trPr>
        <w:tc>
          <w:tcPr>
            <w:tcW w:w="2419" w:type="dxa"/>
            <w:vAlign w:val="center"/>
          </w:tcPr>
          <w:p w14:paraId="5DF42762" w14:textId="07201769" w:rsidR="005F457E" w:rsidDel="00964E30" w:rsidRDefault="00000000">
            <w:pPr>
              <w:autoSpaceDE w:val="0"/>
              <w:autoSpaceDN w:val="0"/>
              <w:snapToGrid w:val="0"/>
              <w:spacing w:after="0" w:line="240" w:lineRule="auto"/>
              <w:ind w:firstLineChars="0" w:firstLine="0"/>
              <w:rPr>
                <w:del w:id="1369" w:author="Si-yuan LIU" w:date="2026-07-24T14:26:00Z" w16du:dateUtc="2026-07-24T06:26:00Z"/>
                <w:color w:val="000000" w:themeColor="text1"/>
                <w:sz w:val="21"/>
                <w:szCs w:val="21"/>
              </w:rPr>
            </w:pPr>
            <w:del w:id="1370" w:author="Si-yuan LIU" w:date="2026-07-24T14:26:00Z" w16du:dateUtc="2026-07-24T06:26:00Z">
              <w:r w:rsidDel="00964E30">
                <w:rPr>
                  <w:rFonts w:hint="eastAsia"/>
                  <w:color w:val="000000" w:themeColor="text1"/>
                  <w:sz w:val="21"/>
                  <w:szCs w:val="21"/>
                </w:rPr>
                <w:delText>公司名称</w:delText>
              </w:r>
            </w:del>
          </w:p>
        </w:tc>
        <w:tc>
          <w:tcPr>
            <w:tcW w:w="6128" w:type="dxa"/>
            <w:vAlign w:val="center"/>
          </w:tcPr>
          <w:p w14:paraId="7A97BEED" w14:textId="20EED29D" w:rsidR="005F457E" w:rsidDel="00964E30" w:rsidRDefault="00000000">
            <w:pPr>
              <w:autoSpaceDE w:val="0"/>
              <w:autoSpaceDN w:val="0"/>
              <w:snapToGrid w:val="0"/>
              <w:spacing w:after="0" w:line="240" w:lineRule="auto"/>
              <w:ind w:firstLineChars="0" w:firstLine="0"/>
              <w:rPr>
                <w:del w:id="1371" w:author="Si-yuan LIU" w:date="2026-07-24T14:26:00Z" w16du:dateUtc="2026-07-24T06:26:00Z"/>
                <w:rFonts w:eastAsiaTheme="minorEastAsia"/>
                <w:color w:val="000000" w:themeColor="text1"/>
                <w:sz w:val="21"/>
                <w:szCs w:val="21"/>
              </w:rPr>
            </w:pPr>
            <w:del w:id="1372" w:author="Si-yuan LIU" w:date="2026-07-24T14:26:00Z" w16du:dateUtc="2026-07-24T06:26:00Z">
              <w:r w:rsidDel="00964E30">
                <w:rPr>
                  <w:rFonts w:hint="eastAsia"/>
                  <w:color w:val="000000" w:themeColor="text1"/>
                  <w:sz w:val="21"/>
                  <w:szCs w:val="21"/>
                </w:rPr>
                <w:delText>广州市昊盈计算机科技有限公司</w:delText>
              </w:r>
            </w:del>
          </w:p>
        </w:tc>
      </w:tr>
      <w:tr w:rsidR="005F457E" w:rsidDel="00964E30" w14:paraId="1AEAB165" w14:textId="2B0FE0FA">
        <w:trPr>
          <w:trHeight w:val="20"/>
          <w:jc w:val="center"/>
          <w:del w:id="1373" w:author="Si-yuan LIU" w:date="2026-07-24T14:26:00Z" w16du:dateUtc="2026-07-24T06:26:00Z"/>
        </w:trPr>
        <w:tc>
          <w:tcPr>
            <w:tcW w:w="2419" w:type="dxa"/>
            <w:vAlign w:val="center"/>
          </w:tcPr>
          <w:p w14:paraId="3AF98F71" w14:textId="43DB8FCE" w:rsidR="005F457E" w:rsidDel="00964E30" w:rsidRDefault="00000000">
            <w:pPr>
              <w:autoSpaceDE w:val="0"/>
              <w:autoSpaceDN w:val="0"/>
              <w:snapToGrid w:val="0"/>
              <w:spacing w:after="0" w:line="240" w:lineRule="auto"/>
              <w:ind w:firstLineChars="0" w:firstLine="0"/>
              <w:rPr>
                <w:del w:id="1374" w:author="Si-yuan LIU" w:date="2026-07-24T14:26:00Z" w16du:dateUtc="2026-07-24T06:26:00Z"/>
                <w:color w:val="000000" w:themeColor="text1"/>
                <w:sz w:val="21"/>
                <w:szCs w:val="21"/>
              </w:rPr>
            </w:pPr>
            <w:del w:id="1375" w:author="Si-yuan LIU" w:date="2026-07-24T14:26:00Z" w16du:dateUtc="2026-07-24T06:26:00Z">
              <w:r w:rsidDel="00964E30">
                <w:rPr>
                  <w:rFonts w:hint="eastAsia"/>
                  <w:color w:val="000000" w:themeColor="text1"/>
                  <w:sz w:val="21"/>
                  <w:szCs w:val="21"/>
                </w:rPr>
                <w:delText>法定代表人</w:delText>
              </w:r>
            </w:del>
          </w:p>
        </w:tc>
        <w:tc>
          <w:tcPr>
            <w:tcW w:w="6128" w:type="dxa"/>
            <w:vAlign w:val="center"/>
          </w:tcPr>
          <w:p w14:paraId="1300A5F0" w14:textId="094EB203" w:rsidR="005F457E" w:rsidDel="00964E30" w:rsidRDefault="00000000">
            <w:pPr>
              <w:autoSpaceDE w:val="0"/>
              <w:autoSpaceDN w:val="0"/>
              <w:snapToGrid w:val="0"/>
              <w:spacing w:after="0" w:line="240" w:lineRule="auto"/>
              <w:ind w:firstLineChars="0" w:firstLine="0"/>
              <w:rPr>
                <w:del w:id="1376" w:author="Si-yuan LIU" w:date="2026-07-24T14:26:00Z" w16du:dateUtc="2026-07-24T06:26:00Z"/>
                <w:color w:val="000000" w:themeColor="text1"/>
                <w:sz w:val="21"/>
                <w:szCs w:val="21"/>
              </w:rPr>
            </w:pPr>
            <w:del w:id="1377" w:author="Si-yuan LIU" w:date="2026-07-24T14:26:00Z" w16du:dateUtc="2026-07-24T06:26:00Z">
              <w:r w:rsidDel="00964E30">
                <w:rPr>
                  <w:rFonts w:hint="eastAsia"/>
                  <w:color w:val="000000" w:themeColor="text1"/>
                  <w:sz w:val="21"/>
                  <w:szCs w:val="21"/>
                </w:rPr>
                <w:delText>张天松</w:delText>
              </w:r>
            </w:del>
          </w:p>
        </w:tc>
      </w:tr>
      <w:tr w:rsidR="005F457E" w:rsidDel="00964E30" w14:paraId="27EFF0B9" w14:textId="5B33C3C1">
        <w:trPr>
          <w:trHeight w:val="20"/>
          <w:jc w:val="center"/>
          <w:del w:id="1378" w:author="Si-yuan LIU" w:date="2026-07-24T14:26:00Z" w16du:dateUtc="2026-07-24T06:26:00Z"/>
        </w:trPr>
        <w:tc>
          <w:tcPr>
            <w:tcW w:w="2419" w:type="dxa"/>
            <w:vAlign w:val="center"/>
          </w:tcPr>
          <w:p w14:paraId="38A434ED" w14:textId="19A5F1C8" w:rsidR="005F457E" w:rsidDel="00964E30" w:rsidRDefault="00000000">
            <w:pPr>
              <w:autoSpaceDE w:val="0"/>
              <w:autoSpaceDN w:val="0"/>
              <w:snapToGrid w:val="0"/>
              <w:spacing w:after="0" w:line="240" w:lineRule="auto"/>
              <w:ind w:firstLineChars="0" w:firstLine="0"/>
              <w:rPr>
                <w:del w:id="1379" w:author="Si-yuan LIU" w:date="2026-07-24T14:26:00Z" w16du:dateUtc="2026-07-24T06:26:00Z"/>
                <w:color w:val="000000" w:themeColor="text1"/>
                <w:sz w:val="21"/>
                <w:szCs w:val="21"/>
              </w:rPr>
            </w:pPr>
            <w:del w:id="1380" w:author="Si-yuan LIU" w:date="2026-07-24T14:26:00Z" w16du:dateUtc="2026-07-24T06:26:00Z">
              <w:r w:rsidDel="00964E30">
                <w:rPr>
                  <w:rFonts w:hint="eastAsia"/>
                  <w:color w:val="000000" w:themeColor="text1"/>
                  <w:sz w:val="21"/>
                  <w:szCs w:val="21"/>
                </w:rPr>
                <w:delText>实际控制人</w:delText>
              </w:r>
            </w:del>
          </w:p>
        </w:tc>
        <w:tc>
          <w:tcPr>
            <w:tcW w:w="6128" w:type="dxa"/>
            <w:vAlign w:val="center"/>
          </w:tcPr>
          <w:p w14:paraId="0E8F3BA5" w14:textId="436029E3" w:rsidR="005F457E" w:rsidDel="00964E30" w:rsidRDefault="00000000">
            <w:pPr>
              <w:autoSpaceDE w:val="0"/>
              <w:autoSpaceDN w:val="0"/>
              <w:snapToGrid w:val="0"/>
              <w:spacing w:after="0" w:line="240" w:lineRule="auto"/>
              <w:ind w:firstLineChars="0" w:firstLine="0"/>
              <w:rPr>
                <w:del w:id="1381" w:author="Si-yuan LIU" w:date="2026-07-24T14:26:00Z" w16du:dateUtc="2026-07-24T06:26:00Z"/>
                <w:color w:val="000000" w:themeColor="text1"/>
                <w:sz w:val="21"/>
                <w:szCs w:val="21"/>
              </w:rPr>
            </w:pPr>
            <w:del w:id="1382" w:author="Si-yuan LIU" w:date="2026-07-24T14:26:00Z" w16du:dateUtc="2026-07-24T06:26:00Z">
              <w:r w:rsidDel="00964E30">
                <w:rPr>
                  <w:rFonts w:hint="eastAsia"/>
                  <w:color w:val="000000" w:themeColor="text1"/>
                  <w:sz w:val="21"/>
                  <w:szCs w:val="21"/>
                </w:rPr>
                <w:delText>冯康</w:delText>
              </w:r>
            </w:del>
          </w:p>
        </w:tc>
      </w:tr>
      <w:tr w:rsidR="005F457E" w:rsidDel="00964E30" w14:paraId="300A08A4" w14:textId="51874F6E">
        <w:trPr>
          <w:trHeight w:val="20"/>
          <w:jc w:val="center"/>
          <w:del w:id="1383" w:author="Si-yuan LIU" w:date="2026-07-24T14:26:00Z" w16du:dateUtc="2026-07-24T06:26:00Z"/>
        </w:trPr>
        <w:tc>
          <w:tcPr>
            <w:tcW w:w="2419" w:type="dxa"/>
            <w:vAlign w:val="center"/>
          </w:tcPr>
          <w:p w14:paraId="3AF2C37F" w14:textId="7B81F675" w:rsidR="005F457E" w:rsidDel="00964E30" w:rsidRDefault="00000000">
            <w:pPr>
              <w:autoSpaceDE w:val="0"/>
              <w:autoSpaceDN w:val="0"/>
              <w:snapToGrid w:val="0"/>
              <w:spacing w:after="0" w:line="240" w:lineRule="auto"/>
              <w:ind w:firstLineChars="0" w:firstLine="0"/>
              <w:rPr>
                <w:del w:id="1384" w:author="Si-yuan LIU" w:date="2026-07-24T14:26:00Z" w16du:dateUtc="2026-07-24T06:26:00Z"/>
                <w:color w:val="000000" w:themeColor="text1"/>
                <w:sz w:val="21"/>
                <w:szCs w:val="21"/>
              </w:rPr>
            </w:pPr>
            <w:del w:id="1385" w:author="Si-yuan LIU" w:date="2026-07-24T14:26:00Z" w16du:dateUtc="2026-07-24T06:26:00Z">
              <w:r w:rsidDel="00964E30">
                <w:rPr>
                  <w:rFonts w:hint="eastAsia"/>
                  <w:color w:val="000000" w:themeColor="text1"/>
                  <w:sz w:val="21"/>
                  <w:szCs w:val="21"/>
                </w:rPr>
                <w:delText>成立日期</w:delText>
              </w:r>
            </w:del>
          </w:p>
        </w:tc>
        <w:tc>
          <w:tcPr>
            <w:tcW w:w="6128" w:type="dxa"/>
            <w:vAlign w:val="center"/>
          </w:tcPr>
          <w:p w14:paraId="0E42B442" w14:textId="6177F1E2" w:rsidR="005F457E" w:rsidDel="00964E30" w:rsidRDefault="00000000">
            <w:pPr>
              <w:autoSpaceDE w:val="0"/>
              <w:autoSpaceDN w:val="0"/>
              <w:snapToGrid w:val="0"/>
              <w:spacing w:after="0" w:line="240" w:lineRule="auto"/>
              <w:ind w:firstLineChars="0" w:firstLine="0"/>
              <w:rPr>
                <w:del w:id="1386" w:author="Si-yuan LIU" w:date="2026-07-24T14:26:00Z" w16du:dateUtc="2026-07-24T06:26:00Z"/>
                <w:color w:val="000000" w:themeColor="text1"/>
                <w:sz w:val="21"/>
                <w:szCs w:val="21"/>
              </w:rPr>
            </w:pPr>
            <w:del w:id="1387" w:author="Si-yuan LIU" w:date="2026-07-24T14:26:00Z" w16du:dateUtc="2026-07-24T06:26:00Z">
              <w:r w:rsidDel="00964E30">
                <w:rPr>
                  <w:color w:val="000000" w:themeColor="text1"/>
                  <w:sz w:val="21"/>
                  <w:szCs w:val="21"/>
                </w:rPr>
                <w:delText>20</w:delText>
              </w:r>
              <w:r w:rsidDel="00964E30">
                <w:rPr>
                  <w:rFonts w:hint="eastAsia"/>
                  <w:color w:val="000000" w:themeColor="text1"/>
                  <w:sz w:val="21"/>
                  <w:szCs w:val="21"/>
                </w:rPr>
                <w:delText>07</w:delText>
              </w:r>
              <w:r w:rsidDel="00964E30">
                <w:rPr>
                  <w:rFonts w:hint="eastAsia"/>
                  <w:color w:val="000000" w:themeColor="text1"/>
                  <w:sz w:val="21"/>
                  <w:szCs w:val="21"/>
                </w:rPr>
                <w:delText>年</w:delText>
              </w:r>
              <w:r w:rsidDel="00964E30">
                <w:rPr>
                  <w:rFonts w:hint="eastAsia"/>
                  <w:color w:val="000000" w:themeColor="text1"/>
                  <w:sz w:val="21"/>
                  <w:szCs w:val="21"/>
                </w:rPr>
                <w:delText>9</w:delText>
              </w:r>
              <w:r w:rsidDel="00964E30">
                <w:rPr>
                  <w:rFonts w:hint="eastAsia"/>
                  <w:color w:val="000000" w:themeColor="text1"/>
                  <w:sz w:val="21"/>
                  <w:szCs w:val="21"/>
                </w:rPr>
                <w:delText>月</w:delText>
              </w:r>
              <w:r w:rsidDel="00964E30">
                <w:rPr>
                  <w:color w:val="000000" w:themeColor="text1"/>
                  <w:sz w:val="21"/>
                  <w:szCs w:val="21"/>
                </w:rPr>
                <w:delText>6</w:delText>
              </w:r>
              <w:r w:rsidDel="00964E30">
                <w:rPr>
                  <w:rFonts w:hint="eastAsia"/>
                  <w:color w:val="000000" w:themeColor="text1"/>
                  <w:sz w:val="21"/>
                  <w:szCs w:val="21"/>
                </w:rPr>
                <w:delText>日</w:delText>
              </w:r>
            </w:del>
          </w:p>
        </w:tc>
      </w:tr>
      <w:tr w:rsidR="005F457E" w:rsidDel="00964E30" w14:paraId="07E4E88E" w14:textId="369AA98E">
        <w:trPr>
          <w:trHeight w:val="20"/>
          <w:jc w:val="center"/>
          <w:del w:id="1388" w:author="Si-yuan LIU" w:date="2026-07-24T14:26:00Z" w16du:dateUtc="2026-07-24T06:26:00Z"/>
        </w:trPr>
        <w:tc>
          <w:tcPr>
            <w:tcW w:w="2419" w:type="dxa"/>
            <w:vAlign w:val="center"/>
          </w:tcPr>
          <w:p w14:paraId="0BFA4C0E" w14:textId="2A4083CA" w:rsidR="005F457E" w:rsidDel="00964E30" w:rsidRDefault="00000000">
            <w:pPr>
              <w:autoSpaceDE w:val="0"/>
              <w:autoSpaceDN w:val="0"/>
              <w:snapToGrid w:val="0"/>
              <w:spacing w:after="0" w:line="240" w:lineRule="auto"/>
              <w:ind w:firstLineChars="0" w:firstLine="0"/>
              <w:rPr>
                <w:del w:id="1389" w:author="Si-yuan LIU" w:date="2026-07-24T14:26:00Z" w16du:dateUtc="2026-07-24T06:26:00Z"/>
                <w:color w:val="000000" w:themeColor="text1"/>
                <w:sz w:val="21"/>
                <w:szCs w:val="21"/>
              </w:rPr>
            </w:pPr>
            <w:del w:id="1390" w:author="Si-yuan LIU" w:date="2026-07-24T14:26:00Z" w16du:dateUtc="2026-07-24T06:26:00Z">
              <w:r w:rsidDel="00964E30">
                <w:rPr>
                  <w:rFonts w:hint="eastAsia"/>
                  <w:color w:val="000000" w:themeColor="text1"/>
                  <w:sz w:val="21"/>
                  <w:szCs w:val="21"/>
                </w:rPr>
                <w:delText>注册资本</w:delText>
              </w:r>
            </w:del>
          </w:p>
        </w:tc>
        <w:tc>
          <w:tcPr>
            <w:tcW w:w="6128" w:type="dxa"/>
            <w:vAlign w:val="center"/>
          </w:tcPr>
          <w:p w14:paraId="1C446BB6" w14:textId="52F25B05" w:rsidR="005F457E" w:rsidDel="00964E30" w:rsidRDefault="00000000">
            <w:pPr>
              <w:autoSpaceDE w:val="0"/>
              <w:autoSpaceDN w:val="0"/>
              <w:snapToGrid w:val="0"/>
              <w:spacing w:after="0" w:line="240" w:lineRule="auto"/>
              <w:ind w:firstLineChars="0" w:firstLine="0"/>
              <w:rPr>
                <w:del w:id="1391" w:author="Si-yuan LIU" w:date="2026-07-24T14:26:00Z" w16du:dateUtc="2026-07-24T06:26:00Z"/>
                <w:color w:val="000000" w:themeColor="text1"/>
                <w:sz w:val="21"/>
                <w:szCs w:val="21"/>
              </w:rPr>
            </w:pPr>
            <w:del w:id="1392" w:author="Si-yuan LIU" w:date="2026-07-24T14:26:00Z" w16du:dateUtc="2026-07-24T06:26:00Z">
              <w:r w:rsidDel="00964E30">
                <w:rPr>
                  <w:color w:val="000000" w:themeColor="text1"/>
                  <w:sz w:val="21"/>
                  <w:szCs w:val="21"/>
                </w:rPr>
                <w:delText>2,000</w:delText>
              </w:r>
              <w:r w:rsidDel="00964E30">
                <w:rPr>
                  <w:rFonts w:hint="eastAsia"/>
                  <w:color w:val="000000" w:themeColor="text1"/>
                  <w:sz w:val="21"/>
                  <w:szCs w:val="21"/>
                </w:rPr>
                <w:delText>万元</w:delText>
              </w:r>
            </w:del>
          </w:p>
        </w:tc>
      </w:tr>
      <w:tr w:rsidR="005F457E" w:rsidDel="00964E30" w14:paraId="2AA2F1E9" w14:textId="7F4C0469">
        <w:trPr>
          <w:trHeight w:val="20"/>
          <w:jc w:val="center"/>
          <w:del w:id="1393" w:author="Si-yuan LIU" w:date="2026-07-24T14:26:00Z" w16du:dateUtc="2026-07-24T06:26:00Z"/>
        </w:trPr>
        <w:tc>
          <w:tcPr>
            <w:tcW w:w="2419" w:type="dxa"/>
            <w:vAlign w:val="center"/>
          </w:tcPr>
          <w:p w14:paraId="73BA5557" w14:textId="2C6BF778" w:rsidR="005F457E" w:rsidDel="00964E30" w:rsidRDefault="00000000">
            <w:pPr>
              <w:autoSpaceDE w:val="0"/>
              <w:autoSpaceDN w:val="0"/>
              <w:snapToGrid w:val="0"/>
              <w:spacing w:after="0" w:line="240" w:lineRule="auto"/>
              <w:ind w:firstLineChars="0" w:firstLine="0"/>
              <w:rPr>
                <w:del w:id="1394" w:author="Si-yuan LIU" w:date="2026-07-24T14:26:00Z" w16du:dateUtc="2026-07-24T06:26:00Z"/>
                <w:color w:val="000000" w:themeColor="text1"/>
                <w:sz w:val="21"/>
                <w:szCs w:val="21"/>
              </w:rPr>
            </w:pPr>
            <w:del w:id="1395" w:author="Si-yuan LIU" w:date="2026-07-24T14:26:00Z" w16du:dateUtc="2026-07-24T06:26:00Z">
              <w:r w:rsidDel="00964E30">
                <w:rPr>
                  <w:rFonts w:hint="eastAsia"/>
                  <w:color w:val="000000" w:themeColor="text1"/>
                  <w:sz w:val="21"/>
                  <w:szCs w:val="21"/>
                </w:rPr>
                <w:delText>注册地址</w:delText>
              </w:r>
            </w:del>
          </w:p>
        </w:tc>
        <w:tc>
          <w:tcPr>
            <w:tcW w:w="6128" w:type="dxa"/>
            <w:vAlign w:val="center"/>
          </w:tcPr>
          <w:p w14:paraId="4E68EEEE" w14:textId="625F5BA7" w:rsidR="005F457E" w:rsidDel="00964E30" w:rsidRDefault="00000000">
            <w:pPr>
              <w:autoSpaceDE w:val="0"/>
              <w:autoSpaceDN w:val="0"/>
              <w:snapToGrid w:val="0"/>
              <w:spacing w:after="0" w:line="240" w:lineRule="auto"/>
              <w:ind w:firstLineChars="0" w:firstLine="0"/>
              <w:rPr>
                <w:del w:id="1396" w:author="Si-yuan LIU" w:date="2026-07-24T14:26:00Z" w16du:dateUtc="2026-07-24T06:26:00Z"/>
                <w:color w:val="000000" w:themeColor="text1"/>
                <w:sz w:val="21"/>
                <w:szCs w:val="21"/>
              </w:rPr>
            </w:pPr>
            <w:del w:id="1397" w:author="Si-yuan LIU" w:date="2026-07-24T14:26:00Z" w16du:dateUtc="2026-07-24T06:26:00Z">
              <w:r w:rsidDel="00964E30">
                <w:rPr>
                  <w:rFonts w:hint="eastAsia"/>
                  <w:color w:val="000000" w:themeColor="text1"/>
                  <w:sz w:val="21"/>
                  <w:szCs w:val="21"/>
                </w:rPr>
                <w:delText>广州市南沙区东涌镇庆沙路</w:delText>
              </w:r>
              <w:r w:rsidDel="00964E30">
                <w:rPr>
                  <w:rFonts w:hint="eastAsia"/>
                  <w:color w:val="000000" w:themeColor="text1"/>
                  <w:sz w:val="21"/>
                  <w:szCs w:val="21"/>
                </w:rPr>
                <w:delText>100</w:delText>
              </w:r>
              <w:r w:rsidDel="00964E30">
                <w:rPr>
                  <w:rFonts w:hint="eastAsia"/>
                  <w:color w:val="000000" w:themeColor="text1"/>
                  <w:sz w:val="21"/>
                  <w:szCs w:val="21"/>
                </w:rPr>
                <w:delText>号</w:delText>
              </w:r>
              <w:r w:rsidDel="00964E30">
                <w:rPr>
                  <w:rFonts w:hint="eastAsia"/>
                  <w:color w:val="000000" w:themeColor="text1"/>
                  <w:sz w:val="21"/>
                  <w:szCs w:val="21"/>
                </w:rPr>
                <w:delText>2103</w:delText>
              </w:r>
              <w:r w:rsidDel="00964E30">
                <w:rPr>
                  <w:rFonts w:hint="eastAsia"/>
                  <w:color w:val="000000" w:themeColor="text1"/>
                  <w:sz w:val="21"/>
                  <w:szCs w:val="21"/>
                </w:rPr>
                <w:delText>房</w:delText>
              </w:r>
            </w:del>
          </w:p>
        </w:tc>
      </w:tr>
      <w:tr w:rsidR="005F457E" w:rsidDel="00964E30" w14:paraId="76FC3064" w14:textId="1BA3D3AC">
        <w:trPr>
          <w:trHeight w:val="20"/>
          <w:jc w:val="center"/>
          <w:del w:id="1398" w:author="Si-yuan LIU" w:date="2026-07-24T14:26:00Z" w16du:dateUtc="2026-07-24T06:26:00Z"/>
        </w:trPr>
        <w:tc>
          <w:tcPr>
            <w:tcW w:w="2419" w:type="dxa"/>
            <w:vAlign w:val="center"/>
          </w:tcPr>
          <w:p w14:paraId="48273C21" w14:textId="4301FB84" w:rsidR="005F457E" w:rsidDel="00964E30" w:rsidRDefault="00000000">
            <w:pPr>
              <w:autoSpaceDE w:val="0"/>
              <w:autoSpaceDN w:val="0"/>
              <w:snapToGrid w:val="0"/>
              <w:spacing w:after="0" w:line="240" w:lineRule="auto"/>
              <w:ind w:firstLineChars="0" w:firstLine="0"/>
              <w:rPr>
                <w:del w:id="1399" w:author="Si-yuan LIU" w:date="2026-07-24T14:26:00Z" w16du:dateUtc="2026-07-24T06:26:00Z"/>
                <w:color w:val="000000" w:themeColor="text1"/>
                <w:sz w:val="21"/>
                <w:szCs w:val="21"/>
              </w:rPr>
            </w:pPr>
            <w:del w:id="1400" w:author="Si-yuan LIU" w:date="2026-07-24T14:26:00Z" w16du:dateUtc="2026-07-24T06:26:00Z">
              <w:r w:rsidDel="00964E30">
                <w:rPr>
                  <w:rFonts w:hint="eastAsia"/>
                  <w:color w:val="000000" w:themeColor="text1"/>
                  <w:sz w:val="21"/>
                  <w:szCs w:val="21"/>
                </w:rPr>
                <w:delText>主营业务</w:delText>
              </w:r>
            </w:del>
          </w:p>
        </w:tc>
        <w:tc>
          <w:tcPr>
            <w:tcW w:w="6128" w:type="dxa"/>
            <w:vAlign w:val="center"/>
          </w:tcPr>
          <w:p w14:paraId="243A9894" w14:textId="2A18FCB7" w:rsidR="005F457E" w:rsidDel="00964E30" w:rsidRDefault="00000000">
            <w:pPr>
              <w:autoSpaceDE w:val="0"/>
              <w:autoSpaceDN w:val="0"/>
              <w:snapToGrid w:val="0"/>
              <w:spacing w:after="0" w:line="240" w:lineRule="auto"/>
              <w:ind w:firstLineChars="0" w:firstLine="0"/>
              <w:rPr>
                <w:del w:id="1401" w:author="Si-yuan LIU" w:date="2026-07-24T14:26:00Z" w16du:dateUtc="2026-07-24T06:26:00Z"/>
                <w:color w:val="000000" w:themeColor="text1"/>
                <w:sz w:val="21"/>
                <w:szCs w:val="21"/>
              </w:rPr>
            </w:pPr>
            <w:del w:id="1402" w:author="Si-yuan LIU" w:date="2026-07-24T14:26:00Z" w16du:dateUtc="2026-07-24T06:26:00Z">
              <w:r w:rsidDel="00964E30">
                <w:rPr>
                  <w:rFonts w:hint="eastAsia"/>
                  <w:color w:val="000000" w:themeColor="text1"/>
                  <w:sz w:val="21"/>
                  <w:szCs w:val="21"/>
                </w:rPr>
                <w:delText>计算机技术开发、技术服务；软件服务；网络技术的研究、开发；软件开发；计算机零配件零售</w:delText>
              </w:r>
              <w:r w:rsidDel="00964E30">
                <w:rPr>
                  <w:rFonts w:hint="eastAsia"/>
                  <w:color w:val="000000" w:themeColor="text1"/>
                  <w:sz w:val="21"/>
                  <w:szCs w:val="21"/>
                </w:rPr>
                <w:delText>;</w:delText>
              </w:r>
              <w:r w:rsidDel="00964E30">
                <w:rPr>
                  <w:rFonts w:hint="eastAsia"/>
                  <w:color w:val="000000" w:themeColor="text1"/>
                  <w:sz w:val="21"/>
                  <w:szCs w:val="21"/>
                </w:rPr>
                <w:delText>商品信息咨询服务；软件零售</w:delText>
              </w:r>
              <w:r w:rsidDel="00964E30">
                <w:rPr>
                  <w:rFonts w:hint="eastAsia"/>
                  <w:color w:val="000000" w:themeColor="text1"/>
                  <w:sz w:val="21"/>
                  <w:szCs w:val="21"/>
                </w:rPr>
                <w:delText>;</w:delText>
              </w:r>
              <w:r w:rsidDel="00964E30">
                <w:rPr>
                  <w:rFonts w:hint="eastAsia"/>
                  <w:color w:val="000000" w:themeColor="text1"/>
                  <w:sz w:val="21"/>
                  <w:szCs w:val="21"/>
                </w:rPr>
                <w:delText>物业管理；房屋租赁；场地租赁（不含仓储）；增值电信服务（业务种类以《增值电信业务经营许可证》载明内容为准）</w:delText>
              </w:r>
            </w:del>
          </w:p>
        </w:tc>
      </w:tr>
      <w:tr w:rsidR="005F457E" w:rsidDel="00964E30" w14:paraId="4E0BD856" w14:textId="4502BC1E">
        <w:trPr>
          <w:trHeight w:val="20"/>
          <w:jc w:val="center"/>
          <w:del w:id="1403" w:author="Si-yuan LIU" w:date="2026-07-24T14:26:00Z" w16du:dateUtc="2026-07-24T06:26:00Z"/>
        </w:trPr>
        <w:tc>
          <w:tcPr>
            <w:tcW w:w="2419" w:type="dxa"/>
            <w:vAlign w:val="center"/>
          </w:tcPr>
          <w:p w14:paraId="43D9693C" w14:textId="35440628" w:rsidR="005F457E" w:rsidDel="00964E30" w:rsidRDefault="00000000">
            <w:pPr>
              <w:autoSpaceDE w:val="0"/>
              <w:autoSpaceDN w:val="0"/>
              <w:snapToGrid w:val="0"/>
              <w:spacing w:after="0" w:line="240" w:lineRule="auto"/>
              <w:ind w:firstLineChars="0" w:firstLine="0"/>
              <w:rPr>
                <w:del w:id="1404" w:author="Si-yuan LIU" w:date="2026-07-24T14:26:00Z" w16du:dateUtc="2026-07-24T06:26:00Z"/>
                <w:color w:val="000000" w:themeColor="text1"/>
                <w:sz w:val="21"/>
                <w:szCs w:val="21"/>
              </w:rPr>
            </w:pPr>
            <w:del w:id="1405" w:author="Si-yuan LIU" w:date="2026-07-24T14:26:00Z" w16du:dateUtc="2026-07-24T06:26:00Z">
              <w:r w:rsidDel="00964E30">
                <w:rPr>
                  <w:rFonts w:hint="eastAsia"/>
                  <w:color w:val="000000" w:themeColor="text1"/>
                  <w:sz w:val="21"/>
                  <w:szCs w:val="21"/>
                </w:rPr>
                <w:delText>已发行基础设施</w:delText>
              </w:r>
              <w:r w:rsidDel="00964E30">
                <w:rPr>
                  <w:color w:val="000000" w:themeColor="text1"/>
                  <w:sz w:val="21"/>
                  <w:szCs w:val="21"/>
                </w:rPr>
                <w:delText>REITs</w:delText>
              </w:r>
              <w:r w:rsidDel="00964E30">
                <w:rPr>
                  <w:rFonts w:hint="eastAsia"/>
                  <w:color w:val="000000" w:themeColor="text1"/>
                  <w:sz w:val="21"/>
                  <w:szCs w:val="21"/>
                </w:rPr>
                <w:delText>情况</w:delText>
              </w:r>
            </w:del>
          </w:p>
        </w:tc>
        <w:tc>
          <w:tcPr>
            <w:tcW w:w="6128" w:type="dxa"/>
            <w:vAlign w:val="center"/>
          </w:tcPr>
          <w:p w14:paraId="06A6F4D9" w14:textId="4111053D" w:rsidR="005F457E" w:rsidDel="00964E30" w:rsidRDefault="00000000">
            <w:pPr>
              <w:autoSpaceDE w:val="0"/>
              <w:autoSpaceDN w:val="0"/>
              <w:snapToGrid w:val="0"/>
              <w:spacing w:after="0" w:line="240" w:lineRule="auto"/>
              <w:ind w:firstLineChars="0" w:firstLine="0"/>
              <w:rPr>
                <w:del w:id="1406" w:author="Si-yuan LIU" w:date="2026-07-24T14:26:00Z" w16du:dateUtc="2026-07-24T06:26:00Z"/>
                <w:color w:val="000000" w:themeColor="text1"/>
                <w:sz w:val="21"/>
                <w:szCs w:val="21"/>
              </w:rPr>
            </w:pPr>
            <w:del w:id="1407" w:author="Si-yuan LIU" w:date="2026-07-24T14:26:00Z" w16du:dateUtc="2026-07-24T06:26:00Z">
              <w:r w:rsidDel="00964E30">
                <w:rPr>
                  <w:rFonts w:hint="eastAsia"/>
                  <w:color w:val="000000" w:themeColor="text1"/>
                  <w:sz w:val="21"/>
                  <w:szCs w:val="21"/>
                </w:rPr>
                <w:delText>无</w:delText>
              </w:r>
            </w:del>
          </w:p>
        </w:tc>
      </w:tr>
      <w:tr w:rsidR="005F457E" w:rsidDel="00964E30" w14:paraId="3AD6A666" w14:textId="6AA0C05A">
        <w:trPr>
          <w:trHeight w:val="20"/>
          <w:jc w:val="center"/>
          <w:del w:id="1408" w:author="Si-yuan LIU" w:date="2026-07-24T14:26:00Z" w16du:dateUtc="2026-07-24T06:26:00Z"/>
        </w:trPr>
        <w:tc>
          <w:tcPr>
            <w:tcW w:w="2419" w:type="dxa"/>
            <w:vAlign w:val="center"/>
          </w:tcPr>
          <w:p w14:paraId="37773B3A" w14:textId="13DC187A" w:rsidR="005F457E" w:rsidDel="00964E30" w:rsidRDefault="00000000">
            <w:pPr>
              <w:autoSpaceDE w:val="0"/>
              <w:autoSpaceDN w:val="0"/>
              <w:snapToGrid w:val="0"/>
              <w:spacing w:after="0" w:line="240" w:lineRule="auto"/>
              <w:ind w:firstLineChars="0" w:firstLine="0"/>
              <w:rPr>
                <w:del w:id="1409" w:author="Si-yuan LIU" w:date="2026-07-24T14:26:00Z" w16du:dateUtc="2026-07-24T06:26:00Z"/>
                <w:color w:val="000000" w:themeColor="text1"/>
                <w:sz w:val="21"/>
                <w:szCs w:val="21"/>
              </w:rPr>
            </w:pPr>
            <w:del w:id="1410" w:author="Si-yuan LIU" w:date="2026-07-24T14:26:00Z" w16du:dateUtc="2026-07-24T06:26:00Z">
              <w:r w:rsidDel="00964E30">
                <w:rPr>
                  <w:rFonts w:hint="eastAsia"/>
                  <w:color w:val="000000" w:themeColor="text1"/>
                  <w:sz w:val="21"/>
                  <w:szCs w:val="21"/>
                </w:rPr>
                <w:delText>最近</w:delText>
              </w:r>
              <w:r w:rsidDel="00964E30">
                <w:rPr>
                  <w:color w:val="000000" w:themeColor="text1"/>
                  <w:sz w:val="21"/>
                  <w:szCs w:val="21"/>
                </w:rPr>
                <w:delText>12</w:delText>
              </w:r>
              <w:r w:rsidDel="00964E30">
                <w:rPr>
                  <w:rFonts w:hint="eastAsia"/>
                  <w:color w:val="000000" w:themeColor="text1"/>
                  <w:sz w:val="21"/>
                  <w:szCs w:val="21"/>
                </w:rPr>
                <w:delText>个月内申报的基础设施</w:delText>
              </w:r>
              <w:r w:rsidDel="00964E30">
                <w:rPr>
                  <w:color w:val="000000" w:themeColor="text1"/>
                  <w:sz w:val="21"/>
                  <w:szCs w:val="21"/>
                </w:rPr>
                <w:delText>REITs</w:delText>
              </w:r>
              <w:r w:rsidDel="00964E30">
                <w:rPr>
                  <w:rFonts w:hint="eastAsia"/>
                  <w:color w:val="000000" w:themeColor="text1"/>
                  <w:sz w:val="21"/>
                  <w:szCs w:val="21"/>
                </w:rPr>
                <w:delText>项目被国家发展改革委退回情况</w:delText>
              </w:r>
            </w:del>
          </w:p>
        </w:tc>
        <w:tc>
          <w:tcPr>
            <w:tcW w:w="6128" w:type="dxa"/>
            <w:vAlign w:val="center"/>
          </w:tcPr>
          <w:p w14:paraId="7427EDB1" w14:textId="0B919228" w:rsidR="005F457E" w:rsidDel="00964E30" w:rsidRDefault="00000000">
            <w:pPr>
              <w:autoSpaceDE w:val="0"/>
              <w:autoSpaceDN w:val="0"/>
              <w:snapToGrid w:val="0"/>
              <w:spacing w:after="0" w:line="240" w:lineRule="auto"/>
              <w:ind w:firstLineChars="0" w:firstLine="0"/>
              <w:rPr>
                <w:del w:id="1411" w:author="Si-yuan LIU" w:date="2026-07-24T14:26:00Z" w16du:dateUtc="2026-07-24T06:26:00Z"/>
                <w:color w:val="000000" w:themeColor="text1"/>
                <w:sz w:val="21"/>
                <w:szCs w:val="21"/>
              </w:rPr>
            </w:pPr>
            <w:del w:id="1412" w:author="Si-yuan LIU" w:date="2026-07-24T14:26:00Z" w16du:dateUtc="2026-07-24T06:26:00Z">
              <w:r w:rsidDel="00964E30">
                <w:rPr>
                  <w:rFonts w:hint="eastAsia"/>
                  <w:color w:val="000000" w:themeColor="text1"/>
                  <w:sz w:val="21"/>
                  <w:szCs w:val="21"/>
                </w:rPr>
                <w:delText>无</w:delText>
              </w:r>
            </w:del>
          </w:p>
        </w:tc>
      </w:tr>
      <w:tr w:rsidR="005F457E" w:rsidDel="00964E30" w14:paraId="4A015DAA" w14:textId="50C2A36E">
        <w:trPr>
          <w:trHeight w:val="20"/>
          <w:jc w:val="center"/>
          <w:del w:id="1413" w:author="Si-yuan LIU" w:date="2026-07-24T14:26:00Z" w16du:dateUtc="2026-07-24T06:26:00Z"/>
        </w:trPr>
        <w:tc>
          <w:tcPr>
            <w:tcW w:w="2419" w:type="dxa"/>
            <w:vAlign w:val="center"/>
          </w:tcPr>
          <w:p w14:paraId="57BA5DB6" w14:textId="0447A21B" w:rsidR="005F457E" w:rsidDel="00964E30" w:rsidRDefault="00000000">
            <w:pPr>
              <w:autoSpaceDE w:val="0"/>
              <w:autoSpaceDN w:val="0"/>
              <w:snapToGrid w:val="0"/>
              <w:spacing w:after="0" w:line="240" w:lineRule="auto"/>
              <w:ind w:firstLineChars="0" w:firstLine="0"/>
              <w:rPr>
                <w:del w:id="1414" w:author="Si-yuan LIU" w:date="2026-07-24T14:26:00Z" w16du:dateUtc="2026-07-24T06:26:00Z"/>
                <w:color w:val="000000" w:themeColor="text1"/>
                <w:sz w:val="21"/>
                <w:szCs w:val="21"/>
              </w:rPr>
            </w:pPr>
            <w:del w:id="1415" w:author="Si-yuan LIU" w:date="2026-07-24T14:26:00Z" w16du:dateUtc="2026-07-24T06:26:00Z">
              <w:r w:rsidDel="00964E30">
                <w:rPr>
                  <w:rFonts w:hint="eastAsia"/>
                  <w:color w:val="000000" w:themeColor="text1"/>
                  <w:sz w:val="21"/>
                  <w:szCs w:val="21"/>
                </w:rPr>
                <w:delText>项目联系人姓名及职务</w:delText>
              </w:r>
            </w:del>
          </w:p>
        </w:tc>
        <w:tc>
          <w:tcPr>
            <w:tcW w:w="6128" w:type="dxa"/>
            <w:vAlign w:val="center"/>
          </w:tcPr>
          <w:p w14:paraId="23A9F3F9" w14:textId="0AE365BC" w:rsidR="005F457E" w:rsidDel="00964E30" w:rsidRDefault="00000000">
            <w:pPr>
              <w:autoSpaceDE w:val="0"/>
              <w:autoSpaceDN w:val="0"/>
              <w:snapToGrid w:val="0"/>
              <w:spacing w:after="0" w:line="240" w:lineRule="auto"/>
              <w:ind w:firstLineChars="0" w:firstLine="0"/>
              <w:rPr>
                <w:del w:id="1416" w:author="Si-yuan LIU" w:date="2026-07-24T14:26:00Z" w16du:dateUtc="2026-07-24T06:26:00Z"/>
                <w:color w:val="000000" w:themeColor="text1"/>
                <w:sz w:val="21"/>
                <w:szCs w:val="21"/>
              </w:rPr>
            </w:pPr>
            <w:del w:id="1417" w:author="Si-yuan LIU" w:date="2026-07-24T14:26:00Z" w16du:dateUtc="2026-07-24T06:26:00Z">
              <w:r w:rsidDel="00964E30">
                <w:rPr>
                  <w:rFonts w:hint="eastAsia"/>
                  <w:color w:val="000000" w:themeColor="text1"/>
                  <w:sz w:val="21"/>
                  <w:szCs w:val="21"/>
                </w:rPr>
                <w:delText>刘海晏，广东奥飞数据科技股份有限公司董事会秘书</w:delText>
              </w:r>
            </w:del>
          </w:p>
        </w:tc>
      </w:tr>
      <w:tr w:rsidR="005F457E" w:rsidDel="00964E30" w14:paraId="7A41BCF5" w14:textId="1BD87804">
        <w:trPr>
          <w:trHeight w:val="20"/>
          <w:jc w:val="center"/>
          <w:del w:id="1418" w:author="Si-yuan LIU" w:date="2026-07-24T14:26:00Z" w16du:dateUtc="2026-07-24T06:26:00Z"/>
        </w:trPr>
        <w:tc>
          <w:tcPr>
            <w:tcW w:w="2419" w:type="dxa"/>
            <w:vAlign w:val="center"/>
          </w:tcPr>
          <w:p w14:paraId="3173242A" w14:textId="07B1651D" w:rsidR="005F457E" w:rsidDel="00964E30" w:rsidRDefault="00000000">
            <w:pPr>
              <w:autoSpaceDE w:val="0"/>
              <w:autoSpaceDN w:val="0"/>
              <w:snapToGrid w:val="0"/>
              <w:spacing w:after="0" w:line="240" w:lineRule="auto"/>
              <w:ind w:firstLineChars="0" w:firstLine="0"/>
              <w:rPr>
                <w:del w:id="1419" w:author="Si-yuan LIU" w:date="2026-07-24T14:26:00Z" w16du:dateUtc="2026-07-24T06:26:00Z"/>
                <w:color w:val="000000" w:themeColor="text1"/>
                <w:sz w:val="21"/>
                <w:szCs w:val="21"/>
              </w:rPr>
            </w:pPr>
            <w:del w:id="1420" w:author="Si-yuan LIU" w:date="2026-07-24T14:26:00Z" w16du:dateUtc="2026-07-24T06:26:00Z">
              <w:r w:rsidDel="00964E30">
                <w:rPr>
                  <w:rFonts w:hint="eastAsia"/>
                  <w:color w:val="000000" w:themeColor="text1"/>
                  <w:sz w:val="21"/>
                  <w:szCs w:val="21"/>
                </w:rPr>
                <w:delText>联系方式</w:delText>
              </w:r>
            </w:del>
          </w:p>
        </w:tc>
        <w:tc>
          <w:tcPr>
            <w:tcW w:w="6128" w:type="dxa"/>
            <w:vAlign w:val="center"/>
          </w:tcPr>
          <w:p w14:paraId="293F3E32" w14:textId="559DA53A" w:rsidR="005F457E" w:rsidDel="00964E30" w:rsidRDefault="00000000">
            <w:pPr>
              <w:autoSpaceDE w:val="0"/>
              <w:autoSpaceDN w:val="0"/>
              <w:snapToGrid w:val="0"/>
              <w:spacing w:after="0" w:line="240" w:lineRule="auto"/>
              <w:ind w:firstLineChars="0" w:firstLine="0"/>
              <w:rPr>
                <w:del w:id="1421" w:author="Si-yuan LIU" w:date="2026-07-24T14:26:00Z" w16du:dateUtc="2026-07-24T06:26:00Z"/>
                <w:color w:val="000000" w:themeColor="text1"/>
                <w:sz w:val="21"/>
                <w:szCs w:val="21"/>
              </w:rPr>
            </w:pPr>
            <w:del w:id="1422" w:author="Si-yuan LIU" w:date="2026-07-24T14:26:00Z" w16du:dateUtc="2026-07-24T06:26:00Z">
              <w:r w:rsidDel="00964E30">
                <w:rPr>
                  <w:color w:val="000000" w:themeColor="text1"/>
                  <w:sz w:val="21"/>
                  <w:szCs w:val="21"/>
                </w:rPr>
                <w:delText>020-85699517</w:delText>
              </w:r>
            </w:del>
          </w:p>
        </w:tc>
      </w:tr>
    </w:tbl>
    <w:p w14:paraId="4D61D03B" w14:textId="66E077BB" w:rsidR="005F457E" w:rsidDel="00964E30" w:rsidRDefault="00000000">
      <w:pPr>
        <w:spacing w:after="0" w:line="312" w:lineRule="auto"/>
        <w:ind w:firstLine="480"/>
        <w:rPr>
          <w:del w:id="1423" w:author="Si-yuan LIU" w:date="2026-07-24T14:26:00Z" w16du:dateUtc="2026-07-24T06:26:00Z"/>
          <w:color w:val="000000" w:themeColor="text1"/>
          <w:szCs w:val="24"/>
        </w:rPr>
      </w:pPr>
      <w:del w:id="1424" w:author="Si-yuan LIU" w:date="2026-07-24T14:26:00Z" w16du:dateUtc="2026-07-24T06:26:00Z">
        <w:r w:rsidDel="00964E30">
          <w:rPr>
            <w:rFonts w:hint="eastAsia"/>
            <w:color w:val="000000" w:themeColor="text1"/>
            <w:szCs w:val="24"/>
          </w:rPr>
          <w:delText>（</w:delText>
        </w:r>
        <w:r w:rsidDel="00964E30">
          <w:rPr>
            <w:color w:val="000000" w:themeColor="text1"/>
            <w:szCs w:val="24"/>
          </w:rPr>
          <w:delText>2</w:delText>
        </w:r>
        <w:r w:rsidDel="00964E30">
          <w:rPr>
            <w:rFonts w:hint="eastAsia"/>
            <w:color w:val="000000" w:themeColor="text1"/>
            <w:szCs w:val="24"/>
          </w:rPr>
          <w:delText>）财务状况</w:delText>
        </w:r>
      </w:del>
    </w:p>
    <w:p w14:paraId="24E52EF4" w14:textId="08534F1D" w:rsidR="005F457E" w:rsidDel="00964E30" w:rsidRDefault="00000000">
      <w:pPr>
        <w:spacing w:after="0" w:line="312" w:lineRule="auto"/>
        <w:ind w:firstLine="480"/>
        <w:rPr>
          <w:del w:id="1425" w:author="Si-yuan LIU" w:date="2026-07-24T14:26:00Z" w16du:dateUtc="2026-07-24T06:26:00Z"/>
          <w:color w:val="000000" w:themeColor="text1"/>
          <w:szCs w:val="24"/>
        </w:rPr>
      </w:pPr>
      <w:bookmarkStart w:id="1426" w:name="_Hlk230427952"/>
      <w:del w:id="1427" w:author="Si-yuan LIU" w:date="2026-07-24T14:26:00Z" w16du:dateUtc="2026-07-24T06:26:00Z">
        <w:r w:rsidDel="00964E30">
          <w:rPr>
            <w:rFonts w:hint="eastAsia"/>
            <w:color w:val="000000" w:themeColor="text1"/>
            <w:szCs w:val="24"/>
          </w:rPr>
          <w:delText>昊盈科技</w:delText>
        </w:r>
        <w:r w:rsidDel="00964E30">
          <w:rPr>
            <w:rFonts w:hint="eastAsia"/>
            <w:color w:val="000000" w:themeColor="text1"/>
            <w:szCs w:val="24"/>
          </w:rPr>
          <w:delText>2023</w:delText>
        </w:r>
        <w:r w:rsidDel="00964E30">
          <w:rPr>
            <w:rFonts w:hint="eastAsia"/>
            <w:color w:val="000000" w:themeColor="text1"/>
            <w:szCs w:val="24"/>
          </w:rPr>
          <w:delText>年度、</w:delText>
        </w:r>
        <w:r w:rsidDel="00964E30">
          <w:rPr>
            <w:rFonts w:hint="eastAsia"/>
            <w:color w:val="000000" w:themeColor="text1"/>
            <w:szCs w:val="24"/>
          </w:rPr>
          <w:delText>2024</w:delText>
        </w:r>
        <w:r w:rsidDel="00964E30">
          <w:rPr>
            <w:rFonts w:hint="eastAsia"/>
            <w:color w:val="000000" w:themeColor="text1"/>
            <w:szCs w:val="24"/>
          </w:rPr>
          <w:delText>年度、</w:delText>
        </w:r>
        <w:r w:rsidDel="00964E30">
          <w:rPr>
            <w:rFonts w:hint="eastAsia"/>
            <w:color w:val="000000" w:themeColor="text1"/>
            <w:szCs w:val="24"/>
          </w:rPr>
          <w:delText>2025</w:delText>
        </w:r>
        <w:r w:rsidDel="00964E30">
          <w:rPr>
            <w:rFonts w:hint="eastAsia"/>
            <w:color w:val="000000" w:themeColor="text1"/>
            <w:szCs w:val="24"/>
          </w:rPr>
          <w:delText>年度、</w:delText>
        </w:r>
        <w:r w:rsidDel="00964E30">
          <w:rPr>
            <w:rFonts w:hint="eastAsia"/>
            <w:color w:val="000000" w:themeColor="text1"/>
            <w:szCs w:val="24"/>
          </w:rPr>
          <w:delText>2026</w:delText>
        </w:r>
        <w:r w:rsidDel="00964E30">
          <w:rPr>
            <w:rFonts w:hint="eastAsia"/>
            <w:color w:val="000000" w:themeColor="text1"/>
            <w:szCs w:val="24"/>
          </w:rPr>
          <w:delText>年</w:delText>
        </w:r>
        <w:r w:rsidDel="00964E30">
          <w:rPr>
            <w:rFonts w:hint="eastAsia"/>
            <w:color w:val="000000" w:themeColor="text1"/>
            <w:szCs w:val="24"/>
          </w:rPr>
          <w:delText>1-3</w:delText>
        </w:r>
        <w:r w:rsidDel="00964E30">
          <w:rPr>
            <w:rFonts w:hint="eastAsia"/>
            <w:color w:val="000000" w:themeColor="text1"/>
            <w:szCs w:val="24"/>
          </w:rPr>
          <w:delText>月财务报表均按照中华人民共和国财政部颁布的企业会计准则的规定编制。</w:delText>
        </w:r>
      </w:del>
    </w:p>
    <w:p w14:paraId="07471013" w14:textId="639E1284" w:rsidR="005F457E" w:rsidDel="00964E30" w:rsidRDefault="00000000">
      <w:pPr>
        <w:spacing w:after="0" w:line="312" w:lineRule="auto"/>
        <w:ind w:firstLine="480"/>
        <w:rPr>
          <w:del w:id="1428" w:author="Si-yuan LIU" w:date="2026-07-24T14:26:00Z" w16du:dateUtc="2026-07-24T06:26:00Z"/>
          <w:color w:val="000000" w:themeColor="text1"/>
          <w:szCs w:val="24"/>
        </w:rPr>
      </w:pPr>
      <w:del w:id="1429" w:author="Si-yuan LIU" w:date="2026-07-24T14:26:00Z" w16du:dateUtc="2026-07-24T06:26:00Z">
        <w:r w:rsidDel="00964E30">
          <w:rPr>
            <w:rFonts w:hint="eastAsia"/>
            <w:color w:val="000000" w:themeColor="text1"/>
            <w:szCs w:val="24"/>
          </w:rPr>
          <w:delText>2023</w:delText>
        </w:r>
        <w:r w:rsidDel="00964E30">
          <w:rPr>
            <w:rFonts w:hint="eastAsia"/>
            <w:color w:val="000000" w:themeColor="text1"/>
            <w:szCs w:val="24"/>
          </w:rPr>
          <w:delText>年度、</w:delText>
        </w:r>
        <w:r w:rsidDel="00964E30">
          <w:rPr>
            <w:rFonts w:hint="eastAsia"/>
            <w:color w:val="000000" w:themeColor="text1"/>
            <w:szCs w:val="24"/>
          </w:rPr>
          <w:delText>2024</w:delText>
        </w:r>
        <w:r w:rsidDel="00964E30">
          <w:rPr>
            <w:rFonts w:hint="eastAsia"/>
            <w:color w:val="000000" w:themeColor="text1"/>
            <w:szCs w:val="24"/>
          </w:rPr>
          <w:delText>年度、</w:delText>
        </w:r>
        <w:r w:rsidDel="00964E30">
          <w:rPr>
            <w:rFonts w:hint="eastAsia"/>
            <w:color w:val="000000" w:themeColor="text1"/>
            <w:szCs w:val="24"/>
          </w:rPr>
          <w:delText>2025</w:delText>
        </w:r>
        <w:r w:rsidDel="00964E30">
          <w:rPr>
            <w:rFonts w:hint="eastAsia"/>
            <w:color w:val="000000" w:themeColor="text1"/>
            <w:szCs w:val="24"/>
          </w:rPr>
          <w:delText>年度的合并财务报告已经</w:delText>
        </w:r>
        <w:r w:rsidDel="00964E30">
          <w:rPr>
            <w:color w:val="000000" w:themeColor="text1"/>
            <w:szCs w:val="24"/>
          </w:rPr>
          <w:delText>广东司农会计师事务所（特殊普通合伙）</w:delText>
        </w:r>
        <w:r w:rsidDel="00964E30">
          <w:rPr>
            <w:rFonts w:hint="eastAsia"/>
            <w:color w:val="000000" w:themeColor="text1"/>
            <w:szCs w:val="24"/>
          </w:rPr>
          <w:delText>审计，并出具了编号为“</w:delText>
        </w:r>
        <w:r w:rsidDel="00964E30">
          <w:rPr>
            <w:color w:val="000000" w:themeColor="text1"/>
            <w:szCs w:val="24"/>
          </w:rPr>
          <w:delText>司农审字</w:delText>
        </w:r>
        <w:r w:rsidDel="00964E30">
          <w:rPr>
            <w:color w:val="000000" w:themeColor="text1"/>
            <w:szCs w:val="24"/>
          </w:rPr>
          <w:delText>[2026]26006250033</w:delText>
        </w:r>
        <w:r w:rsidDel="00964E30">
          <w:rPr>
            <w:color w:val="000000" w:themeColor="text1"/>
            <w:szCs w:val="24"/>
          </w:rPr>
          <w:delText>号</w:delText>
        </w:r>
        <w:r w:rsidDel="00964E30">
          <w:rPr>
            <w:rFonts w:hint="eastAsia"/>
            <w:color w:val="000000" w:themeColor="text1"/>
            <w:szCs w:val="24"/>
          </w:rPr>
          <w:delText>”的标准无保留意见审计报告。</w:delText>
        </w:r>
        <w:r w:rsidDel="00964E30">
          <w:rPr>
            <w:rFonts w:hint="eastAsia"/>
            <w:color w:val="000000" w:themeColor="text1"/>
            <w:szCs w:val="24"/>
          </w:rPr>
          <w:delText>2026</w:delText>
        </w:r>
        <w:r w:rsidDel="00964E30">
          <w:rPr>
            <w:rFonts w:hint="eastAsia"/>
            <w:color w:val="000000" w:themeColor="text1"/>
            <w:szCs w:val="24"/>
          </w:rPr>
          <w:delText>年</w:delText>
        </w:r>
        <w:r w:rsidDel="00964E30">
          <w:rPr>
            <w:rFonts w:hint="eastAsia"/>
            <w:color w:val="000000" w:themeColor="text1"/>
            <w:szCs w:val="24"/>
          </w:rPr>
          <w:delText>1-3</w:delText>
        </w:r>
        <w:r w:rsidDel="00964E30">
          <w:rPr>
            <w:rFonts w:hint="eastAsia"/>
            <w:color w:val="000000" w:themeColor="text1"/>
            <w:szCs w:val="24"/>
          </w:rPr>
          <w:delText>月合并财务报表未经审计。</w:delText>
        </w:r>
      </w:del>
    </w:p>
    <w:p w14:paraId="4C405CAD" w14:textId="14CE553B" w:rsidR="005F457E" w:rsidDel="00964E30" w:rsidRDefault="00000000">
      <w:pPr>
        <w:spacing w:after="0" w:line="312" w:lineRule="auto"/>
        <w:ind w:firstLine="480"/>
        <w:rPr>
          <w:del w:id="1430" w:author="Si-yuan LIU" w:date="2026-07-24T14:26:00Z" w16du:dateUtc="2026-07-24T06:26:00Z"/>
          <w:color w:val="000000" w:themeColor="text1"/>
          <w:szCs w:val="24"/>
        </w:rPr>
      </w:pPr>
      <w:del w:id="1431" w:author="Si-yuan LIU" w:date="2026-07-24T14:26:00Z" w16du:dateUtc="2026-07-24T06:26:00Z">
        <w:r w:rsidDel="00964E30">
          <w:rPr>
            <w:rFonts w:hint="eastAsia"/>
            <w:color w:val="000000" w:themeColor="text1"/>
            <w:szCs w:val="24"/>
          </w:rPr>
          <w:delText>最近</w:delText>
        </w:r>
        <w:r w:rsidDel="00964E30">
          <w:rPr>
            <w:rFonts w:hint="eastAsia"/>
            <w:color w:val="000000" w:themeColor="text1"/>
            <w:szCs w:val="24"/>
          </w:rPr>
          <w:delText>3</w:delText>
        </w:r>
        <w:r w:rsidDel="00964E30">
          <w:rPr>
            <w:rFonts w:hint="eastAsia"/>
            <w:color w:val="000000" w:themeColor="text1"/>
            <w:szCs w:val="24"/>
          </w:rPr>
          <w:delText>个会计年度及一期的财务数据选取标准：</w:delText>
        </w:r>
        <w:r w:rsidDel="00964E30">
          <w:rPr>
            <w:rFonts w:hint="eastAsia"/>
            <w:color w:val="000000" w:themeColor="text1"/>
            <w:szCs w:val="24"/>
          </w:rPr>
          <w:delText>2023</w:delText>
        </w:r>
        <w:r w:rsidDel="00964E30">
          <w:rPr>
            <w:rFonts w:hint="eastAsia"/>
            <w:color w:val="000000" w:themeColor="text1"/>
            <w:szCs w:val="24"/>
          </w:rPr>
          <w:delText>年度、</w:delText>
        </w:r>
        <w:r w:rsidDel="00964E30">
          <w:rPr>
            <w:rFonts w:hint="eastAsia"/>
            <w:color w:val="000000" w:themeColor="text1"/>
            <w:szCs w:val="24"/>
          </w:rPr>
          <w:delText>2024</w:delText>
        </w:r>
        <w:r w:rsidDel="00964E30">
          <w:rPr>
            <w:rFonts w:hint="eastAsia"/>
            <w:color w:val="000000" w:themeColor="text1"/>
            <w:szCs w:val="24"/>
          </w:rPr>
          <w:delText>年度、</w:delText>
        </w:r>
        <w:r w:rsidDel="00964E30">
          <w:rPr>
            <w:rFonts w:hint="eastAsia"/>
            <w:color w:val="000000" w:themeColor="text1"/>
            <w:szCs w:val="24"/>
          </w:rPr>
          <w:delText>2025</w:delText>
        </w:r>
        <w:r w:rsidDel="00964E30">
          <w:rPr>
            <w:rFonts w:hint="eastAsia"/>
            <w:color w:val="000000" w:themeColor="text1"/>
            <w:szCs w:val="24"/>
          </w:rPr>
          <w:delText>年度、</w:delText>
        </w:r>
        <w:r w:rsidDel="00964E30">
          <w:rPr>
            <w:rFonts w:hint="eastAsia"/>
            <w:color w:val="000000" w:themeColor="text1"/>
            <w:szCs w:val="24"/>
          </w:rPr>
          <w:delText>2026</w:delText>
        </w:r>
        <w:r w:rsidDel="00964E30">
          <w:rPr>
            <w:rFonts w:hint="eastAsia"/>
            <w:color w:val="000000" w:themeColor="text1"/>
            <w:szCs w:val="24"/>
          </w:rPr>
          <w:delText>年</w:delText>
        </w:r>
        <w:r w:rsidDel="00964E30">
          <w:rPr>
            <w:rFonts w:hint="eastAsia"/>
            <w:color w:val="000000" w:themeColor="text1"/>
            <w:szCs w:val="24"/>
          </w:rPr>
          <w:delText>1-3</w:delText>
        </w:r>
        <w:r w:rsidDel="00964E30">
          <w:rPr>
            <w:rFonts w:hint="eastAsia"/>
            <w:color w:val="000000" w:themeColor="text1"/>
            <w:szCs w:val="24"/>
          </w:rPr>
          <w:delText>月财务数据皆为合并财务报表数据。</w:delText>
        </w:r>
      </w:del>
    </w:p>
    <w:p w14:paraId="5C304664" w14:textId="71516E80" w:rsidR="005F457E" w:rsidDel="00964E30" w:rsidRDefault="00000000">
      <w:pPr>
        <w:pStyle w:val="a5"/>
        <w:spacing w:after="0" w:line="312" w:lineRule="auto"/>
        <w:ind w:firstLine="480"/>
        <w:jc w:val="center"/>
        <w:rPr>
          <w:del w:id="1432" w:author="Si-yuan LIU" w:date="2026-07-24T14:26:00Z" w16du:dateUtc="2026-07-24T06:26:00Z"/>
          <w:color w:val="000000" w:themeColor="text1"/>
          <w:szCs w:val="24"/>
        </w:rPr>
      </w:pPr>
      <w:del w:id="1433" w:author="Si-yuan LIU" w:date="2026-07-24T14:26:00Z" w16du:dateUtc="2026-07-24T06:26:00Z">
        <w:r w:rsidDel="00964E30">
          <w:rPr>
            <w:rFonts w:ascii="Times New Roman" w:eastAsia="仿宋" w:hAnsi="Times New Roman" w:cs="Times New Roman" w:hint="eastAsia"/>
            <w:color w:val="000000" w:themeColor="text1"/>
            <w:sz w:val="24"/>
            <w:szCs w:val="24"/>
          </w:rPr>
          <w:delText>表</w:delText>
        </w:r>
        <w:r w:rsidDel="00964E30">
          <w:rPr>
            <w:rFonts w:ascii="Times New Roman" w:eastAsia="仿宋" w:hAnsi="Times New Roman" w:cs="Times New Roman"/>
            <w:color w:val="000000" w:themeColor="text1"/>
            <w:sz w:val="24"/>
            <w:szCs w:val="24"/>
          </w:rPr>
          <w:delText xml:space="preserve"> </w:delText>
        </w:r>
        <w:r w:rsidDel="00964E30">
          <w:rPr>
            <w:rFonts w:ascii="Times New Roman" w:eastAsia="仿宋" w:hAnsi="Times New Roman" w:cs="Times New Roman"/>
            <w:color w:val="000000" w:themeColor="text1"/>
            <w:sz w:val="24"/>
            <w:szCs w:val="24"/>
          </w:rPr>
          <w:fldChar w:fldCharType="begin"/>
        </w:r>
        <w:r w:rsidDel="00964E30">
          <w:rPr>
            <w:rFonts w:ascii="Times New Roman" w:eastAsia="仿宋" w:hAnsi="Times New Roman" w:cs="Times New Roman"/>
            <w:color w:val="000000" w:themeColor="text1"/>
            <w:sz w:val="24"/>
            <w:szCs w:val="24"/>
          </w:rPr>
          <w:delInstrText xml:space="preserve"> SEQ </w:delInstrText>
        </w:r>
        <w:r w:rsidDel="00964E30">
          <w:rPr>
            <w:rFonts w:ascii="Times New Roman" w:eastAsia="仿宋" w:hAnsi="Times New Roman" w:cs="Times New Roman" w:hint="eastAsia"/>
            <w:color w:val="000000" w:themeColor="text1"/>
            <w:sz w:val="24"/>
            <w:szCs w:val="24"/>
          </w:rPr>
          <w:delInstrText>表</w:delInstrText>
        </w:r>
        <w:r w:rsidDel="00964E30">
          <w:rPr>
            <w:rFonts w:ascii="Times New Roman" w:eastAsia="仿宋" w:hAnsi="Times New Roman" w:cs="Times New Roman"/>
            <w:color w:val="000000" w:themeColor="text1"/>
            <w:sz w:val="24"/>
            <w:szCs w:val="24"/>
          </w:rPr>
          <w:delInstrText xml:space="preserve"> \* ARABIC </w:delInstrText>
        </w:r>
        <w:r w:rsidDel="00964E30">
          <w:rPr>
            <w:rFonts w:ascii="Times New Roman" w:eastAsia="仿宋" w:hAnsi="Times New Roman" w:cs="Times New Roman"/>
            <w:color w:val="000000" w:themeColor="text1"/>
            <w:sz w:val="24"/>
            <w:szCs w:val="24"/>
          </w:rPr>
          <w:fldChar w:fldCharType="separate"/>
        </w:r>
      </w:del>
      <w:ins w:id="1434" w:author="怡然 刘 [2]" w:date="2026-07-08T15:02:00Z">
        <w:del w:id="1435" w:author="Si-yuan LIU" w:date="2026-07-24T14:26:00Z" w16du:dateUtc="2026-07-24T06:26:00Z">
          <w:r w:rsidR="004A5B2B" w:rsidDel="00964E30">
            <w:rPr>
              <w:rFonts w:ascii="Times New Roman" w:eastAsia="仿宋" w:hAnsi="Times New Roman" w:cs="Times New Roman"/>
              <w:noProof/>
              <w:color w:val="000000" w:themeColor="text1"/>
              <w:sz w:val="24"/>
              <w:szCs w:val="24"/>
            </w:rPr>
            <w:delText>9</w:delText>
          </w:r>
        </w:del>
      </w:ins>
      <w:ins w:id="1436" w:author="Bentayga-" w:date="2026-07-05T17:09:00Z">
        <w:del w:id="1437" w:author="Si-yuan LIU" w:date="2026-07-24T14:26:00Z" w16du:dateUtc="2026-07-24T06:26:00Z">
          <w:r w:rsidDel="00964E30">
            <w:rPr>
              <w:rFonts w:ascii="Times New Roman" w:eastAsia="仿宋" w:hAnsi="Times New Roman" w:cs="Times New Roman"/>
              <w:noProof/>
              <w:color w:val="000000" w:themeColor="text1"/>
              <w:sz w:val="24"/>
              <w:szCs w:val="24"/>
            </w:rPr>
            <w:delText>9</w:delText>
          </w:r>
        </w:del>
      </w:ins>
      <w:del w:id="1438" w:author="Si-yuan LIU" w:date="2026-07-24T14:26:00Z" w16du:dateUtc="2026-07-24T06:26:00Z">
        <w:r w:rsidDel="00964E30">
          <w:rPr>
            <w:rFonts w:ascii="Times New Roman" w:eastAsia="仿宋" w:hAnsi="Times New Roman" w:cs="Times New Roman"/>
            <w:noProof/>
            <w:color w:val="000000" w:themeColor="text1"/>
            <w:sz w:val="24"/>
            <w:szCs w:val="24"/>
          </w:rPr>
          <w:delText>9</w:delText>
        </w:r>
        <w:r w:rsidDel="00964E30">
          <w:rPr>
            <w:rFonts w:ascii="Times New Roman" w:eastAsia="仿宋" w:hAnsi="Times New Roman" w:cs="Times New Roman"/>
            <w:color w:val="000000" w:themeColor="text1"/>
            <w:sz w:val="24"/>
            <w:szCs w:val="24"/>
          </w:rPr>
          <w:fldChar w:fldCharType="end"/>
        </w:r>
        <w:r w:rsidDel="00964E30">
          <w:rPr>
            <w:rFonts w:ascii="Times New Roman" w:eastAsia="仿宋" w:hAnsi="Times New Roman" w:cs="Times New Roman"/>
            <w:color w:val="000000" w:themeColor="text1"/>
            <w:sz w:val="24"/>
            <w:szCs w:val="24"/>
          </w:rPr>
          <w:delText xml:space="preserve"> </w:delText>
        </w:r>
        <w:r w:rsidDel="00964E30">
          <w:rPr>
            <w:rFonts w:ascii="Times New Roman" w:eastAsia="仿宋" w:hAnsi="Times New Roman" w:cs="Times New Roman" w:hint="eastAsia"/>
            <w:color w:val="000000" w:themeColor="text1"/>
            <w:sz w:val="24"/>
            <w:szCs w:val="24"/>
          </w:rPr>
          <w:delText>原始权益人</w:delText>
        </w:r>
        <w:r w:rsidDel="00964E30">
          <w:rPr>
            <w:rFonts w:ascii="Times New Roman" w:eastAsia="仿宋" w:hAnsi="Times New Roman" w:cs="Times New Roman"/>
            <w:color w:val="000000" w:themeColor="text1"/>
            <w:sz w:val="24"/>
            <w:szCs w:val="24"/>
          </w:rPr>
          <w:delText>3</w:delText>
        </w:r>
        <w:r w:rsidDel="00964E30">
          <w:rPr>
            <w:rFonts w:ascii="Times New Roman" w:eastAsia="仿宋" w:hAnsi="Times New Roman" w:cs="Times New Roman" w:hint="eastAsia"/>
            <w:color w:val="000000" w:themeColor="text1"/>
            <w:sz w:val="24"/>
            <w:szCs w:val="24"/>
          </w:rPr>
          <w:delText>最近</w:delText>
        </w:r>
        <w:r w:rsidDel="00964E30">
          <w:rPr>
            <w:rFonts w:ascii="Times New Roman" w:eastAsia="仿宋" w:hAnsi="Times New Roman" w:cs="Times New Roman"/>
            <w:color w:val="000000" w:themeColor="text1"/>
            <w:sz w:val="24"/>
            <w:szCs w:val="24"/>
          </w:rPr>
          <w:delText>3</w:delText>
        </w:r>
        <w:r w:rsidDel="00964E30">
          <w:rPr>
            <w:rFonts w:ascii="Times New Roman" w:eastAsia="仿宋" w:hAnsi="Times New Roman" w:cs="Times New Roman" w:hint="eastAsia"/>
            <w:color w:val="000000" w:themeColor="text1"/>
            <w:sz w:val="24"/>
            <w:szCs w:val="24"/>
          </w:rPr>
          <w:delText>个会计年度及一期主要财务指标</w:delText>
        </w:r>
      </w:del>
    </w:p>
    <w:tbl>
      <w:tblPr>
        <w:tblStyle w:val="TableGrid"/>
        <w:tblW w:w="5000" w:type="pct"/>
        <w:jc w:val="center"/>
        <w:tblInd w:w="0" w:type="dxa"/>
        <w:tblCellMar>
          <w:left w:w="28" w:type="dxa"/>
          <w:right w:w="28" w:type="dxa"/>
        </w:tblCellMar>
        <w:tblLook w:val="04A0" w:firstRow="1" w:lastRow="0" w:firstColumn="1" w:lastColumn="0" w:noHBand="0" w:noVBand="1"/>
      </w:tblPr>
      <w:tblGrid>
        <w:gridCol w:w="1931"/>
        <w:gridCol w:w="1666"/>
        <w:gridCol w:w="1666"/>
        <w:gridCol w:w="1665"/>
        <w:gridCol w:w="1736"/>
      </w:tblGrid>
      <w:tr w:rsidR="005F457E" w:rsidDel="00964E30" w14:paraId="5D78640E" w14:textId="5DDEC149">
        <w:trPr>
          <w:trHeight w:val="20"/>
          <w:jc w:val="center"/>
          <w:del w:id="1439" w:author="Si-yuan LIU" w:date="2026-07-24T14:26:00Z" w16du:dateUtc="2026-07-24T06:26:00Z"/>
        </w:trPr>
        <w:tc>
          <w:tcPr>
            <w:tcW w:w="1114" w:type="pct"/>
            <w:tcBorders>
              <w:top w:val="single" w:sz="4" w:space="0" w:color="000000"/>
              <w:left w:val="single" w:sz="4" w:space="0" w:color="000000"/>
              <w:bottom w:val="single" w:sz="4" w:space="0" w:color="000000"/>
              <w:right w:val="single" w:sz="4" w:space="0" w:color="000000"/>
            </w:tcBorders>
            <w:vAlign w:val="center"/>
          </w:tcPr>
          <w:p w14:paraId="43095999" w14:textId="5763850B" w:rsidR="005F457E" w:rsidDel="00964E30" w:rsidRDefault="00000000">
            <w:pPr>
              <w:autoSpaceDE w:val="0"/>
              <w:autoSpaceDN w:val="0"/>
              <w:snapToGrid w:val="0"/>
              <w:spacing w:after="0" w:line="240" w:lineRule="auto"/>
              <w:ind w:firstLineChars="0" w:firstLine="0"/>
              <w:jc w:val="center"/>
              <w:rPr>
                <w:del w:id="1440" w:author="Si-yuan LIU" w:date="2026-07-24T14:26:00Z" w16du:dateUtc="2026-07-24T06:26:00Z"/>
                <w:b/>
                <w:bCs/>
                <w:color w:val="000000" w:themeColor="text1"/>
                <w:sz w:val="21"/>
                <w:szCs w:val="21"/>
                <w:lang w:eastAsia="en-US"/>
              </w:rPr>
            </w:pPr>
            <w:del w:id="1441" w:author="Si-yuan LIU" w:date="2026-07-24T14:26:00Z" w16du:dateUtc="2026-07-24T06:26:00Z">
              <w:r w:rsidDel="00964E30">
                <w:rPr>
                  <w:rFonts w:hint="eastAsia"/>
                  <w:b/>
                  <w:bCs/>
                  <w:color w:val="000000" w:themeColor="text1"/>
                  <w:sz w:val="21"/>
                  <w:szCs w:val="21"/>
                  <w:lang w:eastAsia="en-US"/>
                </w:rPr>
                <w:delText>（万元、</w:delText>
              </w:r>
              <w:r w:rsidDel="00964E30">
                <w:rPr>
                  <w:b/>
                  <w:bCs/>
                  <w:color w:val="000000" w:themeColor="text1"/>
                  <w:sz w:val="21"/>
                  <w:szCs w:val="21"/>
                  <w:lang w:eastAsia="en-US"/>
                </w:rPr>
                <w:delText>%</w:delText>
              </w:r>
              <w:r w:rsidDel="00964E30">
                <w:rPr>
                  <w:rFonts w:hint="eastAsia"/>
                  <w:b/>
                  <w:bCs/>
                  <w:color w:val="000000" w:themeColor="text1"/>
                  <w:sz w:val="21"/>
                  <w:szCs w:val="21"/>
                  <w:lang w:eastAsia="en-US"/>
                </w:rPr>
                <w:delText>）</w:delText>
              </w:r>
            </w:del>
          </w:p>
        </w:tc>
        <w:tc>
          <w:tcPr>
            <w:tcW w:w="961" w:type="pct"/>
            <w:tcBorders>
              <w:top w:val="single" w:sz="4" w:space="0" w:color="000000"/>
              <w:left w:val="single" w:sz="4" w:space="0" w:color="000000"/>
              <w:bottom w:val="single" w:sz="4" w:space="0" w:color="000000"/>
              <w:right w:val="single" w:sz="4" w:space="0" w:color="000000"/>
            </w:tcBorders>
            <w:vAlign w:val="center"/>
          </w:tcPr>
          <w:p w14:paraId="58BF124E" w14:textId="36FDCB3C" w:rsidR="005F457E" w:rsidDel="00964E30" w:rsidRDefault="00000000">
            <w:pPr>
              <w:autoSpaceDE w:val="0"/>
              <w:autoSpaceDN w:val="0"/>
              <w:snapToGrid w:val="0"/>
              <w:spacing w:after="0" w:line="240" w:lineRule="auto"/>
              <w:ind w:firstLineChars="0" w:firstLine="0"/>
              <w:jc w:val="center"/>
              <w:rPr>
                <w:del w:id="1442" w:author="Si-yuan LIU" w:date="2026-07-24T14:26:00Z" w16du:dateUtc="2026-07-24T06:26:00Z"/>
                <w:b/>
                <w:bCs/>
                <w:color w:val="000000" w:themeColor="text1"/>
                <w:sz w:val="21"/>
                <w:szCs w:val="21"/>
                <w:lang w:eastAsia="en-US"/>
              </w:rPr>
            </w:pPr>
            <w:del w:id="1443" w:author="Si-yuan LIU" w:date="2026-07-24T14:26:00Z" w16du:dateUtc="2026-07-24T06:26:00Z">
              <w:r w:rsidDel="00964E30">
                <w:rPr>
                  <w:b/>
                  <w:bCs/>
                  <w:color w:val="000000" w:themeColor="text1"/>
                  <w:sz w:val="21"/>
                  <w:szCs w:val="21"/>
                  <w:lang w:eastAsia="en-US"/>
                </w:rPr>
                <w:delText>2023</w:delText>
              </w:r>
              <w:r w:rsidDel="00964E30">
                <w:rPr>
                  <w:b/>
                  <w:bCs/>
                  <w:color w:val="000000" w:themeColor="text1"/>
                  <w:sz w:val="21"/>
                  <w:szCs w:val="21"/>
                  <w:lang w:eastAsia="en-US"/>
                </w:rPr>
                <w:delText>年</w:delText>
              </w:r>
              <w:r w:rsidDel="00964E30">
                <w:rPr>
                  <w:b/>
                  <w:bCs/>
                  <w:color w:val="000000" w:themeColor="text1"/>
                  <w:sz w:val="21"/>
                  <w:szCs w:val="21"/>
                  <w:lang w:eastAsia="en-US"/>
                </w:rPr>
                <w:delText>/2023</w:delText>
              </w:r>
              <w:r w:rsidDel="00964E30">
                <w:rPr>
                  <w:b/>
                  <w:bCs/>
                  <w:color w:val="000000" w:themeColor="text1"/>
                  <w:sz w:val="21"/>
                  <w:szCs w:val="21"/>
                  <w:lang w:eastAsia="en-US"/>
                </w:rPr>
                <w:delText>年</w:delText>
              </w:r>
              <w:r w:rsidDel="00964E30">
                <w:rPr>
                  <w:b/>
                  <w:bCs/>
                  <w:color w:val="000000" w:themeColor="text1"/>
                  <w:sz w:val="21"/>
                  <w:szCs w:val="21"/>
                  <w:lang w:eastAsia="en-US"/>
                </w:rPr>
                <w:delText>12</w:delText>
              </w:r>
              <w:r w:rsidDel="00964E30">
                <w:rPr>
                  <w:rFonts w:hint="eastAsia"/>
                  <w:b/>
                  <w:bCs/>
                  <w:color w:val="000000" w:themeColor="text1"/>
                  <w:sz w:val="21"/>
                  <w:szCs w:val="21"/>
                  <w:lang w:eastAsia="en-US"/>
                </w:rPr>
                <w:delText>月</w:delText>
              </w:r>
              <w:r w:rsidDel="00964E30">
                <w:rPr>
                  <w:b/>
                  <w:bCs/>
                  <w:color w:val="000000" w:themeColor="text1"/>
                  <w:sz w:val="21"/>
                  <w:szCs w:val="21"/>
                  <w:lang w:eastAsia="en-US"/>
                </w:rPr>
                <w:delText>31</w:delText>
              </w:r>
              <w:r w:rsidDel="00964E30">
                <w:rPr>
                  <w:rFonts w:hint="eastAsia"/>
                  <w:b/>
                  <w:bCs/>
                  <w:color w:val="000000" w:themeColor="text1"/>
                  <w:sz w:val="21"/>
                  <w:szCs w:val="21"/>
                  <w:lang w:eastAsia="en-US"/>
                </w:rPr>
                <w:delText>日</w:delText>
              </w:r>
            </w:del>
          </w:p>
        </w:tc>
        <w:tc>
          <w:tcPr>
            <w:tcW w:w="961" w:type="pct"/>
            <w:tcBorders>
              <w:top w:val="single" w:sz="4" w:space="0" w:color="000000"/>
              <w:left w:val="single" w:sz="4" w:space="0" w:color="000000"/>
              <w:bottom w:val="single" w:sz="4" w:space="0" w:color="000000"/>
              <w:right w:val="single" w:sz="4" w:space="0" w:color="000000"/>
            </w:tcBorders>
            <w:vAlign w:val="center"/>
          </w:tcPr>
          <w:p w14:paraId="352E1E5E" w14:textId="2FC7B837" w:rsidR="005F457E" w:rsidDel="00964E30" w:rsidRDefault="00000000">
            <w:pPr>
              <w:autoSpaceDE w:val="0"/>
              <w:autoSpaceDN w:val="0"/>
              <w:snapToGrid w:val="0"/>
              <w:spacing w:after="0" w:line="240" w:lineRule="auto"/>
              <w:ind w:firstLineChars="0" w:firstLine="0"/>
              <w:jc w:val="center"/>
              <w:rPr>
                <w:del w:id="1444" w:author="Si-yuan LIU" w:date="2026-07-24T14:26:00Z" w16du:dateUtc="2026-07-24T06:26:00Z"/>
                <w:b/>
                <w:bCs/>
                <w:color w:val="000000" w:themeColor="text1"/>
                <w:sz w:val="21"/>
                <w:szCs w:val="21"/>
                <w:lang w:eastAsia="en-US"/>
              </w:rPr>
            </w:pPr>
            <w:del w:id="1445" w:author="Si-yuan LIU" w:date="2026-07-24T14:26:00Z" w16du:dateUtc="2026-07-24T06:26:00Z">
              <w:r w:rsidDel="00964E30">
                <w:rPr>
                  <w:b/>
                  <w:bCs/>
                  <w:color w:val="000000" w:themeColor="text1"/>
                  <w:sz w:val="21"/>
                  <w:szCs w:val="21"/>
                  <w:lang w:eastAsia="en-US"/>
                </w:rPr>
                <w:delText>2024</w:delText>
              </w:r>
              <w:r w:rsidDel="00964E30">
                <w:rPr>
                  <w:b/>
                  <w:bCs/>
                  <w:color w:val="000000" w:themeColor="text1"/>
                  <w:sz w:val="21"/>
                  <w:szCs w:val="21"/>
                  <w:lang w:eastAsia="en-US"/>
                </w:rPr>
                <w:delText>年</w:delText>
              </w:r>
              <w:r w:rsidDel="00964E30">
                <w:rPr>
                  <w:b/>
                  <w:bCs/>
                  <w:color w:val="000000" w:themeColor="text1"/>
                  <w:sz w:val="21"/>
                  <w:szCs w:val="21"/>
                  <w:lang w:eastAsia="en-US"/>
                </w:rPr>
                <w:delText>/2024</w:delText>
              </w:r>
              <w:r w:rsidDel="00964E30">
                <w:rPr>
                  <w:b/>
                  <w:bCs/>
                  <w:color w:val="000000" w:themeColor="text1"/>
                  <w:sz w:val="21"/>
                  <w:szCs w:val="21"/>
                  <w:lang w:eastAsia="en-US"/>
                </w:rPr>
                <w:delText>年</w:delText>
              </w:r>
              <w:r w:rsidDel="00964E30">
                <w:rPr>
                  <w:b/>
                  <w:bCs/>
                  <w:color w:val="000000" w:themeColor="text1"/>
                  <w:sz w:val="21"/>
                  <w:szCs w:val="21"/>
                  <w:lang w:eastAsia="en-US"/>
                </w:rPr>
                <w:delText>12</w:delText>
              </w:r>
              <w:r w:rsidDel="00964E30">
                <w:rPr>
                  <w:rFonts w:hint="eastAsia"/>
                  <w:b/>
                  <w:bCs/>
                  <w:color w:val="000000" w:themeColor="text1"/>
                  <w:sz w:val="21"/>
                  <w:szCs w:val="21"/>
                  <w:lang w:eastAsia="en-US"/>
                </w:rPr>
                <w:delText>月</w:delText>
              </w:r>
              <w:r w:rsidDel="00964E30">
                <w:rPr>
                  <w:b/>
                  <w:bCs/>
                  <w:color w:val="000000" w:themeColor="text1"/>
                  <w:sz w:val="21"/>
                  <w:szCs w:val="21"/>
                  <w:lang w:eastAsia="en-US"/>
                </w:rPr>
                <w:delText>31</w:delText>
              </w:r>
              <w:r w:rsidDel="00964E30">
                <w:rPr>
                  <w:rFonts w:hint="eastAsia"/>
                  <w:b/>
                  <w:bCs/>
                  <w:color w:val="000000" w:themeColor="text1"/>
                  <w:sz w:val="21"/>
                  <w:szCs w:val="21"/>
                  <w:lang w:eastAsia="en-US"/>
                </w:rPr>
                <w:delText>日</w:delText>
              </w:r>
            </w:del>
          </w:p>
        </w:tc>
        <w:tc>
          <w:tcPr>
            <w:tcW w:w="961" w:type="pct"/>
            <w:tcBorders>
              <w:top w:val="single" w:sz="4" w:space="0" w:color="000000"/>
              <w:left w:val="single" w:sz="4" w:space="0" w:color="000000"/>
              <w:bottom w:val="single" w:sz="4" w:space="0" w:color="000000"/>
              <w:right w:val="single" w:sz="4" w:space="0" w:color="000000"/>
            </w:tcBorders>
            <w:vAlign w:val="center"/>
          </w:tcPr>
          <w:p w14:paraId="454FC26E" w14:textId="1222064E" w:rsidR="005F457E" w:rsidDel="00964E30" w:rsidRDefault="00000000">
            <w:pPr>
              <w:autoSpaceDE w:val="0"/>
              <w:autoSpaceDN w:val="0"/>
              <w:snapToGrid w:val="0"/>
              <w:spacing w:after="0" w:line="240" w:lineRule="auto"/>
              <w:ind w:firstLineChars="0" w:firstLine="0"/>
              <w:jc w:val="center"/>
              <w:rPr>
                <w:del w:id="1446" w:author="Si-yuan LIU" w:date="2026-07-24T14:26:00Z" w16du:dateUtc="2026-07-24T06:26:00Z"/>
                <w:b/>
                <w:bCs/>
                <w:color w:val="000000" w:themeColor="text1"/>
                <w:sz w:val="21"/>
                <w:szCs w:val="21"/>
                <w:lang w:eastAsia="en-US"/>
              </w:rPr>
            </w:pPr>
            <w:del w:id="1447" w:author="Si-yuan LIU" w:date="2026-07-24T14:26:00Z" w16du:dateUtc="2026-07-24T06:26:00Z">
              <w:r w:rsidDel="00964E30">
                <w:rPr>
                  <w:b/>
                  <w:bCs/>
                  <w:color w:val="000000" w:themeColor="text1"/>
                  <w:sz w:val="21"/>
                  <w:szCs w:val="21"/>
                  <w:lang w:eastAsia="en-US"/>
                </w:rPr>
                <w:delText>2025</w:delText>
              </w:r>
              <w:r w:rsidDel="00964E30">
                <w:rPr>
                  <w:b/>
                  <w:bCs/>
                  <w:color w:val="000000" w:themeColor="text1"/>
                  <w:sz w:val="21"/>
                  <w:szCs w:val="21"/>
                  <w:lang w:eastAsia="en-US"/>
                </w:rPr>
                <w:delText>年</w:delText>
              </w:r>
              <w:r w:rsidDel="00964E30">
                <w:rPr>
                  <w:b/>
                  <w:bCs/>
                  <w:color w:val="000000" w:themeColor="text1"/>
                  <w:sz w:val="21"/>
                  <w:szCs w:val="21"/>
                  <w:lang w:eastAsia="en-US"/>
                </w:rPr>
                <w:delText>/2025</w:delText>
              </w:r>
              <w:r w:rsidDel="00964E30">
                <w:rPr>
                  <w:b/>
                  <w:bCs/>
                  <w:color w:val="000000" w:themeColor="text1"/>
                  <w:sz w:val="21"/>
                  <w:szCs w:val="21"/>
                  <w:lang w:eastAsia="en-US"/>
                </w:rPr>
                <w:delText>年</w:delText>
              </w:r>
              <w:r w:rsidDel="00964E30">
                <w:rPr>
                  <w:b/>
                  <w:bCs/>
                  <w:color w:val="000000" w:themeColor="text1"/>
                  <w:sz w:val="21"/>
                  <w:szCs w:val="21"/>
                  <w:lang w:eastAsia="en-US"/>
                </w:rPr>
                <w:delText>12</w:delText>
              </w:r>
              <w:r w:rsidDel="00964E30">
                <w:rPr>
                  <w:rFonts w:hint="eastAsia"/>
                  <w:b/>
                  <w:bCs/>
                  <w:color w:val="000000" w:themeColor="text1"/>
                  <w:sz w:val="21"/>
                  <w:szCs w:val="21"/>
                  <w:lang w:eastAsia="en-US"/>
                </w:rPr>
                <w:delText>月</w:delText>
              </w:r>
              <w:r w:rsidDel="00964E30">
                <w:rPr>
                  <w:b/>
                  <w:bCs/>
                  <w:color w:val="000000" w:themeColor="text1"/>
                  <w:sz w:val="21"/>
                  <w:szCs w:val="21"/>
                  <w:lang w:eastAsia="en-US"/>
                </w:rPr>
                <w:delText>31</w:delText>
              </w:r>
              <w:r w:rsidDel="00964E30">
                <w:rPr>
                  <w:rFonts w:hint="eastAsia"/>
                  <w:b/>
                  <w:bCs/>
                  <w:color w:val="000000" w:themeColor="text1"/>
                  <w:sz w:val="21"/>
                  <w:szCs w:val="21"/>
                  <w:lang w:eastAsia="en-US"/>
                </w:rPr>
                <w:delText>日</w:delText>
              </w:r>
            </w:del>
          </w:p>
        </w:tc>
        <w:tc>
          <w:tcPr>
            <w:tcW w:w="1002" w:type="pct"/>
            <w:tcBorders>
              <w:top w:val="single" w:sz="4" w:space="0" w:color="000000"/>
              <w:left w:val="single" w:sz="4" w:space="0" w:color="000000"/>
              <w:bottom w:val="single" w:sz="4" w:space="0" w:color="000000"/>
              <w:right w:val="single" w:sz="4" w:space="0" w:color="000000"/>
            </w:tcBorders>
          </w:tcPr>
          <w:p w14:paraId="1FE2DE57" w14:textId="77E31663" w:rsidR="005F457E" w:rsidDel="00964E30" w:rsidRDefault="00000000">
            <w:pPr>
              <w:autoSpaceDE w:val="0"/>
              <w:autoSpaceDN w:val="0"/>
              <w:snapToGrid w:val="0"/>
              <w:spacing w:after="0" w:line="240" w:lineRule="auto"/>
              <w:ind w:firstLineChars="0" w:firstLine="0"/>
              <w:jc w:val="center"/>
              <w:rPr>
                <w:del w:id="1448" w:author="Si-yuan LIU" w:date="2026-07-24T14:26:00Z" w16du:dateUtc="2026-07-24T06:26:00Z"/>
                <w:b/>
                <w:bCs/>
                <w:color w:val="000000" w:themeColor="text1"/>
                <w:sz w:val="21"/>
                <w:szCs w:val="21"/>
                <w:lang w:eastAsia="en-US"/>
              </w:rPr>
            </w:pPr>
            <w:del w:id="1449" w:author="Si-yuan LIU" w:date="2026-07-24T14:26:00Z" w16du:dateUtc="2026-07-24T06:26:00Z">
              <w:r w:rsidDel="00964E30">
                <w:rPr>
                  <w:b/>
                  <w:bCs/>
                  <w:color w:val="000000" w:themeColor="text1"/>
                  <w:sz w:val="21"/>
                  <w:szCs w:val="21"/>
                  <w:lang w:eastAsia="en-US"/>
                </w:rPr>
                <w:delText>2026</w:delText>
              </w:r>
              <w:r w:rsidDel="00964E30">
                <w:rPr>
                  <w:b/>
                  <w:bCs/>
                  <w:color w:val="000000" w:themeColor="text1"/>
                  <w:sz w:val="21"/>
                  <w:szCs w:val="21"/>
                  <w:lang w:eastAsia="en-US"/>
                </w:rPr>
                <w:delText>年</w:delText>
              </w:r>
              <w:r w:rsidDel="00964E30">
                <w:rPr>
                  <w:b/>
                  <w:bCs/>
                  <w:color w:val="000000" w:themeColor="text1"/>
                  <w:sz w:val="21"/>
                  <w:szCs w:val="21"/>
                  <w:lang w:eastAsia="en-US"/>
                </w:rPr>
                <w:delText>1-3</w:delText>
              </w:r>
              <w:r w:rsidDel="00964E30">
                <w:rPr>
                  <w:b/>
                  <w:bCs/>
                  <w:color w:val="000000" w:themeColor="text1"/>
                  <w:sz w:val="21"/>
                  <w:szCs w:val="21"/>
                  <w:lang w:eastAsia="en-US"/>
                </w:rPr>
                <w:delText>月</w:delText>
              </w:r>
              <w:r w:rsidDel="00964E30">
                <w:rPr>
                  <w:b/>
                  <w:bCs/>
                  <w:color w:val="000000" w:themeColor="text1"/>
                  <w:sz w:val="21"/>
                  <w:szCs w:val="21"/>
                  <w:lang w:eastAsia="en-US"/>
                </w:rPr>
                <w:delText>/2026</w:delText>
              </w:r>
              <w:r w:rsidDel="00964E30">
                <w:rPr>
                  <w:b/>
                  <w:bCs/>
                  <w:color w:val="000000" w:themeColor="text1"/>
                  <w:sz w:val="21"/>
                  <w:szCs w:val="21"/>
                  <w:lang w:eastAsia="en-US"/>
                </w:rPr>
                <w:delText>年</w:delText>
              </w:r>
              <w:r w:rsidDel="00964E30">
                <w:rPr>
                  <w:b/>
                  <w:bCs/>
                  <w:color w:val="000000" w:themeColor="text1"/>
                  <w:sz w:val="21"/>
                  <w:szCs w:val="21"/>
                  <w:lang w:eastAsia="en-US"/>
                </w:rPr>
                <w:delText>3</w:delText>
              </w:r>
              <w:r w:rsidDel="00964E30">
                <w:rPr>
                  <w:b/>
                  <w:bCs/>
                  <w:color w:val="000000" w:themeColor="text1"/>
                  <w:sz w:val="21"/>
                  <w:szCs w:val="21"/>
                  <w:lang w:eastAsia="en-US"/>
                </w:rPr>
                <w:delText>月</w:delText>
              </w:r>
              <w:r w:rsidDel="00964E30">
                <w:rPr>
                  <w:b/>
                  <w:bCs/>
                  <w:color w:val="000000" w:themeColor="text1"/>
                  <w:sz w:val="21"/>
                  <w:szCs w:val="21"/>
                  <w:lang w:eastAsia="en-US"/>
                </w:rPr>
                <w:delText>31</w:delText>
              </w:r>
              <w:r w:rsidDel="00964E30">
                <w:rPr>
                  <w:b/>
                  <w:bCs/>
                  <w:color w:val="000000" w:themeColor="text1"/>
                  <w:sz w:val="21"/>
                  <w:szCs w:val="21"/>
                  <w:lang w:eastAsia="en-US"/>
                </w:rPr>
                <w:delText>日</w:delText>
              </w:r>
            </w:del>
          </w:p>
        </w:tc>
      </w:tr>
      <w:tr w:rsidR="005F457E" w:rsidDel="00964E30" w14:paraId="19A527B6" w14:textId="7A3F94F7">
        <w:trPr>
          <w:trHeight w:val="20"/>
          <w:jc w:val="center"/>
          <w:del w:id="1450" w:author="Si-yuan LIU" w:date="2026-07-24T14:26:00Z" w16du:dateUtc="2026-07-24T06:26:00Z"/>
        </w:trPr>
        <w:tc>
          <w:tcPr>
            <w:tcW w:w="1114" w:type="pct"/>
            <w:tcBorders>
              <w:top w:val="single" w:sz="4" w:space="0" w:color="000000"/>
              <w:left w:val="single" w:sz="4" w:space="0" w:color="000000"/>
              <w:bottom w:val="single" w:sz="4" w:space="0" w:color="000000"/>
              <w:right w:val="single" w:sz="4" w:space="0" w:color="000000"/>
            </w:tcBorders>
            <w:vAlign w:val="center"/>
          </w:tcPr>
          <w:p w14:paraId="6EA34C9E" w14:textId="22348510" w:rsidR="005F457E" w:rsidDel="00964E30" w:rsidRDefault="00000000">
            <w:pPr>
              <w:autoSpaceDE w:val="0"/>
              <w:autoSpaceDN w:val="0"/>
              <w:snapToGrid w:val="0"/>
              <w:spacing w:after="0" w:line="240" w:lineRule="auto"/>
              <w:ind w:firstLineChars="0" w:firstLine="0"/>
              <w:jc w:val="left"/>
              <w:rPr>
                <w:del w:id="1451" w:author="Si-yuan LIU" w:date="2026-07-24T14:26:00Z" w16du:dateUtc="2026-07-24T06:26:00Z"/>
                <w:color w:val="000000" w:themeColor="text1"/>
                <w:sz w:val="21"/>
                <w:szCs w:val="21"/>
                <w:lang w:eastAsia="en-US"/>
              </w:rPr>
            </w:pPr>
            <w:del w:id="1452" w:author="Si-yuan LIU" w:date="2026-07-24T14:26:00Z" w16du:dateUtc="2026-07-24T06:26:00Z">
              <w:r w:rsidDel="00964E30">
                <w:rPr>
                  <w:rFonts w:hint="eastAsia"/>
                  <w:color w:val="000000" w:themeColor="text1"/>
                  <w:sz w:val="21"/>
                  <w:szCs w:val="21"/>
                  <w:lang w:eastAsia="en-US"/>
                </w:rPr>
                <w:delText>总资产</w:delText>
              </w:r>
            </w:del>
          </w:p>
        </w:tc>
        <w:tc>
          <w:tcPr>
            <w:tcW w:w="961" w:type="pct"/>
            <w:tcBorders>
              <w:top w:val="single" w:sz="4" w:space="0" w:color="000000"/>
              <w:left w:val="single" w:sz="4" w:space="0" w:color="000000"/>
              <w:bottom w:val="single" w:sz="4" w:space="0" w:color="000000"/>
              <w:right w:val="single" w:sz="4" w:space="0" w:color="000000"/>
            </w:tcBorders>
            <w:vAlign w:val="center"/>
          </w:tcPr>
          <w:p w14:paraId="09BF39F2" w14:textId="0A752206" w:rsidR="005F457E" w:rsidDel="00964E30" w:rsidRDefault="00000000">
            <w:pPr>
              <w:autoSpaceDE w:val="0"/>
              <w:autoSpaceDN w:val="0"/>
              <w:snapToGrid w:val="0"/>
              <w:spacing w:after="0" w:line="240" w:lineRule="auto"/>
              <w:ind w:firstLineChars="0" w:firstLine="0"/>
              <w:jc w:val="right"/>
              <w:rPr>
                <w:del w:id="1453" w:author="Si-yuan LIU" w:date="2026-07-24T14:26:00Z" w16du:dateUtc="2026-07-24T06:26:00Z"/>
                <w:color w:val="000000" w:themeColor="text1"/>
                <w:sz w:val="21"/>
                <w:szCs w:val="21"/>
                <w:lang w:eastAsia="en-US"/>
              </w:rPr>
            </w:pPr>
            <w:del w:id="1454" w:author="Si-yuan LIU" w:date="2026-07-24T14:26:00Z" w16du:dateUtc="2026-07-24T06:26:00Z">
              <w:r w:rsidDel="00964E30">
                <w:rPr>
                  <w:sz w:val="21"/>
                  <w:szCs w:val="21"/>
                </w:rPr>
                <w:delText>3,445.86</w:delText>
              </w:r>
            </w:del>
          </w:p>
        </w:tc>
        <w:tc>
          <w:tcPr>
            <w:tcW w:w="961" w:type="pct"/>
            <w:tcBorders>
              <w:top w:val="single" w:sz="4" w:space="0" w:color="000000"/>
              <w:left w:val="single" w:sz="4" w:space="0" w:color="000000"/>
              <w:bottom w:val="single" w:sz="4" w:space="0" w:color="000000"/>
              <w:right w:val="single" w:sz="4" w:space="0" w:color="auto"/>
            </w:tcBorders>
            <w:vAlign w:val="center"/>
          </w:tcPr>
          <w:p w14:paraId="081EA5CD" w14:textId="0148CC6F" w:rsidR="005F457E" w:rsidDel="00964E30" w:rsidRDefault="00000000">
            <w:pPr>
              <w:autoSpaceDE w:val="0"/>
              <w:autoSpaceDN w:val="0"/>
              <w:snapToGrid w:val="0"/>
              <w:spacing w:after="0" w:line="240" w:lineRule="auto"/>
              <w:ind w:firstLineChars="0" w:firstLine="0"/>
              <w:jc w:val="right"/>
              <w:rPr>
                <w:del w:id="1455" w:author="Si-yuan LIU" w:date="2026-07-24T14:26:00Z" w16du:dateUtc="2026-07-24T06:26:00Z"/>
                <w:color w:val="000000" w:themeColor="text1"/>
                <w:sz w:val="21"/>
                <w:szCs w:val="21"/>
                <w:lang w:eastAsia="en-US"/>
              </w:rPr>
            </w:pPr>
            <w:del w:id="1456" w:author="Si-yuan LIU" w:date="2026-07-24T14:26:00Z" w16du:dateUtc="2026-07-24T06:26:00Z">
              <w:r w:rsidDel="00964E30">
                <w:rPr>
                  <w:sz w:val="21"/>
                  <w:szCs w:val="21"/>
                </w:rPr>
                <w:delText>3,084.43</w:delText>
              </w:r>
            </w:del>
          </w:p>
        </w:tc>
        <w:tc>
          <w:tcPr>
            <w:tcW w:w="961" w:type="pct"/>
            <w:tcBorders>
              <w:top w:val="single" w:sz="4" w:space="0" w:color="auto"/>
              <w:left w:val="single" w:sz="4" w:space="0" w:color="auto"/>
              <w:bottom w:val="single" w:sz="4" w:space="0" w:color="auto"/>
              <w:right w:val="single" w:sz="4" w:space="0" w:color="auto"/>
            </w:tcBorders>
            <w:vAlign w:val="center"/>
          </w:tcPr>
          <w:p w14:paraId="1ACB5562" w14:textId="41C2F357" w:rsidR="005F457E" w:rsidDel="00964E30" w:rsidRDefault="00000000">
            <w:pPr>
              <w:autoSpaceDE w:val="0"/>
              <w:autoSpaceDN w:val="0"/>
              <w:snapToGrid w:val="0"/>
              <w:spacing w:after="0" w:line="240" w:lineRule="auto"/>
              <w:ind w:firstLineChars="0" w:firstLine="0"/>
              <w:jc w:val="right"/>
              <w:rPr>
                <w:del w:id="1457" w:author="Si-yuan LIU" w:date="2026-07-24T14:26:00Z" w16du:dateUtc="2026-07-24T06:26:00Z"/>
                <w:color w:val="000000" w:themeColor="text1"/>
                <w:sz w:val="21"/>
                <w:szCs w:val="21"/>
                <w:lang w:eastAsia="en-US"/>
              </w:rPr>
            </w:pPr>
            <w:del w:id="1458" w:author="Si-yuan LIU" w:date="2026-07-24T14:26:00Z" w16du:dateUtc="2026-07-24T06:26:00Z">
              <w:r w:rsidDel="00964E30">
                <w:rPr>
                  <w:sz w:val="21"/>
                  <w:szCs w:val="21"/>
                </w:rPr>
                <w:delText>3,053.79</w:delText>
              </w:r>
            </w:del>
          </w:p>
        </w:tc>
        <w:tc>
          <w:tcPr>
            <w:tcW w:w="1002" w:type="pct"/>
            <w:tcBorders>
              <w:top w:val="single" w:sz="4" w:space="0" w:color="auto"/>
              <w:left w:val="single" w:sz="4" w:space="0" w:color="auto"/>
              <w:bottom w:val="single" w:sz="4" w:space="0" w:color="auto"/>
              <w:right w:val="single" w:sz="4" w:space="0" w:color="auto"/>
            </w:tcBorders>
            <w:vAlign w:val="center"/>
          </w:tcPr>
          <w:p w14:paraId="05975504" w14:textId="25FD1C9E" w:rsidR="005F457E" w:rsidDel="00964E30" w:rsidRDefault="00000000">
            <w:pPr>
              <w:autoSpaceDE w:val="0"/>
              <w:autoSpaceDN w:val="0"/>
              <w:snapToGrid w:val="0"/>
              <w:spacing w:after="0" w:line="240" w:lineRule="auto"/>
              <w:ind w:firstLineChars="0" w:firstLine="0"/>
              <w:jc w:val="right"/>
              <w:rPr>
                <w:del w:id="1459" w:author="Si-yuan LIU" w:date="2026-07-24T14:26:00Z" w16du:dateUtc="2026-07-24T06:26:00Z"/>
                <w:color w:val="000000" w:themeColor="text1"/>
                <w:sz w:val="21"/>
                <w:szCs w:val="21"/>
                <w:lang w:eastAsia="en-US"/>
              </w:rPr>
            </w:pPr>
            <w:del w:id="1460" w:author="Si-yuan LIU" w:date="2026-07-24T14:26:00Z" w16du:dateUtc="2026-07-24T06:26:00Z">
              <w:r w:rsidDel="00964E30">
                <w:rPr>
                  <w:color w:val="000000" w:themeColor="text1"/>
                  <w:sz w:val="21"/>
                  <w:szCs w:val="21"/>
                  <w:lang w:eastAsia="en-US"/>
                </w:rPr>
                <w:delText>3,032.79</w:delText>
              </w:r>
            </w:del>
          </w:p>
        </w:tc>
      </w:tr>
      <w:tr w:rsidR="005F457E" w:rsidDel="00964E30" w14:paraId="05CA3814" w14:textId="2DEAECF2">
        <w:trPr>
          <w:trHeight w:val="20"/>
          <w:jc w:val="center"/>
          <w:del w:id="1461" w:author="Si-yuan LIU" w:date="2026-07-24T14:26:00Z" w16du:dateUtc="2026-07-24T06:26:00Z"/>
        </w:trPr>
        <w:tc>
          <w:tcPr>
            <w:tcW w:w="1114" w:type="pct"/>
            <w:tcBorders>
              <w:top w:val="single" w:sz="4" w:space="0" w:color="000000"/>
              <w:left w:val="single" w:sz="4" w:space="0" w:color="000000"/>
              <w:bottom w:val="single" w:sz="4" w:space="0" w:color="000000"/>
              <w:right w:val="single" w:sz="4" w:space="0" w:color="000000"/>
            </w:tcBorders>
            <w:vAlign w:val="center"/>
          </w:tcPr>
          <w:p w14:paraId="6FF13FDD" w14:textId="3D903517" w:rsidR="005F457E" w:rsidDel="00964E30" w:rsidRDefault="00000000">
            <w:pPr>
              <w:autoSpaceDE w:val="0"/>
              <w:autoSpaceDN w:val="0"/>
              <w:snapToGrid w:val="0"/>
              <w:spacing w:after="0" w:line="240" w:lineRule="auto"/>
              <w:ind w:firstLineChars="0" w:firstLine="0"/>
              <w:jc w:val="left"/>
              <w:rPr>
                <w:del w:id="1462" w:author="Si-yuan LIU" w:date="2026-07-24T14:26:00Z" w16du:dateUtc="2026-07-24T06:26:00Z"/>
                <w:color w:val="000000" w:themeColor="text1"/>
                <w:sz w:val="21"/>
                <w:szCs w:val="21"/>
                <w:lang w:eastAsia="en-US"/>
              </w:rPr>
            </w:pPr>
            <w:del w:id="1463" w:author="Si-yuan LIU" w:date="2026-07-24T14:26:00Z" w16du:dateUtc="2026-07-24T06:26:00Z">
              <w:r w:rsidDel="00964E30">
                <w:rPr>
                  <w:rFonts w:hint="eastAsia"/>
                  <w:color w:val="000000" w:themeColor="text1"/>
                  <w:sz w:val="21"/>
                  <w:szCs w:val="21"/>
                  <w:lang w:eastAsia="en-US"/>
                </w:rPr>
                <w:delText>总负债</w:delText>
              </w:r>
            </w:del>
          </w:p>
        </w:tc>
        <w:tc>
          <w:tcPr>
            <w:tcW w:w="961" w:type="pct"/>
            <w:tcBorders>
              <w:top w:val="single" w:sz="4" w:space="0" w:color="000000"/>
              <w:left w:val="single" w:sz="4" w:space="0" w:color="000000"/>
              <w:bottom w:val="single" w:sz="4" w:space="0" w:color="000000"/>
              <w:right w:val="single" w:sz="4" w:space="0" w:color="000000"/>
            </w:tcBorders>
            <w:vAlign w:val="center"/>
          </w:tcPr>
          <w:p w14:paraId="152BFDD2" w14:textId="344F0114" w:rsidR="005F457E" w:rsidDel="00964E30" w:rsidRDefault="00000000">
            <w:pPr>
              <w:autoSpaceDE w:val="0"/>
              <w:autoSpaceDN w:val="0"/>
              <w:snapToGrid w:val="0"/>
              <w:spacing w:after="0" w:line="240" w:lineRule="auto"/>
              <w:ind w:firstLineChars="0" w:firstLine="0"/>
              <w:jc w:val="right"/>
              <w:rPr>
                <w:del w:id="1464" w:author="Si-yuan LIU" w:date="2026-07-24T14:26:00Z" w16du:dateUtc="2026-07-24T06:26:00Z"/>
                <w:color w:val="000000" w:themeColor="text1"/>
                <w:sz w:val="21"/>
                <w:szCs w:val="21"/>
                <w:lang w:eastAsia="en-US"/>
              </w:rPr>
            </w:pPr>
            <w:del w:id="1465" w:author="Si-yuan LIU" w:date="2026-07-24T14:26:00Z" w16du:dateUtc="2026-07-24T06:26:00Z">
              <w:r w:rsidDel="00964E30">
                <w:rPr>
                  <w:sz w:val="21"/>
                  <w:szCs w:val="21"/>
                </w:rPr>
                <w:delText>957.16</w:delText>
              </w:r>
            </w:del>
          </w:p>
        </w:tc>
        <w:tc>
          <w:tcPr>
            <w:tcW w:w="961" w:type="pct"/>
            <w:tcBorders>
              <w:top w:val="single" w:sz="4" w:space="0" w:color="000000"/>
              <w:left w:val="single" w:sz="4" w:space="0" w:color="000000"/>
              <w:bottom w:val="single" w:sz="4" w:space="0" w:color="000000"/>
              <w:right w:val="single" w:sz="4" w:space="0" w:color="auto"/>
            </w:tcBorders>
            <w:vAlign w:val="center"/>
          </w:tcPr>
          <w:p w14:paraId="53B51091" w14:textId="6C2CD9BE" w:rsidR="005F457E" w:rsidDel="00964E30" w:rsidRDefault="00000000">
            <w:pPr>
              <w:autoSpaceDE w:val="0"/>
              <w:autoSpaceDN w:val="0"/>
              <w:snapToGrid w:val="0"/>
              <w:spacing w:after="0" w:line="240" w:lineRule="auto"/>
              <w:ind w:firstLineChars="0" w:firstLine="0"/>
              <w:jc w:val="right"/>
              <w:rPr>
                <w:del w:id="1466" w:author="Si-yuan LIU" w:date="2026-07-24T14:26:00Z" w16du:dateUtc="2026-07-24T06:26:00Z"/>
                <w:color w:val="000000" w:themeColor="text1"/>
                <w:sz w:val="21"/>
                <w:szCs w:val="21"/>
                <w:lang w:eastAsia="en-US"/>
              </w:rPr>
            </w:pPr>
            <w:del w:id="1467" w:author="Si-yuan LIU" w:date="2026-07-24T14:26:00Z" w16du:dateUtc="2026-07-24T06:26:00Z">
              <w:r w:rsidDel="00964E30">
                <w:rPr>
                  <w:sz w:val="21"/>
                  <w:szCs w:val="21"/>
                </w:rPr>
                <w:delText>756.89</w:delText>
              </w:r>
            </w:del>
          </w:p>
        </w:tc>
        <w:tc>
          <w:tcPr>
            <w:tcW w:w="961" w:type="pct"/>
            <w:tcBorders>
              <w:top w:val="single" w:sz="4" w:space="0" w:color="auto"/>
              <w:left w:val="single" w:sz="4" w:space="0" w:color="auto"/>
              <w:bottom w:val="single" w:sz="4" w:space="0" w:color="auto"/>
              <w:right w:val="single" w:sz="4" w:space="0" w:color="auto"/>
            </w:tcBorders>
            <w:vAlign w:val="center"/>
          </w:tcPr>
          <w:p w14:paraId="64497C1E" w14:textId="0E8012C2" w:rsidR="005F457E" w:rsidDel="00964E30" w:rsidRDefault="00000000">
            <w:pPr>
              <w:autoSpaceDE w:val="0"/>
              <w:autoSpaceDN w:val="0"/>
              <w:snapToGrid w:val="0"/>
              <w:spacing w:after="0" w:line="240" w:lineRule="auto"/>
              <w:ind w:firstLineChars="0" w:firstLine="0"/>
              <w:jc w:val="right"/>
              <w:rPr>
                <w:del w:id="1468" w:author="Si-yuan LIU" w:date="2026-07-24T14:26:00Z" w16du:dateUtc="2026-07-24T06:26:00Z"/>
                <w:color w:val="000000" w:themeColor="text1"/>
                <w:sz w:val="21"/>
                <w:szCs w:val="21"/>
                <w:lang w:eastAsia="en-US"/>
              </w:rPr>
            </w:pPr>
            <w:del w:id="1469" w:author="Si-yuan LIU" w:date="2026-07-24T14:26:00Z" w16du:dateUtc="2026-07-24T06:26:00Z">
              <w:r w:rsidDel="00964E30">
                <w:rPr>
                  <w:sz w:val="21"/>
                  <w:szCs w:val="21"/>
                </w:rPr>
                <w:delText>423.82</w:delText>
              </w:r>
            </w:del>
          </w:p>
        </w:tc>
        <w:tc>
          <w:tcPr>
            <w:tcW w:w="1002" w:type="pct"/>
            <w:tcBorders>
              <w:top w:val="single" w:sz="4" w:space="0" w:color="auto"/>
              <w:left w:val="single" w:sz="4" w:space="0" w:color="auto"/>
              <w:bottom w:val="single" w:sz="4" w:space="0" w:color="auto"/>
              <w:right w:val="single" w:sz="4" w:space="0" w:color="auto"/>
            </w:tcBorders>
            <w:vAlign w:val="center"/>
          </w:tcPr>
          <w:p w14:paraId="722B64E2" w14:textId="0C2621CA" w:rsidR="005F457E" w:rsidDel="00964E30" w:rsidRDefault="00000000">
            <w:pPr>
              <w:autoSpaceDE w:val="0"/>
              <w:autoSpaceDN w:val="0"/>
              <w:snapToGrid w:val="0"/>
              <w:spacing w:after="0" w:line="240" w:lineRule="auto"/>
              <w:ind w:firstLineChars="0" w:firstLine="0"/>
              <w:jc w:val="right"/>
              <w:rPr>
                <w:del w:id="1470" w:author="Si-yuan LIU" w:date="2026-07-24T14:26:00Z" w16du:dateUtc="2026-07-24T06:26:00Z"/>
                <w:color w:val="000000" w:themeColor="text1"/>
                <w:sz w:val="21"/>
                <w:szCs w:val="21"/>
                <w:lang w:eastAsia="en-US"/>
              </w:rPr>
            </w:pPr>
            <w:del w:id="1471" w:author="Si-yuan LIU" w:date="2026-07-24T14:26:00Z" w16du:dateUtc="2026-07-24T06:26:00Z">
              <w:r w:rsidDel="00964E30">
                <w:rPr>
                  <w:color w:val="000000" w:themeColor="text1"/>
                  <w:sz w:val="21"/>
                  <w:szCs w:val="21"/>
                  <w:lang w:eastAsia="en-US"/>
                </w:rPr>
                <w:delText>378.40</w:delText>
              </w:r>
            </w:del>
          </w:p>
        </w:tc>
      </w:tr>
      <w:tr w:rsidR="005F457E" w:rsidDel="00964E30" w14:paraId="55351DD4" w14:textId="534B6364">
        <w:trPr>
          <w:trHeight w:val="20"/>
          <w:jc w:val="center"/>
          <w:del w:id="1472" w:author="Si-yuan LIU" w:date="2026-07-24T14:26:00Z" w16du:dateUtc="2026-07-24T06:26:00Z"/>
        </w:trPr>
        <w:tc>
          <w:tcPr>
            <w:tcW w:w="1114" w:type="pct"/>
            <w:tcBorders>
              <w:top w:val="single" w:sz="4" w:space="0" w:color="000000"/>
              <w:left w:val="single" w:sz="4" w:space="0" w:color="000000"/>
              <w:bottom w:val="single" w:sz="4" w:space="0" w:color="000000"/>
              <w:right w:val="single" w:sz="4" w:space="0" w:color="000000"/>
            </w:tcBorders>
            <w:vAlign w:val="center"/>
          </w:tcPr>
          <w:p w14:paraId="39D6020D" w14:textId="533BC99E" w:rsidR="005F457E" w:rsidDel="00964E30" w:rsidRDefault="00000000">
            <w:pPr>
              <w:autoSpaceDE w:val="0"/>
              <w:autoSpaceDN w:val="0"/>
              <w:snapToGrid w:val="0"/>
              <w:spacing w:after="0" w:line="240" w:lineRule="auto"/>
              <w:ind w:firstLineChars="0" w:firstLine="0"/>
              <w:jc w:val="left"/>
              <w:rPr>
                <w:del w:id="1473" w:author="Si-yuan LIU" w:date="2026-07-24T14:26:00Z" w16du:dateUtc="2026-07-24T06:26:00Z"/>
                <w:color w:val="000000" w:themeColor="text1"/>
                <w:sz w:val="21"/>
                <w:szCs w:val="21"/>
                <w:lang w:eastAsia="en-US"/>
              </w:rPr>
            </w:pPr>
            <w:del w:id="1474" w:author="Si-yuan LIU" w:date="2026-07-24T14:26:00Z" w16du:dateUtc="2026-07-24T06:26:00Z">
              <w:r w:rsidDel="00964E30">
                <w:rPr>
                  <w:rFonts w:hint="eastAsia"/>
                  <w:color w:val="000000" w:themeColor="text1"/>
                  <w:sz w:val="21"/>
                  <w:szCs w:val="21"/>
                  <w:lang w:eastAsia="en-US"/>
                </w:rPr>
                <w:delText>资产负债率</w:delText>
              </w:r>
            </w:del>
          </w:p>
        </w:tc>
        <w:tc>
          <w:tcPr>
            <w:tcW w:w="961" w:type="pct"/>
            <w:tcBorders>
              <w:top w:val="single" w:sz="4" w:space="0" w:color="000000"/>
              <w:left w:val="single" w:sz="4" w:space="0" w:color="000000"/>
              <w:bottom w:val="single" w:sz="4" w:space="0" w:color="000000"/>
              <w:right w:val="single" w:sz="4" w:space="0" w:color="000000"/>
            </w:tcBorders>
            <w:vAlign w:val="center"/>
          </w:tcPr>
          <w:p w14:paraId="62197BB2" w14:textId="5ACE6E65" w:rsidR="005F457E" w:rsidDel="00964E30" w:rsidRDefault="00000000">
            <w:pPr>
              <w:autoSpaceDE w:val="0"/>
              <w:autoSpaceDN w:val="0"/>
              <w:snapToGrid w:val="0"/>
              <w:spacing w:after="0" w:line="240" w:lineRule="auto"/>
              <w:ind w:firstLineChars="0" w:firstLine="0"/>
              <w:jc w:val="right"/>
              <w:rPr>
                <w:del w:id="1475" w:author="Si-yuan LIU" w:date="2026-07-24T14:26:00Z" w16du:dateUtc="2026-07-24T06:26:00Z"/>
                <w:color w:val="000000" w:themeColor="text1"/>
                <w:sz w:val="21"/>
                <w:szCs w:val="21"/>
                <w:lang w:eastAsia="en-US"/>
              </w:rPr>
            </w:pPr>
            <w:del w:id="1476" w:author="Si-yuan LIU" w:date="2026-07-24T14:26:00Z" w16du:dateUtc="2026-07-24T06:26:00Z">
              <w:r w:rsidDel="00964E30">
                <w:rPr>
                  <w:color w:val="000000" w:themeColor="text1"/>
                  <w:sz w:val="21"/>
                  <w:szCs w:val="21"/>
                </w:rPr>
                <w:delText>27.78</w:delText>
              </w:r>
            </w:del>
          </w:p>
        </w:tc>
        <w:tc>
          <w:tcPr>
            <w:tcW w:w="961" w:type="pct"/>
            <w:tcBorders>
              <w:top w:val="single" w:sz="4" w:space="0" w:color="000000"/>
              <w:left w:val="single" w:sz="4" w:space="0" w:color="000000"/>
              <w:bottom w:val="single" w:sz="4" w:space="0" w:color="000000"/>
              <w:right w:val="single" w:sz="4" w:space="0" w:color="auto"/>
            </w:tcBorders>
            <w:vAlign w:val="center"/>
          </w:tcPr>
          <w:p w14:paraId="06AB46BE" w14:textId="642E7859" w:rsidR="005F457E" w:rsidDel="00964E30" w:rsidRDefault="00000000">
            <w:pPr>
              <w:autoSpaceDE w:val="0"/>
              <w:autoSpaceDN w:val="0"/>
              <w:snapToGrid w:val="0"/>
              <w:spacing w:after="0" w:line="240" w:lineRule="auto"/>
              <w:ind w:firstLineChars="0" w:firstLine="0"/>
              <w:jc w:val="right"/>
              <w:rPr>
                <w:del w:id="1477" w:author="Si-yuan LIU" w:date="2026-07-24T14:26:00Z" w16du:dateUtc="2026-07-24T06:26:00Z"/>
                <w:color w:val="000000" w:themeColor="text1"/>
                <w:sz w:val="21"/>
                <w:szCs w:val="21"/>
                <w:lang w:eastAsia="en-US"/>
              </w:rPr>
            </w:pPr>
            <w:del w:id="1478" w:author="Si-yuan LIU" w:date="2026-07-24T14:26:00Z" w16du:dateUtc="2026-07-24T06:26:00Z">
              <w:r w:rsidDel="00964E30">
                <w:rPr>
                  <w:color w:val="000000" w:themeColor="text1"/>
                  <w:sz w:val="21"/>
                  <w:szCs w:val="21"/>
                </w:rPr>
                <w:delText>24.54</w:delText>
              </w:r>
            </w:del>
          </w:p>
        </w:tc>
        <w:tc>
          <w:tcPr>
            <w:tcW w:w="961" w:type="pct"/>
            <w:tcBorders>
              <w:top w:val="single" w:sz="4" w:space="0" w:color="auto"/>
              <w:left w:val="single" w:sz="4" w:space="0" w:color="auto"/>
              <w:bottom w:val="single" w:sz="4" w:space="0" w:color="auto"/>
              <w:right w:val="single" w:sz="4" w:space="0" w:color="auto"/>
            </w:tcBorders>
            <w:vAlign w:val="center"/>
          </w:tcPr>
          <w:p w14:paraId="73C589CA" w14:textId="588E31D7" w:rsidR="005F457E" w:rsidDel="00964E30" w:rsidRDefault="00000000">
            <w:pPr>
              <w:autoSpaceDE w:val="0"/>
              <w:autoSpaceDN w:val="0"/>
              <w:snapToGrid w:val="0"/>
              <w:spacing w:after="0" w:line="240" w:lineRule="auto"/>
              <w:ind w:firstLineChars="0" w:firstLine="0"/>
              <w:jc w:val="right"/>
              <w:rPr>
                <w:del w:id="1479" w:author="Si-yuan LIU" w:date="2026-07-24T14:26:00Z" w16du:dateUtc="2026-07-24T06:26:00Z"/>
                <w:color w:val="000000" w:themeColor="text1"/>
                <w:sz w:val="21"/>
                <w:szCs w:val="21"/>
                <w:lang w:eastAsia="en-US"/>
              </w:rPr>
            </w:pPr>
            <w:del w:id="1480" w:author="Si-yuan LIU" w:date="2026-07-24T14:26:00Z" w16du:dateUtc="2026-07-24T06:26:00Z">
              <w:r w:rsidDel="00964E30">
                <w:rPr>
                  <w:color w:val="000000" w:themeColor="text1"/>
                  <w:sz w:val="21"/>
                  <w:szCs w:val="21"/>
                </w:rPr>
                <w:delText>13.88</w:delText>
              </w:r>
            </w:del>
          </w:p>
        </w:tc>
        <w:tc>
          <w:tcPr>
            <w:tcW w:w="1002" w:type="pct"/>
            <w:tcBorders>
              <w:top w:val="single" w:sz="4" w:space="0" w:color="auto"/>
              <w:left w:val="single" w:sz="4" w:space="0" w:color="auto"/>
              <w:bottom w:val="single" w:sz="4" w:space="0" w:color="auto"/>
              <w:right w:val="single" w:sz="4" w:space="0" w:color="auto"/>
            </w:tcBorders>
            <w:vAlign w:val="center"/>
          </w:tcPr>
          <w:p w14:paraId="7C43EF02" w14:textId="3F239657" w:rsidR="005F457E" w:rsidDel="00964E30" w:rsidRDefault="00000000">
            <w:pPr>
              <w:autoSpaceDE w:val="0"/>
              <w:autoSpaceDN w:val="0"/>
              <w:snapToGrid w:val="0"/>
              <w:spacing w:after="0" w:line="240" w:lineRule="auto"/>
              <w:ind w:firstLineChars="0" w:firstLine="0"/>
              <w:jc w:val="right"/>
              <w:rPr>
                <w:del w:id="1481" w:author="Si-yuan LIU" w:date="2026-07-24T14:26:00Z" w16du:dateUtc="2026-07-24T06:26:00Z"/>
                <w:color w:val="000000" w:themeColor="text1"/>
                <w:sz w:val="21"/>
                <w:szCs w:val="21"/>
                <w:lang w:eastAsia="en-US"/>
              </w:rPr>
            </w:pPr>
            <w:del w:id="1482" w:author="Si-yuan LIU" w:date="2026-07-24T14:26:00Z" w16du:dateUtc="2026-07-24T06:26:00Z">
              <w:r w:rsidDel="00964E30">
                <w:rPr>
                  <w:color w:val="000000" w:themeColor="text1"/>
                  <w:sz w:val="21"/>
                  <w:szCs w:val="21"/>
                  <w:lang w:eastAsia="en-US"/>
                </w:rPr>
                <w:delText>12.48</w:delText>
              </w:r>
            </w:del>
          </w:p>
        </w:tc>
      </w:tr>
      <w:tr w:rsidR="005F457E" w:rsidDel="00964E30" w14:paraId="3F54657A" w14:textId="07490114">
        <w:trPr>
          <w:trHeight w:val="20"/>
          <w:jc w:val="center"/>
          <w:del w:id="1483" w:author="Si-yuan LIU" w:date="2026-07-24T14:26:00Z" w16du:dateUtc="2026-07-24T06:26:00Z"/>
        </w:trPr>
        <w:tc>
          <w:tcPr>
            <w:tcW w:w="1114" w:type="pct"/>
            <w:tcBorders>
              <w:top w:val="single" w:sz="4" w:space="0" w:color="000000"/>
              <w:left w:val="single" w:sz="4" w:space="0" w:color="000000"/>
              <w:bottom w:val="single" w:sz="4" w:space="0" w:color="000000"/>
              <w:right w:val="single" w:sz="4" w:space="0" w:color="000000"/>
            </w:tcBorders>
            <w:vAlign w:val="center"/>
          </w:tcPr>
          <w:p w14:paraId="71C642D3" w14:textId="0429FA8B" w:rsidR="005F457E" w:rsidDel="00964E30" w:rsidRDefault="00000000">
            <w:pPr>
              <w:autoSpaceDE w:val="0"/>
              <w:autoSpaceDN w:val="0"/>
              <w:snapToGrid w:val="0"/>
              <w:spacing w:after="0" w:line="240" w:lineRule="auto"/>
              <w:ind w:firstLineChars="0" w:firstLine="0"/>
              <w:jc w:val="left"/>
              <w:rPr>
                <w:del w:id="1484" w:author="Si-yuan LIU" w:date="2026-07-24T14:26:00Z" w16du:dateUtc="2026-07-24T06:26:00Z"/>
                <w:color w:val="000000" w:themeColor="text1"/>
                <w:sz w:val="21"/>
                <w:szCs w:val="21"/>
                <w:lang w:eastAsia="en-US"/>
              </w:rPr>
            </w:pPr>
            <w:del w:id="1485" w:author="Si-yuan LIU" w:date="2026-07-24T14:26:00Z" w16du:dateUtc="2026-07-24T06:26:00Z">
              <w:r w:rsidDel="00964E30">
                <w:rPr>
                  <w:rFonts w:hint="eastAsia"/>
                  <w:color w:val="000000" w:themeColor="text1"/>
                  <w:sz w:val="21"/>
                  <w:szCs w:val="21"/>
                  <w:lang w:eastAsia="en-US"/>
                </w:rPr>
                <w:delText>营业收入</w:delText>
              </w:r>
            </w:del>
          </w:p>
        </w:tc>
        <w:tc>
          <w:tcPr>
            <w:tcW w:w="961" w:type="pct"/>
            <w:tcBorders>
              <w:top w:val="single" w:sz="4" w:space="0" w:color="000000"/>
              <w:left w:val="single" w:sz="4" w:space="0" w:color="000000"/>
              <w:bottom w:val="single" w:sz="4" w:space="0" w:color="000000"/>
              <w:right w:val="single" w:sz="4" w:space="0" w:color="000000"/>
            </w:tcBorders>
            <w:vAlign w:val="center"/>
          </w:tcPr>
          <w:p w14:paraId="5DFE9FAC" w14:textId="38A99A5D" w:rsidR="005F457E" w:rsidDel="00964E30" w:rsidRDefault="00000000">
            <w:pPr>
              <w:autoSpaceDE w:val="0"/>
              <w:autoSpaceDN w:val="0"/>
              <w:snapToGrid w:val="0"/>
              <w:spacing w:after="0" w:line="240" w:lineRule="auto"/>
              <w:ind w:firstLineChars="0" w:firstLine="0"/>
              <w:jc w:val="right"/>
              <w:rPr>
                <w:del w:id="1486" w:author="Si-yuan LIU" w:date="2026-07-24T14:26:00Z" w16du:dateUtc="2026-07-24T06:26:00Z"/>
                <w:color w:val="000000" w:themeColor="text1"/>
                <w:sz w:val="21"/>
                <w:szCs w:val="21"/>
                <w:lang w:eastAsia="en-US"/>
              </w:rPr>
            </w:pPr>
            <w:del w:id="1487" w:author="Si-yuan LIU" w:date="2026-07-24T14:26:00Z" w16du:dateUtc="2026-07-24T06:26:00Z">
              <w:r w:rsidDel="00964E30">
                <w:rPr>
                  <w:sz w:val="21"/>
                  <w:szCs w:val="21"/>
                </w:rPr>
                <w:delText>439.25</w:delText>
              </w:r>
            </w:del>
          </w:p>
        </w:tc>
        <w:tc>
          <w:tcPr>
            <w:tcW w:w="961" w:type="pct"/>
            <w:tcBorders>
              <w:top w:val="single" w:sz="4" w:space="0" w:color="000000"/>
              <w:left w:val="single" w:sz="4" w:space="0" w:color="000000"/>
              <w:bottom w:val="single" w:sz="4" w:space="0" w:color="000000"/>
              <w:right w:val="single" w:sz="4" w:space="0" w:color="auto"/>
            </w:tcBorders>
            <w:vAlign w:val="center"/>
          </w:tcPr>
          <w:p w14:paraId="0C406F9D" w14:textId="05B1B066" w:rsidR="005F457E" w:rsidDel="00964E30" w:rsidRDefault="00000000">
            <w:pPr>
              <w:autoSpaceDE w:val="0"/>
              <w:autoSpaceDN w:val="0"/>
              <w:snapToGrid w:val="0"/>
              <w:spacing w:after="0" w:line="240" w:lineRule="auto"/>
              <w:ind w:firstLineChars="0" w:firstLine="0"/>
              <w:jc w:val="right"/>
              <w:rPr>
                <w:del w:id="1488" w:author="Si-yuan LIU" w:date="2026-07-24T14:26:00Z" w16du:dateUtc="2026-07-24T06:26:00Z"/>
                <w:color w:val="000000" w:themeColor="text1"/>
                <w:sz w:val="21"/>
                <w:szCs w:val="21"/>
                <w:lang w:eastAsia="en-US"/>
              </w:rPr>
            </w:pPr>
            <w:del w:id="1489" w:author="Si-yuan LIU" w:date="2026-07-24T14:26:00Z" w16du:dateUtc="2026-07-24T06:26:00Z">
              <w:r w:rsidDel="00964E30">
                <w:rPr>
                  <w:sz w:val="21"/>
                  <w:szCs w:val="21"/>
                </w:rPr>
                <w:delText>400.14</w:delText>
              </w:r>
            </w:del>
          </w:p>
        </w:tc>
        <w:tc>
          <w:tcPr>
            <w:tcW w:w="961" w:type="pct"/>
            <w:tcBorders>
              <w:top w:val="single" w:sz="4" w:space="0" w:color="auto"/>
              <w:left w:val="single" w:sz="4" w:space="0" w:color="auto"/>
              <w:bottom w:val="single" w:sz="4" w:space="0" w:color="auto"/>
              <w:right w:val="single" w:sz="4" w:space="0" w:color="auto"/>
            </w:tcBorders>
            <w:vAlign w:val="center"/>
          </w:tcPr>
          <w:p w14:paraId="1F06A39E" w14:textId="12BC93DE" w:rsidR="005F457E" w:rsidDel="00964E30" w:rsidRDefault="00000000">
            <w:pPr>
              <w:autoSpaceDE w:val="0"/>
              <w:autoSpaceDN w:val="0"/>
              <w:snapToGrid w:val="0"/>
              <w:spacing w:after="0" w:line="240" w:lineRule="auto"/>
              <w:ind w:firstLineChars="0" w:firstLine="0"/>
              <w:jc w:val="right"/>
              <w:rPr>
                <w:del w:id="1490" w:author="Si-yuan LIU" w:date="2026-07-24T14:26:00Z" w16du:dateUtc="2026-07-24T06:26:00Z"/>
                <w:color w:val="000000" w:themeColor="text1"/>
                <w:sz w:val="21"/>
                <w:szCs w:val="21"/>
                <w:lang w:eastAsia="en-US"/>
              </w:rPr>
            </w:pPr>
            <w:del w:id="1491" w:author="Si-yuan LIU" w:date="2026-07-24T14:26:00Z" w16du:dateUtc="2026-07-24T06:26:00Z">
              <w:r w:rsidDel="00964E30">
                <w:rPr>
                  <w:sz w:val="21"/>
                  <w:szCs w:val="21"/>
                </w:rPr>
                <w:delText>717.30</w:delText>
              </w:r>
            </w:del>
          </w:p>
        </w:tc>
        <w:tc>
          <w:tcPr>
            <w:tcW w:w="1002" w:type="pct"/>
            <w:tcBorders>
              <w:top w:val="single" w:sz="4" w:space="0" w:color="auto"/>
              <w:left w:val="single" w:sz="4" w:space="0" w:color="auto"/>
              <w:bottom w:val="single" w:sz="4" w:space="0" w:color="auto"/>
              <w:right w:val="single" w:sz="4" w:space="0" w:color="auto"/>
            </w:tcBorders>
            <w:vAlign w:val="center"/>
          </w:tcPr>
          <w:p w14:paraId="5CBFA61C" w14:textId="68F482C0" w:rsidR="005F457E" w:rsidDel="00964E30" w:rsidRDefault="00000000">
            <w:pPr>
              <w:autoSpaceDE w:val="0"/>
              <w:autoSpaceDN w:val="0"/>
              <w:snapToGrid w:val="0"/>
              <w:spacing w:after="0" w:line="240" w:lineRule="auto"/>
              <w:ind w:firstLineChars="0" w:firstLine="0"/>
              <w:jc w:val="right"/>
              <w:rPr>
                <w:del w:id="1492" w:author="Si-yuan LIU" w:date="2026-07-24T14:26:00Z" w16du:dateUtc="2026-07-24T06:26:00Z"/>
                <w:color w:val="000000" w:themeColor="text1"/>
                <w:sz w:val="21"/>
                <w:szCs w:val="21"/>
                <w:lang w:eastAsia="en-US"/>
              </w:rPr>
            </w:pPr>
            <w:del w:id="1493" w:author="Si-yuan LIU" w:date="2026-07-24T14:26:00Z" w16du:dateUtc="2026-07-24T06:26:00Z">
              <w:r w:rsidDel="00964E30">
                <w:rPr>
                  <w:color w:val="000000" w:themeColor="text1"/>
                  <w:sz w:val="21"/>
                  <w:szCs w:val="21"/>
                  <w:lang w:eastAsia="en-US"/>
                </w:rPr>
                <w:delText>281.71</w:delText>
              </w:r>
            </w:del>
          </w:p>
        </w:tc>
      </w:tr>
      <w:tr w:rsidR="005F457E" w:rsidDel="00964E30" w14:paraId="096E8411" w14:textId="6538054E">
        <w:trPr>
          <w:trHeight w:val="20"/>
          <w:jc w:val="center"/>
          <w:del w:id="1494" w:author="Si-yuan LIU" w:date="2026-07-24T14:26:00Z" w16du:dateUtc="2026-07-24T06:26:00Z"/>
        </w:trPr>
        <w:tc>
          <w:tcPr>
            <w:tcW w:w="1114" w:type="pct"/>
            <w:tcBorders>
              <w:top w:val="single" w:sz="4" w:space="0" w:color="000000"/>
              <w:left w:val="single" w:sz="4" w:space="0" w:color="000000"/>
              <w:bottom w:val="single" w:sz="4" w:space="0" w:color="000000"/>
              <w:right w:val="single" w:sz="4" w:space="0" w:color="000000"/>
            </w:tcBorders>
            <w:vAlign w:val="center"/>
          </w:tcPr>
          <w:p w14:paraId="23C5C2FA" w14:textId="2448DBD0" w:rsidR="005F457E" w:rsidDel="00964E30" w:rsidRDefault="00000000">
            <w:pPr>
              <w:autoSpaceDE w:val="0"/>
              <w:autoSpaceDN w:val="0"/>
              <w:snapToGrid w:val="0"/>
              <w:spacing w:after="0" w:line="240" w:lineRule="auto"/>
              <w:ind w:firstLineChars="0" w:firstLine="0"/>
              <w:jc w:val="left"/>
              <w:rPr>
                <w:del w:id="1495" w:author="Si-yuan LIU" w:date="2026-07-24T14:26:00Z" w16du:dateUtc="2026-07-24T06:26:00Z"/>
                <w:color w:val="000000" w:themeColor="text1"/>
                <w:sz w:val="21"/>
                <w:szCs w:val="21"/>
                <w:lang w:eastAsia="en-US"/>
              </w:rPr>
            </w:pPr>
            <w:del w:id="1496" w:author="Si-yuan LIU" w:date="2026-07-24T14:26:00Z" w16du:dateUtc="2026-07-24T06:26:00Z">
              <w:r w:rsidDel="00964E30">
                <w:rPr>
                  <w:rFonts w:hint="eastAsia"/>
                  <w:color w:val="000000" w:themeColor="text1"/>
                  <w:sz w:val="21"/>
                  <w:szCs w:val="21"/>
                  <w:lang w:eastAsia="en-US"/>
                </w:rPr>
                <w:delText>净利润</w:delText>
              </w:r>
            </w:del>
          </w:p>
        </w:tc>
        <w:tc>
          <w:tcPr>
            <w:tcW w:w="961" w:type="pct"/>
            <w:tcBorders>
              <w:top w:val="single" w:sz="4" w:space="0" w:color="000000"/>
              <w:left w:val="single" w:sz="4" w:space="0" w:color="000000"/>
              <w:bottom w:val="single" w:sz="4" w:space="0" w:color="000000"/>
              <w:right w:val="single" w:sz="4" w:space="0" w:color="000000"/>
            </w:tcBorders>
            <w:vAlign w:val="center"/>
          </w:tcPr>
          <w:p w14:paraId="74D5B97F" w14:textId="2DD50F70" w:rsidR="005F457E" w:rsidDel="00964E30" w:rsidRDefault="00000000">
            <w:pPr>
              <w:autoSpaceDE w:val="0"/>
              <w:autoSpaceDN w:val="0"/>
              <w:snapToGrid w:val="0"/>
              <w:spacing w:after="0" w:line="240" w:lineRule="auto"/>
              <w:ind w:firstLineChars="0" w:firstLine="0"/>
              <w:jc w:val="right"/>
              <w:rPr>
                <w:del w:id="1497" w:author="Si-yuan LIU" w:date="2026-07-24T14:26:00Z" w16du:dateUtc="2026-07-24T06:26:00Z"/>
                <w:color w:val="000000" w:themeColor="text1"/>
                <w:sz w:val="21"/>
                <w:szCs w:val="21"/>
                <w:lang w:eastAsia="en-US"/>
              </w:rPr>
            </w:pPr>
            <w:del w:id="1498" w:author="Si-yuan LIU" w:date="2026-07-24T14:26:00Z" w16du:dateUtc="2026-07-24T06:26:00Z">
              <w:r w:rsidDel="00964E30">
                <w:rPr>
                  <w:sz w:val="21"/>
                  <w:szCs w:val="21"/>
                </w:rPr>
                <w:delText>142.43</w:delText>
              </w:r>
            </w:del>
          </w:p>
        </w:tc>
        <w:tc>
          <w:tcPr>
            <w:tcW w:w="961" w:type="pct"/>
            <w:tcBorders>
              <w:top w:val="single" w:sz="4" w:space="0" w:color="000000"/>
              <w:left w:val="single" w:sz="4" w:space="0" w:color="000000"/>
              <w:bottom w:val="single" w:sz="4" w:space="0" w:color="000000"/>
              <w:right w:val="single" w:sz="4" w:space="0" w:color="auto"/>
            </w:tcBorders>
            <w:vAlign w:val="center"/>
          </w:tcPr>
          <w:p w14:paraId="463A44AF" w14:textId="51E58964" w:rsidR="005F457E" w:rsidDel="00964E30" w:rsidRDefault="00000000">
            <w:pPr>
              <w:autoSpaceDE w:val="0"/>
              <w:autoSpaceDN w:val="0"/>
              <w:snapToGrid w:val="0"/>
              <w:spacing w:after="0" w:line="240" w:lineRule="auto"/>
              <w:ind w:firstLineChars="0" w:firstLine="0"/>
              <w:jc w:val="right"/>
              <w:rPr>
                <w:del w:id="1499" w:author="Si-yuan LIU" w:date="2026-07-24T14:26:00Z" w16du:dateUtc="2026-07-24T06:26:00Z"/>
                <w:color w:val="000000" w:themeColor="text1"/>
                <w:sz w:val="21"/>
                <w:szCs w:val="21"/>
                <w:lang w:eastAsia="en-US"/>
              </w:rPr>
            </w:pPr>
            <w:del w:id="1500" w:author="Si-yuan LIU" w:date="2026-07-24T14:26:00Z" w16du:dateUtc="2026-07-24T06:26:00Z">
              <w:r w:rsidDel="00964E30">
                <w:rPr>
                  <w:sz w:val="21"/>
                  <w:szCs w:val="21"/>
                </w:rPr>
                <w:delText>272.87</w:delText>
              </w:r>
            </w:del>
          </w:p>
        </w:tc>
        <w:tc>
          <w:tcPr>
            <w:tcW w:w="961" w:type="pct"/>
            <w:tcBorders>
              <w:top w:val="single" w:sz="4" w:space="0" w:color="auto"/>
              <w:left w:val="single" w:sz="4" w:space="0" w:color="auto"/>
              <w:bottom w:val="single" w:sz="4" w:space="0" w:color="auto"/>
              <w:right w:val="single" w:sz="4" w:space="0" w:color="auto"/>
            </w:tcBorders>
            <w:vAlign w:val="center"/>
          </w:tcPr>
          <w:p w14:paraId="4469B7AE" w14:textId="102F13D9" w:rsidR="005F457E" w:rsidDel="00964E30" w:rsidRDefault="00000000">
            <w:pPr>
              <w:autoSpaceDE w:val="0"/>
              <w:autoSpaceDN w:val="0"/>
              <w:snapToGrid w:val="0"/>
              <w:spacing w:after="0" w:line="240" w:lineRule="auto"/>
              <w:ind w:firstLineChars="0" w:firstLine="0"/>
              <w:jc w:val="right"/>
              <w:rPr>
                <w:del w:id="1501" w:author="Si-yuan LIU" w:date="2026-07-24T14:26:00Z" w16du:dateUtc="2026-07-24T06:26:00Z"/>
                <w:color w:val="000000" w:themeColor="text1"/>
                <w:sz w:val="21"/>
                <w:szCs w:val="21"/>
                <w:lang w:eastAsia="en-US"/>
              </w:rPr>
            </w:pPr>
            <w:del w:id="1502" w:author="Si-yuan LIU" w:date="2026-07-24T14:26:00Z" w16du:dateUtc="2026-07-24T06:26:00Z">
              <w:r w:rsidDel="00964E30">
                <w:rPr>
                  <w:sz w:val="21"/>
                  <w:szCs w:val="21"/>
                </w:rPr>
                <w:delText>302.42</w:delText>
              </w:r>
            </w:del>
          </w:p>
        </w:tc>
        <w:tc>
          <w:tcPr>
            <w:tcW w:w="1002" w:type="pct"/>
            <w:tcBorders>
              <w:top w:val="single" w:sz="4" w:space="0" w:color="auto"/>
              <w:left w:val="single" w:sz="4" w:space="0" w:color="auto"/>
              <w:bottom w:val="single" w:sz="4" w:space="0" w:color="auto"/>
              <w:right w:val="single" w:sz="4" w:space="0" w:color="auto"/>
            </w:tcBorders>
            <w:vAlign w:val="center"/>
          </w:tcPr>
          <w:p w14:paraId="26B85A57" w14:textId="5570D8BF" w:rsidR="005F457E" w:rsidDel="00964E30" w:rsidRDefault="00000000">
            <w:pPr>
              <w:autoSpaceDE w:val="0"/>
              <w:autoSpaceDN w:val="0"/>
              <w:snapToGrid w:val="0"/>
              <w:spacing w:after="0" w:line="240" w:lineRule="auto"/>
              <w:ind w:firstLineChars="0" w:firstLine="0"/>
              <w:jc w:val="right"/>
              <w:rPr>
                <w:del w:id="1503" w:author="Si-yuan LIU" w:date="2026-07-24T14:26:00Z" w16du:dateUtc="2026-07-24T06:26:00Z"/>
                <w:color w:val="000000" w:themeColor="text1"/>
                <w:sz w:val="21"/>
                <w:szCs w:val="21"/>
                <w:lang w:eastAsia="en-US"/>
              </w:rPr>
            </w:pPr>
            <w:del w:id="1504" w:author="Si-yuan LIU" w:date="2026-07-24T14:26:00Z" w16du:dateUtc="2026-07-24T06:26:00Z">
              <w:r w:rsidDel="00964E30">
                <w:rPr>
                  <w:color w:val="000000" w:themeColor="text1"/>
                  <w:sz w:val="21"/>
                  <w:szCs w:val="21"/>
                  <w:lang w:eastAsia="en-US"/>
                </w:rPr>
                <w:delText>24.43</w:delText>
              </w:r>
            </w:del>
          </w:p>
        </w:tc>
      </w:tr>
      <w:tr w:rsidR="005F457E" w:rsidDel="00964E30" w14:paraId="65C46CBF" w14:textId="5FDB2B0E">
        <w:trPr>
          <w:trHeight w:val="20"/>
          <w:jc w:val="center"/>
          <w:del w:id="1505" w:author="Si-yuan LIU" w:date="2026-07-24T14:26:00Z" w16du:dateUtc="2026-07-24T06:26:00Z"/>
        </w:trPr>
        <w:tc>
          <w:tcPr>
            <w:tcW w:w="1114" w:type="pct"/>
            <w:tcBorders>
              <w:top w:val="single" w:sz="4" w:space="0" w:color="000000"/>
              <w:left w:val="single" w:sz="4" w:space="0" w:color="000000"/>
              <w:bottom w:val="single" w:sz="4" w:space="0" w:color="000000"/>
              <w:right w:val="single" w:sz="4" w:space="0" w:color="000000"/>
            </w:tcBorders>
            <w:vAlign w:val="center"/>
          </w:tcPr>
          <w:p w14:paraId="6FCD2616" w14:textId="69B00BF0" w:rsidR="005F457E" w:rsidDel="00964E30" w:rsidRDefault="00000000">
            <w:pPr>
              <w:autoSpaceDE w:val="0"/>
              <w:autoSpaceDN w:val="0"/>
              <w:snapToGrid w:val="0"/>
              <w:spacing w:after="0" w:line="240" w:lineRule="auto"/>
              <w:ind w:firstLineChars="0" w:firstLine="0"/>
              <w:jc w:val="left"/>
              <w:rPr>
                <w:del w:id="1506" w:author="Si-yuan LIU" w:date="2026-07-24T14:26:00Z" w16du:dateUtc="2026-07-24T06:26:00Z"/>
                <w:color w:val="000000" w:themeColor="text1"/>
                <w:sz w:val="21"/>
                <w:szCs w:val="21"/>
              </w:rPr>
            </w:pPr>
            <w:del w:id="1507" w:author="Si-yuan LIU" w:date="2026-07-24T14:26:00Z" w16du:dateUtc="2026-07-24T06:26:00Z">
              <w:r w:rsidDel="00964E30">
                <w:rPr>
                  <w:rFonts w:hint="eastAsia"/>
                  <w:color w:val="000000" w:themeColor="text1"/>
                  <w:sz w:val="21"/>
                  <w:szCs w:val="21"/>
                </w:rPr>
                <w:delText>息税折旧摊销前利润（</w:delText>
              </w:r>
              <w:r w:rsidDel="00964E30">
                <w:rPr>
                  <w:color w:val="000000" w:themeColor="text1"/>
                  <w:sz w:val="21"/>
                  <w:szCs w:val="21"/>
                </w:rPr>
                <w:delText>EBITDA</w:delText>
              </w:r>
              <w:r w:rsidDel="00964E30">
                <w:rPr>
                  <w:rFonts w:hint="eastAsia"/>
                  <w:color w:val="000000" w:themeColor="text1"/>
                  <w:sz w:val="21"/>
                  <w:szCs w:val="21"/>
                </w:rPr>
                <w:delText>）</w:delText>
              </w:r>
            </w:del>
          </w:p>
        </w:tc>
        <w:tc>
          <w:tcPr>
            <w:tcW w:w="961" w:type="pct"/>
            <w:tcBorders>
              <w:top w:val="single" w:sz="4" w:space="0" w:color="000000"/>
              <w:left w:val="single" w:sz="4" w:space="0" w:color="000000"/>
              <w:bottom w:val="single" w:sz="4" w:space="0" w:color="000000"/>
              <w:right w:val="single" w:sz="4" w:space="0" w:color="000000"/>
            </w:tcBorders>
            <w:vAlign w:val="center"/>
          </w:tcPr>
          <w:p w14:paraId="2C3B16C0" w14:textId="6723E04D" w:rsidR="005F457E" w:rsidDel="00964E30" w:rsidRDefault="00000000">
            <w:pPr>
              <w:autoSpaceDE w:val="0"/>
              <w:autoSpaceDN w:val="0"/>
              <w:snapToGrid w:val="0"/>
              <w:spacing w:after="0" w:line="240" w:lineRule="auto"/>
              <w:ind w:firstLineChars="0" w:firstLine="0"/>
              <w:jc w:val="right"/>
              <w:rPr>
                <w:del w:id="1508" w:author="Si-yuan LIU" w:date="2026-07-24T14:26:00Z" w16du:dateUtc="2026-07-24T06:26:00Z"/>
                <w:color w:val="000000" w:themeColor="text1"/>
                <w:sz w:val="21"/>
                <w:szCs w:val="21"/>
                <w:lang w:eastAsia="en-US"/>
              </w:rPr>
            </w:pPr>
            <w:del w:id="1509" w:author="Si-yuan LIU" w:date="2026-07-24T14:26:00Z" w16du:dateUtc="2026-07-24T06:26:00Z">
              <w:r w:rsidDel="00964E30">
                <w:rPr>
                  <w:color w:val="000000" w:themeColor="text1"/>
                  <w:sz w:val="21"/>
                  <w:szCs w:val="21"/>
                </w:rPr>
                <w:delText>180.29</w:delText>
              </w:r>
            </w:del>
          </w:p>
        </w:tc>
        <w:tc>
          <w:tcPr>
            <w:tcW w:w="961" w:type="pct"/>
            <w:tcBorders>
              <w:top w:val="single" w:sz="4" w:space="0" w:color="000000"/>
              <w:left w:val="single" w:sz="4" w:space="0" w:color="000000"/>
              <w:bottom w:val="single" w:sz="4" w:space="0" w:color="000000"/>
              <w:right w:val="single" w:sz="4" w:space="0" w:color="auto"/>
            </w:tcBorders>
            <w:vAlign w:val="center"/>
          </w:tcPr>
          <w:p w14:paraId="71E487DB" w14:textId="2E2CFBB8" w:rsidR="005F457E" w:rsidDel="00964E30" w:rsidRDefault="00000000">
            <w:pPr>
              <w:autoSpaceDE w:val="0"/>
              <w:autoSpaceDN w:val="0"/>
              <w:snapToGrid w:val="0"/>
              <w:spacing w:after="0" w:line="240" w:lineRule="auto"/>
              <w:ind w:firstLineChars="0" w:firstLine="0"/>
              <w:jc w:val="right"/>
              <w:rPr>
                <w:del w:id="1510" w:author="Si-yuan LIU" w:date="2026-07-24T14:26:00Z" w16du:dateUtc="2026-07-24T06:26:00Z"/>
                <w:color w:val="000000" w:themeColor="text1"/>
                <w:sz w:val="21"/>
                <w:szCs w:val="21"/>
                <w:lang w:eastAsia="en-US"/>
              </w:rPr>
            </w:pPr>
            <w:del w:id="1511" w:author="Si-yuan LIU" w:date="2026-07-24T14:26:00Z" w16du:dateUtc="2026-07-24T06:26:00Z">
              <w:r w:rsidDel="00964E30">
                <w:rPr>
                  <w:color w:val="000000" w:themeColor="text1"/>
                  <w:sz w:val="21"/>
                  <w:szCs w:val="21"/>
                </w:rPr>
                <w:delText>307.70</w:delText>
              </w:r>
            </w:del>
          </w:p>
        </w:tc>
        <w:tc>
          <w:tcPr>
            <w:tcW w:w="961" w:type="pct"/>
            <w:tcBorders>
              <w:top w:val="single" w:sz="4" w:space="0" w:color="auto"/>
              <w:left w:val="single" w:sz="4" w:space="0" w:color="auto"/>
              <w:bottom w:val="single" w:sz="4" w:space="0" w:color="auto"/>
              <w:right w:val="single" w:sz="4" w:space="0" w:color="auto"/>
            </w:tcBorders>
            <w:vAlign w:val="center"/>
          </w:tcPr>
          <w:p w14:paraId="673CE108" w14:textId="34C07746" w:rsidR="005F457E" w:rsidDel="00964E30" w:rsidRDefault="00000000">
            <w:pPr>
              <w:autoSpaceDE w:val="0"/>
              <w:autoSpaceDN w:val="0"/>
              <w:snapToGrid w:val="0"/>
              <w:spacing w:after="0" w:line="240" w:lineRule="auto"/>
              <w:ind w:firstLineChars="0" w:firstLine="0"/>
              <w:jc w:val="right"/>
              <w:rPr>
                <w:del w:id="1512" w:author="Si-yuan LIU" w:date="2026-07-24T14:26:00Z" w16du:dateUtc="2026-07-24T06:26:00Z"/>
                <w:color w:val="000000" w:themeColor="text1"/>
                <w:sz w:val="21"/>
                <w:szCs w:val="21"/>
                <w:lang w:eastAsia="en-US"/>
              </w:rPr>
            </w:pPr>
            <w:del w:id="1513" w:author="Si-yuan LIU" w:date="2026-07-24T14:26:00Z" w16du:dateUtc="2026-07-24T06:26:00Z">
              <w:r w:rsidDel="00964E30">
                <w:rPr>
                  <w:color w:val="000000" w:themeColor="text1"/>
                  <w:sz w:val="21"/>
                  <w:szCs w:val="21"/>
                </w:rPr>
                <w:delText>337.14</w:delText>
              </w:r>
            </w:del>
          </w:p>
        </w:tc>
        <w:tc>
          <w:tcPr>
            <w:tcW w:w="1002" w:type="pct"/>
            <w:tcBorders>
              <w:top w:val="single" w:sz="4" w:space="0" w:color="auto"/>
              <w:left w:val="single" w:sz="4" w:space="0" w:color="auto"/>
              <w:bottom w:val="single" w:sz="4" w:space="0" w:color="auto"/>
              <w:right w:val="single" w:sz="4" w:space="0" w:color="auto"/>
            </w:tcBorders>
            <w:vAlign w:val="center"/>
          </w:tcPr>
          <w:p w14:paraId="2591CF24" w14:textId="32AE32AF" w:rsidR="005F457E" w:rsidDel="00964E30" w:rsidRDefault="00000000">
            <w:pPr>
              <w:autoSpaceDE w:val="0"/>
              <w:autoSpaceDN w:val="0"/>
              <w:snapToGrid w:val="0"/>
              <w:spacing w:after="0" w:line="240" w:lineRule="auto"/>
              <w:ind w:firstLineChars="0" w:firstLine="0"/>
              <w:jc w:val="right"/>
              <w:rPr>
                <w:del w:id="1514" w:author="Si-yuan LIU" w:date="2026-07-24T14:26:00Z" w16du:dateUtc="2026-07-24T06:26:00Z"/>
                <w:color w:val="000000" w:themeColor="text1"/>
                <w:sz w:val="21"/>
                <w:szCs w:val="21"/>
              </w:rPr>
            </w:pPr>
            <w:del w:id="1515" w:author="Si-yuan LIU" w:date="2026-07-24T14:26:00Z" w16du:dateUtc="2026-07-24T06:26:00Z">
              <w:r w:rsidDel="00964E30">
                <w:rPr>
                  <w:color w:val="000000" w:themeColor="text1"/>
                  <w:sz w:val="21"/>
                  <w:szCs w:val="21"/>
                </w:rPr>
                <w:delText>61.89</w:delText>
              </w:r>
            </w:del>
          </w:p>
        </w:tc>
      </w:tr>
      <w:tr w:rsidR="005F457E" w:rsidDel="00964E30" w14:paraId="7F104D89" w14:textId="7EF60DFC">
        <w:trPr>
          <w:trHeight w:val="20"/>
          <w:jc w:val="center"/>
          <w:del w:id="1516" w:author="Si-yuan LIU" w:date="2026-07-24T14:26:00Z" w16du:dateUtc="2026-07-24T06:26:00Z"/>
        </w:trPr>
        <w:tc>
          <w:tcPr>
            <w:tcW w:w="1114" w:type="pct"/>
            <w:tcBorders>
              <w:top w:val="single" w:sz="4" w:space="0" w:color="000000"/>
              <w:left w:val="single" w:sz="4" w:space="0" w:color="000000"/>
              <w:bottom w:val="single" w:sz="4" w:space="0" w:color="000000"/>
              <w:right w:val="single" w:sz="4" w:space="0" w:color="000000"/>
            </w:tcBorders>
            <w:vAlign w:val="center"/>
          </w:tcPr>
          <w:p w14:paraId="3B8CBEF8" w14:textId="5001AFE3" w:rsidR="005F457E" w:rsidDel="00964E30" w:rsidRDefault="00000000">
            <w:pPr>
              <w:autoSpaceDE w:val="0"/>
              <w:autoSpaceDN w:val="0"/>
              <w:snapToGrid w:val="0"/>
              <w:spacing w:after="0" w:line="240" w:lineRule="auto"/>
              <w:ind w:firstLineChars="0" w:firstLine="0"/>
              <w:jc w:val="left"/>
              <w:rPr>
                <w:del w:id="1517" w:author="Si-yuan LIU" w:date="2026-07-24T14:26:00Z" w16du:dateUtc="2026-07-24T06:26:00Z"/>
                <w:color w:val="000000" w:themeColor="text1"/>
                <w:sz w:val="21"/>
                <w:szCs w:val="21"/>
              </w:rPr>
            </w:pPr>
            <w:del w:id="1518" w:author="Si-yuan LIU" w:date="2026-07-24T14:26:00Z" w16du:dateUtc="2026-07-24T06:26:00Z">
              <w:r w:rsidDel="00964E30">
                <w:rPr>
                  <w:rFonts w:hint="eastAsia"/>
                  <w:color w:val="000000" w:themeColor="text1"/>
                  <w:sz w:val="21"/>
                  <w:szCs w:val="21"/>
                </w:rPr>
                <w:delText>经营活动产生的现金流量净额</w:delText>
              </w:r>
            </w:del>
          </w:p>
        </w:tc>
        <w:tc>
          <w:tcPr>
            <w:tcW w:w="961" w:type="pct"/>
            <w:tcBorders>
              <w:top w:val="single" w:sz="4" w:space="0" w:color="000000"/>
              <w:left w:val="single" w:sz="4" w:space="0" w:color="000000"/>
              <w:bottom w:val="single" w:sz="4" w:space="0" w:color="000000"/>
              <w:right w:val="single" w:sz="4" w:space="0" w:color="000000"/>
            </w:tcBorders>
            <w:vAlign w:val="center"/>
          </w:tcPr>
          <w:p w14:paraId="2186F2EF" w14:textId="1258FAD6" w:rsidR="005F457E" w:rsidDel="00964E30" w:rsidRDefault="00000000">
            <w:pPr>
              <w:autoSpaceDE w:val="0"/>
              <w:autoSpaceDN w:val="0"/>
              <w:snapToGrid w:val="0"/>
              <w:spacing w:after="0" w:line="240" w:lineRule="auto"/>
              <w:ind w:firstLineChars="0" w:firstLine="0"/>
              <w:jc w:val="right"/>
              <w:rPr>
                <w:del w:id="1519" w:author="Si-yuan LIU" w:date="2026-07-24T14:26:00Z" w16du:dateUtc="2026-07-24T06:26:00Z"/>
                <w:color w:val="000000" w:themeColor="text1"/>
                <w:sz w:val="21"/>
                <w:szCs w:val="21"/>
                <w:lang w:eastAsia="en-US"/>
              </w:rPr>
            </w:pPr>
            <w:del w:id="1520" w:author="Si-yuan LIU" w:date="2026-07-24T14:26:00Z" w16du:dateUtc="2026-07-24T06:26:00Z">
              <w:r w:rsidDel="00964E30">
                <w:rPr>
                  <w:color w:val="000000" w:themeColor="text1"/>
                  <w:sz w:val="21"/>
                  <w:szCs w:val="21"/>
                  <w:lang w:eastAsia="en-US"/>
                </w:rPr>
                <w:delText>2,586.97</w:delText>
              </w:r>
            </w:del>
          </w:p>
        </w:tc>
        <w:tc>
          <w:tcPr>
            <w:tcW w:w="961" w:type="pct"/>
            <w:tcBorders>
              <w:top w:val="single" w:sz="4" w:space="0" w:color="000000"/>
              <w:left w:val="single" w:sz="4" w:space="0" w:color="000000"/>
              <w:bottom w:val="single" w:sz="4" w:space="0" w:color="000000"/>
              <w:right w:val="single" w:sz="4" w:space="0" w:color="auto"/>
            </w:tcBorders>
            <w:vAlign w:val="center"/>
          </w:tcPr>
          <w:p w14:paraId="51226F33" w14:textId="3F5E017F" w:rsidR="005F457E" w:rsidDel="00964E30" w:rsidRDefault="00000000">
            <w:pPr>
              <w:autoSpaceDE w:val="0"/>
              <w:autoSpaceDN w:val="0"/>
              <w:snapToGrid w:val="0"/>
              <w:spacing w:after="0" w:line="240" w:lineRule="auto"/>
              <w:ind w:firstLineChars="0" w:firstLine="0"/>
              <w:jc w:val="right"/>
              <w:rPr>
                <w:del w:id="1521" w:author="Si-yuan LIU" w:date="2026-07-24T14:26:00Z" w16du:dateUtc="2026-07-24T06:26:00Z"/>
                <w:color w:val="000000" w:themeColor="text1"/>
                <w:sz w:val="21"/>
                <w:szCs w:val="21"/>
                <w:lang w:eastAsia="en-US"/>
              </w:rPr>
            </w:pPr>
            <w:del w:id="1522" w:author="Si-yuan LIU" w:date="2026-07-24T14:26:00Z" w16du:dateUtc="2026-07-24T06:26:00Z">
              <w:r w:rsidDel="00964E30">
                <w:rPr>
                  <w:color w:val="000000" w:themeColor="text1"/>
                  <w:sz w:val="21"/>
                  <w:szCs w:val="21"/>
                  <w:lang w:eastAsia="en-US"/>
                </w:rPr>
                <w:delText>-1,679.00</w:delText>
              </w:r>
            </w:del>
          </w:p>
        </w:tc>
        <w:tc>
          <w:tcPr>
            <w:tcW w:w="961" w:type="pct"/>
            <w:tcBorders>
              <w:top w:val="single" w:sz="4" w:space="0" w:color="auto"/>
              <w:left w:val="single" w:sz="4" w:space="0" w:color="auto"/>
              <w:bottom w:val="single" w:sz="4" w:space="0" w:color="auto"/>
              <w:right w:val="single" w:sz="4" w:space="0" w:color="auto"/>
            </w:tcBorders>
            <w:vAlign w:val="center"/>
          </w:tcPr>
          <w:p w14:paraId="3110D018" w14:textId="184E47C5" w:rsidR="005F457E" w:rsidDel="00964E30" w:rsidRDefault="00000000">
            <w:pPr>
              <w:autoSpaceDE w:val="0"/>
              <w:autoSpaceDN w:val="0"/>
              <w:snapToGrid w:val="0"/>
              <w:spacing w:after="0" w:line="240" w:lineRule="auto"/>
              <w:ind w:firstLineChars="0" w:firstLine="0"/>
              <w:jc w:val="right"/>
              <w:rPr>
                <w:del w:id="1523" w:author="Si-yuan LIU" w:date="2026-07-24T14:26:00Z" w16du:dateUtc="2026-07-24T06:26:00Z"/>
                <w:color w:val="000000" w:themeColor="text1"/>
                <w:sz w:val="21"/>
                <w:szCs w:val="21"/>
                <w:lang w:eastAsia="en-US"/>
              </w:rPr>
            </w:pPr>
            <w:del w:id="1524" w:author="Si-yuan LIU" w:date="2026-07-24T14:26:00Z" w16du:dateUtc="2026-07-24T06:26:00Z">
              <w:r w:rsidDel="00964E30">
                <w:rPr>
                  <w:color w:val="000000" w:themeColor="text1"/>
                  <w:sz w:val="21"/>
                  <w:szCs w:val="21"/>
                  <w:lang w:eastAsia="en-US"/>
                </w:rPr>
                <w:delText>727.44</w:delText>
              </w:r>
            </w:del>
          </w:p>
        </w:tc>
        <w:tc>
          <w:tcPr>
            <w:tcW w:w="1002" w:type="pct"/>
            <w:tcBorders>
              <w:top w:val="single" w:sz="4" w:space="0" w:color="auto"/>
              <w:left w:val="single" w:sz="4" w:space="0" w:color="auto"/>
              <w:bottom w:val="single" w:sz="4" w:space="0" w:color="auto"/>
              <w:right w:val="single" w:sz="4" w:space="0" w:color="auto"/>
            </w:tcBorders>
            <w:vAlign w:val="center"/>
          </w:tcPr>
          <w:p w14:paraId="6D0BF704" w14:textId="190C1108" w:rsidR="005F457E" w:rsidDel="00964E30" w:rsidRDefault="00000000">
            <w:pPr>
              <w:autoSpaceDE w:val="0"/>
              <w:autoSpaceDN w:val="0"/>
              <w:snapToGrid w:val="0"/>
              <w:spacing w:after="0" w:line="240" w:lineRule="auto"/>
              <w:ind w:firstLineChars="0" w:firstLine="0"/>
              <w:jc w:val="right"/>
              <w:rPr>
                <w:del w:id="1525" w:author="Si-yuan LIU" w:date="2026-07-24T14:26:00Z" w16du:dateUtc="2026-07-24T06:26:00Z"/>
                <w:color w:val="000000" w:themeColor="text1"/>
                <w:sz w:val="21"/>
                <w:szCs w:val="21"/>
              </w:rPr>
            </w:pPr>
            <w:del w:id="1526" w:author="Si-yuan LIU" w:date="2026-07-24T14:26:00Z" w16du:dateUtc="2026-07-24T06:26:00Z">
              <w:r w:rsidDel="00964E30">
                <w:rPr>
                  <w:color w:val="000000" w:themeColor="text1"/>
                  <w:sz w:val="21"/>
                  <w:szCs w:val="21"/>
                </w:rPr>
                <w:delText>737.77</w:delText>
              </w:r>
            </w:del>
          </w:p>
        </w:tc>
      </w:tr>
    </w:tbl>
    <w:p w14:paraId="5054D854" w14:textId="3CF3FCC9" w:rsidR="005F457E" w:rsidDel="00964E30" w:rsidRDefault="00000000">
      <w:pPr>
        <w:spacing w:after="0" w:line="312" w:lineRule="auto"/>
        <w:ind w:firstLine="480"/>
        <w:rPr>
          <w:del w:id="1527" w:author="Si-yuan LIU" w:date="2026-07-24T14:26:00Z" w16du:dateUtc="2026-07-24T06:26:00Z"/>
          <w:color w:val="000000" w:themeColor="text1"/>
          <w:szCs w:val="24"/>
        </w:rPr>
      </w:pPr>
      <w:del w:id="1528" w:author="Si-yuan LIU" w:date="2026-07-24T14:26:00Z" w16du:dateUtc="2026-07-24T06:26:00Z">
        <w:r w:rsidDel="00964E30">
          <w:rPr>
            <w:rFonts w:hint="eastAsia"/>
            <w:color w:val="000000" w:themeColor="text1"/>
            <w:szCs w:val="24"/>
          </w:rPr>
          <w:delText>2023</w:delText>
        </w:r>
        <w:r w:rsidDel="00964E30">
          <w:rPr>
            <w:rFonts w:hint="eastAsia"/>
            <w:color w:val="000000" w:themeColor="text1"/>
            <w:szCs w:val="24"/>
          </w:rPr>
          <w:delText>年末、</w:delText>
        </w:r>
        <w:r w:rsidDel="00964E30">
          <w:rPr>
            <w:rFonts w:hint="eastAsia"/>
            <w:color w:val="000000" w:themeColor="text1"/>
            <w:szCs w:val="24"/>
          </w:rPr>
          <w:delText>2024</w:delText>
        </w:r>
        <w:r w:rsidDel="00964E30">
          <w:rPr>
            <w:rFonts w:hint="eastAsia"/>
            <w:color w:val="000000" w:themeColor="text1"/>
            <w:szCs w:val="24"/>
          </w:rPr>
          <w:delText>年末、</w:delText>
        </w:r>
        <w:r w:rsidDel="00964E30">
          <w:rPr>
            <w:rFonts w:hint="eastAsia"/>
            <w:color w:val="000000" w:themeColor="text1"/>
            <w:szCs w:val="24"/>
          </w:rPr>
          <w:delText>2025</w:delText>
        </w:r>
        <w:r w:rsidDel="00964E30">
          <w:rPr>
            <w:rFonts w:hint="eastAsia"/>
            <w:color w:val="000000" w:themeColor="text1"/>
            <w:szCs w:val="24"/>
          </w:rPr>
          <w:delText>年末及</w:delText>
        </w:r>
        <w:r w:rsidDel="00964E30">
          <w:rPr>
            <w:rFonts w:hint="eastAsia"/>
            <w:color w:val="000000" w:themeColor="text1"/>
            <w:szCs w:val="24"/>
          </w:rPr>
          <w:delText>2026</w:delText>
        </w:r>
        <w:r w:rsidDel="00964E30">
          <w:rPr>
            <w:rFonts w:hint="eastAsia"/>
            <w:color w:val="000000" w:themeColor="text1"/>
            <w:szCs w:val="24"/>
          </w:rPr>
          <w:delText>年</w:delText>
        </w:r>
        <w:r w:rsidDel="00964E30">
          <w:rPr>
            <w:rFonts w:hint="eastAsia"/>
            <w:color w:val="000000" w:themeColor="text1"/>
            <w:szCs w:val="24"/>
          </w:rPr>
          <w:delText>3</w:delText>
        </w:r>
        <w:r w:rsidDel="00964E30">
          <w:rPr>
            <w:rFonts w:hint="eastAsia"/>
            <w:color w:val="000000" w:themeColor="text1"/>
            <w:szCs w:val="24"/>
          </w:rPr>
          <w:delText>月末，昊盈科技的资产负债率分别为</w:delText>
        </w:r>
        <w:r w:rsidDel="00964E30">
          <w:rPr>
            <w:rFonts w:hint="eastAsia"/>
            <w:color w:val="000000" w:themeColor="text1"/>
            <w:szCs w:val="24"/>
          </w:rPr>
          <w:delText>27.78%</w:delText>
        </w:r>
        <w:r w:rsidDel="00964E30">
          <w:rPr>
            <w:rFonts w:hint="eastAsia"/>
            <w:color w:val="000000" w:themeColor="text1"/>
            <w:szCs w:val="24"/>
          </w:rPr>
          <w:delText>、</w:delText>
        </w:r>
        <w:r w:rsidDel="00964E30">
          <w:rPr>
            <w:rFonts w:hint="eastAsia"/>
            <w:color w:val="000000" w:themeColor="text1"/>
            <w:szCs w:val="24"/>
          </w:rPr>
          <w:delText>24.54%</w:delText>
        </w:r>
        <w:r w:rsidDel="00964E30">
          <w:rPr>
            <w:rFonts w:hint="eastAsia"/>
            <w:color w:val="000000" w:themeColor="text1"/>
            <w:szCs w:val="24"/>
          </w:rPr>
          <w:delText>、</w:delText>
        </w:r>
        <w:r w:rsidDel="00964E30">
          <w:rPr>
            <w:rFonts w:hint="eastAsia"/>
            <w:color w:val="000000" w:themeColor="text1"/>
            <w:szCs w:val="24"/>
          </w:rPr>
          <w:delText>13.88%</w:delText>
        </w:r>
        <w:r w:rsidDel="00964E30">
          <w:rPr>
            <w:rFonts w:hint="eastAsia"/>
            <w:color w:val="000000" w:themeColor="text1"/>
            <w:szCs w:val="24"/>
          </w:rPr>
          <w:delText>和</w:delText>
        </w:r>
        <w:r w:rsidDel="00964E30">
          <w:rPr>
            <w:rFonts w:hint="eastAsia"/>
            <w:color w:val="000000" w:themeColor="text1"/>
            <w:szCs w:val="24"/>
          </w:rPr>
          <w:delText>12.48%</w:delText>
        </w:r>
        <w:r w:rsidDel="00964E30">
          <w:rPr>
            <w:rFonts w:hint="eastAsia"/>
            <w:color w:val="000000" w:themeColor="text1"/>
            <w:szCs w:val="24"/>
          </w:rPr>
          <w:delText>。报告期内昊盈科技资产负债率逐年降低，偿债压力较小，其负债主要由应付账款和应付职工薪酬构成，有息债务占比较低。报告期内，昊盈科技营业收入和净利润逐年递增，</w:delText>
        </w:r>
        <w:r w:rsidDel="00964E30">
          <w:rPr>
            <w:rFonts w:hint="eastAsia"/>
            <w:color w:val="000000" w:themeColor="text1"/>
            <w:szCs w:val="24"/>
          </w:rPr>
          <w:delText>EBITDA</w:delText>
        </w:r>
        <w:r w:rsidDel="00964E30">
          <w:rPr>
            <w:rFonts w:hint="eastAsia"/>
            <w:color w:val="000000" w:themeColor="text1"/>
            <w:szCs w:val="24"/>
          </w:rPr>
          <w:delText>与营业收入和净利润均保持同向变动，主要系报告期内公司业务规模逐年提升所致。</w:delText>
        </w:r>
      </w:del>
    </w:p>
    <w:p w14:paraId="31000799" w14:textId="7F471C33" w:rsidR="005F457E" w:rsidDel="00964E30" w:rsidRDefault="00000000">
      <w:pPr>
        <w:spacing w:after="0" w:line="312" w:lineRule="auto"/>
        <w:ind w:firstLine="480"/>
        <w:rPr>
          <w:del w:id="1529" w:author="Si-yuan LIU" w:date="2026-07-24T14:26:00Z" w16du:dateUtc="2026-07-24T06:26:00Z"/>
          <w:color w:val="000000" w:themeColor="text1"/>
          <w:szCs w:val="24"/>
        </w:rPr>
      </w:pPr>
      <w:del w:id="1530" w:author="Si-yuan LIU" w:date="2026-07-24T14:26:00Z" w16du:dateUtc="2026-07-24T06:26:00Z">
        <w:r w:rsidDel="00964E30">
          <w:rPr>
            <w:rFonts w:hint="eastAsia"/>
            <w:color w:val="000000" w:themeColor="text1"/>
            <w:szCs w:val="24"/>
          </w:rPr>
          <w:delText>报告期内公司经营性活动现金流除</w:delText>
        </w:r>
        <w:r w:rsidDel="00964E30">
          <w:rPr>
            <w:rFonts w:hint="eastAsia"/>
            <w:color w:val="000000" w:themeColor="text1"/>
            <w:szCs w:val="24"/>
          </w:rPr>
          <w:delText>2024</w:delText>
        </w:r>
        <w:r w:rsidDel="00964E30">
          <w:rPr>
            <w:rFonts w:hint="eastAsia"/>
            <w:color w:val="000000" w:themeColor="text1"/>
            <w:szCs w:val="24"/>
          </w:rPr>
          <w:delText>年外均为正，</w:delText>
        </w:r>
        <w:r w:rsidDel="00964E30">
          <w:rPr>
            <w:rFonts w:hint="eastAsia"/>
            <w:color w:val="000000" w:themeColor="text1"/>
            <w:szCs w:val="24"/>
          </w:rPr>
          <w:delText>2024</w:delText>
        </w:r>
        <w:r w:rsidDel="00964E30">
          <w:rPr>
            <w:rFonts w:hint="eastAsia"/>
            <w:color w:val="000000" w:themeColor="text1"/>
            <w:szCs w:val="24"/>
          </w:rPr>
          <w:delText>年公司经营性现金流为负主要系公司向母公司形成的销售收入未在当年取得回款导致当年销售商品、提供劳务收到的现金金额为</w:delText>
        </w:r>
        <w:r w:rsidDel="00964E30">
          <w:rPr>
            <w:rFonts w:hint="eastAsia"/>
            <w:color w:val="000000" w:themeColor="text1"/>
            <w:szCs w:val="24"/>
          </w:rPr>
          <w:delText>0</w:delText>
        </w:r>
        <w:r w:rsidDel="00964E30">
          <w:rPr>
            <w:rFonts w:hint="eastAsia"/>
            <w:color w:val="000000" w:themeColor="text1"/>
            <w:szCs w:val="24"/>
          </w:rPr>
          <w:delText>元。</w:delText>
        </w:r>
      </w:del>
    </w:p>
    <w:bookmarkEnd w:id="1426"/>
    <w:p w14:paraId="7BEDB25F" w14:textId="2CD97132" w:rsidR="005F457E" w:rsidDel="00964E30" w:rsidRDefault="00000000">
      <w:pPr>
        <w:spacing w:after="0" w:line="312" w:lineRule="auto"/>
        <w:ind w:firstLine="480"/>
        <w:rPr>
          <w:del w:id="1531" w:author="Si-yuan LIU" w:date="2026-07-24T14:26:00Z" w16du:dateUtc="2026-07-24T06:26:00Z"/>
          <w:color w:val="000000" w:themeColor="text1"/>
          <w:szCs w:val="24"/>
        </w:rPr>
      </w:pPr>
      <w:del w:id="1532" w:author="Si-yuan LIU" w:date="2026-07-24T14:26:00Z" w16du:dateUtc="2026-07-24T06:26:00Z">
        <w:r w:rsidDel="00964E30">
          <w:rPr>
            <w:color w:val="000000" w:themeColor="text1"/>
            <w:szCs w:val="24"/>
          </w:rPr>
          <w:delText>1</w:delText>
        </w:r>
        <w:r w:rsidDel="00964E30">
          <w:rPr>
            <w:rFonts w:hint="eastAsia"/>
            <w:color w:val="000000" w:themeColor="text1"/>
            <w:szCs w:val="24"/>
          </w:rPr>
          <w:delText>）原始权益人违法违规情况</w:delText>
        </w:r>
      </w:del>
    </w:p>
    <w:p w14:paraId="68E0CE96" w14:textId="50C399B5" w:rsidR="005F457E" w:rsidDel="00964E30" w:rsidRDefault="00000000">
      <w:pPr>
        <w:spacing w:after="0" w:line="312" w:lineRule="auto"/>
        <w:ind w:firstLine="480"/>
        <w:rPr>
          <w:del w:id="1533" w:author="Si-yuan LIU" w:date="2026-07-24T14:26:00Z" w16du:dateUtc="2026-07-24T06:26:00Z"/>
          <w:color w:val="000000" w:themeColor="text1"/>
          <w:szCs w:val="24"/>
        </w:rPr>
      </w:pPr>
      <w:del w:id="1534" w:author="Si-yuan LIU" w:date="2026-07-24T14:26:00Z" w16du:dateUtc="2026-07-24T06:26:00Z">
        <w:r w:rsidDel="00964E30">
          <w:rPr>
            <w:rFonts w:hint="eastAsia"/>
            <w:color w:val="000000" w:themeColor="text1"/>
            <w:szCs w:val="24"/>
          </w:rPr>
          <w:delText>昊盈科技近</w:delText>
        </w:r>
        <w:r w:rsidDel="00964E30">
          <w:rPr>
            <w:color w:val="000000" w:themeColor="text1"/>
            <w:szCs w:val="24"/>
          </w:rPr>
          <w:delText>3</w:delText>
        </w:r>
        <w:r w:rsidDel="00964E30">
          <w:rPr>
            <w:rFonts w:hint="eastAsia"/>
            <w:color w:val="000000" w:themeColor="text1"/>
            <w:szCs w:val="24"/>
          </w:rPr>
          <w:delText>年在投资建设、生产运营、市场监管、税务等方面无重大违法违规记录，未发生重大安全生产事故。</w:delText>
        </w:r>
      </w:del>
    </w:p>
    <w:p w14:paraId="136235E0" w14:textId="178E399D" w:rsidR="005F457E" w:rsidDel="00964E30" w:rsidRDefault="00000000">
      <w:pPr>
        <w:spacing w:after="0" w:line="312" w:lineRule="auto"/>
        <w:ind w:firstLine="480"/>
        <w:rPr>
          <w:del w:id="1535" w:author="Si-yuan LIU" w:date="2026-07-24T14:26:00Z" w16du:dateUtc="2026-07-24T06:26:00Z"/>
          <w:color w:val="000000" w:themeColor="text1"/>
          <w:szCs w:val="24"/>
        </w:rPr>
      </w:pPr>
      <w:del w:id="1536" w:author="Si-yuan LIU" w:date="2026-07-24T14:26:00Z" w16du:dateUtc="2026-07-24T06:26:00Z">
        <w:r w:rsidDel="00964E30">
          <w:rPr>
            <w:color w:val="000000" w:themeColor="text1"/>
            <w:szCs w:val="24"/>
          </w:rPr>
          <w:delText>2026</w:delText>
        </w:r>
        <w:r w:rsidDel="00964E30">
          <w:rPr>
            <w:rFonts w:hint="eastAsia"/>
            <w:color w:val="000000" w:themeColor="text1"/>
            <w:szCs w:val="24"/>
          </w:rPr>
          <w:delText>年</w:delText>
        </w:r>
        <w:r w:rsidDel="00964E30">
          <w:rPr>
            <w:rFonts w:hint="eastAsia"/>
            <w:color w:val="000000" w:themeColor="text1"/>
            <w:szCs w:val="24"/>
          </w:rPr>
          <w:delText>5</w:delText>
        </w:r>
        <w:r w:rsidDel="00964E30">
          <w:rPr>
            <w:rFonts w:hint="eastAsia"/>
            <w:color w:val="000000" w:themeColor="text1"/>
            <w:szCs w:val="24"/>
          </w:rPr>
          <w:delText>月</w:delText>
        </w:r>
        <w:r w:rsidDel="00964E30">
          <w:rPr>
            <w:rFonts w:hint="eastAsia"/>
            <w:color w:val="000000" w:themeColor="text1"/>
            <w:szCs w:val="24"/>
          </w:rPr>
          <w:delText>2</w:delText>
        </w:r>
        <w:r w:rsidDel="00964E30">
          <w:rPr>
            <w:color w:val="000000" w:themeColor="text1"/>
            <w:szCs w:val="24"/>
          </w:rPr>
          <w:delText>9</w:delText>
        </w:r>
        <w:r w:rsidDel="00964E30">
          <w:rPr>
            <w:rFonts w:hint="eastAsia"/>
            <w:color w:val="000000" w:themeColor="text1"/>
            <w:szCs w:val="24"/>
          </w:rPr>
          <w:delText>日，原始权益人昊盈科技出具《广州市昊盈计算机科技有限公司关于奥飞数据中心基础设施领域不动产投资信托基金（</w:delText>
        </w:r>
        <w:r w:rsidDel="00964E30">
          <w:rPr>
            <w:color w:val="000000" w:themeColor="text1"/>
            <w:szCs w:val="24"/>
          </w:rPr>
          <w:delText>REITs</w:delText>
        </w:r>
        <w:r w:rsidDel="00964E30">
          <w:rPr>
            <w:rFonts w:hint="eastAsia"/>
            <w:color w:val="000000" w:themeColor="text1"/>
            <w:szCs w:val="24"/>
          </w:rPr>
          <w:delText>）项目的承诺函》，就自身运营情况承诺：“本公司近</w:delText>
        </w:r>
        <w:r w:rsidDel="00964E30">
          <w:rPr>
            <w:color w:val="000000" w:themeColor="text1"/>
            <w:szCs w:val="24"/>
          </w:rPr>
          <w:delText>3</w:delText>
        </w:r>
        <w:r w:rsidDel="00964E30">
          <w:rPr>
            <w:rFonts w:hint="eastAsia"/>
            <w:color w:val="000000" w:themeColor="text1"/>
            <w:szCs w:val="24"/>
          </w:rPr>
          <w:delText>年在投资建设、生产运营、市场监管、税务等方面无重大违法违规记录，未发生重大安全生产事故”。相关情况详见附件</w:delText>
        </w:r>
        <w:r w:rsidDel="00964E30">
          <w:rPr>
            <w:rFonts w:hint="eastAsia"/>
            <w:color w:val="000000" w:themeColor="text1"/>
            <w:szCs w:val="24"/>
          </w:rPr>
          <w:delText>4-3</w:delText>
        </w:r>
        <w:r w:rsidDel="00964E30">
          <w:rPr>
            <w:rFonts w:hint="eastAsia"/>
            <w:color w:val="000000" w:themeColor="text1"/>
            <w:szCs w:val="24"/>
          </w:rPr>
          <w:delText>。</w:delText>
        </w:r>
      </w:del>
    </w:p>
    <w:p w14:paraId="39B97CA3" w14:textId="7B133CC3" w:rsidR="005F457E" w:rsidDel="00964E30" w:rsidRDefault="00000000">
      <w:pPr>
        <w:spacing w:after="0" w:line="312" w:lineRule="auto"/>
        <w:ind w:firstLine="480"/>
        <w:rPr>
          <w:del w:id="1537" w:author="Si-yuan LIU" w:date="2026-07-24T14:26:00Z" w16du:dateUtc="2026-07-24T06:26:00Z"/>
          <w:color w:val="000000" w:themeColor="text1"/>
          <w:szCs w:val="24"/>
        </w:rPr>
      </w:pPr>
      <w:del w:id="1538" w:author="Si-yuan LIU" w:date="2026-07-24T14:26:00Z" w16du:dateUtc="2026-07-24T06:26:00Z">
        <w:r w:rsidDel="00964E30">
          <w:rPr>
            <w:color w:val="000000" w:themeColor="text1"/>
            <w:szCs w:val="24"/>
          </w:rPr>
          <w:delText>2</w:delText>
        </w:r>
        <w:r w:rsidDel="00964E30">
          <w:rPr>
            <w:rFonts w:hint="eastAsia"/>
            <w:color w:val="000000" w:themeColor="text1"/>
            <w:szCs w:val="24"/>
          </w:rPr>
          <w:delText>）原始权益人信用状况</w:delText>
        </w:r>
      </w:del>
    </w:p>
    <w:p w14:paraId="1BEF3DC7" w14:textId="403CD876" w:rsidR="005F457E" w:rsidDel="00964E30" w:rsidRDefault="00000000">
      <w:pPr>
        <w:spacing w:after="0" w:line="312" w:lineRule="auto"/>
        <w:ind w:firstLine="480"/>
        <w:rPr>
          <w:del w:id="1539" w:author="Si-yuan LIU" w:date="2026-07-24T14:26:00Z" w16du:dateUtc="2026-07-24T06:26:00Z"/>
          <w:color w:val="000000" w:themeColor="text1"/>
          <w:szCs w:val="24"/>
        </w:rPr>
      </w:pPr>
      <w:del w:id="1540" w:author="Si-yuan LIU" w:date="2026-07-24T14:26:00Z" w16du:dateUtc="2026-07-24T06:26:00Z">
        <w:r w:rsidDel="00964E30">
          <w:rPr>
            <w:rFonts w:hint="eastAsia"/>
            <w:color w:val="000000" w:themeColor="text1"/>
            <w:szCs w:val="24"/>
          </w:rPr>
          <w:delText>截至</w:delText>
        </w:r>
        <w:r w:rsidDel="00964E30">
          <w:rPr>
            <w:color w:val="000000" w:themeColor="text1"/>
            <w:szCs w:val="24"/>
          </w:rPr>
          <w:delText>2026</w:delText>
        </w:r>
        <w:r w:rsidDel="00964E30">
          <w:rPr>
            <w:rFonts w:hint="eastAsia"/>
            <w:color w:val="000000" w:themeColor="text1"/>
            <w:szCs w:val="24"/>
          </w:rPr>
          <w:delText>年</w:delText>
        </w:r>
        <w:r w:rsidDel="00964E30">
          <w:rPr>
            <w:color w:val="000000" w:themeColor="text1"/>
            <w:szCs w:val="24"/>
          </w:rPr>
          <w:delText>5</w:delText>
        </w:r>
        <w:r w:rsidDel="00964E30">
          <w:rPr>
            <w:rFonts w:hint="eastAsia"/>
            <w:color w:val="000000" w:themeColor="text1"/>
            <w:szCs w:val="24"/>
          </w:rPr>
          <w:delText>月</w:delText>
        </w:r>
        <w:r w:rsidDel="00964E30">
          <w:rPr>
            <w:color w:val="000000" w:themeColor="text1"/>
            <w:szCs w:val="24"/>
          </w:rPr>
          <w:delText>14</w:delText>
        </w:r>
        <w:r w:rsidDel="00964E30">
          <w:rPr>
            <w:rFonts w:hint="eastAsia"/>
            <w:color w:val="000000" w:themeColor="text1"/>
            <w:szCs w:val="24"/>
          </w:rPr>
          <w:delText>日，经查询信用中国网站、国家企业信用信息公示系统网站、中国执行信息公开网等官方网站，基于以上查询结果，最近三年，昊盈科技不存在因严重违法失信行为，被有权部门认定为失信被执行人、重大税收违法案件当事人或涉金融严重失信人的记录，详见附件</w:delText>
        </w:r>
        <w:r w:rsidDel="00964E30">
          <w:rPr>
            <w:rFonts w:hint="eastAsia"/>
            <w:color w:val="000000" w:themeColor="text1"/>
            <w:szCs w:val="24"/>
          </w:rPr>
          <w:delText>3-3</w:delText>
        </w:r>
        <w:r w:rsidDel="00964E30">
          <w:rPr>
            <w:rFonts w:hint="eastAsia"/>
            <w:color w:val="000000" w:themeColor="text1"/>
            <w:szCs w:val="24"/>
          </w:rPr>
          <w:delText>。</w:delText>
        </w:r>
      </w:del>
    </w:p>
    <w:p w14:paraId="1ED0D687" w14:textId="747E48E6" w:rsidR="005F457E" w:rsidDel="00964E30" w:rsidRDefault="00000000">
      <w:pPr>
        <w:pStyle w:val="2"/>
        <w:rPr>
          <w:del w:id="1541" w:author="Si-yuan LIU" w:date="2026-07-24T14:26:00Z" w16du:dateUtc="2026-07-24T06:26:00Z"/>
        </w:rPr>
      </w:pPr>
      <w:bookmarkStart w:id="1542" w:name="_Toc223783753"/>
      <w:del w:id="1543" w:author="Si-yuan LIU" w:date="2026-07-24T14:26:00Z" w16du:dateUtc="2026-07-24T06:26:00Z">
        <w:r w:rsidDel="00964E30">
          <w:rPr>
            <w:rFonts w:hint="eastAsia"/>
          </w:rPr>
          <w:delText>（四）运营管理机构情况</w:delText>
        </w:r>
        <w:bookmarkEnd w:id="959"/>
        <w:bookmarkEnd w:id="960"/>
        <w:bookmarkEnd w:id="961"/>
        <w:bookmarkEnd w:id="1542"/>
      </w:del>
    </w:p>
    <w:p w14:paraId="4CC2A925" w14:textId="305E574E" w:rsidR="005F457E" w:rsidDel="00964E30" w:rsidRDefault="00000000">
      <w:pPr>
        <w:spacing w:after="0" w:line="312" w:lineRule="auto"/>
        <w:ind w:firstLine="480"/>
        <w:rPr>
          <w:del w:id="1544" w:author="Si-yuan LIU" w:date="2026-07-24T14:26:00Z" w16du:dateUtc="2026-07-24T06:26:00Z"/>
          <w:color w:val="000000" w:themeColor="text1"/>
          <w:szCs w:val="24"/>
        </w:rPr>
      </w:pPr>
      <w:del w:id="1545" w:author="Si-yuan LIU" w:date="2026-07-24T14:26:00Z" w16du:dateUtc="2026-07-24T06:26:00Z">
        <w:r w:rsidDel="00964E30">
          <w:rPr>
            <w:color w:val="000000" w:themeColor="text1"/>
            <w:szCs w:val="24"/>
          </w:rPr>
          <w:delText>1.</w:delText>
        </w:r>
        <w:r w:rsidDel="00964E30">
          <w:rPr>
            <w:rFonts w:hint="eastAsia"/>
            <w:color w:val="000000" w:themeColor="text1"/>
            <w:szCs w:val="24"/>
          </w:rPr>
          <w:delText>对于运营管理机构已设立的情况</w:delText>
        </w:r>
      </w:del>
    </w:p>
    <w:p w14:paraId="62DFE1CE" w14:textId="617BF68C" w:rsidR="005F457E" w:rsidDel="00964E30" w:rsidRDefault="00000000">
      <w:pPr>
        <w:spacing w:after="0" w:line="312" w:lineRule="auto"/>
        <w:ind w:firstLine="480"/>
        <w:rPr>
          <w:del w:id="1546" w:author="Si-yuan LIU" w:date="2026-07-24T14:26:00Z" w16du:dateUtc="2026-07-24T06:26:00Z"/>
          <w:color w:val="000000" w:themeColor="text1"/>
          <w:szCs w:val="24"/>
        </w:rPr>
      </w:pPr>
      <w:del w:id="1547" w:author="Si-yuan LIU" w:date="2026-07-24T14:26:00Z" w16du:dateUtc="2026-07-24T06:26:00Z">
        <w:r w:rsidDel="00964E30">
          <w:rPr>
            <w:rFonts w:hint="eastAsia"/>
            <w:color w:val="000000" w:themeColor="text1"/>
            <w:szCs w:val="24"/>
          </w:rPr>
          <w:delText>（</w:delText>
        </w:r>
        <w:r w:rsidDel="00964E30">
          <w:rPr>
            <w:color w:val="000000" w:themeColor="text1"/>
            <w:szCs w:val="24"/>
          </w:rPr>
          <w:delText>1</w:delText>
        </w:r>
        <w:r w:rsidDel="00964E30">
          <w:rPr>
            <w:rFonts w:hint="eastAsia"/>
            <w:color w:val="000000" w:themeColor="text1"/>
            <w:szCs w:val="24"/>
          </w:rPr>
          <w:delText>）基本信息</w:delText>
        </w:r>
      </w:del>
    </w:p>
    <w:p w14:paraId="41E69538" w14:textId="16573DA2" w:rsidR="005F457E" w:rsidDel="00964E30" w:rsidRDefault="00000000">
      <w:pPr>
        <w:spacing w:after="0" w:line="312" w:lineRule="auto"/>
        <w:ind w:firstLine="480"/>
        <w:rPr>
          <w:del w:id="1548" w:author="Si-yuan LIU" w:date="2026-07-24T14:26:00Z" w16du:dateUtc="2026-07-24T06:26:00Z"/>
          <w:color w:val="000000" w:themeColor="text1"/>
          <w:szCs w:val="24"/>
        </w:rPr>
      </w:pPr>
      <w:del w:id="1549" w:author="Si-yuan LIU" w:date="2026-07-24T14:26:00Z" w16du:dateUtc="2026-07-24T06:26:00Z">
        <w:r w:rsidDel="00964E30">
          <w:rPr>
            <w:rFonts w:hint="eastAsia"/>
            <w:color w:val="000000" w:themeColor="text1"/>
            <w:szCs w:val="24"/>
          </w:rPr>
          <w:delText>本项目由基金管理人、资产支持证券管理人、项目公司共同委托奥飞数据担任本项目的运营管理机构。</w:delText>
        </w:r>
      </w:del>
    </w:p>
    <w:p w14:paraId="43CC4740" w14:textId="52AD26AD" w:rsidR="005F457E" w:rsidDel="00964E30" w:rsidRDefault="00000000">
      <w:pPr>
        <w:spacing w:after="0" w:line="312" w:lineRule="auto"/>
        <w:ind w:firstLine="480"/>
        <w:rPr>
          <w:del w:id="1550" w:author="Si-yuan LIU" w:date="2026-07-24T14:26:00Z" w16du:dateUtc="2026-07-24T06:26:00Z"/>
          <w:color w:val="000000" w:themeColor="text1"/>
          <w:szCs w:val="24"/>
        </w:rPr>
      </w:pPr>
      <w:del w:id="1551" w:author="Si-yuan LIU" w:date="2026-07-24T14:26:00Z" w16du:dateUtc="2026-07-24T06:26:00Z">
        <w:r w:rsidDel="00964E30">
          <w:rPr>
            <w:rFonts w:hint="eastAsia"/>
            <w:color w:val="000000" w:themeColor="text1"/>
            <w:szCs w:val="24"/>
          </w:rPr>
          <w:delText>截至目前，奥飞数据暂无运营的已发行基础设施</w:delText>
        </w:r>
        <w:r w:rsidDel="00964E30">
          <w:rPr>
            <w:color w:val="000000" w:themeColor="text1"/>
            <w:szCs w:val="24"/>
          </w:rPr>
          <w:delText>REITs</w:delText>
        </w:r>
        <w:r w:rsidDel="00964E30">
          <w:rPr>
            <w:rFonts w:hint="eastAsia"/>
            <w:color w:val="000000" w:themeColor="text1"/>
            <w:szCs w:val="24"/>
          </w:rPr>
          <w:delText>情况，其他基本信息详见本节“（三）发起人（原始权益人）情况”之“</w:delText>
        </w:r>
        <w:r w:rsidDel="00964E30">
          <w:rPr>
            <w:color w:val="000000" w:themeColor="text1"/>
            <w:szCs w:val="24"/>
          </w:rPr>
          <w:delText>1.</w:delText>
        </w:r>
        <w:r w:rsidDel="00964E30">
          <w:rPr>
            <w:rFonts w:hint="eastAsia"/>
            <w:color w:val="000000" w:themeColor="text1"/>
            <w:szCs w:val="24"/>
          </w:rPr>
          <w:delText>广东奥飞数据科技股份有限公司”之“（</w:delText>
        </w:r>
        <w:r w:rsidDel="00964E30">
          <w:rPr>
            <w:color w:val="000000" w:themeColor="text1"/>
            <w:szCs w:val="24"/>
          </w:rPr>
          <w:delText>1</w:delText>
        </w:r>
        <w:r w:rsidDel="00964E30">
          <w:rPr>
            <w:rFonts w:hint="eastAsia"/>
            <w:color w:val="000000" w:themeColor="text1"/>
            <w:szCs w:val="24"/>
          </w:rPr>
          <w:delText>）基本信息”。</w:delText>
        </w:r>
      </w:del>
    </w:p>
    <w:p w14:paraId="052D8C98" w14:textId="392F6C09" w:rsidR="005F457E" w:rsidDel="00964E30" w:rsidRDefault="00000000">
      <w:pPr>
        <w:spacing w:after="0" w:line="312" w:lineRule="auto"/>
        <w:ind w:firstLine="480"/>
        <w:rPr>
          <w:del w:id="1552" w:author="Si-yuan LIU" w:date="2026-07-24T14:26:00Z" w16du:dateUtc="2026-07-24T06:26:00Z"/>
          <w:color w:val="000000" w:themeColor="text1"/>
          <w:szCs w:val="24"/>
        </w:rPr>
      </w:pPr>
      <w:del w:id="1553" w:author="Si-yuan LIU" w:date="2026-07-24T14:26:00Z" w16du:dateUtc="2026-07-24T06:26:00Z">
        <w:r w:rsidDel="00964E30">
          <w:rPr>
            <w:rFonts w:hint="eastAsia"/>
            <w:color w:val="000000" w:themeColor="text1"/>
            <w:szCs w:val="24"/>
          </w:rPr>
          <w:delText>（</w:delText>
        </w:r>
        <w:r w:rsidDel="00964E30">
          <w:rPr>
            <w:color w:val="000000" w:themeColor="text1"/>
            <w:szCs w:val="24"/>
          </w:rPr>
          <w:delText>2</w:delText>
        </w:r>
        <w:r w:rsidDel="00964E30">
          <w:rPr>
            <w:rFonts w:hint="eastAsia"/>
            <w:color w:val="000000" w:themeColor="text1"/>
            <w:szCs w:val="24"/>
          </w:rPr>
          <w:delText>）财务状况</w:delText>
        </w:r>
      </w:del>
    </w:p>
    <w:p w14:paraId="08A974BD" w14:textId="7B5C9A3D" w:rsidR="005F457E" w:rsidDel="00964E30" w:rsidRDefault="00000000">
      <w:pPr>
        <w:spacing w:after="0" w:line="312" w:lineRule="auto"/>
        <w:ind w:firstLine="480"/>
        <w:rPr>
          <w:del w:id="1554" w:author="Si-yuan LIU" w:date="2026-07-24T14:26:00Z" w16du:dateUtc="2026-07-24T06:26:00Z"/>
          <w:color w:val="000000" w:themeColor="text1"/>
          <w:szCs w:val="24"/>
        </w:rPr>
      </w:pPr>
      <w:del w:id="1555" w:author="Si-yuan LIU" w:date="2026-07-24T14:26:00Z" w16du:dateUtc="2026-07-24T06:26:00Z">
        <w:r w:rsidDel="00964E30">
          <w:rPr>
            <w:rFonts w:hint="eastAsia"/>
            <w:color w:val="000000" w:themeColor="text1"/>
            <w:szCs w:val="24"/>
          </w:rPr>
          <w:delText>详见本节“（三）发起人（原始权益人）情况”之“</w:delText>
        </w:r>
        <w:r w:rsidDel="00964E30">
          <w:rPr>
            <w:color w:val="000000" w:themeColor="text1"/>
            <w:szCs w:val="24"/>
          </w:rPr>
          <w:delText>1.</w:delText>
        </w:r>
        <w:r w:rsidDel="00964E30">
          <w:rPr>
            <w:rFonts w:hint="eastAsia"/>
            <w:color w:val="000000" w:themeColor="text1"/>
            <w:szCs w:val="24"/>
          </w:rPr>
          <w:delText>广东奥飞数据科技股份有限公司”之“（</w:delText>
        </w:r>
        <w:r w:rsidDel="00964E30">
          <w:rPr>
            <w:color w:val="000000" w:themeColor="text1"/>
            <w:szCs w:val="24"/>
          </w:rPr>
          <w:delText>2</w:delText>
        </w:r>
        <w:r w:rsidDel="00964E30">
          <w:rPr>
            <w:rFonts w:hint="eastAsia"/>
            <w:color w:val="000000" w:themeColor="text1"/>
            <w:szCs w:val="24"/>
          </w:rPr>
          <w:delText>）财务状况”。</w:delText>
        </w:r>
      </w:del>
    </w:p>
    <w:p w14:paraId="2AB5E8A4" w14:textId="184C11C7" w:rsidR="005F457E" w:rsidDel="00964E30" w:rsidRDefault="00000000">
      <w:pPr>
        <w:spacing w:after="0" w:line="312" w:lineRule="auto"/>
        <w:ind w:firstLine="480"/>
        <w:rPr>
          <w:del w:id="1556" w:author="Si-yuan LIU" w:date="2026-07-24T14:26:00Z" w16du:dateUtc="2026-07-24T06:26:00Z"/>
          <w:color w:val="000000" w:themeColor="text1"/>
          <w:szCs w:val="24"/>
        </w:rPr>
      </w:pPr>
      <w:del w:id="1557" w:author="Si-yuan LIU" w:date="2026-07-24T14:26:00Z" w16du:dateUtc="2026-07-24T06:26:00Z">
        <w:r w:rsidDel="00964E30">
          <w:rPr>
            <w:rFonts w:hint="eastAsia"/>
            <w:color w:val="000000" w:themeColor="text1"/>
            <w:szCs w:val="24"/>
          </w:rPr>
          <w:delText>（</w:delText>
        </w:r>
        <w:r w:rsidDel="00964E30">
          <w:rPr>
            <w:color w:val="000000" w:themeColor="text1"/>
            <w:szCs w:val="24"/>
          </w:rPr>
          <w:delText>3</w:delText>
        </w:r>
        <w:r w:rsidDel="00964E30">
          <w:rPr>
            <w:rFonts w:hint="eastAsia"/>
            <w:color w:val="000000" w:themeColor="text1"/>
            <w:szCs w:val="24"/>
          </w:rPr>
          <w:delText>）违法违规和信用情况</w:delText>
        </w:r>
      </w:del>
    </w:p>
    <w:p w14:paraId="4ACC2084" w14:textId="57BAFAB9" w:rsidR="005F457E" w:rsidDel="00964E30" w:rsidRDefault="00000000">
      <w:pPr>
        <w:spacing w:after="0" w:line="312" w:lineRule="auto"/>
        <w:ind w:firstLine="480"/>
        <w:rPr>
          <w:del w:id="1558" w:author="Si-yuan LIU" w:date="2026-07-24T14:26:00Z" w16du:dateUtc="2026-07-24T06:26:00Z"/>
          <w:color w:val="000000" w:themeColor="text1"/>
          <w:szCs w:val="24"/>
        </w:rPr>
      </w:pPr>
      <w:del w:id="1559" w:author="Si-yuan LIU" w:date="2026-07-24T14:26:00Z" w16du:dateUtc="2026-07-24T06:26:00Z">
        <w:r w:rsidDel="00964E30">
          <w:rPr>
            <w:rFonts w:hint="eastAsia"/>
            <w:color w:val="000000" w:themeColor="text1"/>
            <w:szCs w:val="24"/>
          </w:rPr>
          <w:delText>详见本节“（三）发起人（原始权益人）情况”之“</w:delText>
        </w:r>
        <w:r w:rsidDel="00964E30">
          <w:rPr>
            <w:color w:val="000000" w:themeColor="text1"/>
            <w:szCs w:val="24"/>
          </w:rPr>
          <w:delText>1.</w:delText>
        </w:r>
        <w:r w:rsidDel="00964E30">
          <w:rPr>
            <w:rFonts w:hint="eastAsia"/>
            <w:color w:val="000000" w:themeColor="text1"/>
            <w:szCs w:val="24"/>
          </w:rPr>
          <w:delText>广东奥飞数据科技股份有限公司”之“（</w:delText>
        </w:r>
        <w:r w:rsidDel="00964E30">
          <w:rPr>
            <w:color w:val="000000" w:themeColor="text1"/>
            <w:szCs w:val="24"/>
          </w:rPr>
          <w:delText>3</w:delText>
        </w:r>
        <w:r w:rsidDel="00964E30">
          <w:rPr>
            <w:rFonts w:hint="eastAsia"/>
            <w:color w:val="000000" w:themeColor="text1"/>
            <w:szCs w:val="24"/>
          </w:rPr>
          <w:delText>）违法违规和信用情况”。</w:delText>
        </w:r>
      </w:del>
    </w:p>
    <w:p w14:paraId="40447E8D" w14:textId="4C07C992" w:rsidR="005F457E" w:rsidDel="00964E30" w:rsidRDefault="00000000">
      <w:pPr>
        <w:spacing w:after="0" w:line="312" w:lineRule="auto"/>
        <w:ind w:firstLine="480"/>
        <w:rPr>
          <w:del w:id="1560" w:author="Si-yuan LIU" w:date="2026-07-24T14:26:00Z" w16du:dateUtc="2026-07-24T06:26:00Z"/>
          <w:color w:val="000000" w:themeColor="text1"/>
          <w:szCs w:val="24"/>
        </w:rPr>
      </w:pPr>
      <w:bookmarkStart w:id="1561" w:name="OLE_LINK18"/>
      <w:del w:id="1562" w:author="Si-yuan LIU" w:date="2026-07-24T14:26:00Z" w16du:dateUtc="2026-07-24T06:26:00Z">
        <w:r w:rsidDel="00964E30">
          <w:rPr>
            <w:rFonts w:hint="eastAsia"/>
            <w:color w:val="000000" w:themeColor="text1"/>
            <w:szCs w:val="24"/>
          </w:rPr>
          <w:delText>（</w:delText>
        </w:r>
        <w:r w:rsidDel="00964E30">
          <w:rPr>
            <w:color w:val="000000" w:themeColor="text1"/>
            <w:szCs w:val="24"/>
          </w:rPr>
          <w:delText>4</w:delText>
        </w:r>
        <w:r w:rsidDel="00964E30">
          <w:rPr>
            <w:rFonts w:hint="eastAsia"/>
            <w:color w:val="000000" w:themeColor="text1"/>
            <w:szCs w:val="24"/>
          </w:rPr>
          <w:delText>）运营管理经验</w:delText>
        </w:r>
      </w:del>
    </w:p>
    <w:p w14:paraId="47100CB2" w14:textId="689E9BF9" w:rsidR="005F457E" w:rsidDel="00964E30" w:rsidRDefault="00000000">
      <w:pPr>
        <w:spacing w:after="0" w:line="312" w:lineRule="auto"/>
        <w:ind w:firstLine="480"/>
        <w:rPr>
          <w:del w:id="1563" w:author="Si-yuan LIU" w:date="2026-07-24T14:26:00Z" w16du:dateUtc="2026-07-24T06:26:00Z"/>
          <w:color w:val="000000" w:themeColor="text1"/>
          <w:szCs w:val="24"/>
        </w:rPr>
      </w:pPr>
      <w:del w:id="1564" w:author="Si-yuan LIU" w:date="2026-07-24T14:26:00Z" w16du:dateUtc="2026-07-24T06:26:00Z">
        <w:r w:rsidDel="00964E30">
          <w:rPr>
            <w:rFonts w:hint="eastAsia"/>
            <w:color w:val="000000" w:themeColor="text1"/>
            <w:szCs w:val="24"/>
          </w:rPr>
          <w:delText>奥飞数据主要为客户提供</w:delText>
        </w:r>
        <w:r w:rsidDel="00964E30">
          <w:rPr>
            <w:color w:val="000000" w:themeColor="text1"/>
            <w:szCs w:val="24"/>
          </w:rPr>
          <w:delText>IDC</w:delText>
        </w:r>
        <w:r w:rsidDel="00964E30">
          <w:rPr>
            <w:rFonts w:hint="eastAsia"/>
            <w:color w:val="000000" w:themeColor="text1"/>
            <w:szCs w:val="24"/>
          </w:rPr>
          <w:delText>服务及其他互联网综合服务，已经成为国内较有影响力的专业</w:delText>
        </w:r>
        <w:r w:rsidDel="00964E30">
          <w:rPr>
            <w:color w:val="000000" w:themeColor="text1"/>
            <w:szCs w:val="24"/>
          </w:rPr>
          <w:delText>IDC</w:delText>
        </w:r>
        <w:r w:rsidDel="00964E30">
          <w:rPr>
            <w:rFonts w:hint="eastAsia"/>
            <w:color w:val="000000" w:themeColor="text1"/>
            <w:szCs w:val="24"/>
          </w:rPr>
          <w:delText>服务商，通过多年的精细化运营和稳步发展，现已接入中国电信、中国联通、中国移动、教育网等全国性骨干网络，搭建了一个安全、稳定、高效的智能网络平台，服务客户覆盖短视频、网络游戏、直播、门户网站等多个行业，积累了良好的商业信誉，获得了市场的广泛认可。奥飞数据拥有较为完善的基础网络设施，服务种类齐全，涵盖</w:delText>
        </w:r>
        <w:r w:rsidDel="00964E30">
          <w:rPr>
            <w:color w:val="000000" w:themeColor="text1"/>
            <w:szCs w:val="24"/>
          </w:rPr>
          <w:delText>IDC</w:delText>
        </w:r>
        <w:r w:rsidDel="00964E30">
          <w:rPr>
            <w:rFonts w:hint="eastAsia"/>
            <w:color w:val="000000" w:themeColor="text1"/>
            <w:szCs w:val="24"/>
          </w:rPr>
          <w:delText>服务以及网络接入、数据同步、网络数据分析、网络入侵检测、网络安全防护、智能</w:delText>
        </w:r>
        <w:r w:rsidDel="00964E30">
          <w:rPr>
            <w:color w:val="000000" w:themeColor="text1"/>
            <w:szCs w:val="24"/>
          </w:rPr>
          <w:delText>DNS</w:delText>
        </w:r>
        <w:r w:rsidDel="00964E30">
          <w:rPr>
            <w:rFonts w:hint="eastAsia"/>
            <w:color w:val="000000" w:themeColor="text1"/>
            <w:szCs w:val="24"/>
          </w:rPr>
          <w:delText>、数据存储和备份等增值服务，同时拥有包括</w:delText>
        </w:r>
        <w:r w:rsidDel="00964E30">
          <w:rPr>
            <w:color w:val="000000" w:themeColor="text1"/>
            <w:szCs w:val="24"/>
          </w:rPr>
          <w:delText>ISO27001</w:delText>
        </w:r>
        <w:r w:rsidDel="00964E30">
          <w:rPr>
            <w:rFonts w:hint="eastAsia"/>
            <w:color w:val="000000" w:themeColor="text1"/>
            <w:szCs w:val="24"/>
          </w:rPr>
          <w:delText>、</w:delText>
        </w:r>
        <w:r w:rsidDel="00964E30">
          <w:rPr>
            <w:color w:val="000000" w:themeColor="text1"/>
            <w:szCs w:val="24"/>
          </w:rPr>
          <w:delText>ISO20000</w:delText>
        </w:r>
        <w:r w:rsidDel="00964E30">
          <w:rPr>
            <w:rFonts w:hint="eastAsia"/>
            <w:color w:val="000000" w:themeColor="text1"/>
            <w:szCs w:val="24"/>
          </w:rPr>
          <w:delText>、</w:delText>
        </w:r>
        <w:r w:rsidDel="00964E30">
          <w:rPr>
            <w:color w:val="000000" w:themeColor="text1"/>
            <w:szCs w:val="24"/>
          </w:rPr>
          <w:delText>ISO9001</w:delText>
        </w:r>
        <w:r w:rsidDel="00964E30">
          <w:rPr>
            <w:rFonts w:hint="eastAsia"/>
            <w:color w:val="000000" w:themeColor="text1"/>
            <w:szCs w:val="24"/>
          </w:rPr>
          <w:delText>、</w:delText>
        </w:r>
        <w:r w:rsidDel="00964E30">
          <w:rPr>
            <w:color w:val="000000" w:themeColor="text1"/>
            <w:szCs w:val="24"/>
          </w:rPr>
          <w:delText>ISO22301</w:delText>
        </w:r>
        <w:r w:rsidDel="00964E30">
          <w:rPr>
            <w:rFonts w:hint="eastAsia"/>
            <w:color w:val="000000" w:themeColor="text1"/>
            <w:szCs w:val="24"/>
          </w:rPr>
          <w:delText>等在内的资质认证，能够为客户提供全方位的互联网数据中心解决方案。</w:delText>
        </w:r>
      </w:del>
    </w:p>
    <w:p w14:paraId="58B8C88F" w14:textId="4959E2E3" w:rsidR="005F457E" w:rsidDel="00964E30" w:rsidRDefault="00000000">
      <w:pPr>
        <w:spacing w:after="0" w:line="312" w:lineRule="auto"/>
        <w:ind w:firstLine="480"/>
        <w:rPr>
          <w:del w:id="1565" w:author="Si-yuan LIU" w:date="2026-07-24T14:26:00Z" w16du:dateUtc="2026-07-24T06:26:00Z"/>
          <w:color w:val="000000" w:themeColor="text1"/>
          <w:szCs w:val="24"/>
        </w:rPr>
      </w:pPr>
      <w:del w:id="1566" w:author="Si-yuan LIU" w:date="2026-07-24T14:26:00Z" w16du:dateUtc="2026-07-24T06:26:00Z">
        <w:r w:rsidDel="00964E30">
          <w:rPr>
            <w:rFonts w:hint="eastAsia"/>
            <w:color w:val="000000" w:themeColor="text1"/>
            <w:szCs w:val="24"/>
          </w:rPr>
          <w:delText>截至</w:delText>
        </w:r>
        <w:r w:rsidDel="00964E30">
          <w:rPr>
            <w:rFonts w:hint="eastAsia"/>
            <w:color w:val="000000" w:themeColor="text1"/>
            <w:szCs w:val="24"/>
          </w:rPr>
          <w:delText>2025</w:delText>
        </w:r>
        <w:r w:rsidDel="00964E30">
          <w:rPr>
            <w:rFonts w:hint="eastAsia"/>
            <w:color w:val="000000" w:themeColor="text1"/>
            <w:szCs w:val="24"/>
          </w:rPr>
          <w:delText>年</w:delText>
        </w:r>
        <w:r w:rsidDel="00964E30">
          <w:rPr>
            <w:rFonts w:hint="eastAsia"/>
            <w:color w:val="000000" w:themeColor="text1"/>
            <w:szCs w:val="24"/>
          </w:rPr>
          <w:delText>12</w:delText>
        </w:r>
        <w:r w:rsidDel="00964E30">
          <w:rPr>
            <w:rFonts w:hint="eastAsia"/>
            <w:color w:val="000000" w:themeColor="text1"/>
            <w:szCs w:val="24"/>
          </w:rPr>
          <w:delText>月末，奥飞数据在北京、广州、深圳、廊坊、天津、成都、南昌、南宁、保定拥有</w:delText>
        </w:r>
        <w:r w:rsidDel="00964E30">
          <w:rPr>
            <w:rFonts w:hint="eastAsia"/>
            <w:color w:val="000000" w:themeColor="text1"/>
            <w:szCs w:val="24"/>
          </w:rPr>
          <w:delText>15</w:delText>
        </w:r>
        <w:r w:rsidDel="00964E30">
          <w:rPr>
            <w:rFonts w:hint="eastAsia"/>
            <w:color w:val="000000" w:themeColor="text1"/>
            <w:szCs w:val="24"/>
          </w:rPr>
          <w:delText>个自建自营的数据中心，运营机柜按标准机柜折算超过</w:delText>
        </w:r>
        <w:r w:rsidDel="00964E30">
          <w:rPr>
            <w:rFonts w:hint="eastAsia"/>
            <w:color w:val="000000" w:themeColor="text1"/>
            <w:szCs w:val="24"/>
          </w:rPr>
          <w:delText>77,600</w:delText>
        </w:r>
        <w:r w:rsidDel="00964E30">
          <w:rPr>
            <w:rFonts w:hint="eastAsia"/>
            <w:color w:val="000000" w:themeColor="text1"/>
            <w:szCs w:val="24"/>
          </w:rPr>
          <w:delText>个，运营规模约为</w:delText>
        </w:r>
        <w:r w:rsidDel="00964E30">
          <w:rPr>
            <w:rFonts w:hint="eastAsia"/>
            <w:color w:val="000000" w:themeColor="text1"/>
            <w:szCs w:val="24"/>
          </w:rPr>
          <w:delText>342MW</w:delText>
        </w:r>
        <w:r w:rsidDel="00964E30">
          <w:rPr>
            <w:rFonts w:hint="eastAsia"/>
            <w:color w:val="000000" w:themeColor="text1"/>
            <w:szCs w:val="24"/>
          </w:rPr>
          <w:delText>，同时还有多个大型数据中心项目正在建设之中，在核心区域已经具有一定的规模优势；同时奥飞数据在数据中心布局主要位于一线城市和一线周边城市，以及部分战略节点城市，对于优质客户有较强的吸引力，同时利用公司原有的网络资源和组网能力，更可满足客户全国布点需求。</w:delText>
        </w:r>
      </w:del>
    </w:p>
    <w:p w14:paraId="5FC47684" w14:textId="7D46D96F" w:rsidR="005F457E" w:rsidDel="00964E30" w:rsidRDefault="00000000">
      <w:pPr>
        <w:spacing w:after="0" w:line="312" w:lineRule="auto"/>
        <w:ind w:firstLine="480"/>
        <w:rPr>
          <w:del w:id="1567" w:author="Si-yuan LIU" w:date="2026-07-24T14:26:00Z" w16du:dateUtc="2026-07-24T06:26:00Z"/>
          <w:color w:val="000000" w:themeColor="text1"/>
          <w:szCs w:val="24"/>
        </w:rPr>
      </w:pPr>
      <w:del w:id="1568" w:author="Si-yuan LIU" w:date="2026-07-24T14:26:00Z" w16du:dateUtc="2026-07-24T06:26:00Z">
        <w:r w:rsidDel="00964E30">
          <w:rPr>
            <w:rFonts w:hint="eastAsia"/>
            <w:color w:val="000000" w:themeColor="text1"/>
            <w:szCs w:val="24"/>
          </w:rPr>
          <w:delText>经过多年发展，公司培养了一支专业的服务团队，在技术、市场、管理、运维各个领域积累了一批拥有丰富经验的员工，能够为客户提供全流程技术支持及服务，包括服务器上下架、服务开通及线路测试、资源质量测试、</w:delText>
        </w:r>
        <w:r w:rsidDel="00964E30">
          <w:rPr>
            <w:color w:val="000000" w:themeColor="text1"/>
            <w:szCs w:val="24"/>
          </w:rPr>
          <w:delText>7x24</w:delText>
        </w:r>
        <w:r w:rsidDel="00964E30">
          <w:rPr>
            <w:rFonts w:hint="eastAsia"/>
            <w:color w:val="000000" w:themeColor="text1"/>
            <w:szCs w:val="24"/>
          </w:rPr>
          <w:delText>小时服务器运行保障、网络故障处理、配件或整机更换、现场技术支持、技术培训等。</w:delText>
        </w:r>
      </w:del>
    </w:p>
    <w:p w14:paraId="1A16DD22" w14:textId="3F0F8BA5" w:rsidR="005F457E" w:rsidDel="00964E30" w:rsidRDefault="00000000">
      <w:pPr>
        <w:pStyle w:val="2"/>
        <w:rPr>
          <w:del w:id="1569" w:author="Si-yuan LIU" w:date="2026-07-24T14:26:00Z" w16du:dateUtc="2026-07-24T06:26:00Z"/>
        </w:rPr>
      </w:pPr>
      <w:bookmarkStart w:id="1570" w:name="_Toc223783754"/>
      <w:bookmarkStart w:id="1571" w:name="_Toc1064864895_WPSOffice_Level2"/>
      <w:bookmarkStart w:id="1572" w:name="_Toc911025213_WPSOffice_Level2"/>
      <w:bookmarkStart w:id="1573" w:name="_Toc451466247_WPSOffice_Level2"/>
      <w:bookmarkEnd w:id="1561"/>
      <w:del w:id="1574" w:author="Si-yuan LIU" w:date="2026-07-24T14:26:00Z" w16du:dateUtc="2026-07-24T06:26:00Z">
        <w:r w:rsidDel="00964E30">
          <w:rPr>
            <w:rFonts w:hint="eastAsia"/>
          </w:rPr>
          <w:delText>（五）基金管理人和资产支持证券管理人情况</w:delText>
        </w:r>
        <w:bookmarkEnd w:id="1570"/>
        <w:bookmarkEnd w:id="1571"/>
        <w:bookmarkEnd w:id="1572"/>
        <w:bookmarkEnd w:id="1573"/>
      </w:del>
    </w:p>
    <w:p w14:paraId="7A2E1EF0" w14:textId="5440FD37" w:rsidR="005F457E" w:rsidDel="00964E30" w:rsidRDefault="00000000">
      <w:pPr>
        <w:spacing w:after="0" w:line="312" w:lineRule="auto"/>
        <w:ind w:firstLine="480"/>
        <w:rPr>
          <w:del w:id="1575" w:author="Si-yuan LIU" w:date="2026-07-24T14:26:00Z" w16du:dateUtc="2026-07-24T06:26:00Z"/>
          <w:color w:val="000000" w:themeColor="text1"/>
          <w:szCs w:val="24"/>
        </w:rPr>
      </w:pPr>
      <w:del w:id="1576" w:author="Si-yuan LIU" w:date="2026-07-24T14:26:00Z" w16du:dateUtc="2026-07-24T06:26:00Z">
        <w:r w:rsidDel="00964E30">
          <w:rPr>
            <w:color w:val="000000" w:themeColor="text1"/>
            <w:szCs w:val="24"/>
          </w:rPr>
          <w:delText>1.</w:delText>
        </w:r>
        <w:r w:rsidDel="00964E30">
          <w:rPr>
            <w:rFonts w:hint="eastAsia"/>
            <w:color w:val="000000" w:themeColor="text1"/>
            <w:szCs w:val="24"/>
          </w:rPr>
          <w:delText>基本信息</w:delText>
        </w:r>
      </w:del>
    </w:p>
    <w:p w14:paraId="23FE5545" w14:textId="176B86CC" w:rsidR="005F457E" w:rsidDel="00964E30" w:rsidRDefault="00000000">
      <w:pPr>
        <w:spacing w:after="0" w:line="312" w:lineRule="auto"/>
        <w:ind w:firstLineChars="0" w:firstLine="0"/>
        <w:jc w:val="center"/>
        <w:rPr>
          <w:del w:id="1577" w:author="Si-yuan LIU" w:date="2026-07-24T14:26:00Z" w16du:dateUtc="2026-07-24T06:26:00Z"/>
          <w:color w:val="000000" w:themeColor="text1"/>
          <w:szCs w:val="24"/>
        </w:rPr>
      </w:pPr>
      <w:del w:id="1578" w:author="Si-yuan LIU" w:date="2026-07-24T14:26:00Z" w16du:dateUtc="2026-07-24T06:26:00Z">
        <w:r w:rsidDel="00964E30">
          <w:rPr>
            <w:rFonts w:hint="eastAsia"/>
            <w:color w:val="000000" w:themeColor="text1"/>
            <w:szCs w:val="24"/>
          </w:rPr>
          <w:delText>表</w:delText>
        </w:r>
        <w:r w:rsidDel="00964E30">
          <w:rPr>
            <w:color w:val="000000" w:themeColor="text1"/>
            <w:szCs w:val="24"/>
          </w:rPr>
          <w:delText xml:space="preserve"> </w:delText>
        </w:r>
        <w:r w:rsidDel="00964E30">
          <w:rPr>
            <w:color w:val="000000" w:themeColor="text1"/>
            <w:szCs w:val="24"/>
          </w:rPr>
          <w:fldChar w:fldCharType="begin"/>
        </w:r>
        <w:r w:rsidDel="00964E30">
          <w:rPr>
            <w:color w:val="000000" w:themeColor="text1"/>
            <w:szCs w:val="24"/>
          </w:rPr>
          <w:delInstrText xml:space="preserve"> SEQ </w:delInstrText>
        </w:r>
        <w:r w:rsidDel="00964E30">
          <w:rPr>
            <w:rFonts w:hint="eastAsia"/>
            <w:color w:val="000000" w:themeColor="text1"/>
            <w:szCs w:val="24"/>
          </w:rPr>
          <w:delInstrText>表</w:delInstrText>
        </w:r>
        <w:r w:rsidDel="00964E30">
          <w:rPr>
            <w:color w:val="000000" w:themeColor="text1"/>
            <w:szCs w:val="24"/>
          </w:rPr>
          <w:delInstrText xml:space="preserve"> \* ARABIC </w:delInstrText>
        </w:r>
        <w:r w:rsidDel="00964E30">
          <w:rPr>
            <w:color w:val="000000" w:themeColor="text1"/>
            <w:szCs w:val="24"/>
          </w:rPr>
          <w:fldChar w:fldCharType="separate"/>
        </w:r>
      </w:del>
      <w:ins w:id="1579" w:author="怡然 刘 [2]" w:date="2026-07-08T15:02:00Z">
        <w:del w:id="1580" w:author="Si-yuan LIU" w:date="2026-07-24T14:26:00Z" w16du:dateUtc="2026-07-24T06:26:00Z">
          <w:r w:rsidR="004A5B2B" w:rsidDel="00964E30">
            <w:rPr>
              <w:noProof/>
              <w:color w:val="000000" w:themeColor="text1"/>
              <w:szCs w:val="24"/>
            </w:rPr>
            <w:delText>10</w:delText>
          </w:r>
        </w:del>
      </w:ins>
      <w:ins w:id="1581" w:author="Bentayga-" w:date="2026-07-05T17:09:00Z">
        <w:del w:id="1582" w:author="Si-yuan LIU" w:date="2026-07-24T14:26:00Z" w16du:dateUtc="2026-07-24T06:26:00Z">
          <w:r w:rsidDel="00964E30">
            <w:rPr>
              <w:noProof/>
              <w:color w:val="000000" w:themeColor="text1"/>
              <w:szCs w:val="24"/>
            </w:rPr>
            <w:delText>10</w:delText>
          </w:r>
        </w:del>
      </w:ins>
      <w:del w:id="1583" w:author="Si-yuan LIU" w:date="2026-07-24T14:26:00Z" w16du:dateUtc="2026-07-24T06:26:00Z">
        <w:r w:rsidDel="00964E30">
          <w:rPr>
            <w:noProof/>
            <w:color w:val="000000" w:themeColor="text1"/>
            <w:szCs w:val="24"/>
          </w:rPr>
          <w:delText>10</w:delText>
        </w:r>
        <w:r w:rsidDel="00964E30">
          <w:rPr>
            <w:color w:val="000000" w:themeColor="text1"/>
            <w:szCs w:val="24"/>
          </w:rPr>
          <w:fldChar w:fldCharType="end"/>
        </w:r>
        <w:r w:rsidDel="00964E30">
          <w:rPr>
            <w:color w:val="000000" w:themeColor="text1"/>
            <w:szCs w:val="24"/>
          </w:rPr>
          <w:delText xml:space="preserve"> </w:delText>
        </w:r>
        <w:r w:rsidDel="00964E30">
          <w:rPr>
            <w:rFonts w:hint="eastAsia"/>
            <w:color w:val="000000" w:themeColor="text1"/>
            <w:szCs w:val="24"/>
          </w:rPr>
          <w:delText>基金管理人和资产支持证券管理人基本情况</w:delText>
        </w:r>
      </w:del>
    </w:p>
    <w:tbl>
      <w:tblPr>
        <w:tblStyle w:val="af6"/>
        <w:tblW w:w="8096" w:type="dxa"/>
        <w:jc w:val="center"/>
        <w:tblLayout w:type="fixed"/>
        <w:tblLook w:val="04A0" w:firstRow="1" w:lastRow="0" w:firstColumn="1" w:lastColumn="0" w:noHBand="0" w:noVBand="1"/>
      </w:tblPr>
      <w:tblGrid>
        <w:gridCol w:w="2547"/>
        <w:gridCol w:w="2835"/>
        <w:gridCol w:w="2714"/>
      </w:tblGrid>
      <w:tr w:rsidR="005F457E" w:rsidDel="00964E30" w14:paraId="7EA285D7" w14:textId="5904C785">
        <w:trPr>
          <w:trHeight w:val="20"/>
          <w:jc w:val="center"/>
          <w:del w:id="1584" w:author="Si-yuan LIU" w:date="2026-07-24T14:26:00Z" w16du:dateUtc="2026-07-24T06:26:00Z"/>
        </w:trPr>
        <w:tc>
          <w:tcPr>
            <w:tcW w:w="2547" w:type="dxa"/>
            <w:vAlign w:val="center"/>
          </w:tcPr>
          <w:p w14:paraId="1EB142A5" w14:textId="131EF7EF" w:rsidR="005F457E" w:rsidDel="00964E30" w:rsidRDefault="005F457E">
            <w:pPr>
              <w:spacing w:after="0" w:line="240" w:lineRule="auto"/>
              <w:ind w:firstLineChars="0" w:firstLine="0"/>
              <w:contextualSpacing/>
              <w:textAlignment w:val="auto"/>
              <w:rPr>
                <w:del w:id="1585" w:author="Si-yuan LIU" w:date="2026-07-24T14:26:00Z" w16du:dateUtc="2026-07-24T06:26:00Z"/>
                <w:color w:val="000000" w:themeColor="text1"/>
                <w:sz w:val="21"/>
                <w:szCs w:val="21"/>
              </w:rPr>
            </w:pPr>
          </w:p>
        </w:tc>
        <w:tc>
          <w:tcPr>
            <w:tcW w:w="2835" w:type="dxa"/>
            <w:vAlign w:val="center"/>
          </w:tcPr>
          <w:p w14:paraId="11566EFD" w14:textId="59D5894E" w:rsidR="005F457E" w:rsidDel="00964E30" w:rsidRDefault="00000000">
            <w:pPr>
              <w:spacing w:after="0" w:line="240" w:lineRule="auto"/>
              <w:ind w:firstLineChars="0" w:firstLine="0"/>
              <w:contextualSpacing/>
              <w:jc w:val="center"/>
              <w:textAlignment w:val="auto"/>
              <w:rPr>
                <w:del w:id="1586" w:author="Si-yuan LIU" w:date="2026-07-24T14:26:00Z" w16du:dateUtc="2026-07-24T06:26:00Z"/>
                <w:b/>
                <w:bCs/>
                <w:color w:val="000000" w:themeColor="text1"/>
                <w:sz w:val="21"/>
                <w:szCs w:val="21"/>
              </w:rPr>
            </w:pPr>
            <w:del w:id="1587" w:author="Si-yuan LIU" w:date="2026-07-24T14:26:00Z" w16du:dateUtc="2026-07-24T06:26:00Z">
              <w:r w:rsidDel="00964E30">
                <w:rPr>
                  <w:rFonts w:hint="eastAsia"/>
                  <w:b/>
                  <w:bCs/>
                  <w:color w:val="000000" w:themeColor="text1"/>
                  <w:sz w:val="21"/>
                  <w:szCs w:val="21"/>
                </w:rPr>
                <w:delText>基金管理人</w:delText>
              </w:r>
            </w:del>
          </w:p>
        </w:tc>
        <w:tc>
          <w:tcPr>
            <w:tcW w:w="2714" w:type="dxa"/>
            <w:vAlign w:val="center"/>
          </w:tcPr>
          <w:p w14:paraId="3BEC987B" w14:textId="7ECB518F" w:rsidR="005F457E" w:rsidDel="00964E30" w:rsidRDefault="00000000">
            <w:pPr>
              <w:spacing w:after="0" w:line="240" w:lineRule="auto"/>
              <w:ind w:firstLineChars="0" w:firstLine="0"/>
              <w:contextualSpacing/>
              <w:jc w:val="center"/>
              <w:textAlignment w:val="auto"/>
              <w:rPr>
                <w:del w:id="1588" w:author="Si-yuan LIU" w:date="2026-07-24T14:26:00Z" w16du:dateUtc="2026-07-24T06:26:00Z"/>
                <w:b/>
                <w:bCs/>
                <w:color w:val="000000" w:themeColor="text1"/>
                <w:sz w:val="21"/>
                <w:szCs w:val="21"/>
              </w:rPr>
            </w:pPr>
            <w:del w:id="1589" w:author="Si-yuan LIU" w:date="2026-07-24T14:26:00Z" w16du:dateUtc="2026-07-24T06:26:00Z">
              <w:r w:rsidDel="00964E30">
                <w:rPr>
                  <w:rFonts w:hint="eastAsia"/>
                  <w:b/>
                  <w:bCs/>
                  <w:color w:val="000000" w:themeColor="text1"/>
                  <w:sz w:val="21"/>
                  <w:szCs w:val="21"/>
                </w:rPr>
                <w:delText>资产支持证券管理人</w:delText>
              </w:r>
            </w:del>
          </w:p>
        </w:tc>
      </w:tr>
      <w:tr w:rsidR="005F457E" w:rsidDel="00964E30" w14:paraId="0D574B30" w14:textId="2280F6E9">
        <w:trPr>
          <w:trHeight w:val="20"/>
          <w:jc w:val="center"/>
          <w:del w:id="1590" w:author="Si-yuan LIU" w:date="2026-07-24T14:26:00Z" w16du:dateUtc="2026-07-24T06:26:00Z"/>
        </w:trPr>
        <w:tc>
          <w:tcPr>
            <w:tcW w:w="2547" w:type="dxa"/>
            <w:vAlign w:val="center"/>
          </w:tcPr>
          <w:p w14:paraId="3BF57D2C" w14:textId="397BEA03" w:rsidR="005F457E" w:rsidDel="00964E30" w:rsidRDefault="00000000">
            <w:pPr>
              <w:spacing w:after="0" w:line="240" w:lineRule="auto"/>
              <w:ind w:firstLineChars="0" w:firstLine="0"/>
              <w:contextualSpacing/>
              <w:textAlignment w:val="auto"/>
              <w:rPr>
                <w:del w:id="1591" w:author="Si-yuan LIU" w:date="2026-07-24T14:26:00Z" w16du:dateUtc="2026-07-24T06:26:00Z"/>
                <w:color w:val="000000" w:themeColor="text1"/>
                <w:sz w:val="21"/>
                <w:szCs w:val="21"/>
              </w:rPr>
            </w:pPr>
            <w:del w:id="1592" w:author="Si-yuan LIU" w:date="2026-07-24T14:26:00Z" w16du:dateUtc="2026-07-24T06:26:00Z">
              <w:r w:rsidDel="00964E30">
                <w:rPr>
                  <w:rFonts w:hint="eastAsia"/>
                  <w:color w:val="000000" w:themeColor="text1"/>
                  <w:sz w:val="21"/>
                  <w:szCs w:val="21"/>
                </w:rPr>
                <w:delText>机构名称</w:delText>
              </w:r>
            </w:del>
          </w:p>
        </w:tc>
        <w:tc>
          <w:tcPr>
            <w:tcW w:w="2835" w:type="dxa"/>
            <w:vAlign w:val="center"/>
          </w:tcPr>
          <w:p w14:paraId="53CFC265" w14:textId="1C87D011" w:rsidR="005F457E" w:rsidDel="00964E30" w:rsidRDefault="00000000">
            <w:pPr>
              <w:spacing w:after="0" w:line="240" w:lineRule="auto"/>
              <w:ind w:firstLineChars="0" w:firstLine="0"/>
              <w:contextualSpacing/>
              <w:textAlignment w:val="auto"/>
              <w:rPr>
                <w:del w:id="1593" w:author="Si-yuan LIU" w:date="2026-07-24T14:26:00Z" w16du:dateUtc="2026-07-24T06:26:00Z"/>
                <w:color w:val="000000" w:themeColor="text1"/>
                <w:sz w:val="21"/>
                <w:szCs w:val="21"/>
              </w:rPr>
            </w:pPr>
            <w:del w:id="1594" w:author="Si-yuan LIU" w:date="2026-07-24T14:26:00Z" w16du:dateUtc="2026-07-24T06:26:00Z">
              <w:r w:rsidDel="00964E30">
                <w:rPr>
                  <w:rFonts w:hint="eastAsia"/>
                  <w:color w:val="000000" w:themeColor="text1"/>
                  <w:kern w:val="0"/>
                  <w:sz w:val="21"/>
                </w:rPr>
                <w:delText>南方基金管理股份有限公司</w:delText>
              </w:r>
            </w:del>
          </w:p>
        </w:tc>
        <w:tc>
          <w:tcPr>
            <w:tcW w:w="2714" w:type="dxa"/>
            <w:vAlign w:val="center"/>
          </w:tcPr>
          <w:p w14:paraId="64618C7C" w14:textId="0FC8B97F" w:rsidR="005F457E" w:rsidDel="00964E30" w:rsidRDefault="00000000">
            <w:pPr>
              <w:spacing w:after="0" w:line="240" w:lineRule="auto"/>
              <w:ind w:firstLineChars="0" w:firstLine="0"/>
              <w:contextualSpacing/>
              <w:textAlignment w:val="auto"/>
              <w:rPr>
                <w:del w:id="1595" w:author="Si-yuan LIU" w:date="2026-07-24T14:26:00Z" w16du:dateUtc="2026-07-24T06:26:00Z"/>
                <w:color w:val="000000" w:themeColor="text1"/>
                <w:sz w:val="21"/>
                <w:szCs w:val="21"/>
              </w:rPr>
            </w:pPr>
            <w:del w:id="1596" w:author="Si-yuan LIU" w:date="2026-07-24T14:26:00Z" w16du:dateUtc="2026-07-24T06:26:00Z">
              <w:r w:rsidDel="00964E30">
                <w:rPr>
                  <w:rFonts w:hint="eastAsia"/>
                  <w:color w:val="000000" w:themeColor="text1"/>
                  <w:kern w:val="0"/>
                  <w:sz w:val="21"/>
                </w:rPr>
                <w:delText>南方资本管理有限公司</w:delText>
              </w:r>
            </w:del>
          </w:p>
        </w:tc>
      </w:tr>
      <w:tr w:rsidR="005F457E" w:rsidDel="00964E30" w14:paraId="541D247F" w14:textId="2FBC2113">
        <w:trPr>
          <w:trHeight w:val="20"/>
          <w:jc w:val="center"/>
          <w:del w:id="1597" w:author="Si-yuan LIU" w:date="2026-07-24T14:26:00Z" w16du:dateUtc="2026-07-24T06:26:00Z"/>
        </w:trPr>
        <w:tc>
          <w:tcPr>
            <w:tcW w:w="2547" w:type="dxa"/>
            <w:vAlign w:val="center"/>
          </w:tcPr>
          <w:p w14:paraId="68EC379E" w14:textId="63F31FF5" w:rsidR="005F457E" w:rsidDel="00964E30" w:rsidRDefault="00000000">
            <w:pPr>
              <w:spacing w:after="0" w:line="240" w:lineRule="auto"/>
              <w:ind w:firstLineChars="0" w:firstLine="0"/>
              <w:contextualSpacing/>
              <w:textAlignment w:val="auto"/>
              <w:rPr>
                <w:del w:id="1598" w:author="Si-yuan LIU" w:date="2026-07-24T14:26:00Z" w16du:dateUtc="2026-07-24T06:26:00Z"/>
                <w:color w:val="000000" w:themeColor="text1"/>
                <w:sz w:val="21"/>
                <w:szCs w:val="21"/>
              </w:rPr>
            </w:pPr>
            <w:del w:id="1599" w:author="Si-yuan LIU" w:date="2026-07-24T14:26:00Z" w16du:dateUtc="2026-07-24T06:26:00Z">
              <w:r w:rsidDel="00964E30">
                <w:rPr>
                  <w:rFonts w:hint="eastAsia"/>
                  <w:color w:val="000000" w:themeColor="text1"/>
                  <w:sz w:val="21"/>
                  <w:szCs w:val="21"/>
                </w:rPr>
                <w:delText>注册地址</w:delText>
              </w:r>
            </w:del>
          </w:p>
        </w:tc>
        <w:tc>
          <w:tcPr>
            <w:tcW w:w="2835" w:type="dxa"/>
            <w:vAlign w:val="center"/>
          </w:tcPr>
          <w:p w14:paraId="491E97AB" w14:textId="6A92A957" w:rsidR="005F457E" w:rsidDel="00964E30" w:rsidRDefault="00000000">
            <w:pPr>
              <w:spacing w:after="0" w:line="240" w:lineRule="auto"/>
              <w:ind w:firstLineChars="0" w:firstLine="0"/>
              <w:contextualSpacing/>
              <w:textAlignment w:val="auto"/>
              <w:rPr>
                <w:del w:id="1600" w:author="Si-yuan LIU" w:date="2026-07-24T14:26:00Z" w16du:dateUtc="2026-07-24T06:26:00Z"/>
                <w:color w:val="000000" w:themeColor="text1"/>
                <w:sz w:val="21"/>
                <w:szCs w:val="21"/>
              </w:rPr>
            </w:pPr>
            <w:del w:id="1601" w:author="Si-yuan LIU" w:date="2026-07-24T14:26:00Z" w16du:dateUtc="2026-07-24T06:26:00Z">
              <w:r w:rsidDel="00964E30">
                <w:rPr>
                  <w:rFonts w:hint="eastAsia"/>
                  <w:color w:val="000000" w:themeColor="text1"/>
                  <w:sz w:val="21"/>
                </w:rPr>
                <w:delText>深圳市福田区莲花街道益田路</w:delText>
              </w:r>
              <w:r w:rsidDel="00964E30">
                <w:rPr>
                  <w:color w:val="000000" w:themeColor="text1"/>
                  <w:sz w:val="21"/>
                </w:rPr>
                <w:delText>5999</w:delText>
              </w:r>
              <w:r w:rsidDel="00964E30">
                <w:rPr>
                  <w:rFonts w:hint="eastAsia"/>
                  <w:color w:val="000000" w:themeColor="text1"/>
                  <w:sz w:val="21"/>
                </w:rPr>
                <w:delText>号基金大厦</w:delText>
              </w:r>
              <w:r w:rsidDel="00964E30">
                <w:rPr>
                  <w:color w:val="000000" w:themeColor="text1"/>
                  <w:sz w:val="21"/>
                </w:rPr>
                <w:delText>32-42</w:delText>
              </w:r>
              <w:r w:rsidDel="00964E30">
                <w:rPr>
                  <w:rFonts w:hint="eastAsia"/>
                  <w:color w:val="000000" w:themeColor="text1"/>
                  <w:sz w:val="21"/>
                </w:rPr>
                <w:delText>楼</w:delText>
              </w:r>
            </w:del>
          </w:p>
        </w:tc>
        <w:tc>
          <w:tcPr>
            <w:tcW w:w="2714" w:type="dxa"/>
            <w:vAlign w:val="center"/>
          </w:tcPr>
          <w:p w14:paraId="35AD4AD9" w14:textId="3194ACF6" w:rsidR="005F457E" w:rsidDel="00964E30" w:rsidRDefault="00000000">
            <w:pPr>
              <w:spacing w:after="0" w:line="240" w:lineRule="auto"/>
              <w:ind w:firstLineChars="0" w:firstLine="0"/>
              <w:contextualSpacing/>
              <w:textAlignment w:val="auto"/>
              <w:rPr>
                <w:del w:id="1602" w:author="Si-yuan LIU" w:date="2026-07-24T14:26:00Z" w16du:dateUtc="2026-07-24T06:26:00Z"/>
                <w:color w:val="000000" w:themeColor="text1"/>
                <w:sz w:val="21"/>
                <w:szCs w:val="21"/>
              </w:rPr>
            </w:pPr>
            <w:del w:id="1603" w:author="Si-yuan LIU" w:date="2026-07-24T14:26:00Z" w16du:dateUtc="2026-07-24T06:26:00Z">
              <w:r w:rsidDel="00964E30">
                <w:rPr>
                  <w:rFonts w:hint="eastAsia"/>
                  <w:color w:val="000000" w:themeColor="text1"/>
                  <w:sz w:val="21"/>
                </w:rPr>
                <w:delText>深圳市前海深港合作区南山街道梦海大道</w:delText>
              </w:r>
              <w:r w:rsidDel="00964E30">
                <w:rPr>
                  <w:color w:val="000000" w:themeColor="text1"/>
                  <w:sz w:val="21"/>
                </w:rPr>
                <w:delText>5035</w:delText>
              </w:r>
              <w:r w:rsidDel="00964E30">
                <w:rPr>
                  <w:rFonts w:hint="eastAsia"/>
                  <w:color w:val="000000" w:themeColor="text1"/>
                  <w:sz w:val="21"/>
                </w:rPr>
                <w:delText>号前海华润金融中心</w:delText>
              </w:r>
              <w:r w:rsidDel="00964E30">
                <w:rPr>
                  <w:color w:val="000000" w:themeColor="text1"/>
                  <w:sz w:val="21"/>
                </w:rPr>
                <w:delText>T5</w:delText>
              </w:r>
              <w:r w:rsidDel="00964E30">
                <w:rPr>
                  <w:rFonts w:hint="eastAsia"/>
                  <w:color w:val="000000" w:themeColor="text1"/>
                  <w:sz w:val="21"/>
                </w:rPr>
                <w:delText>写字楼</w:delText>
              </w:r>
              <w:r w:rsidDel="00964E30">
                <w:rPr>
                  <w:color w:val="000000" w:themeColor="text1"/>
                  <w:sz w:val="21"/>
                </w:rPr>
                <w:delText>1308A</w:delText>
              </w:r>
            </w:del>
          </w:p>
        </w:tc>
      </w:tr>
      <w:tr w:rsidR="005F457E" w:rsidDel="00964E30" w14:paraId="6081DC3F" w14:textId="2124B250">
        <w:trPr>
          <w:trHeight w:val="20"/>
          <w:jc w:val="center"/>
          <w:del w:id="1604" w:author="Si-yuan LIU" w:date="2026-07-24T14:26:00Z" w16du:dateUtc="2026-07-24T06:26:00Z"/>
        </w:trPr>
        <w:tc>
          <w:tcPr>
            <w:tcW w:w="2547" w:type="dxa"/>
            <w:vAlign w:val="center"/>
          </w:tcPr>
          <w:p w14:paraId="7D0E08C8" w14:textId="4161C8F2" w:rsidR="005F457E" w:rsidDel="00964E30" w:rsidRDefault="00000000">
            <w:pPr>
              <w:spacing w:after="0" w:line="240" w:lineRule="auto"/>
              <w:ind w:firstLineChars="0" w:firstLine="0"/>
              <w:contextualSpacing/>
              <w:textAlignment w:val="auto"/>
              <w:rPr>
                <w:del w:id="1605" w:author="Si-yuan LIU" w:date="2026-07-24T14:26:00Z" w16du:dateUtc="2026-07-24T06:26:00Z"/>
                <w:color w:val="000000" w:themeColor="text1"/>
                <w:sz w:val="21"/>
                <w:szCs w:val="21"/>
              </w:rPr>
            </w:pPr>
            <w:del w:id="1606" w:author="Si-yuan LIU" w:date="2026-07-24T14:26:00Z" w16du:dateUtc="2026-07-24T06:26:00Z">
              <w:r w:rsidDel="00964E30">
                <w:rPr>
                  <w:rFonts w:hint="eastAsia"/>
                  <w:color w:val="000000" w:themeColor="text1"/>
                  <w:sz w:val="21"/>
                  <w:szCs w:val="21"/>
                </w:rPr>
                <w:delText>股权结构</w:delText>
              </w:r>
            </w:del>
          </w:p>
        </w:tc>
        <w:tc>
          <w:tcPr>
            <w:tcW w:w="2835" w:type="dxa"/>
            <w:vAlign w:val="center"/>
          </w:tcPr>
          <w:p w14:paraId="1E73C909" w14:textId="6DEE3164" w:rsidR="005F457E" w:rsidDel="00964E30" w:rsidRDefault="00000000">
            <w:pPr>
              <w:spacing w:after="0" w:line="240" w:lineRule="auto"/>
              <w:ind w:firstLineChars="0" w:firstLine="0"/>
              <w:contextualSpacing/>
              <w:textAlignment w:val="auto"/>
              <w:rPr>
                <w:del w:id="1607" w:author="Si-yuan LIU" w:date="2026-07-24T14:26:00Z" w16du:dateUtc="2026-07-24T06:26:00Z"/>
                <w:color w:val="000000" w:themeColor="text1"/>
                <w:sz w:val="21"/>
                <w:szCs w:val="21"/>
              </w:rPr>
            </w:pPr>
            <w:del w:id="1608" w:author="Si-yuan LIU" w:date="2026-07-24T14:26:00Z" w16du:dateUtc="2026-07-24T06:26:00Z">
              <w:r w:rsidDel="00964E30">
                <w:rPr>
                  <w:rFonts w:hint="eastAsia"/>
                  <w:color w:val="000000" w:themeColor="text1"/>
                  <w:sz w:val="21"/>
                </w:rPr>
                <w:delText>截至</w:delText>
              </w:r>
              <w:r w:rsidDel="00964E30">
                <w:rPr>
                  <w:color w:val="000000" w:themeColor="text1"/>
                  <w:sz w:val="21"/>
                </w:rPr>
                <w:delText>2026</w:delText>
              </w:r>
              <w:r w:rsidDel="00964E30">
                <w:rPr>
                  <w:rFonts w:hint="eastAsia"/>
                  <w:color w:val="000000" w:themeColor="text1"/>
                  <w:sz w:val="21"/>
                </w:rPr>
                <w:delText>年</w:delText>
              </w:r>
              <w:r w:rsidDel="00964E30">
                <w:rPr>
                  <w:color w:val="000000" w:themeColor="text1"/>
                  <w:sz w:val="21"/>
                </w:rPr>
                <w:delText>3</w:delText>
              </w:r>
              <w:r w:rsidDel="00964E30">
                <w:rPr>
                  <w:rFonts w:hint="eastAsia"/>
                  <w:color w:val="000000" w:themeColor="text1"/>
                  <w:sz w:val="21"/>
                </w:rPr>
                <w:delText>月</w:delText>
              </w:r>
              <w:r w:rsidDel="00964E30">
                <w:rPr>
                  <w:color w:val="000000" w:themeColor="text1"/>
                  <w:sz w:val="21"/>
                </w:rPr>
                <w:delText>31</w:delText>
              </w:r>
              <w:r w:rsidDel="00964E30">
                <w:rPr>
                  <w:rFonts w:hint="eastAsia"/>
                  <w:color w:val="000000" w:themeColor="text1"/>
                  <w:sz w:val="21"/>
                </w:rPr>
                <w:delText>日，华泰证券股份有限公司（</w:delText>
              </w:r>
              <w:r w:rsidDel="00964E30">
                <w:rPr>
                  <w:color w:val="000000" w:themeColor="text1"/>
                  <w:sz w:val="21"/>
                </w:rPr>
                <w:delText>41.16%</w:delText>
              </w:r>
              <w:r w:rsidDel="00964E30">
                <w:rPr>
                  <w:rFonts w:hint="eastAsia"/>
                  <w:color w:val="000000" w:themeColor="text1"/>
                  <w:sz w:val="21"/>
                </w:rPr>
                <w:delText>）、深圳市投资控股有限公司（</w:delText>
              </w:r>
              <w:r w:rsidDel="00964E30">
                <w:rPr>
                  <w:color w:val="000000" w:themeColor="text1"/>
                  <w:sz w:val="21"/>
                </w:rPr>
                <w:delText>27.44%</w:delText>
              </w:r>
              <w:r w:rsidDel="00964E30">
                <w:rPr>
                  <w:rFonts w:hint="eastAsia"/>
                  <w:color w:val="000000" w:themeColor="text1"/>
                  <w:sz w:val="21"/>
                </w:rPr>
                <w:delText>）、厦门国际信托有限公司（</w:delText>
              </w:r>
              <w:r w:rsidDel="00964E30">
                <w:rPr>
                  <w:color w:val="000000" w:themeColor="text1"/>
                  <w:sz w:val="21"/>
                </w:rPr>
                <w:delText>13.72%</w:delText>
              </w:r>
              <w:r w:rsidDel="00964E30">
                <w:rPr>
                  <w:rFonts w:hint="eastAsia"/>
                  <w:color w:val="000000" w:themeColor="text1"/>
                  <w:sz w:val="21"/>
                </w:rPr>
                <w:delText>）、兴业证券股份有限公司（</w:delText>
              </w:r>
              <w:r w:rsidDel="00964E30">
                <w:rPr>
                  <w:color w:val="000000" w:themeColor="text1"/>
                  <w:sz w:val="21"/>
                </w:rPr>
                <w:delText>9.15%</w:delText>
              </w:r>
              <w:r w:rsidDel="00964E30">
                <w:rPr>
                  <w:rFonts w:hint="eastAsia"/>
                  <w:color w:val="000000" w:themeColor="text1"/>
                  <w:sz w:val="21"/>
                </w:rPr>
                <w:delText>），员工持股平台持股（</w:delText>
              </w:r>
              <w:r w:rsidDel="00964E30">
                <w:rPr>
                  <w:color w:val="000000" w:themeColor="text1"/>
                  <w:sz w:val="21"/>
                </w:rPr>
                <w:delText>8.53%</w:delText>
              </w:r>
              <w:r w:rsidDel="00964E30">
                <w:rPr>
                  <w:rFonts w:hint="eastAsia"/>
                  <w:color w:val="000000" w:themeColor="text1"/>
                  <w:sz w:val="21"/>
                </w:rPr>
                <w:delText>）</w:delText>
              </w:r>
            </w:del>
          </w:p>
        </w:tc>
        <w:tc>
          <w:tcPr>
            <w:tcW w:w="2714" w:type="dxa"/>
            <w:vAlign w:val="center"/>
          </w:tcPr>
          <w:p w14:paraId="5AF412CB" w14:textId="24851934" w:rsidR="005F457E" w:rsidDel="00964E30" w:rsidRDefault="00000000">
            <w:pPr>
              <w:spacing w:after="0" w:line="240" w:lineRule="auto"/>
              <w:ind w:firstLineChars="0" w:firstLine="0"/>
              <w:contextualSpacing/>
              <w:textAlignment w:val="auto"/>
              <w:rPr>
                <w:del w:id="1609" w:author="Si-yuan LIU" w:date="2026-07-24T14:26:00Z" w16du:dateUtc="2026-07-24T06:26:00Z"/>
                <w:color w:val="000000" w:themeColor="text1"/>
                <w:sz w:val="21"/>
                <w:szCs w:val="21"/>
              </w:rPr>
            </w:pPr>
            <w:del w:id="1610" w:author="Si-yuan LIU" w:date="2026-07-24T14:26:00Z" w16du:dateUtc="2026-07-24T06:26:00Z">
              <w:r w:rsidDel="00964E30">
                <w:rPr>
                  <w:rFonts w:hint="eastAsia"/>
                  <w:color w:val="000000" w:themeColor="text1"/>
                  <w:sz w:val="21"/>
                </w:rPr>
                <w:delText>南方基金管理股份有限公司持有南方资本</w:delText>
              </w:r>
              <w:r w:rsidDel="00964E30">
                <w:rPr>
                  <w:color w:val="000000" w:themeColor="text1"/>
                  <w:sz w:val="21"/>
                </w:rPr>
                <w:delText>100%</w:delText>
              </w:r>
              <w:r w:rsidDel="00964E30">
                <w:rPr>
                  <w:rFonts w:hint="eastAsia"/>
                  <w:color w:val="000000" w:themeColor="text1"/>
                  <w:sz w:val="21"/>
                </w:rPr>
                <w:delText>股权</w:delText>
              </w:r>
            </w:del>
          </w:p>
        </w:tc>
      </w:tr>
      <w:tr w:rsidR="005F457E" w:rsidDel="00964E30" w14:paraId="52C80F42" w14:textId="28FC4EA5">
        <w:trPr>
          <w:trHeight w:val="20"/>
          <w:jc w:val="center"/>
          <w:del w:id="1611" w:author="Si-yuan LIU" w:date="2026-07-24T14:26:00Z" w16du:dateUtc="2026-07-24T06:26:00Z"/>
        </w:trPr>
        <w:tc>
          <w:tcPr>
            <w:tcW w:w="2547" w:type="dxa"/>
            <w:vAlign w:val="center"/>
          </w:tcPr>
          <w:p w14:paraId="70EB494E" w14:textId="0D137C87" w:rsidR="005F457E" w:rsidDel="00964E30" w:rsidRDefault="00000000">
            <w:pPr>
              <w:spacing w:after="0" w:line="240" w:lineRule="auto"/>
              <w:ind w:firstLineChars="0" w:firstLine="0"/>
              <w:contextualSpacing/>
              <w:textAlignment w:val="auto"/>
              <w:rPr>
                <w:del w:id="1612" w:author="Si-yuan LIU" w:date="2026-07-24T14:26:00Z" w16du:dateUtc="2026-07-24T06:26:00Z"/>
                <w:color w:val="000000" w:themeColor="text1"/>
                <w:sz w:val="21"/>
                <w:szCs w:val="21"/>
              </w:rPr>
            </w:pPr>
            <w:del w:id="1613" w:author="Si-yuan LIU" w:date="2026-07-24T14:26:00Z" w16du:dateUtc="2026-07-24T06:26:00Z">
              <w:r w:rsidDel="00964E30">
                <w:rPr>
                  <w:rFonts w:hint="eastAsia"/>
                  <w:color w:val="000000" w:themeColor="text1"/>
                  <w:sz w:val="21"/>
                  <w:szCs w:val="21"/>
                </w:rPr>
                <w:delText>资产管理规模</w:delText>
              </w:r>
            </w:del>
          </w:p>
        </w:tc>
        <w:tc>
          <w:tcPr>
            <w:tcW w:w="2835" w:type="dxa"/>
            <w:vAlign w:val="center"/>
          </w:tcPr>
          <w:p w14:paraId="0D682F2C" w14:textId="672FF053" w:rsidR="005F457E" w:rsidDel="00964E30" w:rsidRDefault="00000000">
            <w:pPr>
              <w:spacing w:after="0" w:line="240" w:lineRule="auto"/>
              <w:ind w:firstLineChars="0" w:firstLine="0"/>
              <w:contextualSpacing/>
              <w:textAlignment w:val="auto"/>
              <w:rPr>
                <w:del w:id="1614" w:author="Si-yuan LIU" w:date="2026-07-24T14:26:00Z" w16du:dateUtc="2026-07-24T06:26:00Z"/>
                <w:color w:val="000000" w:themeColor="text1"/>
                <w:sz w:val="21"/>
                <w:szCs w:val="21"/>
              </w:rPr>
            </w:pPr>
            <w:del w:id="1615" w:author="Si-yuan LIU" w:date="2026-07-24T14:26:00Z" w16du:dateUtc="2026-07-24T06:26:00Z">
              <w:r w:rsidDel="00964E30">
                <w:rPr>
                  <w:color w:val="000000" w:themeColor="text1"/>
                  <w:kern w:val="0"/>
                  <w:sz w:val="21"/>
                </w:rPr>
                <w:delText>26,369</w:delText>
              </w:r>
              <w:r w:rsidDel="00964E30">
                <w:rPr>
                  <w:rFonts w:hint="eastAsia"/>
                  <w:color w:val="000000" w:themeColor="text1"/>
                  <w:kern w:val="0"/>
                  <w:sz w:val="21"/>
                </w:rPr>
                <w:delText>亿元（截至</w:delText>
              </w:r>
              <w:r w:rsidDel="00964E30">
                <w:rPr>
                  <w:color w:val="000000" w:themeColor="text1"/>
                  <w:kern w:val="0"/>
                  <w:sz w:val="21"/>
                </w:rPr>
                <w:delText>2026</w:delText>
              </w:r>
              <w:r w:rsidDel="00964E30">
                <w:rPr>
                  <w:rFonts w:hint="eastAsia"/>
                  <w:color w:val="000000" w:themeColor="text1"/>
                  <w:kern w:val="0"/>
                  <w:sz w:val="21"/>
                </w:rPr>
                <w:delText>年</w:delText>
              </w:r>
              <w:r w:rsidDel="00964E30">
                <w:rPr>
                  <w:color w:val="000000" w:themeColor="text1"/>
                  <w:kern w:val="0"/>
                  <w:sz w:val="21"/>
                </w:rPr>
                <w:delText>3</w:delText>
              </w:r>
              <w:r w:rsidDel="00964E30">
                <w:rPr>
                  <w:rFonts w:hint="eastAsia"/>
                  <w:color w:val="000000" w:themeColor="text1"/>
                  <w:kern w:val="0"/>
                  <w:sz w:val="21"/>
                </w:rPr>
                <w:delText>月</w:delText>
              </w:r>
              <w:r w:rsidDel="00964E30">
                <w:rPr>
                  <w:color w:val="000000" w:themeColor="text1"/>
                  <w:kern w:val="0"/>
                  <w:sz w:val="21"/>
                </w:rPr>
                <w:delText>31</w:delText>
              </w:r>
              <w:r w:rsidDel="00964E30">
                <w:rPr>
                  <w:rFonts w:hint="eastAsia"/>
                  <w:color w:val="000000" w:themeColor="text1"/>
                  <w:kern w:val="0"/>
                  <w:sz w:val="21"/>
                </w:rPr>
                <w:delText>日）</w:delText>
              </w:r>
            </w:del>
          </w:p>
        </w:tc>
        <w:tc>
          <w:tcPr>
            <w:tcW w:w="2714" w:type="dxa"/>
            <w:vAlign w:val="center"/>
          </w:tcPr>
          <w:p w14:paraId="70E66BF2" w14:textId="06A953B1" w:rsidR="005F457E" w:rsidDel="00964E30" w:rsidRDefault="00000000">
            <w:pPr>
              <w:spacing w:after="0" w:line="240" w:lineRule="auto"/>
              <w:ind w:firstLineChars="0" w:firstLine="0"/>
              <w:contextualSpacing/>
              <w:textAlignment w:val="auto"/>
              <w:rPr>
                <w:del w:id="1616" w:author="Si-yuan LIU" w:date="2026-07-24T14:26:00Z" w16du:dateUtc="2026-07-24T06:26:00Z"/>
                <w:color w:val="000000" w:themeColor="text1"/>
                <w:sz w:val="21"/>
                <w:szCs w:val="21"/>
              </w:rPr>
            </w:pPr>
            <w:del w:id="1617" w:author="Si-yuan LIU" w:date="2026-07-24T14:26:00Z" w16du:dateUtc="2026-07-24T06:26:00Z">
              <w:r w:rsidDel="00964E30">
                <w:rPr>
                  <w:color w:val="000000" w:themeColor="text1"/>
                  <w:kern w:val="0"/>
                  <w:sz w:val="21"/>
                </w:rPr>
                <w:delText>22</w:delText>
              </w:r>
              <w:r w:rsidDel="00964E30">
                <w:rPr>
                  <w:rFonts w:hint="eastAsia"/>
                  <w:color w:val="000000" w:themeColor="text1"/>
                  <w:kern w:val="0"/>
                  <w:sz w:val="21"/>
                </w:rPr>
                <w:delText>0</w:delText>
              </w:r>
              <w:r w:rsidDel="00964E30">
                <w:rPr>
                  <w:rFonts w:hint="eastAsia"/>
                  <w:color w:val="000000" w:themeColor="text1"/>
                  <w:kern w:val="0"/>
                  <w:sz w:val="21"/>
                </w:rPr>
                <w:delText>亿元（截至</w:delText>
              </w:r>
              <w:r w:rsidDel="00964E30">
                <w:rPr>
                  <w:color w:val="000000" w:themeColor="text1"/>
                  <w:kern w:val="0"/>
                  <w:sz w:val="21"/>
                </w:rPr>
                <w:delText>202</w:delText>
              </w:r>
              <w:r w:rsidDel="00964E30">
                <w:rPr>
                  <w:rFonts w:hint="eastAsia"/>
                  <w:color w:val="000000" w:themeColor="text1"/>
                  <w:kern w:val="0"/>
                  <w:sz w:val="21"/>
                </w:rPr>
                <w:delText>6</w:delText>
              </w:r>
              <w:r w:rsidDel="00964E30">
                <w:rPr>
                  <w:rFonts w:hint="eastAsia"/>
                  <w:color w:val="000000" w:themeColor="text1"/>
                  <w:kern w:val="0"/>
                  <w:sz w:val="21"/>
                </w:rPr>
                <w:delText>年</w:delText>
              </w:r>
              <w:r w:rsidDel="00964E30">
                <w:rPr>
                  <w:rFonts w:hint="eastAsia"/>
                  <w:color w:val="000000" w:themeColor="text1"/>
                  <w:kern w:val="0"/>
                  <w:sz w:val="21"/>
                </w:rPr>
                <w:delText>3</w:delText>
              </w:r>
              <w:r w:rsidDel="00964E30">
                <w:rPr>
                  <w:rFonts w:hint="eastAsia"/>
                  <w:color w:val="000000" w:themeColor="text1"/>
                  <w:kern w:val="0"/>
                  <w:sz w:val="21"/>
                </w:rPr>
                <w:delText>月</w:delText>
              </w:r>
              <w:r w:rsidDel="00964E30">
                <w:rPr>
                  <w:color w:val="000000" w:themeColor="text1"/>
                  <w:kern w:val="0"/>
                  <w:sz w:val="21"/>
                </w:rPr>
                <w:delText>31</w:delText>
              </w:r>
              <w:r w:rsidDel="00964E30">
                <w:rPr>
                  <w:rFonts w:hint="eastAsia"/>
                  <w:color w:val="000000" w:themeColor="text1"/>
                  <w:kern w:val="0"/>
                  <w:sz w:val="21"/>
                </w:rPr>
                <w:delText>日）</w:delText>
              </w:r>
            </w:del>
          </w:p>
        </w:tc>
      </w:tr>
      <w:tr w:rsidR="005F457E" w:rsidDel="00964E30" w14:paraId="28B3BBD0" w14:textId="77B3DCB6">
        <w:trPr>
          <w:trHeight w:val="20"/>
          <w:jc w:val="center"/>
          <w:del w:id="1618" w:author="Si-yuan LIU" w:date="2026-07-24T14:26:00Z" w16du:dateUtc="2026-07-24T06:26:00Z"/>
        </w:trPr>
        <w:tc>
          <w:tcPr>
            <w:tcW w:w="2547" w:type="dxa"/>
            <w:vAlign w:val="center"/>
          </w:tcPr>
          <w:p w14:paraId="5FFE49FD" w14:textId="01A6AABE" w:rsidR="005F457E" w:rsidDel="00964E30" w:rsidRDefault="00000000">
            <w:pPr>
              <w:spacing w:after="0" w:line="240" w:lineRule="auto"/>
              <w:ind w:firstLineChars="0" w:firstLine="0"/>
              <w:contextualSpacing/>
              <w:textAlignment w:val="auto"/>
              <w:rPr>
                <w:del w:id="1619" w:author="Si-yuan LIU" w:date="2026-07-24T14:26:00Z" w16du:dateUtc="2026-07-24T06:26:00Z"/>
                <w:color w:val="000000" w:themeColor="text1"/>
                <w:sz w:val="21"/>
                <w:szCs w:val="21"/>
              </w:rPr>
            </w:pPr>
            <w:del w:id="1620" w:author="Si-yuan LIU" w:date="2026-07-24T14:26:00Z" w16du:dateUtc="2026-07-24T06:26:00Z">
              <w:r w:rsidDel="00964E30">
                <w:rPr>
                  <w:rFonts w:hint="eastAsia"/>
                  <w:color w:val="000000" w:themeColor="text1"/>
                  <w:sz w:val="21"/>
                  <w:szCs w:val="21"/>
                </w:rPr>
                <w:delText>已发行和管理的基础设施</w:delText>
              </w:r>
              <w:r w:rsidDel="00964E30">
                <w:rPr>
                  <w:color w:val="000000" w:themeColor="text1"/>
                  <w:sz w:val="21"/>
                  <w:szCs w:val="21"/>
                </w:rPr>
                <w:delText>REITs</w:delText>
              </w:r>
              <w:r w:rsidDel="00964E30">
                <w:rPr>
                  <w:rFonts w:hint="eastAsia"/>
                  <w:color w:val="000000" w:themeColor="text1"/>
                  <w:sz w:val="21"/>
                  <w:szCs w:val="21"/>
                </w:rPr>
                <w:delText>情况</w:delText>
              </w:r>
            </w:del>
          </w:p>
        </w:tc>
        <w:tc>
          <w:tcPr>
            <w:tcW w:w="2835" w:type="dxa"/>
            <w:vAlign w:val="center"/>
          </w:tcPr>
          <w:p w14:paraId="39696825" w14:textId="0C82B5BA" w:rsidR="005F457E" w:rsidDel="00964E30" w:rsidRDefault="00000000">
            <w:pPr>
              <w:spacing w:after="0" w:line="240" w:lineRule="auto"/>
              <w:ind w:firstLineChars="0" w:firstLine="0"/>
              <w:contextualSpacing/>
              <w:textAlignment w:val="auto"/>
              <w:rPr>
                <w:del w:id="1621" w:author="Si-yuan LIU" w:date="2026-07-24T14:26:00Z" w16du:dateUtc="2026-07-24T06:26:00Z"/>
                <w:color w:val="000000" w:themeColor="text1"/>
                <w:sz w:val="21"/>
                <w:szCs w:val="21"/>
              </w:rPr>
            </w:pPr>
            <w:del w:id="1622" w:author="Si-yuan LIU" w:date="2026-07-24T14:26:00Z" w16du:dateUtc="2026-07-24T06:26:00Z">
              <w:r w:rsidDel="00964E30">
                <w:rPr>
                  <w:rFonts w:hint="eastAsia"/>
                  <w:color w:val="000000" w:themeColor="text1"/>
                  <w:kern w:val="0"/>
                  <w:sz w:val="21"/>
                </w:rPr>
                <w:delText>截至本次基准日末，已发行和管理</w:delText>
              </w:r>
              <w:r w:rsidDel="00964E30">
                <w:rPr>
                  <w:color w:val="000000" w:themeColor="text1"/>
                  <w:kern w:val="0"/>
                  <w:sz w:val="21"/>
                </w:rPr>
                <w:delText>3</w:delText>
              </w:r>
              <w:r w:rsidDel="00964E30">
                <w:rPr>
                  <w:rFonts w:hint="eastAsia"/>
                  <w:color w:val="000000" w:themeColor="text1"/>
                  <w:kern w:val="0"/>
                  <w:sz w:val="21"/>
                </w:rPr>
                <w:delText>只公募</w:delText>
              </w:r>
              <w:r w:rsidDel="00964E30">
                <w:rPr>
                  <w:color w:val="000000" w:themeColor="text1"/>
                  <w:kern w:val="0"/>
                  <w:sz w:val="21"/>
                </w:rPr>
                <w:delText>REITs</w:delText>
              </w:r>
              <w:r w:rsidDel="00964E30">
                <w:rPr>
                  <w:rFonts w:hint="eastAsia"/>
                  <w:color w:val="000000" w:themeColor="text1"/>
                  <w:kern w:val="0"/>
                  <w:sz w:val="21"/>
                </w:rPr>
                <w:delText>产品，分别为南方顺丰仓储物流封闭式基础设施证券投资基金、南方润泽科技数据中心封闭式基础设施证券投资基金、南方万国数据中心封闭式基础设施证券投资基金，募集规模合计为</w:delText>
              </w:r>
              <w:r w:rsidDel="00964E30">
                <w:rPr>
                  <w:color w:val="000000" w:themeColor="text1"/>
                  <w:kern w:val="0"/>
                  <w:sz w:val="21"/>
                </w:rPr>
                <w:delText>101.90</w:delText>
              </w:r>
              <w:r w:rsidDel="00964E30">
                <w:rPr>
                  <w:rFonts w:hint="eastAsia"/>
                  <w:color w:val="000000" w:themeColor="text1"/>
                  <w:kern w:val="0"/>
                  <w:sz w:val="21"/>
                </w:rPr>
                <w:delText>亿元。</w:delText>
              </w:r>
            </w:del>
          </w:p>
        </w:tc>
        <w:tc>
          <w:tcPr>
            <w:tcW w:w="2714" w:type="dxa"/>
            <w:vAlign w:val="center"/>
          </w:tcPr>
          <w:p w14:paraId="1BCD293D" w14:textId="7C08C67E" w:rsidR="005F457E" w:rsidDel="00964E30" w:rsidRDefault="00000000">
            <w:pPr>
              <w:spacing w:after="0" w:line="240" w:lineRule="auto"/>
              <w:ind w:firstLineChars="0" w:firstLine="0"/>
              <w:contextualSpacing/>
              <w:textAlignment w:val="auto"/>
              <w:rPr>
                <w:del w:id="1623" w:author="Si-yuan LIU" w:date="2026-07-24T14:26:00Z" w16du:dateUtc="2026-07-24T06:26:00Z"/>
                <w:color w:val="000000" w:themeColor="text1"/>
                <w:sz w:val="21"/>
                <w:szCs w:val="21"/>
              </w:rPr>
            </w:pPr>
            <w:del w:id="1624" w:author="Si-yuan LIU" w:date="2026-07-24T14:26:00Z" w16du:dateUtc="2026-07-24T06:26:00Z">
              <w:r w:rsidDel="00964E30">
                <w:rPr>
                  <w:rFonts w:hint="eastAsia"/>
                  <w:color w:val="000000" w:themeColor="text1"/>
                  <w:kern w:val="0"/>
                  <w:sz w:val="21"/>
                </w:rPr>
                <w:delText>截至本次基准日末，</w:delText>
              </w:r>
              <w:r w:rsidDel="00964E30">
                <w:rPr>
                  <w:rFonts w:hint="eastAsia"/>
                  <w:color w:val="000000" w:themeColor="text1"/>
                  <w:sz w:val="21"/>
                  <w:lang w:bidi="ar"/>
                </w:rPr>
                <w:delText>已发行成立并存续管理基础设施</w:delText>
              </w:r>
              <w:r w:rsidDel="00964E30">
                <w:rPr>
                  <w:color w:val="000000" w:themeColor="text1"/>
                  <w:sz w:val="21"/>
                  <w:lang w:bidi="ar"/>
                </w:rPr>
                <w:delText>REITs</w:delText>
              </w:r>
              <w:r w:rsidDel="00964E30">
                <w:rPr>
                  <w:rFonts w:hint="eastAsia"/>
                  <w:color w:val="000000" w:themeColor="text1"/>
                  <w:sz w:val="21"/>
                  <w:lang w:bidi="ar"/>
                </w:rPr>
                <w:delText>项下资产支持专项计划</w:delText>
              </w:r>
              <w:r w:rsidDel="00964E30">
                <w:rPr>
                  <w:color w:val="000000" w:themeColor="text1"/>
                  <w:sz w:val="21"/>
                  <w:lang w:bidi="ar"/>
                </w:rPr>
                <w:delText>3</w:delText>
              </w:r>
              <w:r w:rsidDel="00964E30">
                <w:rPr>
                  <w:rFonts w:hint="eastAsia"/>
                  <w:color w:val="000000" w:themeColor="text1"/>
                  <w:sz w:val="21"/>
                  <w:lang w:bidi="ar"/>
                </w:rPr>
                <w:delText>个，分别是南方资本</w:delText>
              </w:r>
              <w:r w:rsidDel="00964E30">
                <w:rPr>
                  <w:color w:val="000000" w:themeColor="text1"/>
                  <w:sz w:val="21"/>
                  <w:lang w:bidi="ar"/>
                </w:rPr>
                <w:delText>-</w:delText>
              </w:r>
              <w:r w:rsidDel="00964E30">
                <w:rPr>
                  <w:rFonts w:hint="eastAsia"/>
                  <w:color w:val="000000" w:themeColor="text1"/>
                  <w:sz w:val="21"/>
                  <w:lang w:bidi="ar"/>
                </w:rPr>
                <w:delText>顺丰仓储物流</w:delText>
              </w:r>
              <w:r w:rsidDel="00964E30">
                <w:rPr>
                  <w:color w:val="000000" w:themeColor="text1"/>
                  <w:sz w:val="21"/>
                  <w:lang w:bidi="ar"/>
                </w:rPr>
                <w:delText>1</w:delText>
              </w:r>
              <w:r w:rsidDel="00964E30">
                <w:rPr>
                  <w:rFonts w:hint="eastAsia"/>
                  <w:color w:val="000000" w:themeColor="text1"/>
                  <w:sz w:val="21"/>
                  <w:lang w:bidi="ar"/>
                </w:rPr>
                <w:delText>期基础设施资产支持专项计划、南方资本</w:delText>
              </w:r>
              <w:r w:rsidDel="00964E30">
                <w:rPr>
                  <w:color w:val="000000" w:themeColor="text1"/>
                  <w:sz w:val="21"/>
                  <w:lang w:bidi="ar"/>
                </w:rPr>
                <w:delText>-</w:delText>
              </w:r>
              <w:r w:rsidDel="00964E30">
                <w:rPr>
                  <w:rFonts w:hint="eastAsia"/>
                  <w:color w:val="000000" w:themeColor="text1"/>
                  <w:sz w:val="21"/>
                  <w:lang w:bidi="ar"/>
                </w:rPr>
                <w:delText>润泽科技数据中心</w:delText>
              </w:r>
              <w:r w:rsidDel="00964E30">
                <w:rPr>
                  <w:color w:val="000000" w:themeColor="text1"/>
                  <w:sz w:val="21"/>
                  <w:lang w:bidi="ar"/>
                </w:rPr>
                <w:delText>1</w:delText>
              </w:r>
              <w:r w:rsidDel="00964E30">
                <w:rPr>
                  <w:rFonts w:hint="eastAsia"/>
                  <w:color w:val="000000" w:themeColor="text1"/>
                  <w:sz w:val="21"/>
                  <w:lang w:bidi="ar"/>
                </w:rPr>
                <w:delText>期基础设施资产支持专项计划、南方资本</w:delText>
              </w:r>
              <w:r w:rsidDel="00964E30">
                <w:rPr>
                  <w:color w:val="000000" w:themeColor="text1"/>
                  <w:sz w:val="21"/>
                  <w:lang w:bidi="ar"/>
                </w:rPr>
                <w:delText>-</w:delText>
              </w:r>
              <w:r w:rsidDel="00964E30">
                <w:rPr>
                  <w:rFonts w:hint="eastAsia"/>
                  <w:color w:val="000000" w:themeColor="text1"/>
                  <w:sz w:val="21"/>
                  <w:lang w:bidi="ar"/>
                </w:rPr>
                <w:delText>万国数据中心</w:delText>
              </w:r>
              <w:r w:rsidDel="00964E30">
                <w:rPr>
                  <w:color w:val="000000" w:themeColor="text1"/>
                  <w:sz w:val="21"/>
                  <w:lang w:bidi="ar"/>
                </w:rPr>
                <w:delText>1</w:delText>
              </w:r>
              <w:r w:rsidDel="00964E30">
                <w:rPr>
                  <w:rFonts w:hint="eastAsia"/>
                  <w:color w:val="000000" w:themeColor="text1"/>
                  <w:sz w:val="21"/>
                  <w:lang w:bidi="ar"/>
                </w:rPr>
                <w:delText>期基础设施资产支持专项计划，募集规模合计为</w:delText>
              </w:r>
              <w:r w:rsidDel="00964E30">
                <w:rPr>
                  <w:color w:val="000000" w:themeColor="text1"/>
                  <w:sz w:val="21"/>
                  <w:lang w:bidi="ar"/>
                </w:rPr>
                <w:delText>101.89</w:delText>
              </w:r>
            </w:del>
            <w:ins w:id="1625" w:author="Kelly Tan" w:date="2026-06-25T13:14:00Z">
              <w:del w:id="1626" w:author="Si-yuan LIU" w:date="2026-07-24T14:26:00Z" w16du:dateUtc="2026-07-24T06:26:00Z">
                <w:r w:rsidDel="00964E30">
                  <w:rPr>
                    <w:rFonts w:hint="eastAsia"/>
                    <w:color w:val="000000" w:themeColor="text1"/>
                    <w:sz w:val="21"/>
                    <w:lang w:bidi="ar"/>
                  </w:rPr>
                  <w:delText>90</w:delText>
                </w:r>
              </w:del>
            </w:ins>
            <w:del w:id="1627" w:author="Si-yuan LIU" w:date="2026-07-24T14:26:00Z" w16du:dateUtc="2026-07-24T06:26:00Z">
              <w:r w:rsidDel="00964E30">
                <w:rPr>
                  <w:rFonts w:hint="eastAsia"/>
                  <w:color w:val="000000" w:themeColor="text1"/>
                  <w:sz w:val="21"/>
                  <w:lang w:bidi="ar"/>
                </w:rPr>
                <w:delText>亿元。</w:delText>
              </w:r>
            </w:del>
          </w:p>
        </w:tc>
      </w:tr>
      <w:tr w:rsidR="005F457E" w:rsidDel="00964E30" w14:paraId="07AE6BF1" w14:textId="26B9FBB7">
        <w:trPr>
          <w:trHeight w:val="20"/>
          <w:jc w:val="center"/>
          <w:del w:id="1628" w:author="Si-yuan LIU" w:date="2026-07-24T14:26:00Z" w16du:dateUtc="2026-07-24T06:26:00Z"/>
        </w:trPr>
        <w:tc>
          <w:tcPr>
            <w:tcW w:w="2547" w:type="dxa"/>
            <w:vAlign w:val="center"/>
          </w:tcPr>
          <w:p w14:paraId="1238EC50" w14:textId="450E2C58" w:rsidR="005F457E" w:rsidDel="00964E30" w:rsidRDefault="00000000">
            <w:pPr>
              <w:spacing w:after="0" w:line="240" w:lineRule="auto"/>
              <w:ind w:firstLineChars="0" w:firstLine="0"/>
              <w:contextualSpacing/>
              <w:textAlignment w:val="auto"/>
              <w:rPr>
                <w:del w:id="1629" w:author="Si-yuan LIU" w:date="2026-07-24T14:26:00Z" w16du:dateUtc="2026-07-24T06:26:00Z"/>
                <w:color w:val="000000" w:themeColor="text1"/>
                <w:sz w:val="21"/>
                <w:szCs w:val="21"/>
              </w:rPr>
            </w:pPr>
            <w:del w:id="1630" w:author="Si-yuan LIU" w:date="2026-07-24T14:26:00Z" w16du:dateUtc="2026-07-24T06:26:00Z">
              <w:r w:rsidDel="00964E30">
                <w:rPr>
                  <w:rFonts w:hint="eastAsia"/>
                  <w:color w:val="000000" w:themeColor="text1"/>
                  <w:sz w:val="21"/>
                  <w:szCs w:val="21"/>
                </w:rPr>
                <w:delText>最近</w:delText>
              </w:r>
              <w:r w:rsidDel="00964E30">
                <w:rPr>
                  <w:color w:val="000000" w:themeColor="text1"/>
                  <w:sz w:val="21"/>
                  <w:szCs w:val="21"/>
                </w:rPr>
                <w:delText>12</w:delText>
              </w:r>
              <w:r w:rsidDel="00964E30">
                <w:rPr>
                  <w:rFonts w:hint="eastAsia"/>
                  <w:color w:val="000000" w:themeColor="text1"/>
                  <w:sz w:val="21"/>
                  <w:szCs w:val="21"/>
                </w:rPr>
                <w:delText>个月内申报的基础设施</w:delText>
              </w:r>
              <w:r w:rsidDel="00964E30">
                <w:rPr>
                  <w:color w:val="000000" w:themeColor="text1"/>
                  <w:sz w:val="21"/>
                  <w:szCs w:val="21"/>
                </w:rPr>
                <w:delText>REITs</w:delText>
              </w:r>
              <w:r w:rsidDel="00964E30">
                <w:rPr>
                  <w:rFonts w:hint="eastAsia"/>
                  <w:color w:val="000000" w:themeColor="text1"/>
                  <w:sz w:val="21"/>
                  <w:szCs w:val="21"/>
                </w:rPr>
                <w:delText>项目被国家发展改革委退回情况</w:delText>
              </w:r>
            </w:del>
          </w:p>
        </w:tc>
        <w:tc>
          <w:tcPr>
            <w:tcW w:w="2835" w:type="dxa"/>
            <w:vAlign w:val="center"/>
          </w:tcPr>
          <w:p w14:paraId="2CCE730F" w14:textId="51E75B24" w:rsidR="005F457E" w:rsidDel="00964E30" w:rsidRDefault="00000000">
            <w:pPr>
              <w:spacing w:after="0" w:line="240" w:lineRule="auto"/>
              <w:ind w:firstLineChars="0" w:firstLine="0"/>
              <w:contextualSpacing/>
              <w:jc w:val="left"/>
              <w:textAlignment w:val="auto"/>
              <w:rPr>
                <w:del w:id="1631" w:author="Si-yuan LIU" w:date="2026-07-24T14:26:00Z" w16du:dateUtc="2026-07-24T06:26:00Z"/>
                <w:color w:val="000000" w:themeColor="text1"/>
                <w:sz w:val="21"/>
                <w:szCs w:val="21"/>
              </w:rPr>
            </w:pPr>
            <w:del w:id="1632" w:author="Si-yuan LIU" w:date="2026-07-24T14:26:00Z" w16du:dateUtc="2026-07-24T06:26:00Z">
              <w:r w:rsidDel="00964E30">
                <w:rPr>
                  <w:rFonts w:hint="eastAsia"/>
                  <w:color w:val="000000" w:themeColor="text1"/>
                  <w:kern w:val="0"/>
                  <w:sz w:val="21"/>
                </w:rPr>
                <w:delText>无</w:delText>
              </w:r>
            </w:del>
          </w:p>
        </w:tc>
        <w:tc>
          <w:tcPr>
            <w:tcW w:w="2714" w:type="dxa"/>
            <w:vAlign w:val="center"/>
          </w:tcPr>
          <w:p w14:paraId="10EDA3B7" w14:textId="27D1626F" w:rsidR="005F457E" w:rsidDel="00964E30" w:rsidRDefault="00000000">
            <w:pPr>
              <w:spacing w:after="0" w:line="240" w:lineRule="auto"/>
              <w:ind w:firstLineChars="0" w:firstLine="0"/>
              <w:contextualSpacing/>
              <w:jc w:val="left"/>
              <w:textAlignment w:val="auto"/>
              <w:rPr>
                <w:del w:id="1633" w:author="Si-yuan LIU" w:date="2026-07-24T14:26:00Z" w16du:dateUtc="2026-07-24T06:26:00Z"/>
                <w:color w:val="000000" w:themeColor="text1"/>
                <w:sz w:val="21"/>
                <w:szCs w:val="21"/>
              </w:rPr>
            </w:pPr>
            <w:del w:id="1634" w:author="Si-yuan LIU" w:date="2026-07-24T14:26:00Z" w16du:dateUtc="2026-07-24T06:26:00Z">
              <w:r w:rsidDel="00964E30">
                <w:rPr>
                  <w:rFonts w:hint="eastAsia"/>
                  <w:color w:val="000000" w:themeColor="text1"/>
                  <w:kern w:val="0"/>
                  <w:sz w:val="21"/>
                </w:rPr>
                <w:delText>无</w:delText>
              </w:r>
            </w:del>
          </w:p>
        </w:tc>
      </w:tr>
      <w:tr w:rsidR="005F457E" w:rsidDel="00964E30" w14:paraId="1BB16F0A" w14:textId="2960D15A">
        <w:trPr>
          <w:trHeight w:val="20"/>
          <w:jc w:val="center"/>
          <w:del w:id="1635" w:author="Si-yuan LIU" w:date="2026-07-24T14:26:00Z" w16du:dateUtc="2026-07-24T06:26:00Z"/>
        </w:trPr>
        <w:tc>
          <w:tcPr>
            <w:tcW w:w="2547" w:type="dxa"/>
            <w:vAlign w:val="center"/>
          </w:tcPr>
          <w:p w14:paraId="496FA277" w14:textId="6C8AF272" w:rsidR="005F457E" w:rsidDel="00964E30" w:rsidRDefault="00000000">
            <w:pPr>
              <w:spacing w:after="0" w:line="240" w:lineRule="auto"/>
              <w:ind w:firstLineChars="0" w:firstLine="0"/>
              <w:contextualSpacing/>
              <w:textAlignment w:val="auto"/>
              <w:rPr>
                <w:del w:id="1636" w:author="Si-yuan LIU" w:date="2026-07-24T14:26:00Z" w16du:dateUtc="2026-07-24T06:26:00Z"/>
                <w:color w:val="000000" w:themeColor="text1"/>
                <w:sz w:val="21"/>
                <w:szCs w:val="21"/>
              </w:rPr>
            </w:pPr>
            <w:del w:id="1637" w:author="Si-yuan LIU" w:date="2026-07-24T14:26:00Z" w16du:dateUtc="2026-07-24T06:26:00Z">
              <w:r w:rsidDel="00964E30">
                <w:rPr>
                  <w:rFonts w:hint="eastAsia"/>
                  <w:color w:val="000000" w:themeColor="text1"/>
                  <w:sz w:val="21"/>
                  <w:szCs w:val="21"/>
                </w:rPr>
                <w:delText>机构联系人姓名及职务</w:delText>
              </w:r>
            </w:del>
          </w:p>
        </w:tc>
        <w:tc>
          <w:tcPr>
            <w:tcW w:w="2835" w:type="dxa"/>
            <w:vAlign w:val="center"/>
          </w:tcPr>
          <w:p w14:paraId="5AB8859F" w14:textId="587CC5B7" w:rsidR="005F457E" w:rsidDel="00964E30" w:rsidRDefault="00000000">
            <w:pPr>
              <w:spacing w:after="0" w:line="240" w:lineRule="auto"/>
              <w:ind w:firstLineChars="0" w:firstLine="0"/>
              <w:contextualSpacing/>
              <w:textAlignment w:val="auto"/>
              <w:rPr>
                <w:del w:id="1638" w:author="Si-yuan LIU" w:date="2026-07-24T14:26:00Z" w16du:dateUtc="2026-07-24T06:26:00Z"/>
                <w:color w:val="000000" w:themeColor="text1"/>
                <w:sz w:val="21"/>
                <w:szCs w:val="21"/>
              </w:rPr>
            </w:pPr>
            <w:del w:id="1639" w:author="Si-yuan LIU" w:date="2026-07-24T14:26:00Z" w16du:dateUtc="2026-07-24T06:26:00Z">
              <w:r w:rsidDel="00964E30">
                <w:rPr>
                  <w:rFonts w:hint="eastAsia"/>
                  <w:color w:val="000000" w:themeColor="text1"/>
                  <w:kern w:val="0"/>
                  <w:sz w:val="21"/>
                </w:rPr>
                <w:delText>徐文妹</w:delText>
              </w:r>
              <w:r w:rsidDel="00964E30">
                <w:rPr>
                  <w:color w:val="000000" w:themeColor="text1"/>
                  <w:kern w:val="0"/>
                  <w:sz w:val="21"/>
                </w:rPr>
                <w:delText xml:space="preserve"> </w:delText>
              </w:r>
              <w:r w:rsidDel="00964E30">
                <w:rPr>
                  <w:rFonts w:hint="eastAsia"/>
                  <w:color w:val="000000" w:themeColor="text1"/>
                  <w:kern w:val="0"/>
                  <w:sz w:val="21"/>
                </w:rPr>
                <w:delText>基础设施基金投资管理部总经理</w:delText>
              </w:r>
            </w:del>
          </w:p>
        </w:tc>
        <w:tc>
          <w:tcPr>
            <w:tcW w:w="2714" w:type="dxa"/>
            <w:vAlign w:val="center"/>
          </w:tcPr>
          <w:p w14:paraId="73EB0F28" w14:textId="7E37450C" w:rsidR="005F457E" w:rsidDel="00964E30" w:rsidRDefault="00000000">
            <w:pPr>
              <w:spacing w:after="0" w:line="240" w:lineRule="auto"/>
              <w:ind w:firstLineChars="0" w:firstLine="0"/>
              <w:contextualSpacing/>
              <w:textAlignment w:val="auto"/>
              <w:rPr>
                <w:del w:id="1640" w:author="Si-yuan LIU" w:date="2026-07-24T14:26:00Z" w16du:dateUtc="2026-07-24T06:26:00Z"/>
                <w:color w:val="000000" w:themeColor="text1"/>
                <w:sz w:val="21"/>
                <w:szCs w:val="21"/>
              </w:rPr>
            </w:pPr>
            <w:del w:id="1641" w:author="Si-yuan LIU" w:date="2026-07-24T14:26:00Z" w16du:dateUtc="2026-07-24T06:26:00Z">
              <w:r w:rsidDel="00964E30">
                <w:rPr>
                  <w:rFonts w:hint="eastAsia"/>
                  <w:color w:val="000000" w:themeColor="text1"/>
                  <w:kern w:val="0"/>
                  <w:sz w:val="21"/>
                </w:rPr>
                <w:delText>邓见梁</w:delText>
              </w:r>
              <w:r w:rsidDel="00964E30">
                <w:rPr>
                  <w:color w:val="000000" w:themeColor="text1"/>
                  <w:kern w:val="0"/>
                  <w:sz w:val="21"/>
                </w:rPr>
                <w:delText xml:space="preserve"> </w:delText>
              </w:r>
              <w:r w:rsidDel="00964E30">
                <w:rPr>
                  <w:rFonts w:hint="eastAsia"/>
                  <w:color w:val="000000" w:themeColor="text1"/>
                  <w:kern w:val="0"/>
                  <w:sz w:val="21"/>
                </w:rPr>
                <w:delText>副总经理（主持工作）</w:delText>
              </w:r>
            </w:del>
          </w:p>
        </w:tc>
      </w:tr>
      <w:tr w:rsidR="005F457E" w:rsidDel="00964E30" w14:paraId="6B22DF9A" w14:textId="24CADE01">
        <w:trPr>
          <w:trHeight w:val="20"/>
          <w:jc w:val="center"/>
          <w:del w:id="1642" w:author="Si-yuan LIU" w:date="2026-07-24T14:26:00Z" w16du:dateUtc="2026-07-24T06:26:00Z"/>
        </w:trPr>
        <w:tc>
          <w:tcPr>
            <w:tcW w:w="2547" w:type="dxa"/>
            <w:vAlign w:val="center"/>
          </w:tcPr>
          <w:p w14:paraId="00FD8FB4" w14:textId="3E1066C2" w:rsidR="005F457E" w:rsidDel="00964E30" w:rsidRDefault="00000000">
            <w:pPr>
              <w:spacing w:after="0" w:line="240" w:lineRule="auto"/>
              <w:ind w:firstLineChars="0" w:firstLine="0"/>
              <w:contextualSpacing/>
              <w:textAlignment w:val="auto"/>
              <w:rPr>
                <w:del w:id="1643" w:author="Si-yuan LIU" w:date="2026-07-24T14:26:00Z" w16du:dateUtc="2026-07-24T06:26:00Z"/>
                <w:color w:val="000000" w:themeColor="text1"/>
                <w:sz w:val="21"/>
                <w:szCs w:val="21"/>
              </w:rPr>
            </w:pPr>
            <w:del w:id="1644" w:author="Si-yuan LIU" w:date="2026-07-24T14:26:00Z" w16du:dateUtc="2026-07-24T06:26:00Z">
              <w:r w:rsidDel="00964E30">
                <w:rPr>
                  <w:rFonts w:hint="eastAsia"/>
                  <w:color w:val="000000" w:themeColor="text1"/>
                  <w:sz w:val="21"/>
                  <w:szCs w:val="21"/>
                </w:rPr>
                <w:delText>机构联系人联系方式</w:delText>
              </w:r>
            </w:del>
          </w:p>
        </w:tc>
        <w:tc>
          <w:tcPr>
            <w:tcW w:w="2835" w:type="dxa"/>
            <w:vAlign w:val="center"/>
          </w:tcPr>
          <w:p w14:paraId="1A7EA14B" w14:textId="2325171E" w:rsidR="005F457E" w:rsidDel="00964E30" w:rsidRDefault="00000000">
            <w:pPr>
              <w:spacing w:after="0" w:line="240" w:lineRule="auto"/>
              <w:ind w:firstLineChars="0" w:firstLine="0"/>
              <w:contextualSpacing/>
              <w:textAlignment w:val="auto"/>
              <w:rPr>
                <w:del w:id="1645" w:author="Si-yuan LIU" w:date="2026-07-24T14:26:00Z" w16du:dateUtc="2026-07-24T06:26:00Z"/>
                <w:color w:val="000000" w:themeColor="text1"/>
                <w:sz w:val="21"/>
                <w:szCs w:val="21"/>
              </w:rPr>
            </w:pPr>
            <w:del w:id="1646" w:author="Si-yuan LIU" w:date="2026-07-24T14:26:00Z" w16du:dateUtc="2026-07-24T06:26:00Z">
              <w:r w:rsidDel="00964E30">
                <w:rPr>
                  <w:color w:val="000000" w:themeColor="text1"/>
                  <w:kern w:val="0"/>
                  <w:sz w:val="21"/>
                </w:rPr>
                <w:delText>158-1048-0518</w:delText>
              </w:r>
            </w:del>
          </w:p>
        </w:tc>
        <w:tc>
          <w:tcPr>
            <w:tcW w:w="2714" w:type="dxa"/>
            <w:vAlign w:val="center"/>
          </w:tcPr>
          <w:p w14:paraId="06FE76DE" w14:textId="26584E91" w:rsidR="005F457E" w:rsidDel="00964E30" w:rsidRDefault="00000000">
            <w:pPr>
              <w:spacing w:after="0" w:line="240" w:lineRule="auto"/>
              <w:ind w:firstLineChars="0" w:firstLine="0"/>
              <w:contextualSpacing/>
              <w:textAlignment w:val="auto"/>
              <w:rPr>
                <w:del w:id="1647" w:author="Si-yuan LIU" w:date="2026-07-24T14:26:00Z" w16du:dateUtc="2026-07-24T06:26:00Z"/>
                <w:color w:val="000000" w:themeColor="text1"/>
                <w:sz w:val="21"/>
                <w:szCs w:val="21"/>
              </w:rPr>
            </w:pPr>
            <w:del w:id="1648" w:author="Si-yuan LIU" w:date="2026-07-24T14:26:00Z" w16du:dateUtc="2026-07-24T06:26:00Z">
              <w:r w:rsidDel="00964E30">
                <w:rPr>
                  <w:color w:val="000000" w:themeColor="text1"/>
                  <w:kern w:val="0"/>
                  <w:sz w:val="21"/>
                </w:rPr>
                <w:delText>186-7666-8208</w:delText>
              </w:r>
            </w:del>
          </w:p>
        </w:tc>
      </w:tr>
      <w:tr w:rsidR="005F457E" w:rsidDel="00964E30" w14:paraId="5BD009D6" w14:textId="51AA9E28">
        <w:trPr>
          <w:trHeight w:val="20"/>
          <w:jc w:val="center"/>
          <w:del w:id="1649" w:author="Si-yuan LIU" w:date="2026-07-24T14:26:00Z" w16du:dateUtc="2026-07-24T06:26:00Z"/>
        </w:trPr>
        <w:tc>
          <w:tcPr>
            <w:tcW w:w="2547" w:type="dxa"/>
            <w:vAlign w:val="center"/>
          </w:tcPr>
          <w:p w14:paraId="33E8FAF0" w14:textId="24D70EC7" w:rsidR="005F457E" w:rsidDel="00964E30" w:rsidRDefault="00000000">
            <w:pPr>
              <w:spacing w:after="0" w:line="240" w:lineRule="auto"/>
              <w:ind w:firstLineChars="0" w:firstLine="0"/>
              <w:contextualSpacing/>
              <w:textAlignment w:val="auto"/>
              <w:rPr>
                <w:del w:id="1650" w:author="Si-yuan LIU" w:date="2026-07-24T14:26:00Z" w16du:dateUtc="2026-07-24T06:26:00Z"/>
                <w:color w:val="000000" w:themeColor="text1"/>
                <w:sz w:val="21"/>
                <w:szCs w:val="21"/>
              </w:rPr>
            </w:pPr>
            <w:del w:id="1651" w:author="Si-yuan LIU" w:date="2026-07-24T14:26:00Z" w16du:dateUtc="2026-07-24T06:26:00Z">
              <w:r w:rsidDel="00964E30">
                <w:rPr>
                  <w:rFonts w:hint="eastAsia"/>
                  <w:color w:val="000000" w:themeColor="text1"/>
                  <w:sz w:val="21"/>
                  <w:szCs w:val="21"/>
                </w:rPr>
                <w:delText>本项目联系人姓名及职务</w:delText>
              </w:r>
            </w:del>
          </w:p>
        </w:tc>
        <w:tc>
          <w:tcPr>
            <w:tcW w:w="2835" w:type="dxa"/>
            <w:vAlign w:val="center"/>
          </w:tcPr>
          <w:p w14:paraId="192D9E56" w14:textId="5E39D56A" w:rsidR="005F457E" w:rsidDel="00964E30" w:rsidRDefault="00000000">
            <w:pPr>
              <w:spacing w:after="0" w:line="240" w:lineRule="auto"/>
              <w:ind w:firstLineChars="0" w:firstLine="0"/>
              <w:jc w:val="left"/>
              <w:textAlignment w:val="auto"/>
              <w:rPr>
                <w:del w:id="1652" w:author="Si-yuan LIU" w:date="2026-07-24T14:26:00Z" w16du:dateUtc="2026-07-24T06:26:00Z"/>
                <w:color w:val="000000" w:themeColor="text1"/>
                <w:kern w:val="0"/>
                <w:sz w:val="21"/>
              </w:rPr>
            </w:pPr>
            <w:del w:id="1653" w:author="Si-yuan LIU" w:date="2026-07-24T14:26:00Z" w16du:dateUtc="2026-07-24T06:26:00Z">
              <w:r w:rsidDel="00964E30">
                <w:rPr>
                  <w:rFonts w:hint="eastAsia"/>
                  <w:color w:val="000000" w:themeColor="text1"/>
                  <w:kern w:val="0"/>
                  <w:sz w:val="21"/>
                </w:rPr>
                <w:delText>马苏斌</w:delText>
              </w:r>
              <w:r w:rsidDel="00964E30">
                <w:rPr>
                  <w:color w:val="000000" w:themeColor="text1"/>
                  <w:kern w:val="0"/>
                  <w:sz w:val="21"/>
                </w:rPr>
                <w:delText xml:space="preserve"> </w:delText>
              </w:r>
              <w:r w:rsidDel="00964E30">
                <w:rPr>
                  <w:rFonts w:hint="eastAsia"/>
                  <w:color w:val="000000" w:themeColor="text1"/>
                  <w:kern w:val="0"/>
                  <w:sz w:val="21"/>
                </w:rPr>
                <w:delText>基础设施基金投资管理部项目负责人</w:delText>
              </w:r>
            </w:del>
          </w:p>
          <w:p w14:paraId="061FFE38" w14:textId="1EFD6E32" w:rsidR="005F457E" w:rsidDel="00964E30" w:rsidRDefault="00000000">
            <w:pPr>
              <w:spacing w:after="0" w:line="240" w:lineRule="auto"/>
              <w:ind w:firstLineChars="0" w:firstLine="0"/>
              <w:jc w:val="left"/>
              <w:textAlignment w:val="auto"/>
              <w:rPr>
                <w:del w:id="1654" w:author="Si-yuan LIU" w:date="2026-07-24T14:26:00Z" w16du:dateUtc="2026-07-24T06:26:00Z"/>
                <w:color w:val="000000" w:themeColor="text1"/>
                <w:kern w:val="0"/>
                <w:sz w:val="21"/>
              </w:rPr>
            </w:pPr>
            <w:del w:id="1655" w:author="Si-yuan LIU" w:date="2026-07-24T14:26:00Z" w16du:dateUtc="2026-07-24T06:26:00Z">
              <w:r w:rsidDel="00964E30">
                <w:rPr>
                  <w:rFonts w:hint="eastAsia"/>
                  <w:color w:val="000000" w:themeColor="text1"/>
                  <w:kern w:val="0"/>
                  <w:sz w:val="21"/>
                </w:rPr>
                <w:delText>冯达</w:delText>
              </w:r>
              <w:r w:rsidDel="00964E30">
                <w:rPr>
                  <w:color w:val="000000" w:themeColor="text1"/>
                  <w:kern w:val="0"/>
                  <w:sz w:val="21"/>
                </w:rPr>
                <w:delText xml:space="preserve"> </w:delText>
              </w:r>
              <w:r w:rsidDel="00964E30">
                <w:rPr>
                  <w:rFonts w:hint="eastAsia"/>
                  <w:color w:val="000000" w:themeColor="text1"/>
                  <w:kern w:val="0"/>
                  <w:sz w:val="21"/>
                </w:rPr>
                <w:delText>基础设施基金投资管理部基金经理</w:delText>
              </w:r>
            </w:del>
          </w:p>
          <w:p w14:paraId="0BEF9F49" w14:textId="592ADB21" w:rsidR="005F457E" w:rsidDel="00964E30" w:rsidRDefault="00000000">
            <w:pPr>
              <w:spacing w:after="0" w:line="240" w:lineRule="auto"/>
              <w:ind w:firstLineChars="0" w:firstLine="0"/>
              <w:jc w:val="left"/>
              <w:textAlignment w:val="auto"/>
              <w:rPr>
                <w:del w:id="1656" w:author="Si-yuan LIU" w:date="2026-07-24T14:26:00Z" w16du:dateUtc="2026-07-24T06:26:00Z"/>
                <w:color w:val="000000" w:themeColor="text1"/>
                <w:sz w:val="21"/>
                <w:szCs w:val="21"/>
              </w:rPr>
            </w:pPr>
            <w:del w:id="1657" w:author="Si-yuan LIU" w:date="2026-07-24T14:26:00Z" w16du:dateUtc="2026-07-24T06:26:00Z">
              <w:r w:rsidDel="00964E30">
                <w:rPr>
                  <w:rFonts w:hint="eastAsia"/>
                  <w:color w:val="000000" w:themeColor="text1"/>
                  <w:kern w:val="0"/>
                  <w:sz w:val="21"/>
                </w:rPr>
                <w:delText>唐潇</w:delText>
              </w:r>
              <w:r w:rsidDel="00964E30">
                <w:rPr>
                  <w:color w:val="000000" w:themeColor="text1"/>
                  <w:kern w:val="0"/>
                  <w:sz w:val="21"/>
                </w:rPr>
                <w:delText xml:space="preserve"> </w:delText>
              </w:r>
              <w:r w:rsidDel="00964E30">
                <w:rPr>
                  <w:rFonts w:hint="eastAsia"/>
                  <w:color w:val="000000" w:themeColor="text1"/>
                  <w:kern w:val="0"/>
                  <w:sz w:val="21"/>
                </w:rPr>
                <w:delText>基础设施基金投资管理部基金经理</w:delText>
              </w:r>
            </w:del>
          </w:p>
        </w:tc>
        <w:tc>
          <w:tcPr>
            <w:tcW w:w="2714" w:type="dxa"/>
            <w:vAlign w:val="center"/>
          </w:tcPr>
          <w:p w14:paraId="1FDB2F40" w14:textId="2993C981" w:rsidR="005F457E" w:rsidDel="00964E30" w:rsidRDefault="00000000">
            <w:pPr>
              <w:spacing w:after="0" w:line="240" w:lineRule="auto"/>
              <w:ind w:firstLineChars="0" w:firstLine="0"/>
              <w:jc w:val="left"/>
              <w:textAlignment w:val="auto"/>
              <w:rPr>
                <w:del w:id="1658" w:author="Si-yuan LIU" w:date="2026-07-24T14:26:00Z" w16du:dateUtc="2026-07-24T06:26:00Z"/>
                <w:color w:val="000000" w:themeColor="text1"/>
                <w:kern w:val="0"/>
                <w:sz w:val="21"/>
              </w:rPr>
            </w:pPr>
            <w:del w:id="1659" w:author="Si-yuan LIU" w:date="2026-07-24T14:26:00Z" w16du:dateUtc="2026-07-24T06:26:00Z">
              <w:r w:rsidDel="00964E30">
                <w:rPr>
                  <w:rFonts w:hint="eastAsia"/>
                  <w:color w:val="000000" w:themeColor="text1"/>
                  <w:kern w:val="0"/>
                  <w:sz w:val="21"/>
                </w:rPr>
                <w:delText>戴满星</w:delText>
              </w:r>
              <w:r w:rsidDel="00964E30">
                <w:rPr>
                  <w:color w:val="000000" w:themeColor="text1"/>
                  <w:kern w:val="0"/>
                  <w:sz w:val="21"/>
                </w:rPr>
                <w:delText xml:space="preserve"> </w:delText>
              </w:r>
              <w:r w:rsidDel="00964E30">
                <w:rPr>
                  <w:rFonts w:hint="eastAsia"/>
                  <w:color w:val="000000" w:themeColor="text1"/>
                  <w:kern w:val="0"/>
                  <w:sz w:val="21"/>
                </w:rPr>
                <w:delText>战略业务部负责人</w:delText>
              </w:r>
            </w:del>
          </w:p>
          <w:p w14:paraId="02BE5BAF" w14:textId="6FDECEA6" w:rsidR="005F457E" w:rsidDel="00964E30" w:rsidRDefault="00000000">
            <w:pPr>
              <w:spacing w:after="0" w:line="240" w:lineRule="auto"/>
              <w:ind w:firstLineChars="0" w:firstLine="0"/>
              <w:contextualSpacing/>
              <w:textAlignment w:val="auto"/>
              <w:rPr>
                <w:del w:id="1660" w:author="Si-yuan LIU" w:date="2026-07-24T14:26:00Z" w16du:dateUtc="2026-07-24T06:26:00Z"/>
                <w:color w:val="000000" w:themeColor="text1"/>
                <w:sz w:val="21"/>
                <w:szCs w:val="21"/>
              </w:rPr>
            </w:pPr>
            <w:del w:id="1661" w:author="Si-yuan LIU" w:date="2026-07-24T14:26:00Z" w16du:dateUtc="2026-07-24T06:26:00Z">
              <w:r w:rsidDel="00964E30">
                <w:rPr>
                  <w:rFonts w:hint="eastAsia"/>
                  <w:color w:val="000000" w:themeColor="text1"/>
                  <w:kern w:val="0"/>
                  <w:sz w:val="21"/>
                </w:rPr>
                <w:delText>郑林波</w:delText>
              </w:r>
              <w:r w:rsidDel="00964E30">
                <w:rPr>
                  <w:color w:val="000000" w:themeColor="text1"/>
                  <w:kern w:val="0"/>
                  <w:sz w:val="21"/>
                </w:rPr>
                <w:delText xml:space="preserve"> </w:delText>
              </w:r>
              <w:r w:rsidDel="00964E30">
                <w:rPr>
                  <w:rFonts w:hint="eastAsia"/>
                  <w:color w:val="000000" w:themeColor="text1"/>
                  <w:sz w:val="21"/>
                  <w:lang w:bidi="ar"/>
                </w:rPr>
                <w:delText>战略业务部项目经理</w:delText>
              </w:r>
            </w:del>
          </w:p>
        </w:tc>
      </w:tr>
      <w:tr w:rsidR="005F457E" w:rsidDel="00964E30" w14:paraId="05B618A5" w14:textId="79F18C15">
        <w:trPr>
          <w:trHeight w:val="20"/>
          <w:jc w:val="center"/>
          <w:del w:id="1662" w:author="Si-yuan LIU" w:date="2026-07-24T14:26:00Z" w16du:dateUtc="2026-07-24T06:26:00Z"/>
        </w:trPr>
        <w:tc>
          <w:tcPr>
            <w:tcW w:w="2547" w:type="dxa"/>
            <w:vAlign w:val="center"/>
          </w:tcPr>
          <w:p w14:paraId="5716389A" w14:textId="333B2439" w:rsidR="005F457E" w:rsidDel="00964E30" w:rsidRDefault="00000000">
            <w:pPr>
              <w:spacing w:after="0" w:line="240" w:lineRule="auto"/>
              <w:ind w:firstLineChars="0" w:firstLine="0"/>
              <w:contextualSpacing/>
              <w:textAlignment w:val="auto"/>
              <w:rPr>
                <w:del w:id="1663" w:author="Si-yuan LIU" w:date="2026-07-24T14:26:00Z" w16du:dateUtc="2026-07-24T06:26:00Z"/>
                <w:color w:val="000000" w:themeColor="text1"/>
                <w:sz w:val="21"/>
                <w:szCs w:val="21"/>
              </w:rPr>
            </w:pPr>
            <w:del w:id="1664" w:author="Si-yuan LIU" w:date="2026-07-24T14:26:00Z" w16du:dateUtc="2026-07-24T06:26:00Z">
              <w:r w:rsidDel="00964E30">
                <w:rPr>
                  <w:rFonts w:hint="eastAsia"/>
                  <w:color w:val="000000" w:themeColor="text1"/>
                  <w:sz w:val="21"/>
                  <w:szCs w:val="21"/>
                </w:rPr>
                <w:delText>本项目联系人联系方式</w:delText>
              </w:r>
            </w:del>
          </w:p>
        </w:tc>
        <w:tc>
          <w:tcPr>
            <w:tcW w:w="2835" w:type="dxa"/>
            <w:vAlign w:val="center"/>
          </w:tcPr>
          <w:p w14:paraId="37202DC2" w14:textId="59C8D250" w:rsidR="005F457E" w:rsidDel="00964E30" w:rsidRDefault="00000000">
            <w:pPr>
              <w:pStyle w:val="a0"/>
              <w:spacing w:after="0" w:line="240" w:lineRule="auto"/>
              <w:ind w:firstLineChars="0" w:firstLine="0"/>
              <w:contextualSpacing/>
              <w:jc w:val="left"/>
              <w:textAlignment w:val="auto"/>
              <w:rPr>
                <w:del w:id="1665" w:author="Si-yuan LIU" w:date="2026-07-24T14:26:00Z" w16du:dateUtc="2026-07-24T06:26:00Z"/>
                <w:rFonts w:ascii="Times New Roman" w:hAnsi="Times New Roman"/>
                <w:color w:val="000000" w:themeColor="text1"/>
                <w:kern w:val="0"/>
                <w:sz w:val="21"/>
              </w:rPr>
            </w:pPr>
            <w:del w:id="1666" w:author="Si-yuan LIU" w:date="2026-07-24T14:26:00Z" w16du:dateUtc="2026-07-24T06:26:00Z">
              <w:r w:rsidDel="00964E30">
                <w:rPr>
                  <w:rFonts w:ascii="Times New Roman" w:hAnsi="Times New Roman"/>
                  <w:color w:val="000000" w:themeColor="text1"/>
                  <w:kern w:val="0"/>
                  <w:sz w:val="21"/>
                </w:rPr>
                <w:delText>183-1030-2867</w:delText>
              </w:r>
            </w:del>
          </w:p>
          <w:p w14:paraId="37BD3550" w14:textId="12C70E8F" w:rsidR="005F457E" w:rsidDel="00964E30" w:rsidRDefault="00000000">
            <w:pPr>
              <w:pStyle w:val="a0"/>
              <w:spacing w:after="0" w:line="240" w:lineRule="auto"/>
              <w:ind w:firstLineChars="0" w:firstLine="0"/>
              <w:contextualSpacing/>
              <w:jc w:val="left"/>
              <w:textAlignment w:val="auto"/>
              <w:rPr>
                <w:del w:id="1667" w:author="Si-yuan LIU" w:date="2026-07-24T14:26:00Z" w16du:dateUtc="2026-07-24T06:26:00Z"/>
                <w:rFonts w:ascii="Times New Roman" w:hAnsi="Times New Roman"/>
                <w:color w:val="000000" w:themeColor="text1"/>
                <w:kern w:val="0"/>
                <w:sz w:val="21"/>
              </w:rPr>
            </w:pPr>
            <w:del w:id="1668" w:author="Si-yuan LIU" w:date="2026-07-24T14:26:00Z" w16du:dateUtc="2026-07-24T06:26:00Z">
              <w:r w:rsidDel="00964E30">
                <w:rPr>
                  <w:rFonts w:ascii="Times New Roman" w:hAnsi="Times New Roman"/>
                  <w:color w:val="000000" w:themeColor="text1"/>
                  <w:kern w:val="0"/>
                  <w:sz w:val="21"/>
                </w:rPr>
                <w:delText>185-7673-9228</w:delText>
              </w:r>
            </w:del>
          </w:p>
          <w:p w14:paraId="0A863EF8" w14:textId="2DC6D9BC" w:rsidR="005F457E" w:rsidDel="00964E30" w:rsidRDefault="00000000">
            <w:pPr>
              <w:pStyle w:val="a0"/>
              <w:spacing w:after="0" w:line="240" w:lineRule="auto"/>
              <w:ind w:firstLineChars="0" w:firstLine="0"/>
              <w:contextualSpacing/>
              <w:jc w:val="left"/>
              <w:textAlignment w:val="auto"/>
              <w:rPr>
                <w:del w:id="1669" w:author="Si-yuan LIU" w:date="2026-07-24T14:26:00Z" w16du:dateUtc="2026-07-24T06:26:00Z"/>
                <w:rFonts w:ascii="Times New Roman" w:hAnsi="Times New Roman"/>
                <w:color w:val="000000" w:themeColor="text1"/>
                <w:kern w:val="0"/>
                <w:sz w:val="21"/>
                <w:szCs w:val="21"/>
              </w:rPr>
            </w:pPr>
            <w:del w:id="1670" w:author="Si-yuan LIU" w:date="2026-07-24T14:26:00Z" w16du:dateUtc="2026-07-24T06:26:00Z">
              <w:r w:rsidDel="00964E30">
                <w:rPr>
                  <w:rFonts w:ascii="Times New Roman" w:hAnsi="Times New Roman" w:hint="eastAsia"/>
                  <w:color w:val="000000" w:themeColor="text1"/>
                  <w:kern w:val="0"/>
                  <w:sz w:val="21"/>
                </w:rPr>
                <w:delText>177-0402-6128</w:delText>
              </w:r>
            </w:del>
          </w:p>
        </w:tc>
        <w:tc>
          <w:tcPr>
            <w:tcW w:w="2714" w:type="dxa"/>
            <w:vAlign w:val="center"/>
          </w:tcPr>
          <w:p w14:paraId="2ED3A92E" w14:textId="359D261D" w:rsidR="005F457E" w:rsidDel="00964E30" w:rsidRDefault="00000000">
            <w:pPr>
              <w:spacing w:after="0" w:line="240" w:lineRule="auto"/>
              <w:ind w:firstLineChars="0" w:firstLine="0"/>
              <w:contextualSpacing/>
              <w:textAlignment w:val="auto"/>
              <w:rPr>
                <w:del w:id="1671" w:author="Si-yuan LIU" w:date="2026-07-24T14:26:00Z" w16du:dateUtc="2026-07-24T06:26:00Z"/>
                <w:color w:val="000000" w:themeColor="text1"/>
                <w:kern w:val="0"/>
                <w:sz w:val="21"/>
              </w:rPr>
            </w:pPr>
            <w:del w:id="1672" w:author="Si-yuan LIU" w:date="2026-07-24T14:26:00Z" w16du:dateUtc="2026-07-24T06:26:00Z">
              <w:r w:rsidDel="00964E30">
                <w:rPr>
                  <w:color w:val="000000" w:themeColor="text1"/>
                  <w:kern w:val="0"/>
                  <w:sz w:val="21"/>
                </w:rPr>
                <w:delText>133-1115-0960</w:delText>
              </w:r>
            </w:del>
          </w:p>
          <w:p w14:paraId="5B2A6D75" w14:textId="72C490BD" w:rsidR="005F457E" w:rsidDel="00964E30" w:rsidRDefault="00000000">
            <w:pPr>
              <w:spacing w:after="0" w:line="240" w:lineRule="auto"/>
              <w:ind w:firstLineChars="0" w:firstLine="0"/>
              <w:contextualSpacing/>
              <w:textAlignment w:val="auto"/>
              <w:rPr>
                <w:del w:id="1673" w:author="Si-yuan LIU" w:date="2026-07-24T14:26:00Z" w16du:dateUtc="2026-07-24T06:26:00Z"/>
                <w:color w:val="000000" w:themeColor="text1"/>
                <w:kern w:val="0"/>
                <w:sz w:val="21"/>
              </w:rPr>
            </w:pPr>
            <w:del w:id="1674" w:author="Si-yuan LIU" w:date="2026-07-24T14:26:00Z" w16du:dateUtc="2026-07-24T06:26:00Z">
              <w:r w:rsidDel="00964E30">
                <w:rPr>
                  <w:color w:val="000000" w:themeColor="text1"/>
                  <w:kern w:val="0"/>
                  <w:sz w:val="21"/>
                </w:rPr>
                <w:delText>137-2875-7214</w:delText>
              </w:r>
            </w:del>
          </w:p>
        </w:tc>
      </w:tr>
      <w:tr w:rsidR="005F457E" w:rsidDel="00964E30" w14:paraId="722E6399" w14:textId="606266F8">
        <w:trPr>
          <w:trHeight w:val="20"/>
          <w:jc w:val="center"/>
          <w:del w:id="1675" w:author="Si-yuan LIU" w:date="2026-07-24T14:26:00Z" w16du:dateUtc="2026-07-24T06:26:00Z"/>
        </w:trPr>
        <w:tc>
          <w:tcPr>
            <w:tcW w:w="2547" w:type="dxa"/>
            <w:vAlign w:val="center"/>
          </w:tcPr>
          <w:p w14:paraId="35DC1E13" w14:textId="5A12B693" w:rsidR="005F457E" w:rsidDel="00964E30" w:rsidRDefault="00000000">
            <w:pPr>
              <w:spacing w:after="0" w:line="240" w:lineRule="auto"/>
              <w:ind w:firstLineChars="0" w:firstLine="0"/>
              <w:contextualSpacing/>
              <w:textAlignment w:val="auto"/>
              <w:rPr>
                <w:del w:id="1676" w:author="Si-yuan LIU" w:date="2026-07-24T14:26:00Z" w16du:dateUtc="2026-07-24T06:26:00Z"/>
                <w:color w:val="000000" w:themeColor="text1"/>
                <w:sz w:val="21"/>
                <w:szCs w:val="21"/>
              </w:rPr>
            </w:pPr>
            <w:del w:id="1677" w:author="Si-yuan LIU" w:date="2026-07-24T14:26:00Z" w16du:dateUtc="2026-07-24T06:26:00Z">
              <w:r w:rsidDel="00964E30">
                <w:rPr>
                  <w:rFonts w:hint="eastAsia"/>
                  <w:color w:val="000000" w:themeColor="text1"/>
                  <w:sz w:val="21"/>
                  <w:szCs w:val="21"/>
                </w:rPr>
                <w:delText>二者关系</w:delText>
              </w:r>
            </w:del>
          </w:p>
        </w:tc>
        <w:tc>
          <w:tcPr>
            <w:tcW w:w="5549" w:type="dxa"/>
            <w:gridSpan w:val="2"/>
            <w:vAlign w:val="center"/>
          </w:tcPr>
          <w:p w14:paraId="587A9837" w14:textId="47F36B26" w:rsidR="005F457E" w:rsidDel="00964E30" w:rsidRDefault="00000000">
            <w:pPr>
              <w:spacing w:after="0" w:line="240" w:lineRule="auto"/>
              <w:ind w:firstLineChars="0" w:firstLine="0"/>
              <w:contextualSpacing/>
              <w:textAlignment w:val="auto"/>
              <w:rPr>
                <w:del w:id="1678" w:author="Si-yuan LIU" w:date="2026-07-24T14:26:00Z" w16du:dateUtc="2026-07-24T06:26:00Z"/>
                <w:color w:val="000000" w:themeColor="text1"/>
                <w:sz w:val="21"/>
                <w:szCs w:val="21"/>
              </w:rPr>
            </w:pPr>
            <w:del w:id="1679" w:author="Si-yuan LIU" w:date="2026-07-24T14:26:00Z" w16du:dateUtc="2026-07-24T06:26:00Z">
              <w:r w:rsidDel="00964E30">
                <w:rPr>
                  <w:rFonts w:hint="eastAsia"/>
                  <w:color w:val="000000" w:themeColor="text1"/>
                  <w:kern w:val="0"/>
                  <w:sz w:val="21"/>
                </w:rPr>
                <w:delText>截至本项目申报日，南方基金持有南方资本</w:delText>
              </w:r>
              <w:r w:rsidDel="00964E30">
                <w:rPr>
                  <w:color w:val="000000" w:themeColor="text1"/>
                  <w:kern w:val="0"/>
                  <w:sz w:val="21"/>
                </w:rPr>
                <w:delText>100%</w:delText>
              </w:r>
              <w:r w:rsidDel="00964E30">
                <w:rPr>
                  <w:rFonts w:hint="eastAsia"/>
                  <w:color w:val="000000" w:themeColor="text1"/>
                  <w:kern w:val="0"/>
                  <w:sz w:val="21"/>
                </w:rPr>
                <w:delText>股权，二者存在实际控制关系。</w:delText>
              </w:r>
            </w:del>
          </w:p>
        </w:tc>
      </w:tr>
    </w:tbl>
    <w:p w14:paraId="6E24EBC2" w14:textId="1BCDDEE4" w:rsidR="005F457E" w:rsidDel="00964E30" w:rsidRDefault="00000000">
      <w:pPr>
        <w:spacing w:after="0" w:line="312" w:lineRule="auto"/>
        <w:ind w:firstLine="480"/>
        <w:rPr>
          <w:del w:id="1680" w:author="Si-yuan LIU" w:date="2026-07-24T14:26:00Z" w16du:dateUtc="2026-07-24T06:26:00Z"/>
          <w:color w:val="000000" w:themeColor="text1"/>
          <w:szCs w:val="24"/>
        </w:rPr>
      </w:pPr>
      <w:del w:id="1681" w:author="Si-yuan LIU" w:date="2026-07-24T14:26:00Z" w16du:dateUtc="2026-07-24T06:26:00Z">
        <w:r w:rsidDel="00964E30">
          <w:rPr>
            <w:color w:val="000000" w:themeColor="text1"/>
            <w:szCs w:val="24"/>
          </w:rPr>
          <w:delText>2.</w:delText>
        </w:r>
        <w:r w:rsidDel="00964E30">
          <w:rPr>
            <w:rFonts w:hint="eastAsia"/>
            <w:color w:val="000000" w:themeColor="text1"/>
            <w:szCs w:val="24"/>
          </w:rPr>
          <w:delText>执业资格</w:delText>
        </w:r>
      </w:del>
    </w:p>
    <w:p w14:paraId="330BC8A2" w14:textId="145FB538" w:rsidR="005F457E" w:rsidDel="00964E30" w:rsidRDefault="00000000">
      <w:pPr>
        <w:spacing w:after="0" w:line="312" w:lineRule="auto"/>
        <w:ind w:firstLine="480"/>
        <w:rPr>
          <w:del w:id="1682" w:author="Si-yuan LIU" w:date="2026-07-24T14:26:00Z" w16du:dateUtc="2026-07-24T06:26:00Z"/>
          <w:color w:val="000000" w:themeColor="text1"/>
          <w:szCs w:val="24"/>
        </w:rPr>
      </w:pPr>
      <w:del w:id="1683" w:author="Si-yuan LIU" w:date="2026-07-24T14:26:00Z" w16du:dateUtc="2026-07-24T06:26:00Z">
        <w:r w:rsidDel="00964E30">
          <w:rPr>
            <w:color w:val="000000" w:themeColor="text1"/>
            <w:szCs w:val="24"/>
          </w:rPr>
          <w:delText>2026</w:delText>
        </w:r>
        <w:r w:rsidDel="00964E30">
          <w:rPr>
            <w:rFonts w:hint="eastAsia"/>
            <w:color w:val="000000" w:themeColor="text1"/>
            <w:szCs w:val="24"/>
          </w:rPr>
          <w:delText>年【】月【】日，基金管理人出具《南方基金管理股份有限公司关于奥飞数据中心基础设施领域不动产投资信托基金（</w:delText>
        </w:r>
        <w:r w:rsidDel="00964E30">
          <w:rPr>
            <w:rFonts w:hint="eastAsia"/>
            <w:color w:val="000000" w:themeColor="text1"/>
            <w:szCs w:val="24"/>
          </w:rPr>
          <w:delText>REITs</w:delText>
        </w:r>
        <w:r w:rsidDel="00964E30">
          <w:rPr>
            <w:rFonts w:hint="eastAsia"/>
            <w:color w:val="000000" w:themeColor="text1"/>
            <w:szCs w:val="24"/>
          </w:rPr>
          <w:delText>）项目的承诺函》，就自身运营执业资格承诺：“本公司符合《证券投资基金法》《公开募集基础设施证券投资基金指引（试行）》等法律法规要求及中国证监会的相关规定，未被中国证监会禁止开展相关业务”。相关情况详见附件</w:delText>
        </w:r>
        <w:r w:rsidDel="00964E30">
          <w:rPr>
            <w:rFonts w:hint="eastAsia"/>
            <w:color w:val="000000" w:themeColor="text1"/>
            <w:szCs w:val="24"/>
          </w:rPr>
          <w:delText>5-1</w:delText>
        </w:r>
        <w:r w:rsidDel="00964E30">
          <w:rPr>
            <w:rFonts w:hint="eastAsia"/>
            <w:color w:val="000000" w:themeColor="text1"/>
            <w:szCs w:val="24"/>
          </w:rPr>
          <w:delText>。</w:delText>
        </w:r>
      </w:del>
    </w:p>
    <w:p w14:paraId="7E407F77" w14:textId="08434029" w:rsidR="005F457E" w:rsidDel="00964E30" w:rsidRDefault="00000000">
      <w:pPr>
        <w:spacing w:after="0" w:line="312" w:lineRule="auto"/>
        <w:ind w:firstLine="480"/>
        <w:rPr>
          <w:del w:id="1684" w:author="Si-yuan LIU" w:date="2026-07-24T14:26:00Z" w16du:dateUtc="2026-07-24T06:26:00Z"/>
          <w:color w:val="000000" w:themeColor="text1"/>
          <w:szCs w:val="24"/>
        </w:rPr>
      </w:pPr>
      <w:del w:id="1685" w:author="Si-yuan LIU" w:date="2026-07-24T14:26:00Z" w16du:dateUtc="2026-07-24T06:26:00Z">
        <w:r w:rsidDel="00964E30">
          <w:rPr>
            <w:color w:val="000000" w:themeColor="text1"/>
            <w:szCs w:val="24"/>
          </w:rPr>
          <w:delText>2026</w:delText>
        </w:r>
        <w:r w:rsidDel="00964E30">
          <w:rPr>
            <w:rFonts w:hint="eastAsia"/>
            <w:color w:val="000000" w:themeColor="text1"/>
            <w:szCs w:val="24"/>
          </w:rPr>
          <w:delText>年</w:delText>
        </w:r>
      </w:del>
      <w:ins w:id="1686" w:author="怡然 刘" w:date="2026-06-16T15:27:00Z">
        <w:del w:id="1687" w:author="Si-yuan LIU" w:date="2026-07-24T14:26:00Z" w16du:dateUtc="2026-07-24T06:26:00Z">
          <w:r w:rsidDel="00964E30">
            <w:rPr>
              <w:rFonts w:hint="eastAsia"/>
              <w:color w:val="000000" w:themeColor="text1"/>
              <w:szCs w:val="24"/>
            </w:rPr>
            <w:delText>6</w:delText>
          </w:r>
        </w:del>
      </w:ins>
      <w:del w:id="1688" w:author="Si-yuan LIU" w:date="2026-07-24T14:26:00Z" w16du:dateUtc="2026-07-24T06:26:00Z">
        <w:r w:rsidDel="00964E30">
          <w:rPr>
            <w:rFonts w:hint="eastAsia"/>
            <w:color w:val="000000" w:themeColor="text1"/>
            <w:szCs w:val="24"/>
          </w:rPr>
          <w:delText>【】月</w:delText>
        </w:r>
      </w:del>
      <w:ins w:id="1689" w:author="怡然 刘" w:date="2026-06-16T15:27:00Z">
        <w:del w:id="1690" w:author="Si-yuan LIU" w:date="2026-07-24T14:26:00Z" w16du:dateUtc="2026-07-24T06:26:00Z">
          <w:r w:rsidDel="00964E30">
            <w:rPr>
              <w:rFonts w:hint="eastAsia"/>
              <w:color w:val="000000" w:themeColor="text1"/>
              <w:szCs w:val="24"/>
            </w:rPr>
            <w:delText>1</w:delText>
          </w:r>
          <w:r w:rsidDel="00964E30">
            <w:rPr>
              <w:color w:val="000000" w:themeColor="text1"/>
              <w:szCs w:val="24"/>
            </w:rPr>
            <w:delText>5</w:delText>
          </w:r>
        </w:del>
      </w:ins>
      <w:del w:id="1691" w:author="Si-yuan LIU" w:date="2026-07-24T14:26:00Z" w16du:dateUtc="2026-07-24T06:26:00Z">
        <w:r w:rsidDel="00964E30">
          <w:rPr>
            <w:rFonts w:hint="eastAsia"/>
            <w:color w:val="000000" w:themeColor="text1"/>
            <w:szCs w:val="24"/>
          </w:rPr>
          <w:delText>【】日，资产支持证券管理人出具《南方资本管理有限公司关于奥飞数据中心基础设施领域不动产投资信托基金（</w:delText>
        </w:r>
        <w:r w:rsidDel="00964E30">
          <w:rPr>
            <w:color w:val="000000" w:themeColor="text1"/>
            <w:szCs w:val="24"/>
          </w:rPr>
          <w:delText>REITs</w:delText>
        </w:r>
        <w:r w:rsidDel="00964E30">
          <w:rPr>
            <w:rFonts w:hint="eastAsia"/>
            <w:color w:val="000000" w:themeColor="text1"/>
            <w:szCs w:val="24"/>
          </w:rPr>
          <w:delText>）项目的承诺函》，就自身运营执业资格承诺：“本公司符合《证券投资基金法》《公开募集基础设施证券投资基金指引（试行）》等法律法规要求及中国证监会的相关规定，未被中国证监会禁止开展相关业务”。相关情况详见附件</w:delText>
        </w:r>
        <w:r w:rsidDel="00964E30">
          <w:rPr>
            <w:rFonts w:hint="eastAsia"/>
            <w:color w:val="000000" w:themeColor="text1"/>
            <w:szCs w:val="24"/>
          </w:rPr>
          <w:delText>5-2</w:delText>
        </w:r>
        <w:r w:rsidDel="00964E30">
          <w:rPr>
            <w:rFonts w:hint="eastAsia"/>
            <w:color w:val="000000" w:themeColor="text1"/>
            <w:szCs w:val="24"/>
          </w:rPr>
          <w:delText>。</w:delText>
        </w:r>
      </w:del>
    </w:p>
    <w:p w14:paraId="483F500C" w14:textId="36C34A95" w:rsidR="005F457E" w:rsidDel="00964E30" w:rsidRDefault="00000000">
      <w:pPr>
        <w:pStyle w:val="2"/>
        <w:rPr>
          <w:del w:id="1692" w:author="Si-yuan LIU" w:date="2026-07-24T14:26:00Z" w16du:dateUtc="2026-07-24T06:26:00Z"/>
        </w:rPr>
      </w:pPr>
      <w:bookmarkStart w:id="1693" w:name="_Toc223783755"/>
      <w:bookmarkStart w:id="1694" w:name="_Toc189912389_WPSOffice_Level2"/>
      <w:bookmarkStart w:id="1695" w:name="_Toc1743265167_WPSOffice_Level2"/>
      <w:bookmarkStart w:id="1696" w:name="_Toc213831040_WPSOffice_Level2"/>
      <w:del w:id="1697" w:author="Si-yuan LIU" w:date="2026-07-24T14:26:00Z" w16du:dateUtc="2026-07-24T06:26:00Z">
        <w:r w:rsidDel="00964E30">
          <w:rPr>
            <w:rFonts w:hint="eastAsia"/>
          </w:rPr>
          <w:delText>（六）有关中介机构情况</w:delText>
        </w:r>
        <w:bookmarkEnd w:id="1693"/>
        <w:bookmarkEnd w:id="1694"/>
        <w:bookmarkEnd w:id="1695"/>
        <w:bookmarkEnd w:id="1696"/>
      </w:del>
    </w:p>
    <w:p w14:paraId="3FEEC436" w14:textId="656F873B" w:rsidR="005F457E" w:rsidDel="00964E30" w:rsidRDefault="00000000">
      <w:pPr>
        <w:spacing w:after="0" w:line="312" w:lineRule="auto"/>
        <w:ind w:firstLine="480"/>
        <w:rPr>
          <w:del w:id="1698" w:author="Si-yuan LIU" w:date="2026-07-24T14:26:00Z" w16du:dateUtc="2026-07-24T06:26:00Z"/>
          <w:color w:val="000000" w:themeColor="text1"/>
          <w:szCs w:val="24"/>
        </w:rPr>
      </w:pPr>
      <w:del w:id="1699" w:author="Si-yuan LIU" w:date="2026-07-24T14:26:00Z" w16du:dateUtc="2026-07-24T06:26:00Z">
        <w:r w:rsidDel="00964E30">
          <w:rPr>
            <w:color w:val="000000" w:themeColor="text1"/>
            <w:szCs w:val="24"/>
          </w:rPr>
          <w:delText>1.</w:delText>
        </w:r>
        <w:r w:rsidDel="00964E30">
          <w:rPr>
            <w:rFonts w:hint="eastAsia"/>
            <w:color w:val="000000" w:themeColor="text1"/>
            <w:szCs w:val="24"/>
          </w:rPr>
          <w:delText>基本信息</w:delText>
        </w:r>
      </w:del>
    </w:p>
    <w:p w14:paraId="5B7156B0" w14:textId="1C257017" w:rsidR="005F457E" w:rsidDel="00964E30" w:rsidRDefault="00000000">
      <w:pPr>
        <w:widowControl/>
        <w:spacing w:after="0" w:line="312" w:lineRule="auto"/>
        <w:ind w:firstLineChars="0" w:firstLine="0"/>
        <w:jc w:val="center"/>
        <w:rPr>
          <w:del w:id="1700" w:author="Si-yuan LIU" w:date="2026-07-24T14:26:00Z" w16du:dateUtc="2026-07-24T06:26:00Z"/>
          <w:color w:val="000000" w:themeColor="text1"/>
          <w:szCs w:val="24"/>
        </w:rPr>
      </w:pPr>
      <w:del w:id="1701" w:author="Si-yuan LIU" w:date="2026-07-24T14:26:00Z" w16du:dateUtc="2026-07-24T06:26:00Z">
        <w:r w:rsidDel="00964E30">
          <w:rPr>
            <w:rFonts w:hint="eastAsia"/>
            <w:color w:val="000000" w:themeColor="text1"/>
            <w:szCs w:val="24"/>
          </w:rPr>
          <w:delText>表</w:delText>
        </w:r>
        <w:r w:rsidDel="00964E30">
          <w:rPr>
            <w:color w:val="000000" w:themeColor="text1"/>
            <w:szCs w:val="24"/>
          </w:rPr>
          <w:delText xml:space="preserve"> </w:delText>
        </w:r>
        <w:r w:rsidDel="00964E30">
          <w:rPr>
            <w:color w:val="000000" w:themeColor="text1"/>
            <w:szCs w:val="24"/>
          </w:rPr>
          <w:fldChar w:fldCharType="begin"/>
        </w:r>
        <w:r w:rsidDel="00964E30">
          <w:rPr>
            <w:color w:val="000000" w:themeColor="text1"/>
            <w:szCs w:val="24"/>
          </w:rPr>
          <w:delInstrText xml:space="preserve"> SEQ </w:delInstrText>
        </w:r>
        <w:r w:rsidDel="00964E30">
          <w:rPr>
            <w:rFonts w:hint="eastAsia"/>
            <w:color w:val="000000" w:themeColor="text1"/>
            <w:szCs w:val="24"/>
          </w:rPr>
          <w:delInstrText>表</w:delInstrText>
        </w:r>
        <w:r w:rsidDel="00964E30">
          <w:rPr>
            <w:color w:val="000000" w:themeColor="text1"/>
            <w:szCs w:val="24"/>
          </w:rPr>
          <w:delInstrText xml:space="preserve"> \* ARABIC </w:delInstrText>
        </w:r>
        <w:r w:rsidDel="00964E30">
          <w:rPr>
            <w:color w:val="000000" w:themeColor="text1"/>
            <w:szCs w:val="24"/>
          </w:rPr>
          <w:fldChar w:fldCharType="separate"/>
        </w:r>
      </w:del>
      <w:ins w:id="1702" w:author="怡然 刘 [2]" w:date="2026-07-08T15:02:00Z">
        <w:del w:id="1703" w:author="Si-yuan LIU" w:date="2026-07-24T14:26:00Z" w16du:dateUtc="2026-07-24T06:26:00Z">
          <w:r w:rsidR="004A5B2B" w:rsidDel="00964E30">
            <w:rPr>
              <w:noProof/>
              <w:color w:val="000000" w:themeColor="text1"/>
              <w:szCs w:val="24"/>
            </w:rPr>
            <w:delText>11</w:delText>
          </w:r>
        </w:del>
      </w:ins>
      <w:ins w:id="1704" w:author="Bentayga-" w:date="2026-07-05T17:09:00Z">
        <w:del w:id="1705" w:author="Si-yuan LIU" w:date="2026-07-24T14:26:00Z" w16du:dateUtc="2026-07-24T06:26:00Z">
          <w:r w:rsidDel="00964E30">
            <w:rPr>
              <w:noProof/>
              <w:color w:val="000000" w:themeColor="text1"/>
              <w:szCs w:val="24"/>
            </w:rPr>
            <w:delText>11</w:delText>
          </w:r>
        </w:del>
      </w:ins>
      <w:del w:id="1706" w:author="Si-yuan LIU" w:date="2026-07-24T14:26:00Z" w16du:dateUtc="2026-07-24T06:26:00Z">
        <w:r w:rsidDel="00964E30">
          <w:rPr>
            <w:noProof/>
            <w:color w:val="000000" w:themeColor="text1"/>
            <w:szCs w:val="24"/>
          </w:rPr>
          <w:delText>11</w:delText>
        </w:r>
        <w:r w:rsidDel="00964E30">
          <w:rPr>
            <w:color w:val="000000" w:themeColor="text1"/>
            <w:szCs w:val="24"/>
          </w:rPr>
          <w:fldChar w:fldCharType="end"/>
        </w:r>
        <w:r w:rsidDel="00964E30">
          <w:rPr>
            <w:color w:val="000000" w:themeColor="text1"/>
            <w:szCs w:val="24"/>
          </w:rPr>
          <w:delText xml:space="preserve"> </w:delText>
        </w:r>
        <w:r w:rsidDel="00964E30">
          <w:rPr>
            <w:rFonts w:hint="eastAsia"/>
            <w:color w:val="000000" w:themeColor="text1"/>
            <w:szCs w:val="24"/>
          </w:rPr>
          <w:delText>中介机构基本情况</w:delText>
        </w:r>
      </w:del>
    </w:p>
    <w:tbl>
      <w:tblPr>
        <w:tblStyle w:val="af6"/>
        <w:tblW w:w="8890" w:type="dxa"/>
        <w:tblLayout w:type="fixed"/>
        <w:tblLook w:val="04A0" w:firstRow="1" w:lastRow="0" w:firstColumn="1" w:lastColumn="0" w:noHBand="0" w:noVBand="1"/>
      </w:tblPr>
      <w:tblGrid>
        <w:gridCol w:w="3169"/>
        <w:gridCol w:w="5721"/>
      </w:tblGrid>
      <w:tr w:rsidR="005F457E" w:rsidDel="00964E30" w14:paraId="5CE2E556" w14:textId="2C7B3B9A">
        <w:trPr>
          <w:trHeight w:val="20"/>
          <w:del w:id="1707" w:author="Si-yuan LIU" w:date="2026-07-24T14:26:00Z" w16du:dateUtc="2026-07-24T06:26:00Z"/>
        </w:trPr>
        <w:tc>
          <w:tcPr>
            <w:tcW w:w="3169" w:type="dxa"/>
          </w:tcPr>
          <w:p w14:paraId="41419B79" w14:textId="23C530BB" w:rsidR="005F457E" w:rsidDel="00964E30" w:rsidRDefault="00000000">
            <w:pPr>
              <w:numPr>
                <w:ilvl w:val="0"/>
                <w:numId w:val="1"/>
              </w:numPr>
              <w:spacing w:after="0" w:line="240" w:lineRule="auto"/>
              <w:ind w:firstLineChars="0" w:firstLine="0"/>
              <w:contextualSpacing/>
              <w:textAlignment w:val="auto"/>
              <w:rPr>
                <w:del w:id="1708" w:author="Si-yuan LIU" w:date="2026-07-24T14:26:00Z" w16du:dateUtc="2026-07-24T06:26:00Z"/>
                <w:b/>
                <w:bCs/>
                <w:color w:val="000000" w:themeColor="text1"/>
                <w:sz w:val="21"/>
                <w:szCs w:val="21"/>
              </w:rPr>
            </w:pPr>
            <w:del w:id="1709" w:author="Si-yuan LIU" w:date="2026-07-24T14:26:00Z" w16du:dateUtc="2026-07-24T06:26:00Z">
              <w:r w:rsidDel="00964E30">
                <w:rPr>
                  <w:rFonts w:hint="eastAsia"/>
                  <w:b/>
                  <w:bCs/>
                  <w:color w:val="000000" w:themeColor="text1"/>
                  <w:sz w:val="21"/>
                  <w:szCs w:val="21"/>
                </w:rPr>
                <w:delText>中介机构类型</w:delText>
              </w:r>
            </w:del>
          </w:p>
        </w:tc>
        <w:tc>
          <w:tcPr>
            <w:tcW w:w="5721" w:type="dxa"/>
            <w:vAlign w:val="center"/>
          </w:tcPr>
          <w:p w14:paraId="25EC519B" w14:textId="03F015A6" w:rsidR="005F457E" w:rsidDel="00964E30" w:rsidRDefault="00000000">
            <w:pPr>
              <w:spacing w:after="0" w:line="240" w:lineRule="auto"/>
              <w:ind w:firstLineChars="0" w:firstLine="0"/>
              <w:contextualSpacing/>
              <w:textAlignment w:val="auto"/>
              <w:rPr>
                <w:del w:id="1710" w:author="Si-yuan LIU" w:date="2026-07-24T14:26:00Z" w16du:dateUtc="2026-07-24T06:26:00Z"/>
                <w:b/>
                <w:bCs/>
                <w:color w:val="000000" w:themeColor="text1"/>
                <w:sz w:val="21"/>
                <w:szCs w:val="21"/>
              </w:rPr>
            </w:pPr>
            <w:del w:id="1711" w:author="Si-yuan LIU" w:date="2026-07-24T14:26:00Z" w16du:dateUtc="2026-07-24T06:26:00Z">
              <w:r w:rsidDel="00964E30">
                <w:rPr>
                  <w:rFonts w:hint="eastAsia"/>
                  <w:b/>
                  <w:bCs/>
                  <w:color w:val="000000" w:themeColor="text1"/>
                  <w:sz w:val="21"/>
                  <w:szCs w:val="21"/>
                </w:rPr>
                <w:delText>财务顾问</w:delText>
              </w:r>
            </w:del>
          </w:p>
        </w:tc>
      </w:tr>
      <w:tr w:rsidR="005F457E" w:rsidDel="00964E30" w14:paraId="5BB22D35" w14:textId="6A787AA6">
        <w:trPr>
          <w:trHeight w:val="20"/>
          <w:del w:id="1712" w:author="Si-yuan LIU" w:date="2026-07-24T14:26:00Z" w16du:dateUtc="2026-07-24T06:26:00Z"/>
        </w:trPr>
        <w:tc>
          <w:tcPr>
            <w:tcW w:w="3169" w:type="dxa"/>
          </w:tcPr>
          <w:p w14:paraId="0784F5BA" w14:textId="34C849F5" w:rsidR="005F457E" w:rsidDel="00964E30" w:rsidRDefault="00000000">
            <w:pPr>
              <w:spacing w:after="0" w:line="240" w:lineRule="auto"/>
              <w:ind w:firstLineChars="0" w:firstLine="240"/>
              <w:contextualSpacing/>
              <w:textAlignment w:val="auto"/>
              <w:rPr>
                <w:del w:id="1713" w:author="Si-yuan LIU" w:date="2026-07-24T14:26:00Z" w16du:dateUtc="2026-07-24T06:26:00Z"/>
                <w:color w:val="000000" w:themeColor="text1"/>
                <w:sz w:val="21"/>
                <w:szCs w:val="21"/>
              </w:rPr>
            </w:pPr>
            <w:del w:id="1714" w:author="Si-yuan LIU" w:date="2026-07-24T14:26:00Z" w16du:dateUtc="2026-07-24T06:26:00Z">
              <w:r w:rsidDel="00964E30">
                <w:rPr>
                  <w:rFonts w:hint="eastAsia"/>
                  <w:color w:val="000000" w:themeColor="text1"/>
                  <w:sz w:val="21"/>
                  <w:szCs w:val="21"/>
                </w:rPr>
                <w:delText>中介机构名称</w:delText>
              </w:r>
            </w:del>
          </w:p>
        </w:tc>
        <w:tc>
          <w:tcPr>
            <w:tcW w:w="5721" w:type="dxa"/>
            <w:vAlign w:val="center"/>
          </w:tcPr>
          <w:p w14:paraId="7AC1570C" w14:textId="1B536C8F" w:rsidR="005F457E" w:rsidDel="00964E30" w:rsidRDefault="00000000">
            <w:pPr>
              <w:spacing w:after="0" w:line="240" w:lineRule="auto"/>
              <w:ind w:firstLineChars="0" w:firstLine="0"/>
              <w:contextualSpacing/>
              <w:textAlignment w:val="auto"/>
              <w:rPr>
                <w:del w:id="1715" w:author="Si-yuan LIU" w:date="2026-07-24T14:26:00Z" w16du:dateUtc="2026-07-24T06:26:00Z"/>
                <w:color w:val="000000" w:themeColor="text1"/>
                <w:sz w:val="21"/>
                <w:szCs w:val="21"/>
              </w:rPr>
            </w:pPr>
            <w:del w:id="1716" w:author="Si-yuan LIU" w:date="2026-07-24T14:26:00Z" w16du:dateUtc="2026-07-24T06:26:00Z">
              <w:r w:rsidDel="00964E30">
                <w:rPr>
                  <w:rFonts w:hint="eastAsia"/>
                  <w:color w:val="000000" w:themeColor="text1"/>
                  <w:sz w:val="21"/>
                  <w:szCs w:val="21"/>
                </w:rPr>
                <w:delText>华泰联合证券有限责任公司</w:delText>
              </w:r>
            </w:del>
          </w:p>
        </w:tc>
      </w:tr>
      <w:tr w:rsidR="005F457E" w:rsidDel="00964E30" w14:paraId="724872E6" w14:textId="2BE1B9BA">
        <w:trPr>
          <w:trHeight w:val="20"/>
          <w:del w:id="1717" w:author="Si-yuan LIU" w:date="2026-07-24T14:26:00Z" w16du:dateUtc="2026-07-24T06:26:00Z"/>
        </w:trPr>
        <w:tc>
          <w:tcPr>
            <w:tcW w:w="3169" w:type="dxa"/>
          </w:tcPr>
          <w:p w14:paraId="5D7D3EB1" w14:textId="235A2A1D" w:rsidR="005F457E" w:rsidDel="00964E30" w:rsidRDefault="00000000">
            <w:pPr>
              <w:spacing w:after="0" w:line="240" w:lineRule="auto"/>
              <w:ind w:firstLineChars="0" w:firstLine="240"/>
              <w:contextualSpacing/>
              <w:textAlignment w:val="auto"/>
              <w:rPr>
                <w:del w:id="1718" w:author="Si-yuan LIU" w:date="2026-07-24T14:26:00Z" w16du:dateUtc="2026-07-24T06:26:00Z"/>
                <w:color w:val="000000" w:themeColor="text1"/>
                <w:sz w:val="21"/>
                <w:szCs w:val="21"/>
              </w:rPr>
            </w:pPr>
            <w:del w:id="1719" w:author="Si-yuan LIU" w:date="2026-07-24T14:26:00Z" w16du:dateUtc="2026-07-24T06:26:00Z">
              <w:r w:rsidDel="00964E30">
                <w:rPr>
                  <w:rFonts w:hint="eastAsia"/>
                  <w:color w:val="000000" w:themeColor="text1"/>
                  <w:sz w:val="21"/>
                  <w:szCs w:val="21"/>
                </w:rPr>
                <w:delText>联系地址</w:delText>
              </w:r>
            </w:del>
          </w:p>
        </w:tc>
        <w:tc>
          <w:tcPr>
            <w:tcW w:w="5721" w:type="dxa"/>
            <w:vAlign w:val="center"/>
          </w:tcPr>
          <w:p w14:paraId="2BAA3BDA" w14:textId="6537E1E3" w:rsidR="005F457E" w:rsidDel="00964E30" w:rsidRDefault="00000000">
            <w:pPr>
              <w:spacing w:after="0" w:line="240" w:lineRule="auto"/>
              <w:ind w:firstLineChars="0" w:firstLine="0"/>
              <w:contextualSpacing/>
              <w:textAlignment w:val="auto"/>
              <w:rPr>
                <w:del w:id="1720" w:author="Si-yuan LIU" w:date="2026-07-24T14:26:00Z" w16du:dateUtc="2026-07-24T06:26:00Z"/>
                <w:color w:val="000000" w:themeColor="text1"/>
                <w:sz w:val="21"/>
                <w:szCs w:val="21"/>
              </w:rPr>
            </w:pPr>
            <w:del w:id="1721" w:author="Si-yuan LIU" w:date="2026-07-24T14:26:00Z" w16du:dateUtc="2026-07-24T06:26:00Z">
              <w:r w:rsidDel="00964E30">
                <w:rPr>
                  <w:rFonts w:hint="eastAsia"/>
                  <w:color w:val="000000" w:themeColor="text1"/>
                  <w:kern w:val="0"/>
                  <w:sz w:val="21"/>
                  <w:szCs w:val="21"/>
                </w:rPr>
                <w:delText>上海市浦东新区东方路</w:delText>
              </w:r>
              <w:r w:rsidDel="00964E30">
                <w:rPr>
                  <w:color w:val="000000" w:themeColor="text1"/>
                  <w:kern w:val="0"/>
                  <w:sz w:val="21"/>
                  <w:szCs w:val="21"/>
                </w:rPr>
                <w:delText>18</w:delText>
              </w:r>
              <w:r w:rsidDel="00964E30">
                <w:rPr>
                  <w:rFonts w:hint="eastAsia"/>
                  <w:color w:val="000000" w:themeColor="text1"/>
                  <w:kern w:val="0"/>
                  <w:sz w:val="21"/>
                  <w:szCs w:val="21"/>
                </w:rPr>
                <w:delText>号保利广场</w:delText>
              </w:r>
              <w:r w:rsidDel="00964E30">
                <w:rPr>
                  <w:color w:val="000000" w:themeColor="text1"/>
                  <w:kern w:val="0"/>
                  <w:sz w:val="21"/>
                  <w:szCs w:val="21"/>
                </w:rPr>
                <w:delText>E</w:delText>
              </w:r>
              <w:r w:rsidDel="00964E30">
                <w:rPr>
                  <w:rFonts w:hint="eastAsia"/>
                  <w:color w:val="000000" w:themeColor="text1"/>
                  <w:kern w:val="0"/>
                  <w:sz w:val="21"/>
                  <w:szCs w:val="21"/>
                </w:rPr>
                <w:delText>栋</w:delText>
              </w:r>
              <w:r w:rsidDel="00964E30">
                <w:rPr>
                  <w:color w:val="000000" w:themeColor="text1"/>
                  <w:kern w:val="0"/>
                  <w:sz w:val="21"/>
                  <w:szCs w:val="21"/>
                </w:rPr>
                <w:delText>20</w:delText>
              </w:r>
              <w:r w:rsidDel="00964E30">
                <w:rPr>
                  <w:rFonts w:hint="eastAsia"/>
                  <w:color w:val="000000" w:themeColor="text1"/>
                  <w:kern w:val="0"/>
                  <w:sz w:val="21"/>
                  <w:szCs w:val="21"/>
                </w:rPr>
                <w:delText>层</w:delText>
              </w:r>
            </w:del>
          </w:p>
        </w:tc>
      </w:tr>
      <w:tr w:rsidR="005F457E" w:rsidDel="00964E30" w14:paraId="56D9A6E1" w14:textId="26563053">
        <w:trPr>
          <w:trHeight w:val="20"/>
          <w:del w:id="1722" w:author="Si-yuan LIU" w:date="2026-07-24T14:26:00Z" w16du:dateUtc="2026-07-24T06:26:00Z"/>
        </w:trPr>
        <w:tc>
          <w:tcPr>
            <w:tcW w:w="3169" w:type="dxa"/>
          </w:tcPr>
          <w:p w14:paraId="606CE80D" w14:textId="227E02BA" w:rsidR="005F457E" w:rsidDel="00964E30" w:rsidRDefault="00000000">
            <w:pPr>
              <w:spacing w:after="0" w:line="240" w:lineRule="auto"/>
              <w:ind w:firstLineChars="0" w:firstLine="240"/>
              <w:contextualSpacing/>
              <w:textAlignment w:val="auto"/>
              <w:rPr>
                <w:del w:id="1723" w:author="Si-yuan LIU" w:date="2026-07-24T14:26:00Z" w16du:dateUtc="2026-07-24T06:26:00Z"/>
                <w:color w:val="000000" w:themeColor="text1"/>
                <w:sz w:val="21"/>
                <w:szCs w:val="21"/>
              </w:rPr>
            </w:pPr>
            <w:del w:id="1724" w:author="Si-yuan LIU" w:date="2026-07-24T14:26:00Z" w16du:dateUtc="2026-07-24T06:26:00Z">
              <w:r w:rsidDel="00964E30">
                <w:rPr>
                  <w:rFonts w:hint="eastAsia"/>
                  <w:color w:val="000000" w:themeColor="text1"/>
                  <w:sz w:val="21"/>
                  <w:szCs w:val="21"/>
                </w:rPr>
                <w:delText>机构联系人姓名及职务</w:delText>
              </w:r>
            </w:del>
          </w:p>
        </w:tc>
        <w:tc>
          <w:tcPr>
            <w:tcW w:w="5721" w:type="dxa"/>
            <w:vAlign w:val="center"/>
          </w:tcPr>
          <w:p w14:paraId="34FA8C8F" w14:textId="72EDC2C7" w:rsidR="005F457E" w:rsidDel="00964E30" w:rsidRDefault="00000000">
            <w:pPr>
              <w:spacing w:after="0" w:line="240" w:lineRule="auto"/>
              <w:ind w:firstLineChars="0" w:firstLine="0"/>
              <w:contextualSpacing/>
              <w:textAlignment w:val="auto"/>
              <w:rPr>
                <w:del w:id="1725" w:author="Si-yuan LIU" w:date="2026-07-24T14:26:00Z" w16du:dateUtc="2026-07-24T06:26:00Z"/>
                <w:color w:val="000000" w:themeColor="text1"/>
                <w:sz w:val="21"/>
                <w:szCs w:val="21"/>
              </w:rPr>
            </w:pPr>
            <w:del w:id="1726" w:author="Si-yuan LIU" w:date="2026-07-24T14:26:00Z" w16du:dateUtc="2026-07-24T06:26:00Z">
              <w:r w:rsidDel="00964E30">
                <w:rPr>
                  <w:rFonts w:hint="eastAsia"/>
                  <w:color w:val="000000" w:themeColor="text1"/>
                  <w:sz w:val="21"/>
                  <w:szCs w:val="21"/>
                </w:rPr>
                <w:delText>马梁</w:delText>
              </w:r>
              <w:r w:rsidDel="00964E30">
                <w:rPr>
                  <w:color w:val="000000" w:themeColor="text1"/>
                  <w:sz w:val="21"/>
                  <w:szCs w:val="21"/>
                </w:rPr>
                <w:delText xml:space="preserve"> </w:delText>
              </w:r>
              <w:r w:rsidDel="00964E30">
                <w:rPr>
                  <w:rFonts w:hint="eastAsia"/>
                  <w:color w:val="000000" w:themeColor="text1"/>
                  <w:sz w:val="21"/>
                  <w:szCs w:val="21"/>
                </w:rPr>
                <w:delText>总监、</w:delText>
              </w:r>
              <w:r w:rsidDel="00964E30">
                <w:rPr>
                  <w:rFonts w:hint="eastAsia"/>
                  <w:color w:val="000000" w:themeColor="text1"/>
                  <w:kern w:val="0"/>
                  <w:sz w:val="21"/>
                  <w:szCs w:val="21"/>
                </w:rPr>
                <w:delText>陈健冶</w:delText>
              </w:r>
              <w:r w:rsidDel="00964E30">
                <w:rPr>
                  <w:color w:val="000000" w:themeColor="text1"/>
                  <w:kern w:val="0"/>
                  <w:sz w:val="21"/>
                  <w:szCs w:val="21"/>
                </w:rPr>
                <w:delText xml:space="preserve"> </w:delText>
              </w:r>
              <w:r w:rsidDel="00964E30">
                <w:rPr>
                  <w:rFonts w:hint="eastAsia"/>
                  <w:color w:val="000000" w:themeColor="text1"/>
                  <w:kern w:val="0"/>
                  <w:sz w:val="21"/>
                  <w:szCs w:val="21"/>
                </w:rPr>
                <w:delText>副总监</w:delText>
              </w:r>
            </w:del>
          </w:p>
        </w:tc>
      </w:tr>
      <w:tr w:rsidR="005F457E" w:rsidDel="00964E30" w14:paraId="13FE391F" w14:textId="732E69E3">
        <w:trPr>
          <w:trHeight w:val="20"/>
          <w:del w:id="1727" w:author="Si-yuan LIU" w:date="2026-07-24T14:26:00Z" w16du:dateUtc="2026-07-24T06:26:00Z"/>
        </w:trPr>
        <w:tc>
          <w:tcPr>
            <w:tcW w:w="3169" w:type="dxa"/>
          </w:tcPr>
          <w:p w14:paraId="76E3EF4F" w14:textId="3C68B892" w:rsidR="005F457E" w:rsidDel="00964E30" w:rsidRDefault="00000000">
            <w:pPr>
              <w:spacing w:after="0" w:line="240" w:lineRule="auto"/>
              <w:ind w:firstLineChars="0" w:firstLine="240"/>
              <w:contextualSpacing/>
              <w:textAlignment w:val="auto"/>
              <w:rPr>
                <w:del w:id="1728" w:author="Si-yuan LIU" w:date="2026-07-24T14:26:00Z" w16du:dateUtc="2026-07-24T06:26:00Z"/>
                <w:color w:val="000000" w:themeColor="text1"/>
                <w:sz w:val="21"/>
                <w:szCs w:val="21"/>
              </w:rPr>
            </w:pPr>
            <w:del w:id="1729" w:author="Si-yuan LIU" w:date="2026-07-24T14:26:00Z" w16du:dateUtc="2026-07-24T06:26:00Z">
              <w:r w:rsidDel="00964E30">
                <w:rPr>
                  <w:rFonts w:hint="eastAsia"/>
                  <w:color w:val="000000" w:themeColor="text1"/>
                  <w:sz w:val="21"/>
                  <w:szCs w:val="21"/>
                </w:rPr>
                <w:delText>机构联系人联系方式</w:delText>
              </w:r>
            </w:del>
          </w:p>
        </w:tc>
        <w:tc>
          <w:tcPr>
            <w:tcW w:w="5721" w:type="dxa"/>
            <w:vAlign w:val="center"/>
          </w:tcPr>
          <w:p w14:paraId="10DE4958" w14:textId="7C4EB97A" w:rsidR="005F457E" w:rsidDel="00964E30" w:rsidRDefault="00000000">
            <w:pPr>
              <w:spacing w:after="0" w:line="240" w:lineRule="auto"/>
              <w:ind w:firstLineChars="0" w:firstLine="0"/>
              <w:contextualSpacing/>
              <w:textAlignment w:val="auto"/>
              <w:rPr>
                <w:del w:id="1730" w:author="Si-yuan LIU" w:date="2026-07-24T14:26:00Z" w16du:dateUtc="2026-07-24T06:26:00Z"/>
                <w:color w:val="000000" w:themeColor="text1"/>
                <w:sz w:val="21"/>
                <w:szCs w:val="21"/>
              </w:rPr>
            </w:pPr>
            <w:del w:id="1731" w:author="Si-yuan LIU" w:date="2026-07-24T14:26:00Z" w16du:dateUtc="2026-07-24T06:26:00Z">
              <w:r w:rsidDel="00964E30">
                <w:rPr>
                  <w:color w:val="000000" w:themeColor="text1"/>
                  <w:kern w:val="0"/>
                  <w:sz w:val="21"/>
                  <w:szCs w:val="21"/>
                </w:rPr>
                <w:delText>150-1127-3370</w:delText>
              </w:r>
              <w:r w:rsidDel="00964E30">
                <w:rPr>
                  <w:rFonts w:hint="eastAsia"/>
                  <w:color w:val="000000" w:themeColor="text1"/>
                  <w:kern w:val="0"/>
                  <w:sz w:val="21"/>
                  <w:szCs w:val="21"/>
                </w:rPr>
                <w:delText>、</w:delText>
              </w:r>
              <w:r w:rsidDel="00964E30">
                <w:rPr>
                  <w:color w:val="000000" w:themeColor="text1"/>
                  <w:kern w:val="0"/>
                  <w:sz w:val="21"/>
                  <w:szCs w:val="21"/>
                </w:rPr>
                <w:delText>186-1663-8821</w:delText>
              </w:r>
            </w:del>
          </w:p>
        </w:tc>
      </w:tr>
      <w:tr w:rsidR="005F457E" w:rsidDel="00964E30" w14:paraId="34FD8360" w14:textId="30680E44">
        <w:trPr>
          <w:trHeight w:val="20"/>
          <w:del w:id="1732" w:author="Si-yuan LIU" w:date="2026-07-24T14:26:00Z" w16du:dateUtc="2026-07-24T06:26:00Z"/>
        </w:trPr>
        <w:tc>
          <w:tcPr>
            <w:tcW w:w="3169" w:type="dxa"/>
            <w:vAlign w:val="center"/>
          </w:tcPr>
          <w:p w14:paraId="1AE20413" w14:textId="00ED89AE" w:rsidR="005F457E" w:rsidDel="00964E30" w:rsidRDefault="00000000">
            <w:pPr>
              <w:numPr>
                <w:ilvl w:val="255"/>
                <w:numId w:val="0"/>
              </w:numPr>
              <w:spacing w:after="0" w:line="240" w:lineRule="auto"/>
              <w:ind w:firstLine="240"/>
              <w:contextualSpacing/>
              <w:textAlignment w:val="auto"/>
              <w:rPr>
                <w:del w:id="1733" w:author="Si-yuan LIU" w:date="2026-07-24T14:26:00Z" w16du:dateUtc="2026-07-24T06:26:00Z"/>
                <w:color w:val="000000" w:themeColor="text1"/>
                <w:sz w:val="21"/>
                <w:szCs w:val="21"/>
              </w:rPr>
            </w:pPr>
            <w:del w:id="1734" w:author="Si-yuan LIU" w:date="2026-07-24T14:26:00Z" w16du:dateUtc="2026-07-24T06:26:00Z">
              <w:r w:rsidDel="00964E30">
                <w:rPr>
                  <w:rFonts w:hint="eastAsia"/>
                  <w:color w:val="000000" w:themeColor="text1"/>
                  <w:sz w:val="21"/>
                  <w:szCs w:val="21"/>
                </w:rPr>
                <w:delText>本项目联系人姓名及职务</w:delText>
              </w:r>
            </w:del>
          </w:p>
        </w:tc>
        <w:tc>
          <w:tcPr>
            <w:tcW w:w="5721" w:type="dxa"/>
            <w:vAlign w:val="center"/>
          </w:tcPr>
          <w:p w14:paraId="2066A3C4" w14:textId="0F3647AA" w:rsidR="005F457E" w:rsidDel="00964E30" w:rsidRDefault="00000000">
            <w:pPr>
              <w:spacing w:after="0" w:line="240" w:lineRule="auto"/>
              <w:ind w:firstLineChars="0" w:firstLine="0"/>
              <w:contextualSpacing/>
              <w:textAlignment w:val="auto"/>
              <w:rPr>
                <w:del w:id="1735" w:author="Si-yuan LIU" w:date="2026-07-24T14:26:00Z" w16du:dateUtc="2026-07-24T06:26:00Z"/>
                <w:color w:val="000000" w:themeColor="text1"/>
                <w:sz w:val="21"/>
                <w:szCs w:val="21"/>
              </w:rPr>
            </w:pPr>
            <w:del w:id="1736" w:author="Si-yuan LIU" w:date="2026-07-24T14:26:00Z" w16du:dateUtc="2026-07-24T06:26:00Z">
              <w:r w:rsidDel="00964E30">
                <w:rPr>
                  <w:rFonts w:hint="eastAsia"/>
                  <w:color w:val="000000" w:themeColor="text1"/>
                  <w:sz w:val="21"/>
                  <w:szCs w:val="21"/>
                </w:rPr>
                <w:delText>李婧</w:delText>
              </w:r>
              <w:r w:rsidDel="00964E30">
                <w:rPr>
                  <w:color w:val="000000" w:themeColor="text1"/>
                  <w:sz w:val="21"/>
                  <w:szCs w:val="21"/>
                </w:rPr>
                <w:delText xml:space="preserve"> </w:delText>
              </w:r>
              <w:r w:rsidDel="00964E30">
                <w:rPr>
                  <w:rFonts w:hint="eastAsia"/>
                  <w:color w:val="000000" w:themeColor="text1"/>
                  <w:sz w:val="21"/>
                  <w:szCs w:val="21"/>
                </w:rPr>
                <w:delText>总监、</w:delText>
              </w:r>
              <w:r w:rsidDel="00964E30">
                <w:rPr>
                  <w:rFonts w:hint="eastAsia"/>
                  <w:color w:val="000000" w:themeColor="text1"/>
                  <w:kern w:val="0"/>
                  <w:sz w:val="21"/>
                  <w:szCs w:val="21"/>
                </w:rPr>
                <w:delText>徐晨豪</w:delText>
              </w:r>
              <w:r w:rsidDel="00964E30">
                <w:rPr>
                  <w:color w:val="000000" w:themeColor="text1"/>
                  <w:kern w:val="0"/>
                  <w:sz w:val="21"/>
                  <w:szCs w:val="21"/>
                </w:rPr>
                <w:delText xml:space="preserve"> </w:delText>
              </w:r>
              <w:r w:rsidDel="00964E30">
                <w:rPr>
                  <w:rFonts w:hint="eastAsia"/>
                  <w:color w:val="000000" w:themeColor="text1"/>
                  <w:kern w:val="0"/>
                  <w:sz w:val="21"/>
                  <w:szCs w:val="21"/>
                </w:rPr>
                <w:delText>副总监、郜乃达</w:delText>
              </w:r>
              <w:r w:rsidDel="00964E30">
                <w:rPr>
                  <w:color w:val="000000" w:themeColor="text1"/>
                  <w:kern w:val="0"/>
                  <w:sz w:val="21"/>
                  <w:szCs w:val="21"/>
                </w:rPr>
                <w:delText xml:space="preserve"> </w:delText>
              </w:r>
              <w:r w:rsidDel="00964E30">
                <w:rPr>
                  <w:rFonts w:hint="eastAsia"/>
                  <w:color w:val="000000" w:themeColor="text1"/>
                  <w:kern w:val="0"/>
                  <w:sz w:val="21"/>
                  <w:szCs w:val="21"/>
                </w:rPr>
                <w:delText>副总监、崔家兴</w:delText>
              </w:r>
              <w:r w:rsidDel="00964E30">
                <w:rPr>
                  <w:color w:val="000000" w:themeColor="text1"/>
                  <w:kern w:val="0"/>
                  <w:sz w:val="21"/>
                  <w:szCs w:val="21"/>
                </w:rPr>
                <w:delText xml:space="preserve"> </w:delText>
              </w:r>
              <w:r w:rsidDel="00964E30">
                <w:rPr>
                  <w:rFonts w:hint="eastAsia"/>
                  <w:color w:val="000000" w:themeColor="text1"/>
                  <w:kern w:val="0"/>
                  <w:sz w:val="21"/>
                  <w:szCs w:val="21"/>
                </w:rPr>
                <w:delText>经理、祁义凌</w:delText>
              </w:r>
              <w:r w:rsidDel="00964E30">
                <w:rPr>
                  <w:color w:val="000000" w:themeColor="text1"/>
                  <w:kern w:val="0"/>
                  <w:sz w:val="21"/>
                  <w:szCs w:val="21"/>
                </w:rPr>
                <w:delText xml:space="preserve"> </w:delText>
              </w:r>
              <w:r w:rsidDel="00964E30">
                <w:rPr>
                  <w:rFonts w:hint="eastAsia"/>
                  <w:color w:val="000000" w:themeColor="text1"/>
                  <w:kern w:val="0"/>
                  <w:sz w:val="21"/>
                  <w:szCs w:val="21"/>
                </w:rPr>
                <w:delText>经理</w:delText>
              </w:r>
            </w:del>
            <w:ins w:id="1737" w:author="怡然 刘" w:date="2026-06-24T17:32:00Z">
              <w:del w:id="1738" w:author="Si-yuan LIU" w:date="2026-07-24T14:26:00Z" w16du:dateUtc="2026-07-24T06:26:00Z">
                <w:r w:rsidDel="00964E30">
                  <w:rPr>
                    <w:rFonts w:hint="eastAsia"/>
                    <w:color w:val="000000" w:themeColor="text1"/>
                    <w:kern w:val="0"/>
                    <w:sz w:val="21"/>
                    <w:szCs w:val="21"/>
                  </w:rPr>
                  <w:delText>、刘怡然</w:delText>
                </w:r>
                <w:r w:rsidDel="00964E30">
                  <w:rPr>
                    <w:rFonts w:hint="eastAsia"/>
                    <w:color w:val="000000" w:themeColor="text1"/>
                    <w:kern w:val="0"/>
                    <w:sz w:val="21"/>
                    <w:szCs w:val="21"/>
                  </w:rPr>
                  <w:delText xml:space="preserve"> </w:delText>
                </w:r>
                <w:r w:rsidDel="00964E30">
                  <w:rPr>
                    <w:rFonts w:hint="eastAsia"/>
                    <w:color w:val="000000" w:themeColor="text1"/>
                    <w:kern w:val="0"/>
                    <w:sz w:val="21"/>
                    <w:szCs w:val="21"/>
                  </w:rPr>
                  <w:delText>经理</w:delText>
                </w:r>
              </w:del>
            </w:ins>
          </w:p>
        </w:tc>
      </w:tr>
      <w:tr w:rsidR="005F457E" w:rsidDel="00964E30" w14:paraId="1AA7C233" w14:textId="3A4B3E04">
        <w:trPr>
          <w:trHeight w:val="20"/>
          <w:del w:id="1739" w:author="Si-yuan LIU" w:date="2026-07-24T14:26:00Z" w16du:dateUtc="2026-07-24T06:26:00Z"/>
        </w:trPr>
        <w:tc>
          <w:tcPr>
            <w:tcW w:w="3169" w:type="dxa"/>
            <w:vAlign w:val="center"/>
          </w:tcPr>
          <w:p w14:paraId="7CA5BE22" w14:textId="1F5C5BD7" w:rsidR="005F457E" w:rsidDel="00964E30" w:rsidRDefault="00000000">
            <w:pPr>
              <w:numPr>
                <w:ilvl w:val="255"/>
                <w:numId w:val="0"/>
              </w:numPr>
              <w:spacing w:after="0" w:line="240" w:lineRule="auto"/>
              <w:ind w:firstLine="240"/>
              <w:contextualSpacing/>
              <w:textAlignment w:val="auto"/>
              <w:rPr>
                <w:del w:id="1740" w:author="Si-yuan LIU" w:date="2026-07-24T14:26:00Z" w16du:dateUtc="2026-07-24T06:26:00Z"/>
                <w:color w:val="000000" w:themeColor="text1"/>
                <w:sz w:val="21"/>
                <w:szCs w:val="21"/>
              </w:rPr>
            </w:pPr>
            <w:del w:id="1741" w:author="Si-yuan LIU" w:date="2026-07-24T14:26:00Z" w16du:dateUtc="2026-07-24T06:26:00Z">
              <w:r w:rsidDel="00964E30">
                <w:rPr>
                  <w:rFonts w:hint="eastAsia"/>
                  <w:color w:val="000000" w:themeColor="text1"/>
                  <w:sz w:val="21"/>
                  <w:szCs w:val="21"/>
                </w:rPr>
                <w:delText>本项目联系人联系方式</w:delText>
              </w:r>
            </w:del>
          </w:p>
        </w:tc>
        <w:tc>
          <w:tcPr>
            <w:tcW w:w="5721" w:type="dxa"/>
            <w:vAlign w:val="center"/>
          </w:tcPr>
          <w:p w14:paraId="0C0B49C2" w14:textId="53A9F5E5" w:rsidR="005F457E" w:rsidDel="00964E30" w:rsidRDefault="00000000">
            <w:pPr>
              <w:spacing w:after="0" w:line="240" w:lineRule="auto"/>
              <w:ind w:firstLineChars="0" w:firstLine="0"/>
              <w:contextualSpacing/>
              <w:textAlignment w:val="auto"/>
              <w:rPr>
                <w:del w:id="1742" w:author="Si-yuan LIU" w:date="2026-07-24T14:26:00Z" w16du:dateUtc="2026-07-24T06:26:00Z"/>
                <w:color w:val="000000" w:themeColor="text1"/>
                <w:sz w:val="21"/>
                <w:szCs w:val="21"/>
              </w:rPr>
            </w:pPr>
            <w:del w:id="1743" w:author="Si-yuan LIU" w:date="2026-07-24T14:26:00Z" w16du:dateUtc="2026-07-24T06:26:00Z">
              <w:r w:rsidDel="00964E30">
                <w:rPr>
                  <w:color w:val="000000" w:themeColor="text1"/>
                  <w:sz w:val="21"/>
                  <w:szCs w:val="21"/>
                </w:rPr>
                <w:delText>136-5186-3728</w:delText>
              </w:r>
              <w:r w:rsidDel="00964E30">
                <w:rPr>
                  <w:rFonts w:hint="eastAsia"/>
                  <w:color w:val="000000" w:themeColor="text1"/>
                  <w:sz w:val="21"/>
                  <w:szCs w:val="21"/>
                </w:rPr>
                <w:delText>、</w:delText>
              </w:r>
              <w:r w:rsidDel="00964E30">
                <w:rPr>
                  <w:color w:val="000000" w:themeColor="text1"/>
                  <w:kern w:val="0"/>
                  <w:sz w:val="21"/>
                  <w:szCs w:val="21"/>
                </w:rPr>
                <w:delText>153-1657-8106</w:delText>
              </w:r>
              <w:r w:rsidDel="00964E30">
                <w:rPr>
                  <w:rFonts w:hint="eastAsia"/>
                  <w:color w:val="000000" w:themeColor="text1"/>
                  <w:kern w:val="0"/>
                  <w:sz w:val="21"/>
                  <w:szCs w:val="21"/>
                </w:rPr>
                <w:delText>、</w:delText>
              </w:r>
              <w:r w:rsidDel="00964E30">
                <w:rPr>
                  <w:color w:val="000000" w:themeColor="text1"/>
                  <w:kern w:val="0"/>
                  <w:sz w:val="21"/>
                  <w:szCs w:val="21"/>
                </w:rPr>
                <w:delText>185-1034-1717</w:delText>
              </w:r>
              <w:r w:rsidDel="00964E30">
                <w:rPr>
                  <w:rFonts w:hint="eastAsia"/>
                  <w:color w:val="000000" w:themeColor="text1"/>
                  <w:kern w:val="0"/>
                  <w:sz w:val="21"/>
                  <w:szCs w:val="21"/>
                </w:rPr>
                <w:delText>、</w:delText>
              </w:r>
              <w:r w:rsidDel="00964E30">
                <w:rPr>
                  <w:color w:val="000000" w:themeColor="text1"/>
                  <w:kern w:val="0"/>
                  <w:sz w:val="21"/>
                  <w:szCs w:val="21"/>
                </w:rPr>
                <w:delText>180-1859-2919</w:delText>
              </w:r>
              <w:r w:rsidDel="00964E30">
                <w:rPr>
                  <w:rFonts w:hint="eastAsia"/>
                  <w:color w:val="000000" w:themeColor="text1"/>
                  <w:kern w:val="0"/>
                  <w:sz w:val="21"/>
                  <w:szCs w:val="21"/>
                </w:rPr>
                <w:delText>、</w:delText>
              </w:r>
              <w:r w:rsidDel="00964E30">
                <w:rPr>
                  <w:color w:val="000000" w:themeColor="text1"/>
                  <w:kern w:val="0"/>
                  <w:sz w:val="21"/>
                  <w:szCs w:val="21"/>
                </w:rPr>
                <w:delText>181-0691-2230</w:delText>
              </w:r>
            </w:del>
            <w:ins w:id="1744" w:author="怡然 刘" w:date="2026-06-24T17:33:00Z">
              <w:del w:id="1745" w:author="Si-yuan LIU" w:date="2026-07-24T14:26:00Z" w16du:dateUtc="2026-07-24T06:26:00Z">
                <w:r w:rsidDel="00964E30">
                  <w:rPr>
                    <w:rFonts w:hint="eastAsia"/>
                    <w:color w:val="000000" w:themeColor="text1"/>
                    <w:kern w:val="0"/>
                    <w:sz w:val="21"/>
                    <w:szCs w:val="21"/>
                  </w:rPr>
                  <w:delText>、</w:delText>
                </w:r>
                <w:r w:rsidDel="00964E30">
                  <w:rPr>
                    <w:rFonts w:hint="eastAsia"/>
                    <w:color w:val="000000" w:themeColor="text1"/>
                    <w:kern w:val="0"/>
                    <w:sz w:val="21"/>
                    <w:szCs w:val="21"/>
                  </w:rPr>
                  <w:delText>136-0195-2232</w:delText>
                </w:r>
              </w:del>
            </w:ins>
          </w:p>
        </w:tc>
      </w:tr>
      <w:tr w:rsidR="005F457E" w:rsidDel="00964E30" w14:paraId="69911EA9" w14:textId="4CE19BCB">
        <w:trPr>
          <w:trHeight w:val="20"/>
          <w:del w:id="1746" w:author="Si-yuan LIU" w:date="2026-07-24T14:26:00Z" w16du:dateUtc="2026-07-24T06:26:00Z"/>
        </w:trPr>
        <w:tc>
          <w:tcPr>
            <w:tcW w:w="3169" w:type="dxa"/>
          </w:tcPr>
          <w:p w14:paraId="30D1DB98" w14:textId="7E574CE9" w:rsidR="005F457E" w:rsidDel="00964E30" w:rsidRDefault="00000000">
            <w:pPr>
              <w:numPr>
                <w:ilvl w:val="0"/>
                <w:numId w:val="1"/>
              </w:numPr>
              <w:spacing w:after="0" w:line="240" w:lineRule="auto"/>
              <w:ind w:firstLineChars="0" w:firstLine="0"/>
              <w:contextualSpacing/>
              <w:textAlignment w:val="auto"/>
              <w:rPr>
                <w:del w:id="1747" w:author="Si-yuan LIU" w:date="2026-07-24T14:26:00Z" w16du:dateUtc="2026-07-24T06:26:00Z"/>
                <w:b/>
                <w:bCs/>
                <w:color w:val="000000" w:themeColor="text1"/>
                <w:sz w:val="21"/>
                <w:szCs w:val="21"/>
              </w:rPr>
            </w:pPr>
            <w:del w:id="1748" w:author="Si-yuan LIU" w:date="2026-07-24T14:26:00Z" w16du:dateUtc="2026-07-24T06:26:00Z">
              <w:r w:rsidDel="00964E30">
                <w:rPr>
                  <w:rFonts w:hint="eastAsia"/>
                  <w:b/>
                  <w:bCs/>
                  <w:color w:val="000000" w:themeColor="text1"/>
                  <w:sz w:val="21"/>
                  <w:szCs w:val="21"/>
                </w:rPr>
                <w:delText>中介机构类型</w:delText>
              </w:r>
            </w:del>
          </w:p>
        </w:tc>
        <w:tc>
          <w:tcPr>
            <w:tcW w:w="5721" w:type="dxa"/>
            <w:vAlign w:val="center"/>
          </w:tcPr>
          <w:p w14:paraId="6CADEC33" w14:textId="723741BB" w:rsidR="005F457E" w:rsidDel="00964E30" w:rsidRDefault="00000000">
            <w:pPr>
              <w:spacing w:after="0" w:line="240" w:lineRule="auto"/>
              <w:ind w:firstLineChars="0" w:firstLine="0"/>
              <w:contextualSpacing/>
              <w:textAlignment w:val="auto"/>
              <w:rPr>
                <w:del w:id="1749" w:author="Si-yuan LIU" w:date="2026-07-24T14:26:00Z" w16du:dateUtc="2026-07-24T06:26:00Z"/>
                <w:b/>
                <w:bCs/>
                <w:color w:val="000000" w:themeColor="text1"/>
                <w:sz w:val="21"/>
                <w:szCs w:val="21"/>
              </w:rPr>
            </w:pPr>
            <w:del w:id="1750" w:author="Si-yuan LIU" w:date="2026-07-24T14:26:00Z" w16du:dateUtc="2026-07-24T06:26:00Z">
              <w:r w:rsidDel="00964E30">
                <w:rPr>
                  <w:rFonts w:hint="eastAsia"/>
                  <w:b/>
                  <w:bCs/>
                  <w:color w:val="000000" w:themeColor="text1"/>
                  <w:sz w:val="21"/>
                  <w:szCs w:val="21"/>
                </w:rPr>
                <w:delText>律师事务所</w:delText>
              </w:r>
            </w:del>
          </w:p>
        </w:tc>
      </w:tr>
      <w:tr w:rsidR="005F457E" w:rsidDel="00964E30" w14:paraId="44E9F9D8" w14:textId="5255CAD1">
        <w:trPr>
          <w:trHeight w:val="20"/>
          <w:del w:id="1751" w:author="Si-yuan LIU" w:date="2026-07-24T14:26:00Z" w16du:dateUtc="2026-07-24T06:26:00Z"/>
        </w:trPr>
        <w:tc>
          <w:tcPr>
            <w:tcW w:w="3169" w:type="dxa"/>
            <w:vAlign w:val="center"/>
          </w:tcPr>
          <w:p w14:paraId="7F5237A5" w14:textId="7799D0F0" w:rsidR="005F457E" w:rsidDel="00964E30" w:rsidRDefault="00000000">
            <w:pPr>
              <w:numPr>
                <w:ilvl w:val="255"/>
                <w:numId w:val="0"/>
              </w:numPr>
              <w:spacing w:after="0" w:line="240" w:lineRule="auto"/>
              <w:ind w:firstLine="240"/>
              <w:contextualSpacing/>
              <w:textAlignment w:val="auto"/>
              <w:rPr>
                <w:del w:id="1752" w:author="Si-yuan LIU" w:date="2026-07-24T14:26:00Z" w16du:dateUtc="2026-07-24T06:26:00Z"/>
                <w:color w:val="000000" w:themeColor="text1"/>
                <w:sz w:val="21"/>
                <w:szCs w:val="21"/>
              </w:rPr>
            </w:pPr>
            <w:del w:id="1753" w:author="Si-yuan LIU" w:date="2026-07-24T14:26:00Z" w16du:dateUtc="2026-07-24T06:26:00Z">
              <w:r w:rsidDel="00964E30">
                <w:rPr>
                  <w:rFonts w:hint="eastAsia"/>
                  <w:color w:val="000000" w:themeColor="text1"/>
                  <w:sz w:val="21"/>
                  <w:szCs w:val="21"/>
                </w:rPr>
                <w:delText>中介机构名称</w:delText>
              </w:r>
            </w:del>
          </w:p>
        </w:tc>
        <w:tc>
          <w:tcPr>
            <w:tcW w:w="5721" w:type="dxa"/>
            <w:vAlign w:val="center"/>
          </w:tcPr>
          <w:p w14:paraId="4F2735FF" w14:textId="64C77163" w:rsidR="005F457E" w:rsidDel="00964E30" w:rsidRDefault="00000000">
            <w:pPr>
              <w:spacing w:after="0" w:line="240" w:lineRule="auto"/>
              <w:ind w:firstLineChars="0" w:firstLine="0"/>
              <w:contextualSpacing/>
              <w:textAlignment w:val="auto"/>
              <w:rPr>
                <w:del w:id="1754" w:author="Si-yuan LIU" w:date="2026-07-24T14:26:00Z" w16du:dateUtc="2026-07-24T06:26:00Z"/>
                <w:color w:val="000000" w:themeColor="text1"/>
                <w:sz w:val="21"/>
                <w:szCs w:val="21"/>
              </w:rPr>
            </w:pPr>
            <w:del w:id="1755" w:author="Si-yuan LIU" w:date="2026-07-24T14:26:00Z" w16du:dateUtc="2026-07-24T06:26:00Z">
              <w:r w:rsidDel="00964E30">
                <w:rPr>
                  <w:rFonts w:hint="eastAsia"/>
                  <w:color w:val="000000" w:themeColor="text1"/>
                  <w:sz w:val="21"/>
                  <w:szCs w:val="21"/>
                </w:rPr>
                <w:delText>国浩律师（广州）事务所</w:delText>
              </w:r>
            </w:del>
          </w:p>
        </w:tc>
      </w:tr>
      <w:tr w:rsidR="005F457E" w:rsidDel="00964E30" w14:paraId="01310F33" w14:textId="73C8608B">
        <w:trPr>
          <w:trHeight w:val="20"/>
          <w:del w:id="1756" w:author="Si-yuan LIU" w:date="2026-07-24T14:26:00Z" w16du:dateUtc="2026-07-24T06:26:00Z"/>
        </w:trPr>
        <w:tc>
          <w:tcPr>
            <w:tcW w:w="3169" w:type="dxa"/>
            <w:vAlign w:val="center"/>
          </w:tcPr>
          <w:p w14:paraId="4681BCAF" w14:textId="38AB3A2C" w:rsidR="005F457E" w:rsidDel="00964E30" w:rsidRDefault="00000000">
            <w:pPr>
              <w:numPr>
                <w:ilvl w:val="255"/>
                <w:numId w:val="0"/>
              </w:numPr>
              <w:spacing w:after="0" w:line="240" w:lineRule="auto"/>
              <w:ind w:firstLine="240"/>
              <w:contextualSpacing/>
              <w:textAlignment w:val="auto"/>
              <w:rPr>
                <w:del w:id="1757" w:author="Si-yuan LIU" w:date="2026-07-24T14:26:00Z" w16du:dateUtc="2026-07-24T06:26:00Z"/>
                <w:color w:val="000000" w:themeColor="text1"/>
                <w:sz w:val="21"/>
                <w:szCs w:val="21"/>
              </w:rPr>
            </w:pPr>
            <w:del w:id="1758" w:author="Si-yuan LIU" w:date="2026-07-24T14:26:00Z" w16du:dateUtc="2026-07-24T06:26:00Z">
              <w:r w:rsidDel="00964E30">
                <w:rPr>
                  <w:rFonts w:hint="eastAsia"/>
                  <w:color w:val="000000" w:themeColor="text1"/>
                  <w:sz w:val="21"/>
                  <w:szCs w:val="21"/>
                </w:rPr>
                <w:delText>联系地址</w:delText>
              </w:r>
            </w:del>
          </w:p>
        </w:tc>
        <w:tc>
          <w:tcPr>
            <w:tcW w:w="5721" w:type="dxa"/>
            <w:vAlign w:val="center"/>
          </w:tcPr>
          <w:p w14:paraId="7A306375" w14:textId="7F3A1F1C" w:rsidR="005F457E" w:rsidDel="00964E30" w:rsidRDefault="00000000">
            <w:pPr>
              <w:spacing w:after="0" w:line="240" w:lineRule="auto"/>
              <w:ind w:firstLineChars="0" w:firstLine="0"/>
              <w:contextualSpacing/>
              <w:textAlignment w:val="auto"/>
              <w:rPr>
                <w:del w:id="1759" w:author="Si-yuan LIU" w:date="2026-07-24T14:26:00Z" w16du:dateUtc="2026-07-24T06:26:00Z"/>
                <w:color w:val="000000" w:themeColor="text1"/>
                <w:sz w:val="21"/>
                <w:szCs w:val="21"/>
              </w:rPr>
            </w:pPr>
            <w:del w:id="1760" w:author="Si-yuan LIU" w:date="2026-07-24T14:26:00Z" w16du:dateUtc="2026-07-24T06:26:00Z">
              <w:r w:rsidDel="00964E30">
                <w:rPr>
                  <w:rFonts w:hint="eastAsia"/>
                  <w:color w:val="000000" w:themeColor="text1"/>
                  <w:sz w:val="21"/>
                  <w:szCs w:val="21"/>
                </w:rPr>
                <w:delText>广东省广州市华夏路</w:delText>
              </w:r>
              <w:r w:rsidDel="00964E30">
                <w:rPr>
                  <w:color w:val="000000" w:themeColor="text1"/>
                  <w:sz w:val="21"/>
                  <w:szCs w:val="21"/>
                </w:rPr>
                <w:delText>32</w:delText>
              </w:r>
              <w:r w:rsidDel="00964E30">
                <w:rPr>
                  <w:rFonts w:hint="eastAsia"/>
                  <w:color w:val="000000" w:themeColor="text1"/>
                  <w:sz w:val="21"/>
                  <w:szCs w:val="21"/>
                </w:rPr>
                <w:delText>号</w:delText>
              </w:r>
              <w:r w:rsidDel="00964E30">
                <w:rPr>
                  <w:color w:val="000000" w:themeColor="text1"/>
                  <w:sz w:val="21"/>
                  <w:szCs w:val="21"/>
                </w:rPr>
                <w:delText>1901</w:delText>
              </w:r>
              <w:r w:rsidDel="00964E30">
                <w:rPr>
                  <w:rFonts w:hint="eastAsia"/>
                  <w:color w:val="000000" w:themeColor="text1"/>
                  <w:sz w:val="21"/>
                  <w:szCs w:val="21"/>
                </w:rPr>
                <w:delText>房、</w:delText>
              </w:r>
              <w:r w:rsidDel="00964E30">
                <w:rPr>
                  <w:color w:val="000000" w:themeColor="text1"/>
                  <w:sz w:val="21"/>
                  <w:szCs w:val="21"/>
                </w:rPr>
                <w:delText>1902</w:delText>
              </w:r>
              <w:r w:rsidDel="00964E30">
                <w:rPr>
                  <w:rFonts w:hint="eastAsia"/>
                  <w:color w:val="000000" w:themeColor="text1"/>
                  <w:sz w:val="21"/>
                  <w:szCs w:val="21"/>
                </w:rPr>
                <w:delText>房自编</w:delText>
              </w:r>
              <w:r w:rsidDel="00964E30">
                <w:rPr>
                  <w:color w:val="000000" w:themeColor="text1"/>
                  <w:sz w:val="21"/>
                  <w:szCs w:val="21"/>
                </w:rPr>
                <w:delText>A</w:delText>
              </w:r>
              <w:r w:rsidDel="00964E30">
                <w:rPr>
                  <w:rFonts w:hint="eastAsia"/>
                  <w:color w:val="000000" w:themeColor="text1"/>
                  <w:sz w:val="21"/>
                  <w:szCs w:val="21"/>
                </w:rPr>
                <w:delText>房、</w:delText>
              </w:r>
              <w:r w:rsidDel="00964E30">
                <w:rPr>
                  <w:color w:val="000000" w:themeColor="text1"/>
                  <w:sz w:val="21"/>
                  <w:szCs w:val="21"/>
                </w:rPr>
                <w:delText>1904</w:delText>
              </w:r>
              <w:r w:rsidDel="00964E30">
                <w:rPr>
                  <w:rFonts w:hint="eastAsia"/>
                  <w:color w:val="000000" w:themeColor="text1"/>
                  <w:sz w:val="21"/>
                  <w:szCs w:val="21"/>
                </w:rPr>
                <w:delText>房自编</w:delText>
              </w:r>
              <w:r w:rsidDel="00964E30">
                <w:rPr>
                  <w:color w:val="000000" w:themeColor="text1"/>
                  <w:sz w:val="21"/>
                  <w:szCs w:val="21"/>
                </w:rPr>
                <w:delText>C</w:delText>
              </w:r>
              <w:r w:rsidDel="00964E30">
                <w:rPr>
                  <w:rFonts w:hint="eastAsia"/>
                  <w:color w:val="000000" w:themeColor="text1"/>
                  <w:sz w:val="21"/>
                  <w:szCs w:val="21"/>
                </w:rPr>
                <w:delText>房</w:delText>
              </w:r>
            </w:del>
          </w:p>
        </w:tc>
      </w:tr>
      <w:tr w:rsidR="005F457E" w:rsidDel="00964E30" w14:paraId="5BEECE54" w14:textId="060FA8B9">
        <w:trPr>
          <w:trHeight w:val="20"/>
          <w:del w:id="1761" w:author="Si-yuan LIU" w:date="2026-07-24T14:26:00Z" w16du:dateUtc="2026-07-24T06:26:00Z"/>
        </w:trPr>
        <w:tc>
          <w:tcPr>
            <w:tcW w:w="3169" w:type="dxa"/>
            <w:vAlign w:val="center"/>
          </w:tcPr>
          <w:p w14:paraId="39BD7A39" w14:textId="6F0C7796" w:rsidR="005F457E" w:rsidDel="00964E30" w:rsidRDefault="00000000">
            <w:pPr>
              <w:numPr>
                <w:ilvl w:val="255"/>
                <w:numId w:val="0"/>
              </w:numPr>
              <w:spacing w:after="0" w:line="240" w:lineRule="auto"/>
              <w:ind w:firstLine="240"/>
              <w:contextualSpacing/>
              <w:textAlignment w:val="auto"/>
              <w:rPr>
                <w:del w:id="1762" w:author="Si-yuan LIU" w:date="2026-07-24T14:26:00Z" w16du:dateUtc="2026-07-24T06:26:00Z"/>
                <w:color w:val="000000" w:themeColor="text1"/>
                <w:sz w:val="21"/>
                <w:szCs w:val="21"/>
              </w:rPr>
            </w:pPr>
            <w:del w:id="1763" w:author="Si-yuan LIU" w:date="2026-07-24T14:26:00Z" w16du:dateUtc="2026-07-24T06:26:00Z">
              <w:r w:rsidDel="00964E30">
                <w:rPr>
                  <w:rFonts w:hint="eastAsia"/>
                  <w:color w:val="000000" w:themeColor="text1"/>
                  <w:sz w:val="21"/>
                  <w:szCs w:val="21"/>
                </w:rPr>
                <w:delText>机构联系人姓名及职务</w:delText>
              </w:r>
            </w:del>
          </w:p>
        </w:tc>
        <w:tc>
          <w:tcPr>
            <w:tcW w:w="5721" w:type="dxa"/>
            <w:vAlign w:val="center"/>
          </w:tcPr>
          <w:p w14:paraId="35069E32" w14:textId="7B22EDF4" w:rsidR="005F457E" w:rsidDel="00964E30" w:rsidRDefault="00000000">
            <w:pPr>
              <w:spacing w:after="0" w:line="240" w:lineRule="auto"/>
              <w:ind w:firstLineChars="0" w:firstLine="0"/>
              <w:contextualSpacing/>
              <w:textAlignment w:val="auto"/>
              <w:rPr>
                <w:del w:id="1764" w:author="Si-yuan LIU" w:date="2026-07-24T14:26:00Z" w16du:dateUtc="2026-07-24T06:26:00Z"/>
                <w:color w:val="000000" w:themeColor="text1"/>
                <w:sz w:val="21"/>
                <w:szCs w:val="21"/>
              </w:rPr>
            </w:pPr>
            <w:del w:id="1765" w:author="Si-yuan LIU" w:date="2026-07-24T14:26:00Z" w16du:dateUtc="2026-07-24T06:26:00Z">
              <w:r w:rsidDel="00964E30">
                <w:rPr>
                  <w:rFonts w:hint="eastAsia"/>
                  <w:color w:val="000000" w:themeColor="text1"/>
                  <w:sz w:val="21"/>
                  <w:szCs w:val="21"/>
                </w:rPr>
                <w:delText>钟成龙</w:delText>
              </w:r>
              <w:r w:rsidDel="00964E30">
                <w:rPr>
                  <w:color w:val="000000" w:themeColor="text1"/>
                  <w:sz w:val="21"/>
                  <w:szCs w:val="21"/>
                </w:rPr>
                <w:delText xml:space="preserve"> </w:delText>
              </w:r>
              <w:r w:rsidDel="00964E30">
                <w:rPr>
                  <w:rFonts w:hint="eastAsia"/>
                  <w:color w:val="000000" w:themeColor="text1"/>
                  <w:sz w:val="21"/>
                  <w:szCs w:val="21"/>
                </w:rPr>
                <w:delText>合伙人</w:delText>
              </w:r>
            </w:del>
          </w:p>
        </w:tc>
      </w:tr>
      <w:tr w:rsidR="005F457E" w:rsidDel="00964E30" w14:paraId="353BE6A2" w14:textId="0568E661">
        <w:trPr>
          <w:trHeight w:val="20"/>
          <w:del w:id="1766" w:author="Si-yuan LIU" w:date="2026-07-24T14:26:00Z" w16du:dateUtc="2026-07-24T06:26:00Z"/>
        </w:trPr>
        <w:tc>
          <w:tcPr>
            <w:tcW w:w="3169" w:type="dxa"/>
            <w:vAlign w:val="center"/>
          </w:tcPr>
          <w:p w14:paraId="2CEEB2C1" w14:textId="228D2B1C" w:rsidR="005F457E" w:rsidDel="00964E30" w:rsidRDefault="00000000">
            <w:pPr>
              <w:numPr>
                <w:ilvl w:val="255"/>
                <w:numId w:val="0"/>
              </w:numPr>
              <w:spacing w:after="0" w:line="240" w:lineRule="auto"/>
              <w:ind w:firstLine="240"/>
              <w:contextualSpacing/>
              <w:textAlignment w:val="auto"/>
              <w:rPr>
                <w:del w:id="1767" w:author="Si-yuan LIU" w:date="2026-07-24T14:26:00Z" w16du:dateUtc="2026-07-24T06:26:00Z"/>
                <w:color w:val="000000" w:themeColor="text1"/>
                <w:sz w:val="21"/>
                <w:szCs w:val="21"/>
              </w:rPr>
            </w:pPr>
            <w:del w:id="1768" w:author="Si-yuan LIU" w:date="2026-07-24T14:26:00Z" w16du:dateUtc="2026-07-24T06:26:00Z">
              <w:r w:rsidDel="00964E30">
                <w:rPr>
                  <w:rFonts w:hint="eastAsia"/>
                  <w:color w:val="000000" w:themeColor="text1"/>
                  <w:sz w:val="21"/>
                  <w:szCs w:val="21"/>
                </w:rPr>
                <w:delText>机构联系人联系方式</w:delText>
              </w:r>
            </w:del>
          </w:p>
        </w:tc>
        <w:tc>
          <w:tcPr>
            <w:tcW w:w="5721" w:type="dxa"/>
            <w:vAlign w:val="center"/>
          </w:tcPr>
          <w:p w14:paraId="5C4C6011" w14:textId="64074181" w:rsidR="005F457E" w:rsidDel="00964E30" w:rsidRDefault="00000000">
            <w:pPr>
              <w:spacing w:after="0" w:line="240" w:lineRule="auto"/>
              <w:ind w:firstLineChars="0" w:firstLine="0"/>
              <w:contextualSpacing/>
              <w:textAlignment w:val="auto"/>
              <w:rPr>
                <w:del w:id="1769" w:author="Si-yuan LIU" w:date="2026-07-24T14:26:00Z" w16du:dateUtc="2026-07-24T06:26:00Z"/>
                <w:color w:val="000000" w:themeColor="text1"/>
                <w:sz w:val="21"/>
                <w:szCs w:val="21"/>
              </w:rPr>
            </w:pPr>
            <w:del w:id="1770" w:author="Si-yuan LIU" w:date="2026-07-24T14:26:00Z" w16du:dateUtc="2026-07-24T06:26:00Z">
              <w:r w:rsidDel="00964E30">
                <w:rPr>
                  <w:color w:val="000000" w:themeColor="text1"/>
                  <w:sz w:val="21"/>
                  <w:szCs w:val="21"/>
                </w:rPr>
                <w:delText>185-2055-9066</w:delText>
              </w:r>
            </w:del>
          </w:p>
        </w:tc>
      </w:tr>
      <w:tr w:rsidR="005F457E" w:rsidDel="00964E30" w14:paraId="6DF5134B" w14:textId="3231E7CC">
        <w:trPr>
          <w:trHeight w:val="20"/>
          <w:del w:id="1771" w:author="Si-yuan LIU" w:date="2026-07-24T14:26:00Z" w16du:dateUtc="2026-07-24T06:26:00Z"/>
        </w:trPr>
        <w:tc>
          <w:tcPr>
            <w:tcW w:w="3169" w:type="dxa"/>
            <w:vAlign w:val="center"/>
          </w:tcPr>
          <w:p w14:paraId="6E674C17" w14:textId="4CB7A247" w:rsidR="005F457E" w:rsidDel="00964E30" w:rsidRDefault="00000000">
            <w:pPr>
              <w:numPr>
                <w:ilvl w:val="255"/>
                <w:numId w:val="0"/>
              </w:numPr>
              <w:spacing w:after="0" w:line="240" w:lineRule="auto"/>
              <w:ind w:firstLine="240"/>
              <w:contextualSpacing/>
              <w:textAlignment w:val="auto"/>
              <w:rPr>
                <w:del w:id="1772" w:author="Si-yuan LIU" w:date="2026-07-24T14:26:00Z" w16du:dateUtc="2026-07-24T06:26:00Z"/>
                <w:color w:val="000000" w:themeColor="text1"/>
                <w:sz w:val="21"/>
                <w:szCs w:val="21"/>
              </w:rPr>
            </w:pPr>
            <w:del w:id="1773" w:author="Si-yuan LIU" w:date="2026-07-24T14:26:00Z" w16du:dateUtc="2026-07-24T06:26:00Z">
              <w:r w:rsidDel="00964E30">
                <w:rPr>
                  <w:rFonts w:hint="eastAsia"/>
                  <w:color w:val="000000" w:themeColor="text1"/>
                  <w:sz w:val="21"/>
                  <w:szCs w:val="21"/>
                </w:rPr>
                <w:delText>本项目联系人姓名及职务</w:delText>
              </w:r>
            </w:del>
          </w:p>
        </w:tc>
        <w:tc>
          <w:tcPr>
            <w:tcW w:w="5721" w:type="dxa"/>
            <w:vAlign w:val="center"/>
          </w:tcPr>
          <w:p w14:paraId="0BDF02B9" w14:textId="45F063CF" w:rsidR="005F457E" w:rsidDel="00964E30" w:rsidRDefault="00000000">
            <w:pPr>
              <w:spacing w:after="0" w:line="240" w:lineRule="auto"/>
              <w:ind w:firstLineChars="0" w:firstLine="0"/>
              <w:contextualSpacing/>
              <w:textAlignment w:val="auto"/>
              <w:rPr>
                <w:del w:id="1774" w:author="Si-yuan LIU" w:date="2026-07-24T14:26:00Z" w16du:dateUtc="2026-07-24T06:26:00Z"/>
                <w:color w:val="000000" w:themeColor="text1"/>
                <w:sz w:val="21"/>
                <w:szCs w:val="21"/>
              </w:rPr>
            </w:pPr>
            <w:del w:id="1775" w:author="Si-yuan LIU" w:date="2026-07-24T14:26:00Z" w16du:dateUtc="2026-07-24T06:26:00Z">
              <w:r w:rsidDel="00964E30">
                <w:rPr>
                  <w:rFonts w:hint="eastAsia"/>
                  <w:color w:val="000000" w:themeColor="text1"/>
                  <w:sz w:val="21"/>
                  <w:szCs w:val="21"/>
                </w:rPr>
                <w:delText>陈伟</w:delText>
              </w:r>
              <w:r w:rsidDel="00964E30">
                <w:rPr>
                  <w:color w:val="000000" w:themeColor="text1"/>
                  <w:sz w:val="21"/>
                  <w:szCs w:val="21"/>
                </w:rPr>
                <w:delText xml:space="preserve"> </w:delText>
              </w:r>
              <w:r w:rsidDel="00964E30">
                <w:rPr>
                  <w:rFonts w:hint="eastAsia"/>
                  <w:color w:val="000000" w:themeColor="text1"/>
                  <w:sz w:val="21"/>
                  <w:szCs w:val="21"/>
                </w:rPr>
                <w:delText>执业律师</w:delText>
              </w:r>
            </w:del>
          </w:p>
        </w:tc>
      </w:tr>
      <w:tr w:rsidR="005F457E" w:rsidDel="00964E30" w14:paraId="1023984C" w14:textId="7A266516">
        <w:trPr>
          <w:trHeight w:val="20"/>
          <w:del w:id="1776" w:author="Si-yuan LIU" w:date="2026-07-24T14:26:00Z" w16du:dateUtc="2026-07-24T06:26:00Z"/>
        </w:trPr>
        <w:tc>
          <w:tcPr>
            <w:tcW w:w="3169" w:type="dxa"/>
            <w:vAlign w:val="center"/>
          </w:tcPr>
          <w:p w14:paraId="70382067" w14:textId="04A104D1" w:rsidR="005F457E" w:rsidDel="00964E30" w:rsidRDefault="00000000">
            <w:pPr>
              <w:numPr>
                <w:ilvl w:val="255"/>
                <w:numId w:val="0"/>
              </w:numPr>
              <w:spacing w:after="0" w:line="240" w:lineRule="auto"/>
              <w:ind w:firstLine="240"/>
              <w:contextualSpacing/>
              <w:textAlignment w:val="auto"/>
              <w:rPr>
                <w:del w:id="1777" w:author="Si-yuan LIU" w:date="2026-07-24T14:26:00Z" w16du:dateUtc="2026-07-24T06:26:00Z"/>
                <w:color w:val="000000" w:themeColor="text1"/>
                <w:sz w:val="21"/>
                <w:szCs w:val="21"/>
              </w:rPr>
            </w:pPr>
            <w:del w:id="1778" w:author="Si-yuan LIU" w:date="2026-07-24T14:26:00Z" w16du:dateUtc="2026-07-24T06:26:00Z">
              <w:r w:rsidDel="00964E30">
                <w:rPr>
                  <w:rFonts w:hint="eastAsia"/>
                  <w:color w:val="000000" w:themeColor="text1"/>
                  <w:sz w:val="21"/>
                  <w:szCs w:val="21"/>
                </w:rPr>
                <w:delText>本项目联系人联系方式</w:delText>
              </w:r>
            </w:del>
          </w:p>
        </w:tc>
        <w:tc>
          <w:tcPr>
            <w:tcW w:w="5721" w:type="dxa"/>
            <w:vAlign w:val="center"/>
          </w:tcPr>
          <w:p w14:paraId="343FFEB0" w14:textId="01497551" w:rsidR="005F457E" w:rsidDel="00964E30" w:rsidRDefault="00000000">
            <w:pPr>
              <w:spacing w:after="0" w:line="240" w:lineRule="auto"/>
              <w:ind w:firstLineChars="0" w:firstLine="0"/>
              <w:contextualSpacing/>
              <w:textAlignment w:val="auto"/>
              <w:rPr>
                <w:del w:id="1779" w:author="Si-yuan LIU" w:date="2026-07-24T14:26:00Z" w16du:dateUtc="2026-07-24T06:26:00Z"/>
                <w:color w:val="000000" w:themeColor="text1"/>
                <w:sz w:val="21"/>
                <w:szCs w:val="21"/>
              </w:rPr>
            </w:pPr>
            <w:del w:id="1780" w:author="Si-yuan LIU" w:date="2026-07-24T14:26:00Z" w16du:dateUtc="2026-07-24T06:26:00Z">
              <w:r w:rsidDel="00964E30">
                <w:rPr>
                  <w:color w:val="000000" w:themeColor="text1"/>
                  <w:sz w:val="21"/>
                  <w:szCs w:val="21"/>
                </w:rPr>
                <w:delText>150-2542-5693</w:delText>
              </w:r>
            </w:del>
          </w:p>
        </w:tc>
      </w:tr>
      <w:tr w:rsidR="005F457E" w:rsidDel="00964E30" w14:paraId="11ACD924" w14:textId="43A6F85C">
        <w:trPr>
          <w:trHeight w:val="20"/>
          <w:del w:id="1781" w:author="Si-yuan LIU" w:date="2026-07-24T14:26:00Z" w16du:dateUtc="2026-07-24T06:26:00Z"/>
        </w:trPr>
        <w:tc>
          <w:tcPr>
            <w:tcW w:w="3169" w:type="dxa"/>
            <w:vAlign w:val="center"/>
          </w:tcPr>
          <w:p w14:paraId="65C19DFB" w14:textId="7596F48A" w:rsidR="005F457E" w:rsidDel="00964E30" w:rsidRDefault="00000000">
            <w:pPr>
              <w:pStyle w:val="afd"/>
              <w:numPr>
                <w:ilvl w:val="0"/>
                <w:numId w:val="1"/>
              </w:numPr>
              <w:spacing w:after="0" w:line="240" w:lineRule="auto"/>
              <w:ind w:firstLineChars="0" w:firstLine="0"/>
              <w:contextualSpacing/>
              <w:textAlignment w:val="auto"/>
              <w:rPr>
                <w:del w:id="1782" w:author="Si-yuan LIU" w:date="2026-07-24T14:26:00Z" w16du:dateUtc="2026-07-24T06:26:00Z"/>
                <w:b/>
                <w:bCs/>
                <w:color w:val="000000" w:themeColor="text1"/>
                <w:sz w:val="21"/>
                <w:szCs w:val="21"/>
              </w:rPr>
            </w:pPr>
            <w:del w:id="1783" w:author="Si-yuan LIU" w:date="2026-07-24T14:26:00Z" w16du:dateUtc="2026-07-24T06:26:00Z">
              <w:r w:rsidDel="00964E30">
                <w:rPr>
                  <w:rFonts w:hint="eastAsia"/>
                  <w:b/>
                  <w:bCs/>
                  <w:color w:val="000000" w:themeColor="text1"/>
                  <w:sz w:val="21"/>
                  <w:szCs w:val="21"/>
                </w:rPr>
                <w:delText>中介机构类型</w:delText>
              </w:r>
            </w:del>
          </w:p>
        </w:tc>
        <w:tc>
          <w:tcPr>
            <w:tcW w:w="5721" w:type="dxa"/>
            <w:vAlign w:val="center"/>
          </w:tcPr>
          <w:p w14:paraId="4FD68E09" w14:textId="444FC78B" w:rsidR="005F457E" w:rsidDel="00964E30" w:rsidRDefault="00000000">
            <w:pPr>
              <w:spacing w:after="0" w:line="240" w:lineRule="auto"/>
              <w:ind w:firstLineChars="0" w:firstLine="0"/>
              <w:contextualSpacing/>
              <w:textAlignment w:val="auto"/>
              <w:rPr>
                <w:del w:id="1784" w:author="Si-yuan LIU" w:date="2026-07-24T14:26:00Z" w16du:dateUtc="2026-07-24T06:26:00Z"/>
                <w:b/>
                <w:bCs/>
                <w:color w:val="000000" w:themeColor="text1"/>
                <w:sz w:val="21"/>
                <w:szCs w:val="21"/>
              </w:rPr>
            </w:pPr>
            <w:del w:id="1785" w:author="Si-yuan LIU" w:date="2026-07-24T14:26:00Z" w16du:dateUtc="2026-07-24T06:26:00Z">
              <w:r w:rsidDel="00964E30">
                <w:rPr>
                  <w:rFonts w:hint="eastAsia"/>
                  <w:b/>
                  <w:bCs/>
                  <w:color w:val="000000" w:themeColor="text1"/>
                  <w:sz w:val="21"/>
                  <w:szCs w:val="21"/>
                </w:rPr>
                <w:delText>审计及可供分配测算机构</w:delText>
              </w:r>
            </w:del>
          </w:p>
        </w:tc>
      </w:tr>
      <w:tr w:rsidR="005F457E" w:rsidDel="00964E30" w14:paraId="157BED57" w14:textId="3F4E8BFD">
        <w:trPr>
          <w:trHeight w:val="20"/>
          <w:del w:id="1786" w:author="Si-yuan LIU" w:date="2026-07-24T14:26:00Z" w16du:dateUtc="2026-07-24T06:26:00Z"/>
        </w:trPr>
        <w:tc>
          <w:tcPr>
            <w:tcW w:w="3169" w:type="dxa"/>
            <w:vAlign w:val="center"/>
          </w:tcPr>
          <w:p w14:paraId="657DD884" w14:textId="55996ED1" w:rsidR="005F457E" w:rsidDel="00964E30" w:rsidRDefault="00000000">
            <w:pPr>
              <w:numPr>
                <w:ilvl w:val="255"/>
                <w:numId w:val="0"/>
              </w:numPr>
              <w:spacing w:after="0" w:line="240" w:lineRule="auto"/>
              <w:ind w:firstLine="240"/>
              <w:contextualSpacing/>
              <w:textAlignment w:val="auto"/>
              <w:rPr>
                <w:del w:id="1787" w:author="Si-yuan LIU" w:date="2026-07-24T14:26:00Z" w16du:dateUtc="2026-07-24T06:26:00Z"/>
                <w:color w:val="000000" w:themeColor="text1"/>
                <w:sz w:val="21"/>
                <w:szCs w:val="21"/>
              </w:rPr>
            </w:pPr>
            <w:del w:id="1788" w:author="Si-yuan LIU" w:date="2026-07-24T14:26:00Z" w16du:dateUtc="2026-07-24T06:26:00Z">
              <w:r w:rsidDel="00964E30">
                <w:rPr>
                  <w:rFonts w:hint="eastAsia"/>
                  <w:color w:val="000000" w:themeColor="text1"/>
                  <w:sz w:val="21"/>
                  <w:szCs w:val="21"/>
                </w:rPr>
                <w:delText>中介机构名称</w:delText>
              </w:r>
            </w:del>
          </w:p>
        </w:tc>
        <w:tc>
          <w:tcPr>
            <w:tcW w:w="5721" w:type="dxa"/>
            <w:vAlign w:val="center"/>
          </w:tcPr>
          <w:p w14:paraId="27E83478" w14:textId="198C881D" w:rsidR="005F457E" w:rsidDel="00964E30" w:rsidRDefault="00000000">
            <w:pPr>
              <w:spacing w:after="0" w:line="240" w:lineRule="auto"/>
              <w:ind w:firstLineChars="0" w:firstLine="0"/>
              <w:contextualSpacing/>
              <w:textAlignment w:val="auto"/>
              <w:rPr>
                <w:del w:id="1789" w:author="Si-yuan LIU" w:date="2026-07-24T14:26:00Z" w16du:dateUtc="2026-07-24T06:26:00Z"/>
                <w:color w:val="000000" w:themeColor="text1"/>
                <w:sz w:val="21"/>
                <w:szCs w:val="21"/>
              </w:rPr>
            </w:pPr>
            <w:del w:id="1790" w:author="Si-yuan LIU" w:date="2026-07-24T14:26:00Z" w16du:dateUtc="2026-07-24T06:26:00Z">
              <w:r w:rsidDel="00964E30">
                <w:rPr>
                  <w:rFonts w:hint="eastAsia"/>
                  <w:color w:val="000000" w:themeColor="text1"/>
                  <w:sz w:val="21"/>
                  <w:szCs w:val="21"/>
                </w:rPr>
                <w:delText>广东司农会计师事务所（特殊普通合伙）</w:delText>
              </w:r>
            </w:del>
          </w:p>
        </w:tc>
      </w:tr>
      <w:tr w:rsidR="005F457E" w:rsidDel="00964E30" w14:paraId="7C415648" w14:textId="6028A9C5">
        <w:trPr>
          <w:trHeight w:val="20"/>
          <w:del w:id="1791" w:author="Si-yuan LIU" w:date="2026-07-24T14:26:00Z" w16du:dateUtc="2026-07-24T06:26:00Z"/>
        </w:trPr>
        <w:tc>
          <w:tcPr>
            <w:tcW w:w="3169" w:type="dxa"/>
            <w:vAlign w:val="center"/>
          </w:tcPr>
          <w:p w14:paraId="0A3C68B0" w14:textId="6B55373D" w:rsidR="005F457E" w:rsidDel="00964E30" w:rsidRDefault="00000000">
            <w:pPr>
              <w:numPr>
                <w:ilvl w:val="255"/>
                <w:numId w:val="0"/>
              </w:numPr>
              <w:spacing w:after="0" w:line="240" w:lineRule="auto"/>
              <w:ind w:firstLine="240"/>
              <w:contextualSpacing/>
              <w:textAlignment w:val="auto"/>
              <w:rPr>
                <w:del w:id="1792" w:author="Si-yuan LIU" w:date="2026-07-24T14:26:00Z" w16du:dateUtc="2026-07-24T06:26:00Z"/>
                <w:color w:val="000000" w:themeColor="text1"/>
                <w:sz w:val="21"/>
                <w:szCs w:val="21"/>
              </w:rPr>
            </w:pPr>
            <w:del w:id="1793" w:author="Si-yuan LIU" w:date="2026-07-24T14:26:00Z" w16du:dateUtc="2026-07-24T06:26:00Z">
              <w:r w:rsidDel="00964E30">
                <w:rPr>
                  <w:rFonts w:hint="eastAsia"/>
                  <w:color w:val="000000" w:themeColor="text1"/>
                  <w:sz w:val="21"/>
                  <w:szCs w:val="21"/>
                </w:rPr>
                <w:delText>联系地址</w:delText>
              </w:r>
            </w:del>
          </w:p>
        </w:tc>
        <w:tc>
          <w:tcPr>
            <w:tcW w:w="5721" w:type="dxa"/>
            <w:vAlign w:val="center"/>
          </w:tcPr>
          <w:p w14:paraId="4A88D51E" w14:textId="2F07FAAE" w:rsidR="005F457E" w:rsidDel="00964E30" w:rsidRDefault="00000000">
            <w:pPr>
              <w:spacing w:after="0" w:line="240" w:lineRule="auto"/>
              <w:ind w:firstLineChars="0" w:firstLine="0"/>
              <w:contextualSpacing/>
              <w:textAlignment w:val="auto"/>
              <w:rPr>
                <w:del w:id="1794" w:author="Si-yuan LIU" w:date="2026-07-24T14:26:00Z" w16du:dateUtc="2026-07-24T06:26:00Z"/>
                <w:color w:val="000000" w:themeColor="text1"/>
                <w:sz w:val="21"/>
                <w:szCs w:val="21"/>
              </w:rPr>
            </w:pPr>
            <w:del w:id="1795" w:author="Si-yuan LIU" w:date="2026-07-24T14:26:00Z" w16du:dateUtc="2026-07-24T06:26:00Z">
              <w:r w:rsidDel="00964E30">
                <w:rPr>
                  <w:rFonts w:hint="eastAsia"/>
                  <w:color w:val="000000" w:themeColor="text1"/>
                  <w:sz w:val="21"/>
                  <w:szCs w:val="21"/>
                </w:rPr>
                <w:delText>广州市南沙区南沙街兴沙路</w:delText>
              </w:r>
              <w:r w:rsidDel="00964E30">
                <w:rPr>
                  <w:color w:val="000000" w:themeColor="text1"/>
                  <w:sz w:val="21"/>
                  <w:szCs w:val="21"/>
                </w:rPr>
                <w:delText>6</w:delText>
              </w:r>
              <w:r w:rsidDel="00964E30">
                <w:rPr>
                  <w:rFonts w:hint="eastAsia"/>
                  <w:color w:val="000000" w:themeColor="text1"/>
                  <w:sz w:val="21"/>
                  <w:szCs w:val="21"/>
                </w:rPr>
                <w:delText>号</w:delText>
              </w:r>
              <w:r w:rsidDel="00964E30">
                <w:rPr>
                  <w:color w:val="000000" w:themeColor="text1"/>
                  <w:sz w:val="21"/>
                  <w:szCs w:val="21"/>
                </w:rPr>
                <w:delText>704</w:delText>
              </w:r>
              <w:r w:rsidDel="00964E30">
                <w:rPr>
                  <w:rFonts w:hint="eastAsia"/>
                  <w:color w:val="000000" w:themeColor="text1"/>
                  <w:sz w:val="21"/>
                  <w:szCs w:val="21"/>
                </w:rPr>
                <w:delText>房</w:delText>
              </w:r>
              <w:r w:rsidDel="00964E30">
                <w:rPr>
                  <w:color w:val="000000" w:themeColor="text1"/>
                  <w:sz w:val="21"/>
                  <w:szCs w:val="21"/>
                </w:rPr>
                <w:delText>-2</w:delText>
              </w:r>
            </w:del>
          </w:p>
        </w:tc>
      </w:tr>
      <w:tr w:rsidR="005F457E" w:rsidDel="00964E30" w14:paraId="1C4D3A27" w14:textId="149F7034">
        <w:trPr>
          <w:trHeight w:val="20"/>
          <w:del w:id="1796" w:author="Si-yuan LIU" w:date="2026-07-24T14:26:00Z" w16du:dateUtc="2026-07-24T06:26:00Z"/>
        </w:trPr>
        <w:tc>
          <w:tcPr>
            <w:tcW w:w="3169" w:type="dxa"/>
            <w:vAlign w:val="center"/>
          </w:tcPr>
          <w:p w14:paraId="38F196E5" w14:textId="6074AE22" w:rsidR="005F457E" w:rsidDel="00964E30" w:rsidRDefault="00000000">
            <w:pPr>
              <w:numPr>
                <w:ilvl w:val="255"/>
                <w:numId w:val="0"/>
              </w:numPr>
              <w:spacing w:after="0" w:line="240" w:lineRule="auto"/>
              <w:ind w:firstLine="240"/>
              <w:contextualSpacing/>
              <w:textAlignment w:val="auto"/>
              <w:rPr>
                <w:del w:id="1797" w:author="Si-yuan LIU" w:date="2026-07-24T14:26:00Z" w16du:dateUtc="2026-07-24T06:26:00Z"/>
                <w:color w:val="000000" w:themeColor="text1"/>
                <w:sz w:val="21"/>
                <w:szCs w:val="21"/>
              </w:rPr>
            </w:pPr>
            <w:del w:id="1798" w:author="Si-yuan LIU" w:date="2026-07-24T14:26:00Z" w16du:dateUtc="2026-07-24T06:26:00Z">
              <w:r w:rsidDel="00964E30">
                <w:rPr>
                  <w:rFonts w:hint="eastAsia"/>
                  <w:color w:val="000000" w:themeColor="text1"/>
                  <w:sz w:val="21"/>
                  <w:szCs w:val="21"/>
                </w:rPr>
                <w:delText>机构联系人姓名及职务</w:delText>
              </w:r>
            </w:del>
          </w:p>
        </w:tc>
        <w:tc>
          <w:tcPr>
            <w:tcW w:w="5721" w:type="dxa"/>
            <w:vAlign w:val="center"/>
          </w:tcPr>
          <w:p w14:paraId="27369F71" w14:textId="3DC6F485" w:rsidR="005F457E" w:rsidDel="00964E30" w:rsidRDefault="00000000">
            <w:pPr>
              <w:spacing w:after="0" w:line="240" w:lineRule="auto"/>
              <w:ind w:firstLineChars="0" w:firstLine="0"/>
              <w:contextualSpacing/>
              <w:textAlignment w:val="auto"/>
              <w:rPr>
                <w:del w:id="1799" w:author="Si-yuan LIU" w:date="2026-07-24T14:26:00Z" w16du:dateUtc="2026-07-24T06:26:00Z"/>
                <w:color w:val="000000" w:themeColor="text1"/>
                <w:sz w:val="21"/>
                <w:szCs w:val="21"/>
              </w:rPr>
            </w:pPr>
            <w:del w:id="1800" w:author="Si-yuan LIU" w:date="2026-07-24T14:26:00Z" w16du:dateUtc="2026-07-24T06:26:00Z">
              <w:r w:rsidDel="00964E30">
                <w:rPr>
                  <w:rFonts w:hint="eastAsia"/>
                  <w:color w:val="000000" w:themeColor="text1"/>
                  <w:sz w:val="21"/>
                  <w:szCs w:val="21"/>
                </w:rPr>
                <w:delText>吉争雄</w:delText>
              </w:r>
              <w:r w:rsidDel="00964E30">
                <w:rPr>
                  <w:color w:val="000000" w:themeColor="text1"/>
                  <w:sz w:val="21"/>
                  <w:szCs w:val="21"/>
                </w:rPr>
                <w:delText xml:space="preserve"> </w:delText>
              </w:r>
              <w:r w:rsidDel="00964E30">
                <w:rPr>
                  <w:rFonts w:hint="eastAsia"/>
                  <w:color w:val="000000" w:themeColor="text1"/>
                  <w:sz w:val="21"/>
                  <w:szCs w:val="21"/>
                </w:rPr>
                <w:delText>首席合伙人</w:delText>
              </w:r>
            </w:del>
          </w:p>
        </w:tc>
      </w:tr>
      <w:tr w:rsidR="005F457E" w:rsidDel="00964E30" w14:paraId="1AA46342" w14:textId="792852B9">
        <w:trPr>
          <w:trHeight w:val="20"/>
          <w:del w:id="1801" w:author="Si-yuan LIU" w:date="2026-07-24T14:26:00Z" w16du:dateUtc="2026-07-24T06:26:00Z"/>
        </w:trPr>
        <w:tc>
          <w:tcPr>
            <w:tcW w:w="3169" w:type="dxa"/>
            <w:vAlign w:val="center"/>
          </w:tcPr>
          <w:p w14:paraId="3A5FE446" w14:textId="768C565F" w:rsidR="005F457E" w:rsidDel="00964E30" w:rsidRDefault="00000000">
            <w:pPr>
              <w:numPr>
                <w:ilvl w:val="255"/>
                <w:numId w:val="0"/>
              </w:numPr>
              <w:spacing w:after="0" w:line="240" w:lineRule="auto"/>
              <w:ind w:firstLine="240"/>
              <w:contextualSpacing/>
              <w:textAlignment w:val="auto"/>
              <w:rPr>
                <w:del w:id="1802" w:author="Si-yuan LIU" w:date="2026-07-24T14:26:00Z" w16du:dateUtc="2026-07-24T06:26:00Z"/>
                <w:color w:val="000000" w:themeColor="text1"/>
                <w:sz w:val="21"/>
                <w:szCs w:val="21"/>
              </w:rPr>
            </w:pPr>
            <w:del w:id="1803" w:author="Si-yuan LIU" w:date="2026-07-24T14:26:00Z" w16du:dateUtc="2026-07-24T06:26:00Z">
              <w:r w:rsidDel="00964E30">
                <w:rPr>
                  <w:rFonts w:hint="eastAsia"/>
                  <w:color w:val="000000" w:themeColor="text1"/>
                  <w:sz w:val="21"/>
                  <w:szCs w:val="21"/>
                </w:rPr>
                <w:delText>机构联系人联系方式</w:delText>
              </w:r>
            </w:del>
          </w:p>
        </w:tc>
        <w:tc>
          <w:tcPr>
            <w:tcW w:w="5721" w:type="dxa"/>
            <w:vAlign w:val="center"/>
          </w:tcPr>
          <w:p w14:paraId="0BC52F3E" w14:textId="59ED216E" w:rsidR="005F457E" w:rsidDel="00964E30" w:rsidRDefault="00000000">
            <w:pPr>
              <w:spacing w:after="0" w:line="240" w:lineRule="auto"/>
              <w:ind w:firstLineChars="0" w:firstLine="0"/>
              <w:contextualSpacing/>
              <w:textAlignment w:val="auto"/>
              <w:rPr>
                <w:del w:id="1804" w:author="Si-yuan LIU" w:date="2026-07-24T14:26:00Z" w16du:dateUtc="2026-07-24T06:26:00Z"/>
                <w:color w:val="000000" w:themeColor="text1"/>
                <w:sz w:val="21"/>
                <w:szCs w:val="21"/>
              </w:rPr>
            </w:pPr>
            <w:del w:id="1805" w:author="Si-yuan LIU" w:date="2026-07-24T14:26:00Z" w16du:dateUtc="2026-07-24T06:26:00Z">
              <w:r w:rsidDel="00964E30">
                <w:rPr>
                  <w:color w:val="000000" w:themeColor="text1"/>
                  <w:sz w:val="21"/>
                  <w:szCs w:val="21"/>
                </w:rPr>
                <w:delText>020-39391992</w:delText>
              </w:r>
            </w:del>
          </w:p>
        </w:tc>
      </w:tr>
      <w:tr w:rsidR="005F457E" w:rsidDel="00964E30" w14:paraId="726187EC" w14:textId="3AB655A3">
        <w:trPr>
          <w:trHeight w:val="20"/>
          <w:del w:id="1806" w:author="Si-yuan LIU" w:date="2026-07-24T14:26:00Z" w16du:dateUtc="2026-07-24T06:26:00Z"/>
        </w:trPr>
        <w:tc>
          <w:tcPr>
            <w:tcW w:w="3169" w:type="dxa"/>
            <w:vAlign w:val="center"/>
          </w:tcPr>
          <w:p w14:paraId="6338B1EF" w14:textId="17034B4E" w:rsidR="005F457E" w:rsidDel="00964E30" w:rsidRDefault="00000000">
            <w:pPr>
              <w:numPr>
                <w:ilvl w:val="255"/>
                <w:numId w:val="0"/>
              </w:numPr>
              <w:spacing w:after="0" w:line="240" w:lineRule="auto"/>
              <w:ind w:firstLine="240"/>
              <w:contextualSpacing/>
              <w:textAlignment w:val="auto"/>
              <w:rPr>
                <w:del w:id="1807" w:author="Si-yuan LIU" w:date="2026-07-24T14:26:00Z" w16du:dateUtc="2026-07-24T06:26:00Z"/>
                <w:color w:val="000000" w:themeColor="text1"/>
                <w:sz w:val="21"/>
                <w:szCs w:val="21"/>
              </w:rPr>
            </w:pPr>
            <w:del w:id="1808" w:author="Si-yuan LIU" w:date="2026-07-24T14:26:00Z" w16du:dateUtc="2026-07-24T06:26:00Z">
              <w:r w:rsidDel="00964E30">
                <w:rPr>
                  <w:rFonts w:hint="eastAsia"/>
                  <w:color w:val="000000" w:themeColor="text1"/>
                  <w:sz w:val="21"/>
                  <w:szCs w:val="21"/>
                </w:rPr>
                <w:delText>本项目联系人姓名及职务</w:delText>
              </w:r>
            </w:del>
          </w:p>
        </w:tc>
        <w:tc>
          <w:tcPr>
            <w:tcW w:w="5721" w:type="dxa"/>
            <w:vAlign w:val="center"/>
          </w:tcPr>
          <w:p w14:paraId="110F0FF1" w14:textId="7BD87967" w:rsidR="005F457E" w:rsidDel="00964E30" w:rsidRDefault="00000000">
            <w:pPr>
              <w:spacing w:after="0" w:line="240" w:lineRule="auto"/>
              <w:ind w:firstLineChars="0" w:firstLine="0"/>
              <w:contextualSpacing/>
              <w:textAlignment w:val="auto"/>
              <w:rPr>
                <w:del w:id="1809" w:author="Si-yuan LIU" w:date="2026-07-24T14:26:00Z" w16du:dateUtc="2026-07-24T06:26:00Z"/>
                <w:color w:val="000000" w:themeColor="text1"/>
                <w:sz w:val="21"/>
                <w:szCs w:val="21"/>
              </w:rPr>
            </w:pPr>
            <w:del w:id="1810" w:author="Si-yuan LIU" w:date="2026-07-24T14:26:00Z" w16du:dateUtc="2026-07-24T06:26:00Z">
              <w:r w:rsidDel="00964E30">
                <w:rPr>
                  <w:rFonts w:hint="eastAsia"/>
                  <w:color w:val="000000" w:themeColor="text1"/>
                  <w:sz w:val="21"/>
                  <w:szCs w:val="21"/>
                </w:rPr>
                <w:delText>俞健业</w:delText>
              </w:r>
              <w:r w:rsidDel="00964E30">
                <w:rPr>
                  <w:rFonts w:hint="eastAsia"/>
                  <w:color w:val="000000" w:themeColor="text1"/>
                  <w:sz w:val="21"/>
                  <w:szCs w:val="21"/>
                </w:rPr>
                <w:delText xml:space="preserve"> </w:delText>
              </w:r>
              <w:r w:rsidDel="00964E30">
                <w:rPr>
                  <w:rFonts w:hint="eastAsia"/>
                  <w:color w:val="000000" w:themeColor="text1"/>
                  <w:sz w:val="21"/>
                  <w:szCs w:val="21"/>
                </w:rPr>
                <w:delText>合伙人</w:delText>
              </w:r>
            </w:del>
          </w:p>
        </w:tc>
      </w:tr>
      <w:tr w:rsidR="005F457E" w:rsidDel="00964E30" w14:paraId="40CCC36D" w14:textId="7428FBC2">
        <w:trPr>
          <w:trHeight w:val="20"/>
          <w:del w:id="1811" w:author="Si-yuan LIU" w:date="2026-07-24T14:26:00Z" w16du:dateUtc="2026-07-24T06:26:00Z"/>
        </w:trPr>
        <w:tc>
          <w:tcPr>
            <w:tcW w:w="3169" w:type="dxa"/>
            <w:vAlign w:val="center"/>
          </w:tcPr>
          <w:p w14:paraId="6D6ECF6F" w14:textId="1DF41674" w:rsidR="005F457E" w:rsidDel="00964E30" w:rsidRDefault="00000000">
            <w:pPr>
              <w:numPr>
                <w:ilvl w:val="255"/>
                <w:numId w:val="0"/>
              </w:numPr>
              <w:spacing w:after="0" w:line="240" w:lineRule="auto"/>
              <w:ind w:firstLine="240"/>
              <w:contextualSpacing/>
              <w:textAlignment w:val="auto"/>
              <w:rPr>
                <w:del w:id="1812" w:author="Si-yuan LIU" w:date="2026-07-24T14:26:00Z" w16du:dateUtc="2026-07-24T06:26:00Z"/>
                <w:color w:val="000000" w:themeColor="text1"/>
                <w:sz w:val="21"/>
                <w:szCs w:val="21"/>
              </w:rPr>
            </w:pPr>
            <w:del w:id="1813" w:author="Si-yuan LIU" w:date="2026-07-24T14:26:00Z" w16du:dateUtc="2026-07-24T06:26:00Z">
              <w:r w:rsidDel="00964E30">
                <w:rPr>
                  <w:rFonts w:hint="eastAsia"/>
                  <w:color w:val="000000" w:themeColor="text1"/>
                  <w:sz w:val="21"/>
                  <w:szCs w:val="21"/>
                </w:rPr>
                <w:delText>本项目联系人联系方式</w:delText>
              </w:r>
            </w:del>
          </w:p>
        </w:tc>
        <w:tc>
          <w:tcPr>
            <w:tcW w:w="5721" w:type="dxa"/>
            <w:vAlign w:val="center"/>
          </w:tcPr>
          <w:p w14:paraId="4F18CCD6" w14:textId="020425C1" w:rsidR="005F457E" w:rsidDel="00964E30" w:rsidRDefault="00000000">
            <w:pPr>
              <w:spacing w:after="0" w:line="240" w:lineRule="auto"/>
              <w:ind w:firstLineChars="0" w:firstLine="0"/>
              <w:contextualSpacing/>
              <w:textAlignment w:val="auto"/>
              <w:rPr>
                <w:del w:id="1814" w:author="Si-yuan LIU" w:date="2026-07-24T14:26:00Z" w16du:dateUtc="2026-07-24T06:26:00Z"/>
                <w:color w:val="000000" w:themeColor="text1"/>
                <w:sz w:val="21"/>
                <w:szCs w:val="21"/>
              </w:rPr>
            </w:pPr>
            <w:del w:id="1815" w:author="Si-yuan LIU" w:date="2026-07-24T14:26:00Z" w16du:dateUtc="2026-07-24T06:26:00Z">
              <w:r w:rsidDel="00964E30">
                <w:rPr>
                  <w:rFonts w:hint="eastAsia"/>
                  <w:color w:val="000000" w:themeColor="text1"/>
                  <w:sz w:val="21"/>
                  <w:szCs w:val="21"/>
                </w:rPr>
                <w:delText>134</w:delText>
              </w:r>
              <w:r w:rsidDel="00964E30">
                <w:rPr>
                  <w:color w:val="000000" w:themeColor="text1"/>
                  <w:sz w:val="21"/>
                  <w:szCs w:val="21"/>
                </w:rPr>
                <w:delText>-</w:delText>
              </w:r>
              <w:r w:rsidDel="00964E30">
                <w:rPr>
                  <w:rFonts w:hint="eastAsia"/>
                  <w:color w:val="000000" w:themeColor="text1"/>
                  <w:sz w:val="21"/>
                  <w:szCs w:val="21"/>
                </w:rPr>
                <w:delText>3033</w:delText>
              </w:r>
              <w:r w:rsidDel="00964E30">
                <w:rPr>
                  <w:color w:val="000000" w:themeColor="text1"/>
                  <w:sz w:val="21"/>
                  <w:szCs w:val="21"/>
                </w:rPr>
                <w:delText>-</w:delText>
              </w:r>
              <w:r w:rsidDel="00964E30">
                <w:rPr>
                  <w:rFonts w:hint="eastAsia"/>
                  <w:color w:val="000000" w:themeColor="text1"/>
                  <w:sz w:val="21"/>
                  <w:szCs w:val="21"/>
                </w:rPr>
                <w:delText>3103</w:delText>
              </w:r>
            </w:del>
          </w:p>
        </w:tc>
      </w:tr>
      <w:tr w:rsidR="005F457E" w:rsidDel="00964E30" w14:paraId="0A417C0D" w14:textId="05FACB01">
        <w:trPr>
          <w:trHeight w:val="20"/>
          <w:del w:id="1816" w:author="Si-yuan LIU" w:date="2026-07-24T14:26:00Z" w16du:dateUtc="2026-07-24T06:26:00Z"/>
        </w:trPr>
        <w:tc>
          <w:tcPr>
            <w:tcW w:w="3169" w:type="dxa"/>
            <w:vAlign w:val="center"/>
          </w:tcPr>
          <w:p w14:paraId="5B58BF8E" w14:textId="6E8427E7" w:rsidR="005F457E" w:rsidDel="00964E30" w:rsidRDefault="00000000">
            <w:pPr>
              <w:pStyle w:val="afd"/>
              <w:numPr>
                <w:ilvl w:val="0"/>
                <w:numId w:val="1"/>
              </w:numPr>
              <w:spacing w:after="0" w:line="240" w:lineRule="auto"/>
              <w:ind w:firstLineChars="0" w:firstLine="0"/>
              <w:contextualSpacing/>
              <w:textAlignment w:val="auto"/>
              <w:rPr>
                <w:del w:id="1817" w:author="Si-yuan LIU" w:date="2026-07-24T14:26:00Z" w16du:dateUtc="2026-07-24T06:26:00Z"/>
                <w:b/>
                <w:bCs/>
                <w:color w:val="000000" w:themeColor="text1"/>
                <w:sz w:val="21"/>
                <w:szCs w:val="21"/>
              </w:rPr>
            </w:pPr>
            <w:del w:id="1818" w:author="Si-yuan LIU" w:date="2026-07-24T14:26:00Z" w16du:dateUtc="2026-07-24T06:26:00Z">
              <w:r w:rsidDel="00964E30">
                <w:rPr>
                  <w:rFonts w:hint="eastAsia"/>
                  <w:b/>
                  <w:bCs/>
                  <w:color w:val="000000" w:themeColor="text1"/>
                  <w:sz w:val="21"/>
                  <w:szCs w:val="21"/>
                </w:rPr>
                <w:delText>中介机构类型</w:delText>
              </w:r>
            </w:del>
          </w:p>
        </w:tc>
        <w:tc>
          <w:tcPr>
            <w:tcW w:w="5721" w:type="dxa"/>
            <w:vAlign w:val="center"/>
          </w:tcPr>
          <w:p w14:paraId="76B982B3" w14:textId="7BF520DD" w:rsidR="005F457E" w:rsidDel="00964E30" w:rsidRDefault="00000000">
            <w:pPr>
              <w:spacing w:after="0" w:line="240" w:lineRule="auto"/>
              <w:ind w:firstLineChars="0" w:firstLine="0"/>
              <w:contextualSpacing/>
              <w:textAlignment w:val="auto"/>
              <w:rPr>
                <w:del w:id="1819" w:author="Si-yuan LIU" w:date="2026-07-24T14:26:00Z" w16du:dateUtc="2026-07-24T06:26:00Z"/>
                <w:b/>
                <w:bCs/>
                <w:color w:val="000000" w:themeColor="text1"/>
                <w:sz w:val="21"/>
                <w:szCs w:val="21"/>
              </w:rPr>
            </w:pPr>
            <w:del w:id="1820" w:author="Si-yuan LIU" w:date="2026-07-24T14:26:00Z" w16du:dateUtc="2026-07-24T06:26:00Z">
              <w:r w:rsidDel="00964E30">
                <w:rPr>
                  <w:rFonts w:hint="eastAsia"/>
                  <w:b/>
                  <w:bCs/>
                  <w:color w:val="000000" w:themeColor="text1"/>
                  <w:sz w:val="21"/>
                  <w:szCs w:val="21"/>
                </w:rPr>
                <w:delText>评估机构</w:delText>
              </w:r>
            </w:del>
          </w:p>
        </w:tc>
      </w:tr>
      <w:tr w:rsidR="005F457E" w:rsidDel="00964E30" w14:paraId="45E5F933" w14:textId="0A08AAF5">
        <w:trPr>
          <w:trHeight w:val="20"/>
          <w:del w:id="1821" w:author="Si-yuan LIU" w:date="2026-07-24T14:26:00Z" w16du:dateUtc="2026-07-24T06:26:00Z"/>
        </w:trPr>
        <w:tc>
          <w:tcPr>
            <w:tcW w:w="3169" w:type="dxa"/>
            <w:vAlign w:val="center"/>
          </w:tcPr>
          <w:p w14:paraId="0C836707" w14:textId="268E3981" w:rsidR="005F457E" w:rsidDel="00964E30" w:rsidRDefault="00000000">
            <w:pPr>
              <w:numPr>
                <w:ilvl w:val="255"/>
                <w:numId w:val="0"/>
              </w:numPr>
              <w:spacing w:after="0" w:line="240" w:lineRule="auto"/>
              <w:ind w:firstLine="240"/>
              <w:contextualSpacing/>
              <w:textAlignment w:val="auto"/>
              <w:rPr>
                <w:del w:id="1822" w:author="Si-yuan LIU" w:date="2026-07-24T14:26:00Z" w16du:dateUtc="2026-07-24T06:26:00Z"/>
                <w:color w:val="000000" w:themeColor="text1"/>
                <w:sz w:val="21"/>
                <w:szCs w:val="21"/>
              </w:rPr>
            </w:pPr>
            <w:del w:id="1823" w:author="Si-yuan LIU" w:date="2026-07-24T14:26:00Z" w16du:dateUtc="2026-07-24T06:26:00Z">
              <w:r w:rsidDel="00964E30">
                <w:rPr>
                  <w:rFonts w:hint="eastAsia"/>
                  <w:color w:val="000000" w:themeColor="text1"/>
                  <w:sz w:val="21"/>
                  <w:szCs w:val="21"/>
                </w:rPr>
                <w:delText>中介机构名称</w:delText>
              </w:r>
            </w:del>
          </w:p>
        </w:tc>
        <w:tc>
          <w:tcPr>
            <w:tcW w:w="5721" w:type="dxa"/>
            <w:vAlign w:val="center"/>
          </w:tcPr>
          <w:p w14:paraId="28141FC8" w14:textId="04534848" w:rsidR="005F457E" w:rsidDel="00964E30" w:rsidRDefault="00000000">
            <w:pPr>
              <w:spacing w:after="0" w:line="240" w:lineRule="auto"/>
              <w:ind w:firstLineChars="0" w:firstLine="0"/>
              <w:contextualSpacing/>
              <w:textAlignment w:val="auto"/>
              <w:rPr>
                <w:del w:id="1824" w:author="Si-yuan LIU" w:date="2026-07-24T14:26:00Z" w16du:dateUtc="2026-07-24T06:26:00Z"/>
                <w:color w:val="000000" w:themeColor="text1"/>
                <w:sz w:val="21"/>
                <w:szCs w:val="21"/>
              </w:rPr>
            </w:pPr>
            <w:del w:id="1825" w:author="Si-yuan LIU" w:date="2026-07-24T14:26:00Z" w16du:dateUtc="2026-07-24T06:26:00Z">
              <w:r w:rsidDel="00964E30">
                <w:rPr>
                  <w:rFonts w:hint="eastAsia"/>
                  <w:color w:val="000000" w:themeColor="text1"/>
                  <w:sz w:val="21"/>
                  <w:szCs w:val="21"/>
                </w:rPr>
                <w:delText>北京国友大正资产评估有限公司</w:delText>
              </w:r>
            </w:del>
          </w:p>
        </w:tc>
      </w:tr>
      <w:tr w:rsidR="005F457E" w:rsidDel="00964E30" w14:paraId="17A087F8" w14:textId="5A815D83">
        <w:trPr>
          <w:trHeight w:val="20"/>
          <w:del w:id="1826" w:author="Si-yuan LIU" w:date="2026-07-24T14:26:00Z" w16du:dateUtc="2026-07-24T06:26:00Z"/>
        </w:trPr>
        <w:tc>
          <w:tcPr>
            <w:tcW w:w="3169" w:type="dxa"/>
            <w:vAlign w:val="center"/>
          </w:tcPr>
          <w:p w14:paraId="312EED5A" w14:textId="6C4C914E" w:rsidR="005F457E" w:rsidDel="00964E30" w:rsidRDefault="00000000">
            <w:pPr>
              <w:numPr>
                <w:ilvl w:val="255"/>
                <w:numId w:val="0"/>
              </w:numPr>
              <w:spacing w:after="0" w:line="240" w:lineRule="auto"/>
              <w:ind w:firstLine="240"/>
              <w:contextualSpacing/>
              <w:textAlignment w:val="auto"/>
              <w:rPr>
                <w:del w:id="1827" w:author="Si-yuan LIU" w:date="2026-07-24T14:26:00Z" w16du:dateUtc="2026-07-24T06:26:00Z"/>
                <w:color w:val="000000" w:themeColor="text1"/>
                <w:sz w:val="21"/>
                <w:szCs w:val="21"/>
              </w:rPr>
            </w:pPr>
            <w:del w:id="1828" w:author="Si-yuan LIU" w:date="2026-07-24T14:26:00Z" w16du:dateUtc="2026-07-24T06:26:00Z">
              <w:r w:rsidDel="00964E30">
                <w:rPr>
                  <w:rFonts w:hint="eastAsia"/>
                  <w:color w:val="000000" w:themeColor="text1"/>
                  <w:sz w:val="21"/>
                  <w:szCs w:val="21"/>
                </w:rPr>
                <w:delText>联系地址</w:delText>
              </w:r>
            </w:del>
          </w:p>
        </w:tc>
        <w:tc>
          <w:tcPr>
            <w:tcW w:w="5721" w:type="dxa"/>
            <w:vAlign w:val="center"/>
          </w:tcPr>
          <w:p w14:paraId="705464E4" w14:textId="04F23253" w:rsidR="005F457E" w:rsidDel="00964E30" w:rsidRDefault="00000000">
            <w:pPr>
              <w:spacing w:after="0" w:line="240" w:lineRule="auto"/>
              <w:ind w:firstLineChars="0" w:firstLine="0"/>
              <w:contextualSpacing/>
              <w:textAlignment w:val="auto"/>
              <w:rPr>
                <w:del w:id="1829" w:author="Si-yuan LIU" w:date="2026-07-24T14:26:00Z" w16du:dateUtc="2026-07-24T06:26:00Z"/>
                <w:color w:val="000000" w:themeColor="text1"/>
                <w:sz w:val="21"/>
                <w:szCs w:val="21"/>
              </w:rPr>
            </w:pPr>
            <w:del w:id="1830" w:author="Si-yuan LIU" w:date="2026-07-24T14:26:00Z" w16du:dateUtc="2026-07-24T06:26:00Z">
              <w:r w:rsidDel="00964E30">
                <w:rPr>
                  <w:rFonts w:hint="eastAsia"/>
                  <w:color w:val="000000" w:themeColor="text1"/>
                  <w:sz w:val="21"/>
                  <w:szCs w:val="21"/>
                </w:rPr>
                <w:delText>北京市朝阳区针织路</w:delText>
              </w:r>
              <w:r w:rsidDel="00964E30">
                <w:rPr>
                  <w:color w:val="000000" w:themeColor="text1"/>
                  <w:sz w:val="21"/>
                  <w:szCs w:val="21"/>
                </w:rPr>
                <w:delText>23</w:delText>
              </w:r>
              <w:r w:rsidDel="00964E30">
                <w:rPr>
                  <w:rFonts w:hint="eastAsia"/>
                  <w:color w:val="000000" w:themeColor="text1"/>
                  <w:sz w:val="21"/>
                  <w:szCs w:val="21"/>
                </w:rPr>
                <w:delText>号国寿金融中心</w:delText>
              </w:r>
              <w:r w:rsidDel="00964E30">
                <w:rPr>
                  <w:color w:val="000000" w:themeColor="text1"/>
                  <w:sz w:val="21"/>
                  <w:szCs w:val="21"/>
                </w:rPr>
                <w:delText>8</w:delText>
              </w:r>
              <w:r w:rsidDel="00964E30">
                <w:rPr>
                  <w:rFonts w:hint="eastAsia"/>
                  <w:color w:val="000000" w:themeColor="text1"/>
                  <w:sz w:val="21"/>
                  <w:szCs w:val="21"/>
                </w:rPr>
                <w:delText>层</w:delText>
              </w:r>
            </w:del>
          </w:p>
        </w:tc>
      </w:tr>
      <w:tr w:rsidR="005F457E" w:rsidDel="00964E30" w14:paraId="4A106327" w14:textId="6FFB6E4F">
        <w:trPr>
          <w:trHeight w:val="20"/>
          <w:del w:id="1831" w:author="Si-yuan LIU" w:date="2026-07-24T14:26:00Z" w16du:dateUtc="2026-07-24T06:26:00Z"/>
        </w:trPr>
        <w:tc>
          <w:tcPr>
            <w:tcW w:w="3169" w:type="dxa"/>
            <w:vAlign w:val="center"/>
          </w:tcPr>
          <w:p w14:paraId="38B786EF" w14:textId="3E190E1B" w:rsidR="005F457E" w:rsidDel="00964E30" w:rsidRDefault="00000000">
            <w:pPr>
              <w:numPr>
                <w:ilvl w:val="255"/>
                <w:numId w:val="0"/>
              </w:numPr>
              <w:spacing w:after="0" w:line="240" w:lineRule="auto"/>
              <w:ind w:firstLine="240"/>
              <w:contextualSpacing/>
              <w:textAlignment w:val="auto"/>
              <w:rPr>
                <w:del w:id="1832" w:author="Si-yuan LIU" w:date="2026-07-24T14:26:00Z" w16du:dateUtc="2026-07-24T06:26:00Z"/>
                <w:color w:val="000000" w:themeColor="text1"/>
                <w:sz w:val="21"/>
                <w:szCs w:val="21"/>
              </w:rPr>
            </w:pPr>
            <w:del w:id="1833" w:author="Si-yuan LIU" w:date="2026-07-24T14:26:00Z" w16du:dateUtc="2026-07-24T06:26:00Z">
              <w:r w:rsidDel="00964E30">
                <w:rPr>
                  <w:rFonts w:hint="eastAsia"/>
                  <w:color w:val="000000" w:themeColor="text1"/>
                  <w:sz w:val="21"/>
                  <w:szCs w:val="21"/>
                </w:rPr>
                <w:delText>机构联系人姓名及职务</w:delText>
              </w:r>
            </w:del>
          </w:p>
        </w:tc>
        <w:tc>
          <w:tcPr>
            <w:tcW w:w="5721" w:type="dxa"/>
            <w:vAlign w:val="center"/>
          </w:tcPr>
          <w:p w14:paraId="73C04D32" w14:textId="1F5A8DB7" w:rsidR="005F457E" w:rsidDel="00964E30" w:rsidRDefault="00000000">
            <w:pPr>
              <w:spacing w:after="0" w:line="240" w:lineRule="auto"/>
              <w:ind w:firstLineChars="0" w:firstLine="0"/>
              <w:contextualSpacing/>
              <w:textAlignment w:val="auto"/>
              <w:rPr>
                <w:del w:id="1834" w:author="Si-yuan LIU" w:date="2026-07-24T14:26:00Z" w16du:dateUtc="2026-07-24T06:26:00Z"/>
                <w:color w:val="000000" w:themeColor="text1"/>
                <w:sz w:val="21"/>
                <w:szCs w:val="21"/>
              </w:rPr>
            </w:pPr>
            <w:del w:id="1835" w:author="Si-yuan LIU" w:date="2026-07-24T14:26:00Z" w16du:dateUtc="2026-07-24T06:26:00Z">
              <w:r w:rsidDel="00964E30">
                <w:rPr>
                  <w:rFonts w:hint="eastAsia"/>
                  <w:color w:val="000000" w:themeColor="text1"/>
                  <w:sz w:val="21"/>
                  <w:szCs w:val="21"/>
                </w:rPr>
                <w:delText>夏洪岩</w:delText>
              </w:r>
              <w:r w:rsidDel="00964E30">
                <w:rPr>
                  <w:color w:val="000000" w:themeColor="text1"/>
                  <w:sz w:val="21"/>
                  <w:szCs w:val="21"/>
                </w:rPr>
                <w:delText xml:space="preserve"> </w:delText>
              </w:r>
              <w:r w:rsidDel="00964E30">
                <w:rPr>
                  <w:rFonts w:hint="eastAsia"/>
                  <w:color w:val="000000" w:themeColor="text1"/>
                  <w:sz w:val="21"/>
                  <w:szCs w:val="21"/>
                </w:rPr>
                <w:delText>资深董事</w:delText>
              </w:r>
            </w:del>
          </w:p>
        </w:tc>
      </w:tr>
      <w:tr w:rsidR="005F457E" w:rsidDel="00964E30" w14:paraId="08B3FD55" w14:textId="670C085B">
        <w:trPr>
          <w:trHeight w:val="20"/>
          <w:del w:id="1836" w:author="Si-yuan LIU" w:date="2026-07-24T14:26:00Z" w16du:dateUtc="2026-07-24T06:26:00Z"/>
        </w:trPr>
        <w:tc>
          <w:tcPr>
            <w:tcW w:w="3169" w:type="dxa"/>
            <w:vAlign w:val="center"/>
          </w:tcPr>
          <w:p w14:paraId="1D623CEA" w14:textId="3F092927" w:rsidR="005F457E" w:rsidDel="00964E30" w:rsidRDefault="00000000">
            <w:pPr>
              <w:numPr>
                <w:ilvl w:val="255"/>
                <w:numId w:val="0"/>
              </w:numPr>
              <w:spacing w:after="0" w:line="240" w:lineRule="auto"/>
              <w:ind w:firstLine="240"/>
              <w:contextualSpacing/>
              <w:textAlignment w:val="auto"/>
              <w:rPr>
                <w:del w:id="1837" w:author="Si-yuan LIU" w:date="2026-07-24T14:26:00Z" w16du:dateUtc="2026-07-24T06:26:00Z"/>
                <w:color w:val="000000" w:themeColor="text1"/>
                <w:sz w:val="21"/>
                <w:szCs w:val="21"/>
              </w:rPr>
            </w:pPr>
            <w:del w:id="1838" w:author="Si-yuan LIU" w:date="2026-07-24T14:26:00Z" w16du:dateUtc="2026-07-24T06:26:00Z">
              <w:r w:rsidDel="00964E30">
                <w:rPr>
                  <w:rFonts w:hint="eastAsia"/>
                  <w:color w:val="000000" w:themeColor="text1"/>
                  <w:sz w:val="21"/>
                  <w:szCs w:val="21"/>
                </w:rPr>
                <w:delText>机构联系人联系方式</w:delText>
              </w:r>
            </w:del>
          </w:p>
        </w:tc>
        <w:tc>
          <w:tcPr>
            <w:tcW w:w="5721" w:type="dxa"/>
            <w:vAlign w:val="center"/>
          </w:tcPr>
          <w:p w14:paraId="5CC7B0A0" w14:textId="0DC8AFC6" w:rsidR="005F457E" w:rsidDel="00964E30" w:rsidRDefault="00000000">
            <w:pPr>
              <w:spacing w:after="0" w:line="240" w:lineRule="auto"/>
              <w:ind w:firstLineChars="0" w:firstLine="0"/>
              <w:contextualSpacing/>
              <w:textAlignment w:val="auto"/>
              <w:rPr>
                <w:del w:id="1839" w:author="Si-yuan LIU" w:date="2026-07-24T14:26:00Z" w16du:dateUtc="2026-07-24T06:26:00Z"/>
                <w:color w:val="000000" w:themeColor="text1"/>
                <w:sz w:val="21"/>
                <w:szCs w:val="21"/>
              </w:rPr>
            </w:pPr>
            <w:del w:id="1840" w:author="Si-yuan LIU" w:date="2026-07-24T14:26:00Z" w16du:dateUtc="2026-07-24T06:26:00Z">
              <w:r w:rsidDel="00964E30">
                <w:rPr>
                  <w:color w:val="000000" w:themeColor="text1"/>
                  <w:sz w:val="21"/>
                  <w:szCs w:val="21"/>
                </w:rPr>
                <w:delText>186-1131-8143</w:delText>
              </w:r>
            </w:del>
          </w:p>
        </w:tc>
      </w:tr>
      <w:tr w:rsidR="005F457E" w:rsidDel="00964E30" w14:paraId="7ABF01C1" w14:textId="01EA78C2">
        <w:trPr>
          <w:trHeight w:val="20"/>
          <w:del w:id="1841" w:author="Si-yuan LIU" w:date="2026-07-24T14:26:00Z" w16du:dateUtc="2026-07-24T06:26:00Z"/>
        </w:trPr>
        <w:tc>
          <w:tcPr>
            <w:tcW w:w="3169" w:type="dxa"/>
            <w:vAlign w:val="center"/>
          </w:tcPr>
          <w:p w14:paraId="6F2A1396" w14:textId="2A5BDA7F" w:rsidR="005F457E" w:rsidDel="00964E30" w:rsidRDefault="00000000">
            <w:pPr>
              <w:numPr>
                <w:ilvl w:val="255"/>
                <w:numId w:val="0"/>
              </w:numPr>
              <w:spacing w:after="0" w:line="240" w:lineRule="auto"/>
              <w:ind w:firstLine="240"/>
              <w:contextualSpacing/>
              <w:textAlignment w:val="auto"/>
              <w:rPr>
                <w:del w:id="1842" w:author="Si-yuan LIU" w:date="2026-07-24T14:26:00Z" w16du:dateUtc="2026-07-24T06:26:00Z"/>
                <w:color w:val="000000" w:themeColor="text1"/>
                <w:sz w:val="21"/>
                <w:szCs w:val="21"/>
              </w:rPr>
            </w:pPr>
            <w:del w:id="1843" w:author="Si-yuan LIU" w:date="2026-07-24T14:26:00Z" w16du:dateUtc="2026-07-24T06:26:00Z">
              <w:r w:rsidDel="00964E30">
                <w:rPr>
                  <w:rFonts w:hint="eastAsia"/>
                  <w:color w:val="000000" w:themeColor="text1"/>
                  <w:sz w:val="21"/>
                  <w:szCs w:val="21"/>
                </w:rPr>
                <w:delText>本项目联系人姓名及职务</w:delText>
              </w:r>
            </w:del>
          </w:p>
        </w:tc>
        <w:tc>
          <w:tcPr>
            <w:tcW w:w="5721" w:type="dxa"/>
            <w:vAlign w:val="center"/>
          </w:tcPr>
          <w:p w14:paraId="3C3E59AE" w14:textId="1190FA99" w:rsidR="005F457E" w:rsidDel="00964E30" w:rsidRDefault="00000000">
            <w:pPr>
              <w:spacing w:after="0" w:line="240" w:lineRule="auto"/>
              <w:ind w:firstLineChars="0" w:firstLine="0"/>
              <w:contextualSpacing/>
              <w:textAlignment w:val="auto"/>
              <w:rPr>
                <w:del w:id="1844" w:author="Si-yuan LIU" w:date="2026-07-24T14:26:00Z" w16du:dateUtc="2026-07-24T06:26:00Z"/>
                <w:color w:val="000000" w:themeColor="text1"/>
                <w:sz w:val="21"/>
                <w:szCs w:val="21"/>
              </w:rPr>
            </w:pPr>
            <w:del w:id="1845" w:author="Si-yuan LIU" w:date="2026-07-24T14:26:00Z" w16du:dateUtc="2026-07-24T06:26:00Z">
              <w:r w:rsidDel="00964E30">
                <w:rPr>
                  <w:rFonts w:hint="eastAsia"/>
                  <w:color w:val="000000" w:themeColor="text1"/>
                  <w:sz w:val="21"/>
                  <w:szCs w:val="21"/>
                </w:rPr>
                <w:delText>詹联俊</w:delText>
              </w:r>
              <w:r w:rsidDel="00964E30">
                <w:rPr>
                  <w:rFonts w:hint="eastAsia"/>
                  <w:color w:val="000000" w:themeColor="text1"/>
                  <w:sz w:val="21"/>
                  <w:szCs w:val="21"/>
                </w:rPr>
                <w:delText xml:space="preserve"> </w:delText>
              </w:r>
              <w:r w:rsidDel="00964E30">
                <w:rPr>
                  <w:rFonts w:hint="eastAsia"/>
                  <w:color w:val="000000" w:themeColor="text1"/>
                  <w:sz w:val="21"/>
                  <w:szCs w:val="21"/>
                </w:rPr>
                <w:delText>董事、顾英杰</w:delText>
              </w:r>
              <w:r w:rsidDel="00964E30">
                <w:rPr>
                  <w:rFonts w:hint="eastAsia"/>
                  <w:color w:val="000000" w:themeColor="text1"/>
                  <w:sz w:val="21"/>
                  <w:szCs w:val="21"/>
                </w:rPr>
                <w:delText xml:space="preserve"> </w:delText>
              </w:r>
              <w:r w:rsidDel="00964E30">
                <w:rPr>
                  <w:rFonts w:hint="eastAsia"/>
                  <w:color w:val="000000" w:themeColor="text1"/>
                  <w:sz w:val="21"/>
                  <w:szCs w:val="21"/>
                </w:rPr>
                <w:delText>高级经理</w:delText>
              </w:r>
            </w:del>
          </w:p>
        </w:tc>
      </w:tr>
      <w:tr w:rsidR="005F457E" w:rsidDel="00964E30" w14:paraId="7DFE48D0" w14:textId="05B6DB14">
        <w:trPr>
          <w:trHeight w:val="20"/>
          <w:del w:id="1846" w:author="Si-yuan LIU" w:date="2026-07-24T14:26:00Z" w16du:dateUtc="2026-07-24T06:26:00Z"/>
        </w:trPr>
        <w:tc>
          <w:tcPr>
            <w:tcW w:w="3169" w:type="dxa"/>
            <w:vAlign w:val="center"/>
          </w:tcPr>
          <w:p w14:paraId="28C0D7B4" w14:textId="4DF36658" w:rsidR="005F457E" w:rsidDel="00964E30" w:rsidRDefault="00000000">
            <w:pPr>
              <w:numPr>
                <w:ilvl w:val="255"/>
                <w:numId w:val="0"/>
              </w:numPr>
              <w:spacing w:after="0" w:line="240" w:lineRule="auto"/>
              <w:ind w:firstLine="240"/>
              <w:contextualSpacing/>
              <w:textAlignment w:val="auto"/>
              <w:rPr>
                <w:del w:id="1847" w:author="Si-yuan LIU" w:date="2026-07-24T14:26:00Z" w16du:dateUtc="2026-07-24T06:26:00Z"/>
                <w:color w:val="000000" w:themeColor="text1"/>
                <w:sz w:val="21"/>
                <w:szCs w:val="21"/>
              </w:rPr>
            </w:pPr>
            <w:del w:id="1848" w:author="Si-yuan LIU" w:date="2026-07-24T14:26:00Z" w16du:dateUtc="2026-07-24T06:26:00Z">
              <w:r w:rsidDel="00964E30">
                <w:rPr>
                  <w:rFonts w:hint="eastAsia"/>
                  <w:color w:val="000000" w:themeColor="text1"/>
                  <w:sz w:val="21"/>
                  <w:szCs w:val="21"/>
                </w:rPr>
                <w:delText>本项目联系人联系方式</w:delText>
              </w:r>
            </w:del>
          </w:p>
        </w:tc>
        <w:tc>
          <w:tcPr>
            <w:tcW w:w="5721" w:type="dxa"/>
            <w:vAlign w:val="center"/>
          </w:tcPr>
          <w:p w14:paraId="091FE2D8" w14:textId="12ACAEB4" w:rsidR="005F457E" w:rsidDel="00964E30" w:rsidRDefault="00000000">
            <w:pPr>
              <w:spacing w:after="0" w:line="240" w:lineRule="auto"/>
              <w:ind w:firstLineChars="0" w:firstLine="0"/>
              <w:contextualSpacing/>
              <w:textAlignment w:val="auto"/>
              <w:rPr>
                <w:del w:id="1849" w:author="Si-yuan LIU" w:date="2026-07-24T14:26:00Z" w16du:dateUtc="2026-07-24T06:26:00Z"/>
                <w:color w:val="000000" w:themeColor="text1"/>
                <w:sz w:val="21"/>
                <w:szCs w:val="21"/>
              </w:rPr>
            </w:pPr>
            <w:del w:id="1850" w:author="Si-yuan LIU" w:date="2026-07-24T14:26:00Z" w16du:dateUtc="2026-07-24T06:26:00Z">
              <w:r w:rsidDel="00964E30">
                <w:rPr>
                  <w:rFonts w:hint="eastAsia"/>
                  <w:color w:val="000000" w:themeColor="text1"/>
                  <w:sz w:val="21"/>
                  <w:szCs w:val="21"/>
                </w:rPr>
                <w:delText>185-2022-5128</w:delText>
              </w:r>
              <w:r w:rsidDel="00964E30">
                <w:rPr>
                  <w:rFonts w:hint="eastAsia"/>
                  <w:color w:val="000000" w:themeColor="text1"/>
                  <w:sz w:val="21"/>
                  <w:szCs w:val="21"/>
                </w:rPr>
                <w:delText>、</w:delText>
              </w:r>
              <w:r w:rsidDel="00964E30">
                <w:rPr>
                  <w:rFonts w:hint="eastAsia"/>
                  <w:color w:val="000000" w:themeColor="text1"/>
                  <w:sz w:val="21"/>
                  <w:szCs w:val="21"/>
                </w:rPr>
                <w:delText>189-0662-9166</w:delText>
              </w:r>
            </w:del>
          </w:p>
        </w:tc>
      </w:tr>
    </w:tbl>
    <w:p w14:paraId="5F22BE51" w14:textId="61F684D9" w:rsidR="005F457E" w:rsidDel="00964E30" w:rsidRDefault="00000000">
      <w:pPr>
        <w:spacing w:after="0" w:line="312" w:lineRule="auto"/>
        <w:ind w:firstLine="480"/>
        <w:rPr>
          <w:del w:id="1851" w:author="Si-yuan LIU" w:date="2026-07-24T14:26:00Z" w16du:dateUtc="2026-07-24T06:26:00Z"/>
          <w:color w:val="000000" w:themeColor="text1"/>
          <w:szCs w:val="24"/>
        </w:rPr>
      </w:pPr>
      <w:bookmarkStart w:id="1852" w:name="_Toc611262013"/>
      <w:bookmarkStart w:id="1853" w:name="_Toc839065641"/>
      <w:bookmarkStart w:id="1854" w:name="bookmark34"/>
      <w:del w:id="1855" w:author="Si-yuan LIU" w:date="2026-07-24T14:26:00Z" w16du:dateUtc="2026-07-24T06:26:00Z">
        <w:r w:rsidDel="00964E30">
          <w:rPr>
            <w:color w:val="000000" w:themeColor="text1"/>
            <w:szCs w:val="24"/>
          </w:rPr>
          <w:delText>2.</w:delText>
        </w:r>
        <w:r w:rsidDel="00964E30">
          <w:rPr>
            <w:rFonts w:hint="eastAsia"/>
            <w:color w:val="000000" w:themeColor="text1"/>
            <w:szCs w:val="24"/>
          </w:rPr>
          <w:delText>中介机构违法违规情况</w:delText>
        </w:r>
        <w:bookmarkEnd w:id="1852"/>
        <w:bookmarkEnd w:id="1853"/>
      </w:del>
    </w:p>
    <w:p w14:paraId="52EC0403" w14:textId="40950B9D" w:rsidR="005F457E" w:rsidDel="00964E30" w:rsidRDefault="00000000">
      <w:pPr>
        <w:spacing w:after="0" w:line="312" w:lineRule="auto"/>
        <w:ind w:firstLine="480"/>
        <w:rPr>
          <w:del w:id="1856" w:author="Si-yuan LIU" w:date="2026-07-24T14:26:00Z" w16du:dateUtc="2026-07-24T06:26:00Z"/>
          <w:color w:val="000000" w:themeColor="text1"/>
          <w:szCs w:val="24"/>
        </w:rPr>
      </w:pPr>
      <w:del w:id="1857" w:author="Si-yuan LIU" w:date="2026-07-24T14:26:00Z" w16du:dateUtc="2026-07-24T06:26:00Z">
        <w:r w:rsidDel="00964E30">
          <w:rPr>
            <w:rFonts w:hint="eastAsia"/>
            <w:color w:val="000000" w:themeColor="text1"/>
            <w:szCs w:val="24"/>
          </w:rPr>
          <w:delText>（</w:delText>
        </w:r>
        <w:r w:rsidDel="00964E30">
          <w:rPr>
            <w:color w:val="000000" w:themeColor="text1"/>
            <w:szCs w:val="24"/>
          </w:rPr>
          <w:delText>1</w:delText>
        </w:r>
        <w:r w:rsidDel="00964E30">
          <w:rPr>
            <w:rFonts w:hint="eastAsia"/>
            <w:color w:val="000000" w:themeColor="text1"/>
            <w:szCs w:val="24"/>
          </w:rPr>
          <w:delText>）中介机构信用情况</w:delText>
        </w:r>
      </w:del>
    </w:p>
    <w:p w14:paraId="7B963AA7" w14:textId="0B8A8D57" w:rsidR="005F457E" w:rsidDel="00964E30" w:rsidRDefault="00000000">
      <w:pPr>
        <w:spacing w:after="0" w:line="312" w:lineRule="auto"/>
        <w:ind w:firstLine="480"/>
        <w:rPr>
          <w:del w:id="1858" w:author="Si-yuan LIU" w:date="2026-07-24T14:26:00Z" w16du:dateUtc="2026-07-24T06:26:00Z"/>
          <w:color w:val="000000" w:themeColor="text1"/>
          <w:szCs w:val="24"/>
        </w:rPr>
      </w:pPr>
      <w:del w:id="1859" w:author="Si-yuan LIU" w:date="2026-07-24T14:26:00Z" w16du:dateUtc="2026-07-24T06:26:00Z">
        <w:r w:rsidDel="00964E30">
          <w:rPr>
            <w:rFonts w:hint="eastAsia"/>
            <w:color w:val="000000" w:themeColor="text1"/>
            <w:szCs w:val="24"/>
          </w:rPr>
          <w:delText>截至</w:delText>
        </w:r>
        <w:r w:rsidDel="00964E30">
          <w:rPr>
            <w:color w:val="000000" w:themeColor="text1"/>
            <w:szCs w:val="24"/>
          </w:rPr>
          <w:delText>2026</w:delText>
        </w:r>
        <w:r w:rsidDel="00964E30">
          <w:rPr>
            <w:rFonts w:hint="eastAsia"/>
            <w:color w:val="000000" w:themeColor="text1"/>
            <w:szCs w:val="24"/>
          </w:rPr>
          <w:delText>年</w:delText>
        </w:r>
        <w:r w:rsidDel="00964E30">
          <w:rPr>
            <w:color w:val="000000" w:themeColor="text1"/>
            <w:szCs w:val="24"/>
          </w:rPr>
          <w:delText>5</w:delText>
        </w:r>
        <w:r w:rsidDel="00964E30">
          <w:rPr>
            <w:rFonts w:hint="eastAsia"/>
            <w:color w:val="000000" w:themeColor="text1"/>
            <w:szCs w:val="24"/>
          </w:rPr>
          <w:delText>月</w:delText>
        </w:r>
        <w:r w:rsidDel="00964E30">
          <w:rPr>
            <w:color w:val="000000" w:themeColor="text1"/>
            <w:szCs w:val="24"/>
          </w:rPr>
          <w:delText>14</w:delText>
        </w:r>
        <w:r w:rsidDel="00964E30">
          <w:rPr>
            <w:rFonts w:hint="eastAsia"/>
            <w:color w:val="000000" w:themeColor="text1"/>
            <w:szCs w:val="24"/>
          </w:rPr>
          <w:delText>日，经查询信用中国网站、国家企业信用信息公示系统网站、中国执行信息公开网等官方网站，基于以上查询结果，最近</w:delText>
        </w:r>
        <w:r w:rsidDel="00964E30">
          <w:rPr>
            <w:color w:val="000000" w:themeColor="text1"/>
            <w:szCs w:val="24"/>
          </w:rPr>
          <w:delText>3</w:delText>
        </w:r>
        <w:r w:rsidDel="00964E30">
          <w:rPr>
            <w:rFonts w:hint="eastAsia"/>
            <w:color w:val="000000" w:themeColor="text1"/>
            <w:szCs w:val="24"/>
          </w:rPr>
          <w:delText>年，国浩律师（广州）事务所不存在因严重违法失信行为，被有权部门认定为失信被执行人、重大税收违法案件当事人或涉金融严重失信人的记录，详见附件</w:delText>
        </w:r>
        <w:r w:rsidDel="00964E30">
          <w:rPr>
            <w:rFonts w:hint="eastAsia"/>
            <w:color w:val="000000" w:themeColor="text1"/>
            <w:szCs w:val="24"/>
          </w:rPr>
          <w:delText>3-5</w:delText>
        </w:r>
        <w:r w:rsidDel="00964E30">
          <w:rPr>
            <w:rFonts w:hint="eastAsia"/>
            <w:color w:val="000000" w:themeColor="text1"/>
            <w:szCs w:val="24"/>
          </w:rPr>
          <w:delText>。</w:delText>
        </w:r>
      </w:del>
    </w:p>
    <w:p w14:paraId="4D551C51" w14:textId="15FB2434" w:rsidR="005F457E" w:rsidDel="00964E30" w:rsidRDefault="00000000">
      <w:pPr>
        <w:spacing w:after="0" w:line="312" w:lineRule="auto"/>
        <w:ind w:firstLine="480"/>
        <w:rPr>
          <w:del w:id="1860" w:author="Si-yuan LIU" w:date="2026-07-24T14:26:00Z" w16du:dateUtc="2026-07-24T06:26:00Z"/>
          <w:color w:val="000000" w:themeColor="text1"/>
          <w:szCs w:val="24"/>
        </w:rPr>
      </w:pPr>
      <w:del w:id="1861" w:author="Si-yuan LIU" w:date="2026-07-24T14:26:00Z" w16du:dateUtc="2026-07-24T06:26:00Z">
        <w:r w:rsidDel="00964E30">
          <w:rPr>
            <w:rFonts w:hint="eastAsia"/>
            <w:color w:val="000000" w:themeColor="text1"/>
            <w:szCs w:val="24"/>
          </w:rPr>
          <w:delText>截至</w:delText>
        </w:r>
        <w:r w:rsidDel="00964E30">
          <w:rPr>
            <w:color w:val="000000" w:themeColor="text1"/>
            <w:szCs w:val="24"/>
          </w:rPr>
          <w:delText>2026</w:delText>
        </w:r>
        <w:r w:rsidDel="00964E30">
          <w:rPr>
            <w:rFonts w:hint="eastAsia"/>
            <w:color w:val="000000" w:themeColor="text1"/>
            <w:szCs w:val="24"/>
          </w:rPr>
          <w:delText>年</w:delText>
        </w:r>
        <w:r w:rsidDel="00964E30">
          <w:rPr>
            <w:color w:val="000000" w:themeColor="text1"/>
            <w:szCs w:val="24"/>
          </w:rPr>
          <w:delText>5</w:delText>
        </w:r>
        <w:r w:rsidDel="00964E30">
          <w:rPr>
            <w:rFonts w:hint="eastAsia"/>
            <w:color w:val="000000" w:themeColor="text1"/>
            <w:szCs w:val="24"/>
          </w:rPr>
          <w:delText>月</w:delText>
        </w:r>
        <w:r w:rsidDel="00964E30">
          <w:rPr>
            <w:color w:val="000000" w:themeColor="text1"/>
            <w:szCs w:val="24"/>
          </w:rPr>
          <w:delText>14</w:delText>
        </w:r>
        <w:r w:rsidDel="00964E30">
          <w:rPr>
            <w:rFonts w:hint="eastAsia"/>
            <w:color w:val="000000" w:themeColor="text1"/>
            <w:szCs w:val="24"/>
          </w:rPr>
          <w:delText>日，经查询信用中国网站、国家企业信用信息公示系统网站、中国执行信息公开网等官方网站，</w:delText>
        </w:r>
        <w:bookmarkStart w:id="1862" w:name="OLE_LINK19"/>
        <w:r w:rsidDel="00964E30">
          <w:rPr>
            <w:rFonts w:hint="eastAsia"/>
            <w:color w:val="000000" w:themeColor="text1"/>
            <w:szCs w:val="24"/>
          </w:rPr>
          <w:delText>基于以上查询结果，最近</w:delText>
        </w:r>
        <w:r w:rsidDel="00964E30">
          <w:rPr>
            <w:color w:val="000000" w:themeColor="text1"/>
            <w:szCs w:val="24"/>
          </w:rPr>
          <w:delText>3</w:delText>
        </w:r>
        <w:r w:rsidDel="00964E30">
          <w:rPr>
            <w:rFonts w:hint="eastAsia"/>
            <w:color w:val="000000" w:themeColor="text1"/>
            <w:szCs w:val="24"/>
          </w:rPr>
          <w:delText>年，司农会计师事务所</w:delText>
        </w:r>
        <w:r w:rsidDel="00964E30">
          <w:rPr>
            <w:color w:val="000000" w:themeColor="text1"/>
            <w:szCs w:val="24"/>
          </w:rPr>
          <w:delText>（特殊普通合伙）</w:delText>
        </w:r>
        <w:r w:rsidDel="00964E30">
          <w:rPr>
            <w:rFonts w:hint="eastAsia"/>
            <w:color w:val="000000" w:themeColor="text1"/>
            <w:szCs w:val="24"/>
          </w:rPr>
          <w:delText>不存在因严重违法失信行为，</w:delText>
        </w:r>
        <w:bookmarkEnd w:id="1862"/>
        <w:r w:rsidDel="00964E30">
          <w:rPr>
            <w:rFonts w:hint="eastAsia"/>
            <w:color w:val="000000" w:themeColor="text1"/>
            <w:szCs w:val="24"/>
          </w:rPr>
          <w:delText>被有权部门认定为失信被执行人、重大税收违法案件当事人或涉金融严重失信人的记录，详见附件</w:delText>
        </w:r>
        <w:r w:rsidDel="00964E30">
          <w:rPr>
            <w:rFonts w:hint="eastAsia"/>
            <w:color w:val="000000" w:themeColor="text1"/>
            <w:szCs w:val="24"/>
          </w:rPr>
          <w:delText>3-6</w:delText>
        </w:r>
        <w:r w:rsidDel="00964E30">
          <w:rPr>
            <w:rFonts w:hint="eastAsia"/>
            <w:color w:val="000000" w:themeColor="text1"/>
            <w:szCs w:val="24"/>
          </w:rPr>
          <w:delText>。</w:delText>
        </w:r>
      </w:del>
    </w:p>
    <w:p w14:paraId="45757FC0" w14:textId="1CF8C3AE" w:rsidR="005F457E" w:rsidDel="00964E30" w:rsidRDefault="00000000">
      <w:pPr>
        <w:spacing w:after="0" w:line="312" w:lineRule="auto"/>
        <w:ind w:firstLine="480"/>
        <w:rPr>
          <w:del w:id="1863" w:author="Si-yuan LIU" w:date="2026-07-24T14:26:00Z" w16du:dateUtc="2026-07-24T06:26:00Z"/>
          <w:color w:val="000000" w:themeColor="text1"/>
          <w:szCs w:val="24"/>
        </w:rPr>
      </w:pPr>
      <w:del w:id="1864" w:author="Si-yuan LIU" w:date="2026-07-24T14:26:00Z" w16du:dateUtc="2026-07-24T06:26:00Z">
        <w:r w:rsidDel="00964E30">
          <w:rPr>
            <w:rFonts w:hint="eastAsia"/>
            <w:color w:val="000000" w:themeColor="text1"/>
            <w:szCs w:val="24"/>
          </w:rPr>
          <w:delText>截至</w:delText>
        </w:r>
        <w:r w:rsidDel="00964E30">
          <w:rPr>
            <w:color w:val="000000" w:themeColor="text1"/>
            <w:szCs w:val="24"/>
          </w:rPr>
          <w:delText>2026</w:delText>
        </w:r>
        <w:r w:rsidDel="00964E30">
          <w:rPr>
            <w:rFonts w:hint="eastAsia"/>
            <w:color w:val="000000" w:themeColor="text1"/>
            <w:szCs w:val="24"/>
          </w:rPr>
          <w:delText>年</w:delText>
        </w:r>
        <w:r w:rsidDel="00964E30">
          <w:rPr>
            <w:color w:val="000000" w:themeColor="text1"/>
            <w:szCs w:val="24"/>
          </w:rPr>
          <w:delText>5</w:delText>
        </w:r>
        <w:r w:rsidDel="00964E30">
          <w:rPr>
            <w:rFonts w:hint="eastAsia"/>
            <w:color w:val="000000" w:themeColor="text1"/>
            <w:szCs w:val="24"/>
          </w:rPr>
          <w:delText>月</w:delText>
        </w:r>
        <w:r w:rsidDel="00964E30">
          <w:rPr>
            <w:color w:val="000000" w:themeColor="text1"/>
            <w:szCs w:val="24"/>
          </w:rPr>
          <w:delText>14</w:delText>
        </w:r>
        <w:r w:rsidDel="00964E30">
          <w:rPr>
            <w:rFonts w:hint="eastAsia"/>
            <w:color w:val="000000" w:themeColor="text1"/>
            <w:szCs w:val="24"/>
          </w:rPr>
          <w:delText>日，经查询信用中国网站、国家企业信用信息公示系统网站、中国执行信息公开网等官方网站，基于以上查询结果，最近</w:delText>
        </w:r>
        <w:r w:rsidDel="00964E30">
          <w:rPr>
            <w:color w:val="000000" w:themeColor="text1"/>
            <w:szCs w:val="24"/>
          </w:rPr>
          <w:delText>3</w:delText>
        </w:r>
        <w:r w:rsidDel="00964E30">
          <w:rPr>
            <w:rFonts w:hint="eastAsia"/>
            <w:color w:val="000000" w:themeColor="text1"/>
            <w:szCs w:val="24"/>
          </w:rPr>
          <w:delText>年，北京国友大正资产评估有限公司不存在因严重违法失信行为，被有权部门认定为失信被执行人、重大税收违法案件当事人或涉金融严重失信人的记录，详见附件</w:delText>
        </w:r>
        <w:r w:rsidDel="00964E30">
          <w:rPr>
            <w:rFonts w:hint="eastAsia"/>
            <w:color w:val="000000" w:themeColor="text1"/>
            <w:szCs w:val="24"/>
          </w:rPr>
          <w:delText>3-7</w:delText>
        </w:r>
        <w:r w:rsidDel="00964E30">
          <w:rPr>
            <w:rFonts w:hint="eastAsia"/>
            <w:color w:val="000000" w:themeColor="text1"/>
            <w:szCs w:val="24"/>
          </w:rPr>
          <w:delText>。</w:delText>
        </w:r>
      </w:del>
    </w:p>
    <w:p w14:paraId="3570BA50" w14:textId="5B1022B5" w:rsidR="005F457E" w:rsidDel="00964E30" w:rsidRDefault="00000000">
      <w:pPr>
        <w:spacing w:after="0" w:line="312" w:lineRule="auto"/>
        <w:ind w:firstLine="480"/>
        <w:rPr>
          <w:del w:id="1865" w:author="Si-yuan LIU" w:date="2026-07-24T14:26:00Z" w16du:dateUtc="2026-07-24T06:26:00Z"/>
          <w:color w:val="000000" w:themeColor="text1"/>
          <w:szCs w:val="24"/>
        </w:rPr>
      </w:pPr>
      <w:del w:id="1866" w:author="Si-yuan LIU" w:date="2026-07-24T14:26:00Z" w16du:dateUtc="2026-07-24T06:26:00Z">
        <w:r w:rsidDel="00964E30">
          <w:rPr>
            <w:rFonts w:hint="eastAsia"/>
            <w:color w:val="000000" w:themeColor="text1"/>
            <w:szCs w:val="24"/>
          </w:rPr>
          <w:delText>截至</w:delText>
        </w:r>
        <w:r w:rsidDel="00964E30">
          <w:rPr>
            <w:color w:val="000000" w:themeColor="text1"/>
            <w:szCs w:val="24"/>
          </w:rPr>
          <w:delText>2026</w:delText>
        </w:r>
        <w:r w:rsidDel="00964E30">
          <w:rPr>
            <w:rFonts w:hint="eastAsia"/>
            <w:color w:val="000000" w:themeColor="text1"/>
            <w:szCs w:val="24"/>
          </w:rPr>
          <w:delText>年</w:delText>
        </w:r>
        <w:r w:rsidDel="00964E30">
          <w:rPr>
            <w:color w:val="000000" w:themeColor="text1"/>
            <w:szCs w:val="24"/>
          </w:rPr>
          <w:delText>5</w:delText>
        </w:r>
        <w:r w:rsidDel="00964E30">
          <w:rPr>
            <w:rFonts w:hint="eastAsia"/>
            <w:color w:val="000000" w:themeColor="text1"/>
            <w:szCs w:val="24"/>
          </w:rPr>
          <w:delText>月</w:delText>
        </w:r>
        <w:r w:rsidDel="00964E30">
          <w:rPr>
            <w:color w:val="000000" w:themeColor="text1"/>
            <w:szCs w:val="24"/>
          </w:rPr>
          <w:delText>14</w:delText>
        </w:r>
        <w:r w:rsidDel="00964E30">
          <w:rPr>
            <w:rFonts w:hint="eastAsia"/>
            <w:color w:val="000000" w:themeColor="text1"/>
            <w:szCs w:val="24"/>
          </w:rPr>
          <w:delText>日，经查询信用中国网站、国家企业信用信息公示系统网站、中国执行信息公开网等官方网站，基于以上查询结果，最近</w:delText>
        </w:r>
        <w:r w:rsidDel="00964E30">
          <w:rPr>
            <w:color w:val="000000" w:themeColor="text1"/>
            <w:szCs w:val="24"/>
          </w:rPr>
          <w:delText>3</w:delText>
        </w:r>
        <w:r w:rsidDel="00964E30">
          <w:rPr>
            <w:rFonts w:hint="eastAsia"/>
            <w:color w:val="000000" w:themeColor="text1"/>
            <w:szCs w:val="24"/>
          </w:rPr>
          <w:delText>年，华泰联合证券有限责任公司不存在因严重违法失信行为，被有权部门认定为失信被执行人、重大税收违法案件当事人或涉金融严重失信人的记录，详见附件</w:delText>
        </w:r>
        <w:r w:rsidDel="00964E30">
          <w:rPr>
            <w:rFonts w:hint="eastAsia"/>
            <w:color w:val="000000" w:themeColor="text1"/>
            <w:szCs w:val="24"/>
          </w:rPr>
          <w:delText>3-8</w:delText>
        </w:r>
        <w:r w:rsidDel="00964E30">
          <w:rPr>
            <w:rFonts w:hint="eastAsia"/>
            <w:color w:val="000000" w:themeColor="text1"/>
            <w:szCs w:val="24"/>
          </w:rPr>
          <w:delText>。</w:delText>
        </w:r>
      </w:del>
    </w:p>
    <w:p w14:paraId="4362D815" w14:textId="1656FEB0" w:rsidR="005F457E" w:rsidDel="00964E30" w:rsidRDefault="00000000">
      <w:pPr>
        <w:spacing w:after="0" w:line="312" w:lineRule="auto"/>
        <w:ind w:firstLine="480"/>
        <w:rPr>
          <w:del w:id="1867" w:author="Si-yuan LIU" w:date="2026-07-24T14:26:00Z" w16du:dateUtc="2026-07-24T06:26:00Z"/>
          <w:color w:val="000000" w:themeColor="text1"/>
          <w:szCs w:val="24"/>
        </w:rPr>
      </w:pPr>
      <w:del w:id="1868" w:author="Si-yuan LIU" w:date="2026-07-24T14:26:00Z" w16du:dateUtc="2026-07-24T06:26:00Z">
        <w:r w:rsidDel="00964E30">
          <w:rPr>
            <w:rFonts w:hint="eastAsia"/>
            <w:color w:val="000000" w:themeColor="text1"/>
            <w:szCs w:val="24"/>
          </w:rPr>
          <w:delText>（</w:delText>
        </w:r>
        <w:r w:rsidDel="00964E30">
          <w:rPr>
            <w:color w:val="000000" w:themeColor="text1"/>
            <w:szCs w:val="24"/>
          </w:rPr>
          <w:delText>2</w:delText>
        </w:r>
        <w:r w:rsidDel="00964E30">
          <w:rPr>
            <w:rFonts w:hint="eastAsia"/>
            <w:color w:val="000000" w:themeColor="text1"/>
            <w:szCs w:val="24"/>
          </w:rPr>
          <w:delText>）中介机构在向国家发展改革委报送时，是否处于被行业主管部门要求暂停执业期间，以及是否处于被有关监管机构要求暂停开展证券业务或基础设施</w:delText>
        </w:r>
        <w:r w:rsidDel="00964E30">
          <w:rPr>
            <w:color w:val="000000" w:themeColor="text1"/>
            <w:szCs w:val="24"/>
          </w:rPr>
          <w:delText>REITs</w:delText>
        </w:r>
        <w:r w:rsidDel="00964E30">
          <w:rPr>
            <w:rFonts w:hint="eastAsia"/>
            <w:color w:val="000000" w:themeColor="text1"/>
            <w:szCs w:val="24"/>
          </w:rPr>
          <w:delText>业务期间</w:delText>
        </w:r>
        <w:r w:rsidDel="00964E30">
          <w:rPr>
            <w:rStyle w:val="afa"/>
            <w:rFonts w:hint="eastAsia"/>
            <w:color w:val="000000" w:themeColor="text1"/>
            <w:szCs w:val="24"/>
          </w:rPr>
          <w:delText>，</w:delText>
        </w:r>
        <w:r w:rsidDel="00964E30">
          <w:rPr>
            <w:rStyle w:val="afa"/>
            <w:rFonts w:hint="eastAsia"/>
            <w:color w:val="000000" w:themeColor="text1"/>
            <w:sz w:val="24"/>
            <w:szCs w:val="24"/>
          </w:rPr>
          <w:delText>以及</w:delText>
        </w:r>
        <w:r w:rsidDel="00964E30">
          <w:rPr>
            <w:rFonts w:hint="eastAsia"/>
            <w:color w:val="000000" w:themeColor="text1"/>
            <w:szCs w:val="24"/>
          </w:rPr>
          <w:delText>出具关于自身执业资格承诺函的情况</w:delText>
        </w:r>
      </w:del>
    </w:p>
    <w:p w14:paraId="39131491" w14:textId="1478E862" w:rsidR="005F457E" w:rsidDel="00964E30" w:rsidRDefault="00000000">
      <w:pPr>
        <w:spacing w:after="0" w:line="312" w:lineRule="auto"/>
        <w:ind w:firstLine="480"/>
        <w:rPr>
          <w:del w:id="1869" w:author="Si-yuan LIU" w:date="2026-07-24T14:26:00Z" w16du:dateUtc="2026-07-24T06:26:00Z"/>
          <w:color w:val="000000" w:themeColor="text1"/>
          <w:szCs w:val="24"/>
        </w:rPr>
      </w:pPr>
      <w:del w:id="1870" w:author="Si-yuan LIU" w:date="2026-07-24T14:26:00Z" w16du:dateUtc="2026-07-24T06:26:00Z">
        <w:r w:rsidDel="00964E30">
          <w:rPr>
            <w:rFonts w:hint="eastAsia"/>
            <w:color w:val="000000" w:themeColor="text1"/>
            <w:szCs w:val="24"/>
          </w:rPr>
          <w:delText>截至</w:delText>
        </w:r>
        <w:r w:rsidDel="00964E30">
          <w:rPr>
            <w:color w:val="000000" w:themeColor="text1"/>
            <w:szCs w:val="24"/>
          </w:rPr>
          <w:delText>2026</w:delText>
        </w:r>
        <w:r w:rsidDel="00964E30">
          <w:rPr>
            <w:rFonts w:hint="eastAsia"/>
            <w:color w:val="000000" w:themeColor="text1"/>
            <w:szCs w:val="24"/>
          </w:rPr>
          <w:delText>年</w:delText>
        </w:r>
        <w:r w:rsidDel="00964E30">
          <w:rPr>
            <w:rFonts w:hint="eastAsia"/>
            <w:color w:val="000000" w:themeColor="text1"/>
            <w:szCs w:val="24"/>
          </w:rPr>
          <w:delText>5</w:delText>
        </w:r>
        <w:r w:rsidDel="00964E30">
          <w:rPr>
            <w:rFonts w:hint="eastAsia"/>
            <w:color w:val="000000" w:themeColor="text1"/>
            <w:szCs w:val="24"/>
          </w:rPr>
          <w:delText>月</w:delText>
        </w:r>
        <w:r w:rsidDel="00964E30">
          <w:rPr>
            <w:rFonts w:hint="eastAsia"/>
            <w:color w:val="000000" w:themeColor="text1"/>
            <w:szCs w:val="24"/>
          </w:rPr>
          <w:delText>2</w:delText>
        </w:r>
        <w:r w:rsidDel="00964E30">
          <w:rPr>
            <w:color w:val="000000" w:themeColor="text1"/>
            <w:szCs w:val="24"/>
          </w:rPr>
          <w:delText>9</w:delText>
        </w:r>
        <w:r w:rsidDel="00964E30">
          <w:rPr>
            <w:rFonts w:hint="eastAsia"/>
            <w:color w:val="000000" w:themeColor="text1"/>
            <w:szCs w:val="24"/>
          </w:rPr>
          <w:delText>日，国浩律师（广州）事务所申报时不在严重失信主体名单内，不在被行业主管部门要求暂停执业期间，不在被有关监管机构要求暂停开展证券业务或基础设施</w:delText>
        </w:r>
        <w:r w:rsidDel="00964E30">
          <w:rPr>
            <w:color w:val="000000" w:themeColor="text1"/>
            <w:szCs w:val="24"/>
          </w:rPr>
          <w:delText>REITs</w:delText>
        </w:r>
        <w:r w:rsidDel="00964E30">
          <w:rPr>
            <w:rFonts w:hint="eastAsia"/>
            <w:color w:val="000000" w:themeColor="text1"/>
            <w:szCs w:val="24"/>
          </w:rPr>
          <w:delText>业务期间。并对此出具了《国浩律师</w:delText>
        </w:r>
        <w:r w:rsidDel="00964E30">
          <w:rPr>
            <w:color w:val="000000" w:themeColor="text1"/>
            <w:szCs w:val="24"/>
          </w:rPr>
          <w:delText>(</w:delText>
        </w:r>
        <w:r w:rsidDel="00964E30">
          <w:rPr>
            <w:rFonts w:hint="eastAsia"/>
            <w:color w:val="000000" w:themeColor="text1"/>
            <w:szCs w:val="24"/>
          </w:rPr>
          <w:delText>广州</w:delText>
        </w:r>
        <w:r w:rsidDel="00964E30">
          <w:rPr>
            <w:color w:val="000000" w:themeColor="text1"/>
            <w:szCs w:val="24"/>
          </w:rPr>
          <w:delText>)</w:delText>
        </w:r>
        <w:r w:rsidDel="00964E30">
          <w:rPr>
            <w:rFonts w:hint="eastAsia"/>
            <w:color w:val="000000" w:themeColor="text1"/>
            <w:szCs w:val="24"/>
          </w:rPr>
          <w:delText>事务所关于奥飞数据中心基础设施领域不动产投资信托基金（</w:delText>
        </w:r>
        <w:r w:rsidDel="00964E30">
          <w:rPr>
            <w:color w:val="000000" w:themeColor="text1"/>
            <w:szCs w:val="24"/>
          </w:rPr>
          <w:delText>REITs</w:delText>
        </w:r>
        <w:r w:rsidDel="00964E30">
          <w:rPr>
            <w:rFonts w:hint="eastAsia"/>
            <w:color w:val="000000" w:themeColor="text1"/>
            <w:szCs w:val="24"/>
          </w:rPr>
          <w:delText>）项目的承诺函》，就自身执业资格承诺：“本所在本项目向国家发展改革委报送时不在严重失信主体名单内，不在被行业主管部门要求暂停执业期间，不在被有关监管机构要求暂停开展证券业务或基础设施</w:delText>
        </w:r>
        <w:r w:rsidDel="00964E30">
          <w:rPr>
            <w:color w:val="000000" w:themeColor="text1"/>
            <w:szCs w:val="24"/>
          </w:rPr>
          <w:delText>REITs</w:delText>
        </w:r>
        <w:r w:rsidDel="00964E30">
          <w:rPr>
            <w:rFonts w:hint="eastAsia"/>
            <w:color w:val="000000" w:themeColor="text1"/>
            <w:szCs w:val="24"/>
          </w:rPr>
          <w:delText>业务期间。如项目报送后出现上述情形，将第一时间主动报告有关情况”。具体详见附件</w:delText>
        </w:r>
        <w:r w:rsidDel="00964E30">
          <w:rPr>
            <w:rFonts w:hint="eastAsia"/>
            <w:color w:val="000000" w:themeColor="text1"/>
            <w:szCs w:val="24"/>
          </w:rPr>
          <w:delText>6-1</w:delText>
        </w:r>
        <w:r w:rsidDel="00964E30">
          <w:rPr>
            <w:rFonts w:hint="eastAsia"/>
            <w:color w:val="000000" w:themeColor="text1"/>
            <w:szCs w:val="24"/>
          </w:rPr>
          <w:delText>。</w:delText>
        </w:r>
      </w:del>
    </w:p>
    <w:p w14:paraId="2C08CCAD" w14:textId="441F3DB4" w:rsidR="005F457E" w:rsidDel="00964E30" w:rsidRDefault="00000000">
      <w:pPr>
        <w:spacing w:after="0" w:line="312" w:lineRule="auto"/>
        <w:ind w:firstLine="480"/>
        <w:rPr>
          <w:del w:id="1871" w:author="Si-yuan LIU" w:date="2026-07-24T14:26:00Z" w16du:dateUtc="2026-07-24T06:26:00Z"/>
          <w:color w:val="000000" w:themeColor="text1"/>
          <w:szCs w:val="24"/>
        </w:rPr>
      </w:pPr>
      <w:del w:id="1872" w:author="Si-yuan LIU" w:date="2026-07-24T14:26:00Z" w16du:dateUtc="2026-07-24T06:26:00Z">
        <w:r w:rsidDel="00964E30">
          <w:rPr>
            <w:rFonts w:hint="eastAsia"/>
            <w:color w:val="000000" w:themeColor="text1"/>
            <w:szCs w:val="24"/>
          </w:rPr>
          <w:delText>截至</w:delText>
        </w:r>
        <w:r w:rsidDel="00964E30">
          <w:rPr>
            <w:color w:val="000000" w:themeColor="text1"/>
            <w:szCs w:val="24"/>
          </w:rPr>
          <w:delText>2026</w:delText>
        </w:r>
        <w:r w:rsidDel="00964E30">
          <w:rPr>
            <w:rFonts w:hint="eastAsia"/>
            <w:color w:val="000000" w:themeColor="text1"/>
            <w:szCs w:val="24"/>
          </w:rPr>
          <w:delText>年</w:delText>
        </w:r>
        <w:r w:rsidDel="00964E30">
          <w:rPr>
            <w:color w:val="000000" w:themeColor="text1"/>
            <w:szCs w:val="24"/>
          </w:rPr>
          <w:delText>6</w:delText>
        </w:r>
        <w:r w:rsidDel="00964E30">
          <w:rPr>
            <w:rFonts w:hint="eastAsia"/>
            <w:color w:val="000000" w:themeColor="text1"/>
            <w:szCs w:val="24"/>
          </w:rPr>
          <w:delText>月</w:delText>
        </w:r>
        <w:r w:rsidDel="00964E30">
          <w:rPr>
            <w:color w:val="000000" w:themeColor="text1"/>
            <w:szCs w:val="24"/>
          </w:rPr>
          <w:delText>3</w:delText>
        </w:r>
        <w:r w:rsidDel="00964E30">
          <w:rPr>
            <w:rFonts w:hint="eastAsia"/>
            <w:color w:val="000000" w:themeColor="text1"/>
            <w:szCs w:val="24"/>
          </w:rPr>
          <w:delText>日，广东司农会计师事务所（特殊普通合伙）申报时不在严重失信主体名单内，不在被行业主管部门要求暂停执业期间，不在被有关监管机构要求暂停开展证券业务或基础设施</w:delText>
        </w:r>
        <w:r w:rsidDel="00964E30">
          <w:rPr>
            <w:color w:val="000000" w:themeColor="text1"/>
            <w:szCs w:val="24"/>
          </w:rPr>
          <w:delText>REITs</w:delText>
        </w:r>
        <w:r w:rsidDel="00964E30">
          <w:rPr>
            <w:rFonts w:hint="eastAsia"/>
            <w:color w:val="000000" w:themeColor="text1"/>
            <w:szCs w:val="24"/>
          </w:rPr>
          <w:delText>业务期间。并对此出具了《广东司农会计师事务所（特殊普通合伙）关于奥飞数据中心基础设施领域不动产投资信托基金（</w:delText>
        </w:r>
        <w:r w:rsidDel="00964E30">
          <w:rPr>
            <w:color w:val="000000" w:themeColor="text1"/>
            <w:szCs w:val="24"/>
          </w:rPr>
          <w:delText>REITs</w:delText>
        </w:r>
        <w:r w:rsidDel="00964E30">
          <w:rPr>
            <w:rFonts w:hint="eastAsia"/>
            <w:color w:val="000000" w:themeColor="text1"/>
            <w:szCs w:val="24"/>
          </w:rPr>
          <w:delText>）项目的承诺函》，就自身执业资格承诺：“本所在本项目向国家发展改革委报送时不在严重失信主体名单内，不在被行业主管部门要求暂停执业期间，不在被有关监管机构要求暂停开展证券业务或基础设施</w:delText>
        </w:r>
        <w:r w:rsidDel="00964E30">
          <w:rPr>
            <w:color w:val="000000" w:themeColor="text1"/>
            <w:szCs w:val="24"/>
          </w:rPr>
          <w:delText>REITs</w:delText>
        </w:r>
        <w:r w:rsidDel="00964E30">
          <w:rPr>
            <w:rFonts w:hint="eastAsia"/>
            <w:color w:val="000000" w:themeColor="text1"/>
            <w:szCs w:val="24"/>
          </w:rPr>
          <w:delText>业务期间。如项目报送后出现上述情形，将第一时间主动报告有关情况”。具体详见附件</w:delText>
        </w:r>
        <w:r w:rsidDel="00964E30">
          <w:rPr>
            <w:rFonts w:hint="eastAsia"/>
            <w:color w:val="000000" w:themeColor="text1"/>
            <w:szCs w:val="24"/>
          </w:rPr>
          <w:delText>6-2</w:delText>
        </w:r>
        <w:r w:rsidDel="00964E30">
          <w:rPr>
            <w:rFonts w:hint="eastAsia"/>
            <w:color w:val="000000" w:themeColor="text1"/>
            <w:szCs w:val="24"/>
          </w:rPr>
          <w:delText>。</w:delText>
        </w:r>
      </w:del>
    </w:p>
    <w:p w14:paraId="73734176" w14:textId="5008644F" w:rsidR="005F457E" w:rsidDel="00964E30" w:rsidRDefault="00000000">
      <w:pPr>
        <w:spacing w:after="0" w:line="312" w:lineRule="auto"/>
        <w:ind w:firstLine="480"/>
        <w:rPr>
          <w:del w:id="1873" w:author="Si-yuan LIU" w:date="2026-07-24T14:26:00Z" w16du:dateUtc="2026-07-24T06:26:00Z"/>
          <w:color w:val="000000" w:themeColor="text1"/>
          <w:szCs w:val="24"/>
        </w:rPr>
      </w:pPr>
      <w:del w:id="1874" w:author="Si-yuan LIU" w:date="2026-07-24T14:26:00Z" w16du:dateUtc="2026-07-24T06:26:00Z">
        <w:r w:rsidDel="00964E30">
          <w:rPr>
            <w:rFonts w:hint="eastAsia"/>
            <w:color w:val="000000" w:themeColor="text1"/>
            <w:szCs w:val="24"/>
          </w:rPr>
          <w:delText>截至</w:delText>
        </w:r>
        <w:r w:rsidDel="00964E30">
          <w:rPr>
            <w:color w:val="000000" w:themeColor="text1"/>
            <w:szCs w:val="24"/>
          </w:rPr>
          <w:delText>2026</w:delText>
        </w:r>
        <w:r w:rsidDel="00964E30">
          <w:rPr>
            <w:rFonts w:hint="eastAsia"/>
            <w:color w:val="000000" w:themeColor="text1"/>
            <w:szCs w:val="24"/>
          </w:rPr>
          <w:delText>年</w:delText>
        </w:r>
        <w:r w:rsidDel="00964E30">
          <w:rPr>
            <w:rFonts w:hint="eastAsia"/>
            <w:color w:val="000000" w:themeColor="text1"/>
            <w:szCs w:val="24"/>
          </w:rPr>
          <w:delText>5</w:delText>
        </w:r>
        <w:r w:rsidDel="00964E30">
          <w:rPr>
            <w:rFonts w:hint="eastAsia"/>
            <w:color w:val="000000" w:themeColor="text1"/>
            <w:szCs w:val="24"/>
          </w:rPr>
          <w:delText>月</w:delText>
        </w:r>
        <w:r w:rsidDel="00964E30">
          <w:rPr>
            <w:rFonts w:hint="eastAsia"/>
            <w:color w:val="000000" w:themeColor="text1"/>
            <w:szCs w:val="24"/>
          </w:rPr>
          <w:delText>2</w:delText>
        </w:r>
        <w:r w:rsidDel="00964E30">
          <w:rPr>
            <w:color w:val="000000" w:themeColor="text1"/>
            <w:szCs w:val="24"/>
          </w:rPr>
          <w:delText>9</w:delText>
        </w:r>
        <w:r w:rsidDel="00964E30">
          <w:rPr>
            <w:rFonts w:hint="eastAsia"/>
            <w:color w:val="000000" w:themeColor="text1"/>
            <w:szCs w:val="24"/>
          </w:rPr>
          <w:delText>日，北京国友大正资产评估有限公司申报时不在严重失信主体名单内，不在被行业主管部门要求暂停执业期间，不在被有关监管机构要求暂停开展证券业务或基础设施</w:delText>
        </w:r>
        <w:r w:rsidDel="00964E30">
          <w:rPr>
            <w:color w:val="000000" w:themeColor="text1"/>
            <w:szCs w:val="24"/>
          </w:rPr>
          <w:delText>REITs</w:delText>
        </w:r>
        <w:r w:rsidDel="00964E30">
          <w:rPr>
            <w:rFonts w:hint="eastAsia"/>
            <w:color w:val="000000" w:themeColor="text1"/>
            <w:szCs w:val="24"/>
          </w:rPr>
          <w:delText>业务期间。并对此出具了《北京国友大正资产评估有限公司关于奥飞数据中心基础设施领域不动产投资信托基金（</w:delText>
        </w:r>
        <w:r w:rsidDel="00964E30">
          <w:rPr>
            <w:color w:val="000000" w:themeColor="text1"/>
            <w:szCs w:val="24"/>
          </w:rPr>
          <w:delText>REITs</w:delText>
        </w:r>
        <w:r w:rsidDel="00964E30">
          <w:rPr>
            <w:rFonts w:hint="eastAsia"/>
            <w:color w:val="000000" w:themeColor="text1"/>
            <w:szCs w:val="24"/>
          </w:rPr>
          <w:delText>）项目的承诺函》，就自身执业资格承诺：“本公司在本项目向国家发展改革委报送时不在严重失信主体名单内，不在被行业主管部门要求暂停执业期间，不在被有关监管机构要求暂停开展证券业务或基础设施</w:delText>
        </w:r>
        <w:r w:rsidDel="00964E30">
          <w:rPr>
            <w:color w:val="000000" w:themeColor="text1"/>
            <w:szCs w:val="24"/>
          </w:rPr>
          <w:delText>REITs</w:delText>
        </w:r>
        <w:r w:rsidDel="00964E30">
          <w:rPr>
            <w:rFonts w:hint="eastAsia"/>
            <w:color w:val="000000" w:themeColor="text1"/>
            <w:szCs w:val="24"/>
          </w:rPr>
          <w:delText>业务期间。如项目报送后出现上述情形，将第一时间主动报告有关情况”。具体详见附件</w:delText>
        </w:r>
        <w:r w:rsidDel="00964E30">
          <w:rPr>
            <w:rFonts w:hint="eastAsia"/>
            <w:color w:val="000000" w:themeColor="text1"/>
            <w:szCs w:val="24"/>
          </w:rPr>
          <w:delText>6-3</w:delText>
        </w:r>
        <w:r w:rsidDel="00964E30">
          <w:rPr>
            <w:rFonts w:hint="eastAsia"/>
            <w:color w:val="000000" w:themeColor="text1"/>
            <w:szCs w:val="24"/>
          </w:rPr>
          <w:delText>。</w:delText>
        </w:r>
      </w:del>
    </w:p>
    <w:p w14:paraId="59EAAEFD" w14:textId="676E8FDC" w:rsidR="005F457E" w:rsidDel="00964E30" w:rsidRDefault="00000000">
      <w:pPr>
        <w:spacing w:after="0" w:line="312" w:lineRule="auto"/>
        <w:ind w:firstLine="480"/>
        <w:rPr>
          <w:del w:id="1875" w:author="Si-yuan LIU" w:date="2026-07-24T14:26:00Z" w16du:dateUtc="2026-07-24T06:26:00Z"/>
          <w:color w:val="000000" w:themeColor="text1"/>
          <w:szCs w:val="24"/>
        </w:rPr>
      </w:pPr>
      <w:del w:id="1876" w:author="Si-yuan LIU" w:date="2026-07-24T14:26:00Z" w16du:dateUtc="2026-07-24T06:26:00Z">
        <w:r w:rsidDel="00964E30">
          <w:rPr>
            <w:rFonts w:hint="eastAsia"/>
            <w:color w:val="000000" w:themeColor="text1"/>
            <w:szCs w:val="24"/>
          </w:rPr>
          <w:delText>截至</w:delText>
        </w:r>
        <w:r w:rsidDel="00964E30">
          <w:rPr>
            <w:color w:val="000000" w:themeColor="text1"/>
            <w:szCs w:val="24"/>
          </w:rPr>
          <w:delText>2026</w:delText>
        </w:r>
        <w:r w:rsidDel="00964E30">
          <w:rPr>
            <w:rFonts w:hint="eastAsia"/>
            <w:color w:val="000000" w:themeColor="text1"/>
            <w:szCs w:val="24"/>
          </w:rPr>
          <w:delText>年</w:delText>
        </w:r>
        <w:r w:rsidDel="00964E30">
          <w:rPr>
            <w:rFonts w:hint="eastAsia"/>
            <w:color w:val="000000" w:themeColor="text1"/>
            <w:szCs w:val="24"/>
          </w:rPr>
          <w:delText>5</w:delText>
        </w:r>
        <w:r w:rsidDel="00964E30">
          <w:rPr>
            <w:rFonts w:hint="eastAsia"/>
            <w:color w:val="000000" w:themeColor="text1"/>
            <w:szCs w:val="24"/>
          </w:rPr>
          <w:delText>月</w:delText>
        </w:r>
        <w:r w:rsidDel="00964E30">
          <w:rPr>
            <w:rFonts w:hint="eastAsia"/>
            <w:color w:val="000000" w:themeColor="text1"/>
            <w:szCs w:val="24"/>
          </w:rPr>
          <w:delText>2</w:delText>
        </w:r>
        <w:r w:rsidDel="00964E30">
          <w:rPr>
            <w:color w:val="000000" w:themeColor="text1"/>
            <w:szCs w:val="24"/>
          </w:rPr>
          <w:delText>9</w:delText>
        </w:r>
        <w:r w:rsidDel="00964E30">
          <w:rPr>
            <w:rFonts w:hint="eastAsia"/>
            <w:color w:val="000000" w:themeColor="text1"/>
            <w:szCs w:val="24"/>
          </w:rPr>
          <w:delText>日，华泰联合证券有限责任公司申报时不在严重失信主体名单内，不在被行业主管部门要求暂停执业期间，不在被有关监管机构要求暂停开展证券业务或基础设施</w:delText>
        </w:r>
        <w:r w:rsidDel="00964E30">
          <w:rPr>
            <w:color w:val="000000" w:themeColor="text1"/>
            <w:szCs w:val="24"/>
          </w:rPr>
          <w:delText>REITs</w:delText>
        </w:r>
        <w:r w:rsidDel="00964E30">
          <w:rPr>
            <w:rFonts w:hint="eastAsia"/>
            <w:color w:val="000000" w:themeColor="text1"/>
            <w:szCs w:val="24"/>
          </w:rPr>
          <w:delText>业务期间。并对此出具《华泰联合证券有限责任公司关于奥飞数据中心基础设施领域不动产投资信托基金（</w:delText>
        </w:r>
        <w:r w:rsidDel="00964E30">
          <w:rPr>
            <w:color w:val="000000" w:themeColor="text1"/>
            <w:szCs w:val="24"/>
          </w:rPr>
          <w:delText>REITs</w:delText>
        </w:r>
        <w:r w:rsidDel="00964E30">
          <w:rPr>
            <w:rFonts w:hint="eastAsia"/>
            <w:color w:val="000000" w:themeColor="text1"/>
            <w:szCs w:val="24"/>
          </w:rPr>
          <w:delText>）项目的承诺函》，就自身执业资格承诺：“本公司在本项目向国家发展改革委报送时不在严重失信主体名单内，不在被行业主管部门要求暂停执业期间，不在被有关监管机构要求暂停开展证券业务或基础设施</w:delText>
        </w:r>
        <w:r w:rsidDel="00964E30">
          <w:rPr>
            <w:color w:val="000000" w:themeColor="text1"/>
            <w:szCs w:val="24"/>
          </w:rPr>
          <w:delText>REITs</w:delText>
        </w:r>
        <w:r w:rsidDel="00964E30">
          <w:rPr>
            <w:rFonts w:hint="eastAsia"/>
            <w:color w:val="000000" w:themeColor="text1"/>
            <w:szCs w:val="24"/>
          </w:rPr>
          <w:delText>业务期间。如项目报送后出现上述情形，将第一时间主动报告有关情况”。具体详见附件</w:delText>
        </w:r>
        <w:r w:rsidDel="00964E30">
          <w:rPr>
            <w:rFonts w:hint="eastAsia"/>
            <w:color w:val="000000" w:themeColor="text1"/>
            <w:szCs w:val="24"/>
          </w:rPr>
          <w:delText>6-4</w:delText>
        </w:r>
        <w:r w:rsidDel="00964E30">
          <w:rPr>
            <w:rFonts w:hint="eastAsia"/>
            <w:color w:val="000000" w:themeColor="text1"/>
            <w:szCs w:val="24"/>
          </w:rPr>
          <w:delText>。</w:delText>
        </w:r>
      </w:del>
    </w:p>
    <w:p w14:paraId="595D8DF4" w14:textId="5218D1C4" w:rsidR="005F457E" w:rsidDel="00964E30" w:rsidRDefault="00000000">
      <w:pPr>
        <w:widowControl/>
        <w:spacing w:after="0" w:line="312" w:lineRule="auto"/>
        <w:ind w:firstLine="480"/>
        <w:jc w:val="left"/>
        <w:textAlignment w:val="auto"/>
        <w:rPr>
          <w:del w:id="1877" w:author="Si-yuan LIU" w:date="2026-07-24T14:26:00Z" w16du:dateUtc="2026-07-24T06:26:00Z"/>
          <w:rFonts w:eastAsia="方正黑体_GBK"/>
          <w:color w:val="000000" w:themeColor="text1"/>
          <w:kern w:val="44"/>
          <w:szCs w:val="24"/>
        </w:rPr>
      </w:pPr>
      <w:del w:id="1878" w:author="Si-yuan LIU" w:date="2026-07-24T14:26:00Z" w16du:dateUtc="2026-07-24T06:26:00Z">
        <w:r w:rsidDel="00964E30">
          <w:rPr>
            <w:bCs/>
            <w:color w:val="000000" w:themeColor="text1"/>
            <w:szCs w:val="24"/>
          </w:rPr>
          <w:br w:type="page"/>
        </w:r>
      </w:del>
    </w:p>
    <w:p w14:paraId="751BBEE7" w14:textId="0B55F223" w:rsidR="005F457E" w:rsidDel="00964E30" w:rsidRDefault="00000000">
      <w:pPr>
        <w:pStyle w:val="1"/>
        <w:rPr>
          <w:del w:id="1879" w:author="Si-yuan LIU" w:date="2026-07-24T14:26:00Z" w16du:dateUtc="2026-07-24T06:26:00Z"/>
        </w:rPr>
      </w:pPr>
      <w:bookmarkStart w:id="1880" w:name="_Toc1298345551_WPSOffice_Level1"/>
      <w:bookmarkStart w:id="1881" w:name="_Toc1022673254_WPSOffice_Level1"/>
      <w:bookmarkStart w:id="1882" w:name="_Toc223783756"/>
      <w:bookmarkStart w:id="1883" w:name="_Toc1392302612_WPSOffice_Level1"/>
      <w:bookmarkStart w:id="1884" w:name="OLE_LINK47"/>
      <w:del w:id="1885" w:author="Si-yuan LIU" w:date="2026-07-24T14:26:00Z" w16du:dateUtc="2026-07-24T06:26:00Z">
        <w:r w:rsidDel="00964E30">
          <w:rPr>
            <w:rFonts w:hint="eastAsia"/>
          </w:rPr>
          <w:delText>三</w:delText>
        </w:r>
        <w:bookmarkEnd w:id="1854"/>
        <w:r w:rsidDel="00964E30">
          <w:rPr>
            <w:rFonts w:hint="eastAsia"/>
          </w:rPr>
          <w:delText>、</w:delText>
        </w:r>
        <w:r w:rsidDel="00964E30">
          <w:delText>REITs</w:delText>
        </w:r>
        <w:r w:rsidDel="00964E30">
          <w:rPr>
            <w:rFonts w:hint="eastAsia"/>
          </w:rPr>
          <w:delText>设立方案</w:delText>
        </w:r>
        <w:bookmarkEnd w:id="1880"/>
        <w:bookmarkEnd w:id="1881"/>
        <w:bookmarkEnd w:id="1882"/>
        <w:bookmarkEnd w:id="1883"/>
      </w:del>
    </w:p>
    <w:p w14:paraId="44778806" w14:textId="4BE679A0" w:rsidR="005F457E" w:rsidDel="00964E30" w:rsidRDefault="00000000">
      <w:pPr>
        <w:pStyle w:val="2"/>
        <w:rPr>
          <w:del w:id="1886" w:author="Si-yuan LIU" w:date="2026-07-24T14:26:00Z" w16du:dateUtc="2026-07-24T06:26:00Z"/>
        </w:rPr>
      </w:pPr>
      <w:bookmarkStart w:id="1887" w:name="_Toc223783757"/>
      <w:bookmarkStart w:id="1888" w:name="_Toc1305663492_WPSOffice_Level2"/>
      <w:bookmarkStart w:id="1889" w:name="_Toc1055294824_WPSOffice_Level2"/>
      <w:bookmarkStart w:id="1890" w:name="_Toc1202456786_WPSOffice_Level2"/>
      <w:bookmarkEnd w:id="1884"/>
      <w:del w:id="1891" w:author="Si-yuan LIU" w:date="2026-07-24T14:26:00Z" w16du:dateUtc="2026-07-24T06:26:00Z">
        <w:r w:rsidDel="00964E30">
          <w:rPr>
            <w:rFonts w:hint="eastAsia"/>
          </w:rPr>
          <w:delText>（一）产品要素</w:delText>
        </w:r>
        <w:bookmarkEnd w:id="1887"/>
        <w:bookmarkEnd w:id="1888"/>
        <w:bookmarkEnd w:id="1889"/>
        <w:bookmarkEnd w:id="1890"/>
      </w:del>
    </w:p>
    <w:p w14:paraId="54FED265" w14:textId="7819DBC6" w:rsidR="005F457E" w:rsidDel="00964E30" w:rsidRDefault="00000000">
      <w:pPr>
        <w:spacing w:after="0" w:line="312" w:lineRule="auto"/>
        <w:ind w:firstLine="480"/>
        <w:rPr>
          <w:del w:id="1892" w:author="Si-yuan LIU" w:date="2026-07-24T14:26:00Z" w16du:dateUtc="2026-07-24T06:26:00Z"/>
          <w:color w:val="000000" w:themeColor="text1"/>
          <w:szCs w:val="24"/>
        </w:rPr>
      </w:pPr>
      <w:bookmarkStart w:id="1893" w:name="_Toc577005682_WPSOffice_Level2"/>
      <w:bookmarkStart w:id="1894" w:name="_Toc615673400_WPSOffice_Level2"/>
      <w:bookmarkStart w:id="1895" w:name="_Toc1730394996_WPSOffice_Level2"/>
      <w:del w:id="1896" w:author="Si-yuan LIU" w:date="2026-07-24T14:26:00Z" w16du:dateUtc="2026-07-24T06:26:00Z">
        <w:r w:rsidDel="00964E30">
          <w:rPr>
            <w:rFonts w:hint="eastAsia"/>
            <w:color w:val="000000" w:themeColor="text1"/>
            <w:szCs w:val="24"/>
          </w:rPr>
          <w:delText>本基金的产品要素情况如下表所示：</w:delText>
        </w:r>
      </w:del>
    </w:p>
    <w:p w14:paraId="5CE4DD27" w14:textId="3352E89A" w:rsidR="005F457E" w:rsidDel="00964E30" w:rsidRDefault="00000000">
      <w:pPr>
        <w:spacing w:after="0" w:line="312" w:lineRule="auto"/>
        <w:ind w:firstLineChars="0" w:firstLine="0"/>
        <w:jc w:val="center"/>
        <w:rPr>
          <w:del w:id="1897" w:author="Si-yuan LIU" w:date="2026-07-24T14:26:00Z" w16du:dateUtc="2026-07-24T06:26:00Z"/>
          <w:color w:val="000000" w:themeColor="text1"/>
          <w:szCs w:val="24"/>
        </w:rPr>
      </w:pPr>
      <w:del w:id="1898" w:author="Si-yuan LIU" w:date="2026-07-24T14:26:00Z" w16du:dateUtc="2026-07-24T06:26:00Z">
        <w:r w:rsidDel="00964E30">
          <w:rPr>
            <w:rFonts w:hint="eastAsia"/>
            <w:color w:val="000000" w:themeColor="text1"/>
            <w:szCs w:val="24"/>
          </w:rPr>
          <w:delText>表</w:delText>
        </w:r>
        <w:r w:rsidDel="00964E30">
          <w:rPr>
            <w:color w:val="000000" w:themeColor="text1"/>
            <w:szCs w:val="24"/>
          </w:rPr>
          <w:delText xml:space="preserve"> </w:delText>
        </w:r>
        <w:r w:rsidDel="00964E30">
          <w:rPr>
            <w:color w:val="000000" w:themeColor="text1"/>
            <w:szCs w:val="24"/>
          </w:rPr>
          <w:fldChar w:fldCharType="begin"/>
        </w:r>
        <w:r w:rsidDel="00964E30">
          <w:rPr>
            <w:color w:val="000000" w:themeColor="text1"/>
            <w:szCs w:val="24"/>
          </w:rPr>
          <w:delInstrText xml:space="preserve"> SEQ </w:delInstrText>
        </w:r>
        <w:r w:rsidDel="00964E30">
          <w:rPr>
            <w:rFonts w:hint="eastAsia"/>
            <w:color w:val="000000" w:themeColor="text1"/>
            <w:szCs w:val="24"/>
          </w:rPr>
          <w:delInstrText>表</w:delInstrText>
        </w:r>
        <w:r w:rsidDel="00964E30">
          <w:rPr>
            <w:color w:val="000000" w:themeColor="text1"/>
            <w:szCs w:val="24"/>
          </w:rPr>
          <w:delInstrText xml:space="preserve"> \* ARABIC </w:delInstrText>
        </w:r>
        <w:r w:rsidDel="00964E30">
          <w:rPr>
            <w:color w:val="000000" w:themeColor="text1"/>
            <w:szCs w:val="24"/>
          </w:rPr>
          <w:fldChar w:fldCharType="separate"/>
        </w:r>
      </w:del>
      <w:ins w:id="1899" w:author="怡然 刘 [2]" w:date="2026-07-08T15:02:00Z">
        <w:del w:id="1900" w:author="Si-yuan LIU" w:date="2026-07-24T14:26:00Z" w16du:dateUtc="2026-07-24T06:26:00Z">
          <w:r w:rsidR="004A5B2B" w:rsidDel="00964E30">
            <w:rPr>
              <w:noProof/>
              <w:color w:val="000000" w:themeColor="text1"/>
              <w:szCs w:val="24"/>
            </w:rPr>
            <w:delText>12</w:delText>
          </w:r>
        </w:del>
      </w:ins>
      <w:ins w:id="1901" w:author="Bentayga-" w:date="2026-07-05T17:09:00Z">
        <w:del w:id="1902" w:author="Si-yuan LIU" w:date="2026-07-24T14:26:00Z" w16du:dateUtc="2026-07-24T06:26:00Z">
          <w:r w:rsidDel="00964E30">
            <w:rPr>
              <w:noProof/>
              <w:color w:val="000000" w:themeColor="text1"/>
              <w:szCs w:val="24"/>
            </w:rPr>
            <w:delText>12</w:delText>
          </w:r>
        </w:del>
      </w:ins>
      <w:del w:id="1903" w:author="Si-yuan LIU" w:date="2026-07-24T14:26:00Z" w16du:dateUtc="2026-07-24T06:26:00Z">
        <w:r w:rsidDel="00964E30">
          <w:rPr>
            <w:noProof/>
            <w:color w:val="000000" w:themeColor="text1"/>
            <w:szCs w:val="24"/>
          </w:rPr>
          <w:delText>12</w:delText>
        </w:r>
        <w:r w:rsidDel="00964E30">
          <w:rPr>
            <w:color w:val="000000" w:themeColor="text1"/>
            <w:szCs w:val="24"/>
          </w:rPr>
          <w:fldChar w:fldCharType="end"/>
        </w:r>
        <w:r w:rsidDel="00964E30">
          <w:rPr>
            <w:color w:val="000000" w:themeColor="text1"/>
            <w:szCs w:val="24"/>
          </w:rPr>
          <w:delText xml:space="preserve"> </w:delText>
        </w:r>
        <w:r w:rsidDel="00964E30">
          <w:rPr>
            <w:rFonts w:hint="eastAsia"/>
            <w:color w:val="000000" w:themeColor="text1"/>
            <w:szCs w:val="24"/>
          </w:rPr>
          <w:delText>产品要素</w:delText>
        </w:r>
      </w:del>
    </w:p>
    <w:tbl>
      <w:tblPr>
        <w:tblStyle w:val="af6"/>
        <w:tblW w:w="8890" w:type="dxa"/>
        <w:jc w:val="center"/>
        <w:tblLayout w:type="fixed"/>
        <w:tblLook w:val="04A0" w:firstRow="1" w:lastRow="0" w:firstColumn="1" w:lastColumn="0" w:noHBand="0" w:noVBand="1"/>
      </w:tblPr>
      <w:tblGrid>
        <w:gridCol w:w="3518"/>
        <w:gridCol w:w="5372"/>
      </w:tblGrid>
      <w:tr w:rsidR="005F457E" w:rsidDel="00964E30" w14:paraId="528CAAD6" w14:textId="4F222DBE">
        <w:trPr>
          <w:jc w:val="center"/>
          <w:del w:id="1904" w:author="Si-yuan LIU" w:date="2026-07-24T14:26:00Z" w16du:dateUtc="2026-07-24T06:26:00Z"/>
        </w:trPr>
        <w:tc>
          <w:tcPr>
            <w:tcW w:w="3518" w:type="dxa"/>
          </w:tcPr>
          <w:p w14:paraId="26BC81FC" w14:textId="61AA2106" w:rsidR="005F457E" w:rsidDel="00964E30" w:rsidRDefault="00000000">
            <w:pPr>
              <w:spacing w:after="0" w:line="240" w:lineRule="auto"/>
              <w:ind w:firstLineChars="0" w:firstLine="0"/>
              <w:contextualSpacing/>
              <w:textAlignment w:val="auto"/>
              <w:rPr>
                <w:del w:id="1905" w:author="Si-yuan LIU" w:date="2026-07-24T14:26:00Z" w16du:dateUtc="2026-07-24T06:26:00Z"/>
                <w:color w:val="000000" w:themeColor="text1"/>
                <w:sz w:val="21"/>
                <w:szCs w:val="21"/>
              </w:rPr>
            </w:pPr>
            <w:del w:id="1906" w:author="Si-yuan LIU" w:date="2026-07-24T14:26:00Z" w16du:dateUtc="2026-07-24T06:26:00Z">
              <w:r w:rsidDel="00964E30">
                <w:rPr>
                  <w:rFonts w:hint="eastAsia"/>
                  <w:color w:val="000000" w:themeColor="text1"/>
                  <w:sz w:val="21"/>
                  <w:szCs w:val="21"/>
                </w:rPr>
                <w:delText>基金名称</w:delText>
              </w:r>
            </w:del>
          </w:p>
        </w:tc>
        <w:tc>
          <w:tcPr>
            <w:tcW w:w="5372" w:type="dxa"/>
          </w:tcPr>
          <w:p w14:paraId="28D3706C" w14:textId="633DA650" w:rsidR="005F457E" w:rsidDel="00964E30" w:rsidRDefault="00000000">
            <w:pPr>
              <w:spacing w:after="0" w:line="240" w:lineRule="auto"/>
              <w:ind w:firstLineChars="0" w:firstLine="0"/>
              <w:contextualSpacing/>
              <w:textAlignment w:val="auto"/>
              <w:rPr>
                <w:del w:id="1907" w:author="Si-yuan LIU" w:date="2026-07-24T14:26:00Z" w16du:dateUtc="2026-07-24T06:26:00Z"/>
                <w:color w:val="000000" w:themeColor="text1"/>
                <w:sz w:val="21"/>
                <w:szCs w:val="21"/>
              </w:rPr>
            </w:pPr>
            <w:del w:id="1908" w:author="Si-yuan LIU" w:date="2026-07-24T14:26:00Z" w16du:dateUtc="2026-07-24T06:26:00Z">
              <w:r w:rsidDel="00964E30">
                <w:rPr>
                  <w:rFonts w:hint="eastAsia"/>
                  <w:color w:val="000000" w:themeColor="text1"/>
                  <w:sz w:val="21"/>
                  <w:szCs w:val="21"/>
                </w:rPr>
                <w:delText>南方奥飞数据中心封闭式基础设施证券投资基金</w:delText>
              </w:r>
            </w:del>
          </w:p>
        </w:tc>
      </w:tr>
      <w:tr w:rsidR="005F457E" w:rsidDel="00964E30" w14:paraId="5F892A85" w14:textId="737B09A6">
        <w:trPr>
          <w:jc w:val="center"/>
          <w:del w:id="1909" w:author="Si-yuan LIU" w:date="2026-07-24T14:26:00Z" w16du:dateUtc="2026-07-24T06:26:00Z"/>
        </w:trPr>
        <w:tc>
          <w:tcPr>
            <w:tcW w:w="3518" w:type="dxa"/>
          </w:tcPr>
          <w:p w14:paraId="7982B825" w14:textId="0CAFE059" w:rsidR="005F457E" w:rsidDel="00964E30" w:rsidRDefault="00000000">
            <w:pPr>
              <w:spacing w:after="0" w:line="240" w:lineRule="auto"/>
              <w:ind w:firstLineChars="0" w:firstLine="0"/>
              <w:contextualSpacing/>
              <w:textAlignment w:val="auto"/>
              <w:rPr>
                <w:del w:id="1910" w:author="Si-yuan LIU" w:date="2026-07-24T14:26:00Z" w16du:dateUtc="2026-07-24T06:26:00Z"/>
                <w:color w:val="000000" w:themeColor="text1"/>
                <w:sz w:val="21"/>
                <w:szCs w:val="21"/>
              </w:rPr>
            </w:pPr>
            <w:del w:id="1911" w:author="Si-yuan LIU" w:date="2026-07-24T14:26:00Z" w16du:dateUtc="2026-07-24T06:26:00Z">
              <w:r w:rsidDel="00964E30">
                <w:rPr>
                  <w:rFonts w:hint="eastAsia"/>
                  <w:color w:val="000000" w:themeColor="text1"/>
                  <w:sz w:val="21"/>
                  <w:szCs w:val="21"/>
                </w:rPr>
                <w:delText>基金期限</w:delText>
              </w:r>
            </w:del>
          </w:p>
        </w:tc>
        <w:tc>
          <w:tcPr>
            <w:tcW w:w="5372" w:type="dxa"/>
          </w:tcPr>
          <w:p w14:paraId="26DF4C91" w14:textId="2304353C" w:rsidR="005F457E" w:rsidDel="00964E30" w:rsidRDefault="00000000">
            <w:pPr>
              <w:spacing w:after="0" w:line="240" w:lineRule="auto"/>
              <w:ind w:firstLineChars="0" w:firstLine="0"/>
              <w:contextualSpacing/>
              <w:textAlignment w:val="auto"/>
              <w:rPr>
                <w:del w:id="1912" w:author="Si-yuan LIU" w:date="2026-07-24T14:26:00Z" w16du:dateUtc="2026-07-24T06:26:00Z"/>
                <w:color w:val="000000" w:themeColor="text1"/>
                <w:sz w:val="21"/>
                <w:szCs w:val="21"/>
              </w:rPr>
            </w:pPr>
            <w:del w:id="1913" w:author="Si-yuan LIU" w:date="2026-07-24T14:26:00Z" w16du:dateUtc="2026-07-24T06:26:00Z">
              <w:r w:rsidDel="00964E30">
                <w:rPr>
                  <w:rFonts w:hint="eastAsia"/>
                  <w:color w:val="000000" w:themeColor="text1"/>
                  <w:sz w:val="21"/>
                  <w:szCs w:val="21"/>
                </w:rPr>
                <w:delText>基金期限初步设定为</w:delText>
              </w:r>
              <w:r w:rsidDel="00964E30">
                <w:rPr>
                  <w:color w:val="000000" w:themeColor="text1"/>
                  <w:sz w:val="21"/>
                  <w:szCs w:val="21"/>
                </w:rPr>
                <w:delText>45</w:delText>
              </w:r>
              <w:r w:rsidDel="00964E30">
                <w:rPr>
                  <w:rFonts w:hint="eastAsia"/>
                  <w:color w:val="000000" w:themeColor="text1"/>
                  <w:sz w:val="21"/>
                  <w:szCs w:val="21"/>
                </w:rPr>
                <w:delText>年，可根据扩募发行情况延长</w:delText>
              </w:r>
            </w:del>
          </w:p>
        </w:tc>
      </w:tr>
      <w:tr w:rsidR="005F457E" w:rsidDel="00964E30" w14:paraId="06B53DF6" w14:textId="44E7D306">
        <w:trPr>
          <w:jc w:val="center"/>
          <w:del w:id="1914" w:author="Si-yuan LIU" w:date="2026-07-24T14:26:00Z" w16du:dateUtc="2026-07-24T06:26:00Z"/>
        </w:trPr>
        <w:tc>
          <w:tcPr>
            <w:tcW w:w="3518" w:type="dxa"/>
          </w:tcPr>
          <w:p w14:paraId="2C3113F9" w14:textId="4C4581DF" w:rsidR="005F457E" w:rsidDel="00964E30" w:rsidRDefault="00000000">
            <w:pPr>
              <w:spacing w:after="0" w:line="240" w:lineRule="auto"/>
              <w:ind w:firstLineChars="0" w:firstLine="0"/>
              <w:contextualSpacing/>
              <w:textAlignment w:val="auto"/>
              <w:rPr>
                <w:del w:id="1915" w:author="Si-yuan LIU" w:date="2026-07-24T14:26:00Z" w16du:dateUtc="2026-07-24T06:26:00Z"/>
                <w:color w:val="000000" w:themeColor="text1"/>
                <w:sz w:val="21"/>
                <w:szCs w:val="21"/>
              </w:rPr>
            </w:pPr>
            <w:del w:id="1916" w:author="Si-yuan LIU" w:date="2026-07-24T14:26:00Z" w16du:dateUtc="2026-07-24T06:26:00Z">
              <w:r w:rsidDel="00964E30">
                <w:rPr>
                  <w:rFonts w:hint="eastAsia"/>
                  <w:color w:val="000000" w:themeColor="text1"/>
                  <w:sz w:val="21"/>
                  <w:szCs w:val="21"/>
                </w:rPr>
                <w:delText>交易场所</w:delText>
              </w:r>
            </w:del>
          </w:p>
        </w:tc>
        <w:tc>
          <w:tcPr>
            <w:tcW w:w="5372" w:type="dxa"/>
          </w:tcPr>
          <w:p w14:paraId="71D80142" w14:textId="4B8192C1" w:rsidR="005F457E" w:rsidDel="00964E30" w:rsidRDefault="00000000">
            <w:pPr>
              <w:spacing w:after="0" w:line="240" w:lineRule="auto"/>
              <w:ind w:firstLineChars="0" w:firstLine="0"/>
              <w:contextualSpacing/>
              <w:textAlignment w:val="auto"/>
              <w:rPr>
                <w:del w:id="1917" w:author="Si-yuan LIU" w:date="2026-07-24T14:26:00Z" w16du:dateUtc="2026-07-24T06:26:00Z"/>
                <w:color w:val="000000" w:themeColor="text1"/>
                <w:sz w:val="21"/>
                <w:szCs w:val="21"/>
              </w:rPr>
            </w:pPr>
            <w:del w:id="1918" w:author="Si-yuan LIU" w:date="2026-07-24T14:26:00Z" w16du:dateUtc="2026-07-24T06:26:00Z">
              <w:r w:rsidDel="00964E30">
                <w:rPr>
                  <w:rFonts w:hint="eastAsia"/>
                  <w:color w:val="000000" w:themeColor="text1"/>
                  <w:sz w:val="21"/>
                  <w:szCs w:val="21"/>
                </w:rPr>
                <w:delText>深圳证券交易所</w:delText>
              </w:r>
            </w:del>
          </w:p>
        </w:tc>
      </w:tr>
      <w:tr w:rsidR="005F457E" w:rsidDel="00964E30" w14:paraId="65BBF8ED" w14:textId="6F835D67">
        <w:trPr>
          <w:jc w:val="center"/>
          <w:del w:id="1919" w:author="Si-yuan LIU" w:date="2026-07-24T14:26:00Z" w16du:dateUtc="2026-07-24T06:26:00Z"/>
        </w:trPr>
        <w:tc>
          <w:tcPr>
            <w:tcW w:w="3518" w:type="dxa"/>
          </w:tcPr>
          <w:p w14:paraId="7216B8F1" w14:textId="28B0ECF9" w:rsidR="005F457E" w:rsidDel="00964E30" w:rsidRDefault="00000000">
            <w:pPr>
              <w:spacing w:after="0" w:line="240" w:lineRule="auto"/>
              <w:ind w:firstLineChars="0" w:firstLine="0"/>
              <w:contextualSpacing/>
              <w:textAlignment w:val="auto"/>
              <w:rPr>
                <w:del w:id="1920" w:author="Si-yuan LIU" w:date="2026-07-24T14:26:00Z" w16du:dateUtc="2026-07-24T06:26:00Z"/>
                <w:color w:val="000000" w:themeColor="text1"/>
                <w:sz w:val="21"/>
                <w:szCs w:val="21"/>
              </w:rPr>
            </w:pPr>
            <w:del w:id="1921" w:author="Si-yuan LIU" w:date="2026-07-24T14:26:00Z" w16du:dateUtc="2026-07-24T06:26:00Z">
              <w:r w:rsidDel="00964E30">
                <w:rPr>
                  <w:rFonts w:hint="eastAsia"/>
                  <w:color w:val="000000" w:themeColor="text1"/>
                  <w:sz w:val="21"/>
                  <w:szCs w:val="21"/>
                </w:rPr>
                <w:delText>本次拟发售基金总额（万元）</w:delText>
              </w:r>
            </w:del>
          </w:p>
        </w:tc>
        <w:tc>
          <w:tcPr>
            <w:tcW w:w="5372" w:type="dxa"/>
          </w:tcPr>
          <w:p w14:paraId="6CC1E6B1" w14:textId="48E7610F" w:rsidR="005F457E" w:rsidDel="00964E30" w:rsidRDefault="00000000">
            <w:pPr>
              <w:spacing w:after="0" w:line="240" w:lineRule="auto"/>
              <w:ind w:firstLineChars="0" w:firstLine="0"/>
              <w:contextualSpacing/>
              <w:textAlignment w:val="auto"/>
              <w:rPr>
                <w:del w:id="1922" w:author="Si-yuan LIU" w:date="2026-07-24T14:26:00Z" w16du:dateUtc="2026-07-24T06:26:00Z"/>
                <w:color w:val="000000" w:themeColor="text1"/>
                <w:sz w:val="21"/>
                <w:szCs w:val="21"/>
              </w:rPr>
            </w:pPr>
            <w:del w:id="1923" w:author="Si-yuan LIU" w:date="2026-07-24T14:26:00Z" w16du:dateUtc="2026-07-24T06:26:00Z">
              <w:r w:rsidDel="00964E30">
                <w:rPr>
                  <w:color w:val="000000" w:themeColor="text1"/>
                  <w:sz w:val="21"/>
                  <w:szCs w:val="21"/>
                </w:rPr>
                <w:delText>209,783.14</w:delText>
              </w:r>
              <w:r w:rsidDel="00964E30">
                <w:rPr>
                  <w:rFonts w:hint="eastAsia"/>
                  <w:color w:val="000000" w:themeColor="text1"/>
                  <w:sz w:val="21"/>
                  <w:szCs w:val="21"/>
                </w:rPr>
                <w:delText>，根据最终发行定价确定</w:delText>
              </w:r>
            </w:del>
          </w:p>
        </w:tc>
      </w:tr>
      <w:tr w:rsidR="005F457E" w:rsidDel="00964E30" w14:paraId="65C4898A" w14:textId="15756300">
        <w:trPr>
          <w:jc w:val="center"/>
          <w:del w:id="1924" w:author="Si-yuan LIU" w:date="2026-07-24T14:26:00Z" w16du:dateUtc="2026-07-24T06:26:00Z"/>
        </w:trPr>
        <w:tc>
          <w:tcPr>
            <w:tcW w:w="3518" w:type="dxa"/>
          </w:tcPr>
          <w:p w14:paraId="77499A33" w14:textId="19FF3AAA" w:rsidR="005F457E" w:rsidDel="00964E30" w:rsidRDefault="00000000">
            <w:pPr>
              <w:spacing w:after="0" w:line="240" w:lineRule="auto"/>
              <w:ind w:firstLineChars="0" w:firstLine="0"/>
              <w:contextualSpacing/>
              <w:textAlignment w:val="auto"/>
              <w:rPr>
                <w:del w:id="1925" w:author="Si-yuan LIU" w:date="2026-07-24T14:26:00Z" w16du:dateUtc="2026-07-24T06:26:00Z"/>
                <w:color w:val="000000" w:themeColor="text1"/>
                <w:sz w:val="21"/>
                <w:szCs w:val="21"/>
              </w:rPr>
            </w:pPr>
            <w:del w:id="1926" w:author="Si-yuan LIU" w:date="2026-07-24T14:26:00Z" w16du:dateUtc="2026-07-24T06:26:00Z">
              <w:r w:rsidDel="00964E30">
                <w:rPr>
                  <w:rFonts w:hint="eastAsia"/>
                  <w:color w:val="000000" w:themeColor="text1"/>
                  <w:sz w:val="21"/>
                  <w:szCs w:val="21"/>
                </w:rPr>
                <w:delText>原始权益人及相关方拟认购基金金额及比例</w:delText>
              </w:r>
            </w:del>
          </w:p>
        </w:tc>
        <w:tc>
          <w:tcPr>
            <w:tcW w:w="5372" w:type="dxa"/>
            <w:vAlign w:val="center"/>
          </w:tcPr>
          <w:p w14:paraId="5DAD8B44" w14:textId="796AE8E4" w:rsidR="005F457E" w:rsidDel="00964E30" w:rsidRDefault="00000000">
            <w:pPr>
              <w:spacing w:after="0" w:line="240" w:lineRule="auto"/>
              <w:ind w:firstLineChars="0" w:firstLine="0"/>
              <w:contextualSpacing/>
              <w:jc w:val="left"/>
              <w:textAlignment w:val="auto"/>
              <w:rPr>
                <w:del w:id="1927" w:author="Si-yuan LIU" w:date="2026-07-24T14:26:00Z" w16du:dateUtc="2026-07-24T06:26:00Z"/>
                <w:color w:val="000000" w:themeColor="text1"/>
                <w:sz w:val="21"/>
                <w:szCs w:val="21"/>
              </w:rPr>
            </w:pPr>
            <w:del w:id="1928" w:author="Si-yuan LIU" w:date="2026-07-24T14:26:00Z" w16du:dateUtc="2026-07-24T06:26:00Z">
              <w:r w:rsidDel="00964E30">
                <w:rPr>
                  <w:color w:val="000000" w:themeColor="text1"/>
                  <w:sz w:val="21"/>
                  <w:szCs w:val="21"/>
                </w:rPr>
                <w:delText>初步计划由原始权益人</w:delText>
              </w:r>
            </w:del>
            <w:ins w:id="1929" w:author="乃达 郜" w:date="2026-07-07T09:30:00Z">
              <w:del w:id="1930" w:author="Si-yuan LIU" w:date="2026-07-24T14:26:00Z" w16du:dateUtc="2026-07-24T06:26:00Z">
                <w:r w:rsidDel="00964E30">
                  <w:rPr>
                    <w:rFonts w:hint="eastAsia"/>
                    <w:color w:val="000000" w:themeColor="text1"/>
                    <w:sz w:val="21"/>
                    <w:szCs w:val="21"/>
                  </w:rPr>
                  <w:delText>奥飞数据全额</w:delText>
                </w:r>
              </w:del>
            </w:ins>
            <w:del w:id="1931" w:author="Si-yuan LIU" w:date="2026-07-24T14:26:00Z" w16du:dateUtc="2026-07-24T06:26:00Z">
              <w:r w:rsidDel="00964E30">
                <w:rPr>
                  <w:color w:val="000000" w:themeColor="text1"/>
                  <w:sz w:val="21"/>
                  <w:szCs w:val="21"/>
                </w:rPr>
                <w:delText>认购，相关方不认购</w:delText>
              </w:r>
            </w:del>
            <w:ins w:id="1932" w:author="唐潇" w:date="2026-07-07T14:17:00Z">
              <w:del w:id="1933" w:author="Si-yuan LIU" w:date="2026-07-24T14:26:00Z" w16du:dateUtc="2026-07-24T06:26:00Z">
                <w:r w:rsidDel="00964E30">
                  <w:rPr>
                    <w:rFonts w:hint="eastAsia"/>
                    <w:color w:val="000000" w:themeColor="text1"/>
                    <w:sz w:val="21"/>
                    <w:szCs w:val="21"/>
                  </w:rPr>
                  <w:delText>，</w:delText>
                </w:r>
              </w:del>
            </w:ins>
            <w:del w:id="1934" w:author="Si-yuan LIU" w:date="2026-07-24T14:26:00Z" w16du:dateUtc="2026-07-24T06:26:00Z">
              <w:r w:rsidDel="00964E30">
                <w:rPr>
                  <w:color w:val="000000" w:themeColor="text1"/>
                  <w:sz w:val="21"/>
                  <w:szCs w:val="21"/>
                </w:rPr>
                <w:delText>。</w:delText>
              </w:r>
            </w:del>
            <w:ins w:id="1935" w:author="乃达 郜" w:date="2026-07-07T09:31:00Z">
              <w:del w:id="1936" w:author="Si-yuan LIU" w:date="2026-07-24T14:26:00Z" w16du:dateUtc="2026-07-24T06:26:00Z">
                <w:r w:rsidDel="00964E30">
                  <w:rPr>
                    <w:rFonts w:hint="eastAsia"/>
                    <w:color w:val="000000" w:themeColor="text1"/>
                    <w:sz w:val="21"/>
                    <w:szCs w:val="21"/>
                  </w:rPr>
                  <w:delText>奥飞数据</w:delText>
                </w:r>
              </w:del>
            </w:ins>
            <w:del w:id="1937" w:author="Si-yuan LIU" w:date="2026-07-24T14:26:00Z" w16du:dateUtc="2026-07-24T06:26:00Z">
              <w:r w:rsidDel="00964E30">
                <w:rPr>
                  <w:color w:val="000000" w:themeColor="text1"/>
                  <w:sz w:val="21"/>
                  <w:szCs w:val="21"/>
                </w:rPr>
                <w:delText>原始权益人拟认购金额不低于</w:delText>
              </w:r>
              <w:r w:rsidDel="00964E30">
                <w:rPr>
                  <w:rFonts w:hint="eastAsia"/>
                  <w:color w:val="000000" w:themeColor="text1"/>
                  <w:sz w:val="21"/>
                  <w:szCs w:val="21"/>
                </w:rPr>
                <w:delText>73,424.10</w:delText>
              </w:r>
              <w:r w:rsidDel="00964E30">
                <w:rPr>
                  <w:rFonts w:hint="eastAsia"/>
                  <w:color w:val="000000" w:themeColor="text1"/>
                  <w:sz w:val="21"/>
                  <w:szCs w:val="21"/>
                </w:rPr>
                <w:delText>万</w:delText>
              </w:r>
              <w:r w:rsidDel="00964E30">
                <w:rPr>
                  <w:color w:val="000000" w:themeColor="text1"/>
                  <w:sz w:val="21"/>
                  <w:szCs w:val="21"/>
                </w:rPr>
                <w:delText>元，对应比例为</w:delText>
              </w:r>
              <w:r w:rsidDel="00964E30">
                <w:rPr>
                  <w:color w:val="000000" w:themeColor="text1"/>
                  <w:sz w:val="21"/>
                  <w:szCs w:val="21"/>
                </w:rPr>
                <w:delText>35%</w:delText>
              </w:r>
              <w:r w:rsidDel="00964E30">
                <w:rPr>
                  <w:color w:val="000000" w:themeColor="text1"/>
                  <w:sz w:val="21"/>
                  <w:szCs w:val="21"/>
                </w:rPr>
                <w:delText>，锁定</w:delText>
              </w:r>
              <w:r w:rsidDel="00964E30">
                <w:rPr>
                  <w:color w:val="000000" w:themeColor="text1"/>
                  <w:sz w:val="21"/>
                  <w:szCs w:val="21"/>
                </w:rPr>
                <w:delText>60</w:delText>
              </w:r>
              <w:r w:rsidDel="00964E30">
                <w:rPr>
                  <w:color w:val="000000" w:themeColor="text1"/>
                  <w:sz w:val="21"/>
                  <w:szCs w:val="21"/>
                </w:rPr>
                <w:delText>个月。</w:delText>
              </w:r>
            </w:del>
          </w:p>
        </w:tc>
      </w:tr>
      <w:tr w:rsidR="005F457E" w:rsidDel="00964E30" w14:paraId="47FF862E" w14:textId="02BC37A5">
        <w:trPr>
          <w:jc w:val="center"/>
          <w:del w:id="1938" w:author="Si-yuan LIU" w:date="2026-07-24T14:26:00Z" w16du:dateUtc="2026-07-24T06:26:00Z"/>
        </w:trPr>
        <w:tc>
          <w:tcPr>
            <w:tcW w:w="3518" w:type="dxa"/>
            <w:vAlign w:val="center"/>
          </w:tcPr>
          <w:p w14:paraId="3FDD6B2B" w14:textId="3117216D" w:rsidR="005F457E" w:rsidDel="00964E30" w:rsidRDefault="00000000">
            <w:pPr>
              <w:spacing w:after="0" w:line="240" w:lineRule="auto"/>
              <w:ind w:firstLineChars="0" w:firstLine="0"/>
              <w:contextualSpacing/>
              <w:jc w:val="left"/>
              <w:textAlignment w:val="auto"/>
              <w:rPr>
                <w:del w:id="1939" w:author="Si-yuan LIU" w:date="2026-07-24T14:26:00Z" w16du:dateUtc="2026-07-24T06:26:00Z"/>
                <w:color w:val="000000" w:themeColor="text1"/>
                <w:sz w:val="21"/>
                <w:szCs w:val="21"/>
              </w:rPr>
            </w:pPr>
            <w:del w:id="1940" w:author="Si-yuan LIU" w:date="2026-07-24T14:26:00Z" w16du:dateUtc="2026-07-24T06:26:00Z">
              <w:r w:rsidDel="00964E30">
                <w:rPr>
                  <w:rFonts w:hint="eastAsia"/>
                  <w:color w:val="000000" w:themeColor="text1"/>
                  <w:sz w:val="21"/>
                  <w:szCs w:val="21"/>
                </w:rPr>
                <w:delText>投资范围</w:delText>
              </w:r>
            </w:del>
          </w:p>
        </w:tc>
        <w:tc>
          <w:tcPr>
            <w:tcW w:w="5372" w:type="dxa"/>
            <w:vAlign w:val="center"/>
          </w:tcPr>
          <w:p w14:paraId="2C652A03" w14:textId="39F765E1" w:rsidR="005F457E" w:rsidDel="00964E30" w:rsidRDefault="00000000">
            <w:pPr>
              <w:spacing w:after="0" w:line="240" w:lineRule="auto"/>
              <w:ind w:firstLineChars="0" w:firstLine="0"/>
              <w:contextualSpacing/>
              <w:jc w:val="left"/>
              <w:textAlignment w:val="auto"/>
              <w:rPr>
                <w:del w:id="1941" w:author="Si-yuan LIU" w:date="2026-07-24T14:26:00Z" w16du:dateUtc="2026-07-24T06:26:00Z"/>
                <w:color w:val="000000" w:themeColor="text1"/>
                <w:sz w:val="21"/>
                <w:szCs w:val="21"/>
              </w:rPr>
            </w:pPr>
            <w:del w:id="1942" w:author="Si-yuan LIU" w:date="2026-07-24T14:26:00Z" w16du:dateUtc="2026-07-24T06:26:00Z">
              <w:r w:rsidDel="00964E30">
                <w:rPr>
                  <w:rFonts w:hint="eastAsia"/>
                  <w:color w:val="000000" w:themeColor="text1"/>
                  <w:sz w:val="21"/>
                  <w:szCs w:val="21"/>
                </w:rPr>
                <w:delText>本基金主要投资于最终投资标的为基础设施项目的基础设施资产支持证券，并通过资产支持证券持有基础设施项目公司全部股权，从而取得基础设施项目完全所有权或经营权利。本基金的其他基金资产还可以投资于国债、政策性金融债、地方政府债、央行票据、信用评级为</w:delText>
              </w:r>
              <w:r w:rsidDel="00964E30">
                <w:rPr>
                  <w:color w:val="000000" w:themeColor="text1"/>
                  <w:sz w:val="21"/>
                  <w:szCs w:val="21"/>
                </w:rPr>
                <w:delText>AAA</w:delText>
              </w:r>
              <w:r w:rsidDel="00964E30">
                <w:rPr>
                  <w:rFonts w:hint="eastAsia"/>
                  <w:color w:val="000000" w:themeColor="text1"/>
                  <w:sz w:val="21"/>
                  <w:szCs w:val="21"/>
                </w:rPr>
                <w:delText>级的信用债（企业债、公司债、中期票据、短期融资券、超短期融资债券、金融债、公开发行的次级债、可分离交易可转债的纯债部分、政府机构债券等）、货币市场基金、货币市场工具（同业存单、债券回购、协议存款、定期存款及其他银行存款等）以及法律法规或中国证监会允许基金投资的其他金融工具（但须符合中国证监会的相关规定）。本基金可根据法律法规的规定参与融资业务。</w:delText>
              </w:r>
            </w:del>
          </w:p>
          <w:p w14:paraId="40098351" w14:textId="692670A4" w:rsidR="005F457E" w:rsidDel="00964E30" w:rsidRDefault="00000000">
            <w:pPr>
              <w:spacing w:after="0" w:line="240" w:lineRule="auto"/>
              <w:ind w:firstLineChars="0" w:firstLine="0"/>
              <w:contextualSpacing/>
              <w:jc w:val="left"/>
              <w:textAlignment w:val="auto"/>
              <w:rPr>
                <w:del w:id="1943" w:author="Si-yuan LIU" w:date="2026-07-24T14:26:00Z" w16du:dateUtc="2026-07-24T06:26:00Z"/>
                <w:color w:val="000000" w:themeColor="text1"/>
                <w:sz w:val="21"/>
                <w:szCs w:val="21"/>
              </w:rPr>
            </w:pPr>
            <w:del w:id="1944" w:author="Si-yuan LIU" w:date="2026-07-24T14:26:00Z" w16du:dateUtc="2026-07-24T06:26:00Z">
              <w:r w:rsidDel="00964E30">
                <w:rPr>
                  <w:rFonts w:hint="eastAsia"/>
                  <w:color w:val="000000" w:themeColor="text1"/>
                  <w:sz w:val="21"/>
                  <w:szCs w:val="21"/>
                </w:rPr>
                <w:delText>本基金不投资于股票、可转换债券（可分离交易可转债的纯债部分除外）、可交换债券。如法律法规或监管机构以后允许基金投资其他品种，基金管理人在履行适当程序后，可以将其纳入投资范围，并可依据届时有效的法律法规适时合理地调整投资范围。</w:delText>
              </w:r>
            </w:del>
          </w:p>
        </w:tc>
      </w:tr>
      <w:tr w:rsidR="005F457E" w:rsidDel="00964E30" w14:paraId="62015ACE" w14:textId="614FC97F">
        <w:trPr>
          <w:jc w:val="center"/>
          <w:del w:id="1945" w:author="Si-yuan LIU" w:date="2026-07-24T14:26:00Z" w16du:dateUtc="2026-07-24T06:26:00Z"/>
        </w:trPr>
        <w:tc>
          <w:tcPr>
            <w:tcW w:w="3518" w:type="dxa"/>
          </w:tcPr>
          <w:p w14:paraId="30CB5EB1" w14:textId="2B596A9F" w:rsidR="005F457E" w:rsidDel="00964E30" w:rsidRDefault="00000000">
            <w:pPr>
              <w:spacing w:after="0" w:line="240" w:lineRule="auto"/>
              <w:ind w:firstLineChars="0" w:firstLine="0"/>
              <w:contextualSpacing/>
              <w:textAlignment w:val="auto"/>
              <w:rPr>
                <w:del w:id="1946" w:author="Si-yuan LIU" w:date="2026-07-24T14:26:00Z" w16du:dateUtc="2026-07-24T06:26:00Z"/>
                <w:color w:val="000000" w:themeColor="text1"/>
                <w:sz w:val="21"/>
                <w:szCs w:val="21"/>
              </w:rPr>
            </w:pPr>
            <w:del w:id="1947" w:author="Si-yuan LIU" w:date="2026-07-24T14:26:00Z" w16du:dateUtc="2026-07-24T06:26:00Z">
              <w:r w:rsidDel="00964E30">
                <w:rPr>
                  <w:rFonts w:hint="eastAsia"/>
                  <w:color w:val="000000" w:themeColor="text1"/>
                  <w:sz w:val="21"/>
                  <w:szCs w:val="21"/>
                </w:rPr>
                <w:delText>外部负债安排</w:delText>
              </w:r>
            </w:del>
          </w:p>
        </w:tc>
        <w:tc>
          <w:tcPr>
            <w:tcW w:w="5372" w:type="dxa"/>
          </w:tcPr>
          <w:p w14:paraId="04FC66D3" w14:textId="09F6EF87" w:rsidR="005F457E" w:rsidDel="00964E30" w:rsidRDefault="00000000">
            <w:pPr>
              <w:spacing w:after="0" w:line="240" w:lineRule="auto"/>
              <w:ind w:firstLineChars="0" w:firstLine="0"/>
              <w:contextualSpacing/>
              <w:textAlignment w:val="auto"/>
              <w:rPr>
                <w:del w:id="1948" w:author="Si-yuan LIU" w:date="2026-07-24T14:26:00Z" w16du:dateUtc="2026-07-24T06:26:00Z"/>
                <w:color w:val="000000" w:themeColor="text1"/>
                <w:sz w:val="21"/>
                <w:szCs w:val="21"/>
              </w:rPr>
            </w:pPr>
            <w:del w:id="1949" w:author="Si-yuan LIU" w:date="2026-07-24T14:26:00Z" w16du:dateUtc="2026-07-24T06:26:00Z">
              <w:r w:rsidDel="00964E30">
                <w:rPr>
                  <w:rFonts w:hint="eastAsia"/>
                  <w:color w:val="000000" w:themeColor="text1"/>
                  <w:sz w:val="21"/>
                  <w:szCs w:val="21"/>
                </w:rPr>
                <w:delText>无</w:delText>
              </w:r>
            </w:del>
          </w:p>
        </w:tc>
      </w:tr>
      <w:tr w:rsidR="005F457E" w:rsidDel="00964E30" w14:paraId="3056A5D9" w14:textId="0AEAE21A">
        <w:trPr>
          <w:jc w:val="center"/>
          <w:del w:id="1950" w:author="Si-yuan LIU" w:date="2026-07-24T14:26:00Z" w16du:dateUtc="2026-07-24T06:26:00Z"/>
        </w:trPr>
        <w:tc>
          <w:tcPr>
            <w:tcW w:w="3518" w:type="dxa"/>
            <w:vAlign w:val="center"/>
          </w:tcPr>
          <w:p w14:paraId="69058CD7" w14:textId="7AD8BCB0" w:rsidR="005F457E" w:rsidDel="00964E30" w:rsidRDefault="00000000">
            <w:pPr>
              <w:spacing w:after="0" w:line="240" w:lineRule="auto"/>
              <w:ind w:firstLineChars="0" w:firstLine="0"/>
              <w:contextualSpacing/>
              <w:textAlignment w:val="auto"/>
              <w:rPr>
                <w:del w:id="1951" w:author="Si-yuan LIU" w:date="2026-07-24T14:26:00Z" w16du:dateUtc="2026-07-24T06:26:00Z"/>
                <w:color w:val="000000" w:themeColor="text1"/>
                <w:sz w:val="21"/>
                <w:szCs w:val="21"/>
              </w:rPr>
            </w:pPr>
            <w:del w:id="1952" w:author="Si-yuan LIU" w:date="2026-07-24T14:26:00Z" w16du:dateUtc="2026-07-24T06:26:00Z">
              <w:r w:rsidDel="00964E30">
                <w:rPr>
                  <w:rFonts w:hint="eastAsia"/>
                  <w:color w:val="000000" w:themeColor="text1"/>
                  <w:sz w:val="21"/>
                  <w:szCs w:val="21"/>
                </w:rPr>
                <w:delText>收益分配</w:delText>
              </w:r>
            </w:del>
          </w:p>
        </w:tc>
        <w:tc>
          <w:tcPr>
            <w:tcW w:w="5372" w:type="dxa"/>
          </w:tcPr>
          <w:p w14:paraId="14F9058D" w14:textId="4B22A398" w:rsidR="005F457E" w:rsidDel="00964E30" w:rsidRDefault="00000000">
            <w:pPr>
              <w:spacing w:after="0" w:line="240" w:lineRule="auto"/>
              <w:ind w:firstLineChars="0" w:firstLine="0"/>
              <w:contextualSpacing/>
              <w:textAlignment w:val="auto"/>
              <w:rPr>
                <w:del w:id="1953" w:author="Si-yuan LIU" w:date="2026-07-24T14:26:00Z" w16du:dateUtc="2026-07-24T06:26:00Z"/>
                <w:color w:val="000000" w:themeColor="text1"/>
                <w:sz w:val="21"/>
                <w:szCs w:val="21"/>
              </w:rPr>
            </w:pPr>
            <w:del w:id="1954" w:author="Si-yuan LIU" w:date="2026-07-24T14:26:00Z" w16du:dateUtc="2026-07-24T06:26:00Z">
              <w:r w:rsidDel="00964E30">
                <w:rPr>
                  <w:rFonts w:hint="eastAsia"/>
                  <w:color w:val="000000" w:themeColor="text1"/>
                  <w:sz w:val="21"/>
                  <w:szCs w:val="21"/>
                </w:rPr>
                <w:delText>在符合有关基金分红的条件下，基础设施公募</w:delText>
              </w:r>
              <w:r w:rsidDel="00964E30">
                <w:rPr>
                  <w:color w:val="000000" w:themeColor="text1"/>
                  <w:sz w:val="21"/>
                  <w:szCs w:val="21"/>
                </w:rPr>
                <w:delText>REITs</w:delText>
              </w:r>
              <w:r w:rsidDel="00964E30">
                <w:rPr>
                  <w:rFonts w:hint="eastAsia"/>
                  <w:color w:val="000000" w:themeColor="text1"/>
                  <w:sz w:val="21"/>
                  <w:szCs w:val="21"/>
                </w:rPr>
                <w:delText>每年至少进行收益分配</w:delText>
              </w:r>
              <w:r w:rsidDel="00964E30">
                <w:rPr>
                  <w:color w:val="000000" w:themeColor="text1"/>
                  <w:sz w:val="21"/>
                  <w:szCs w:val="21"/>
                </w:rPr>
                <w:delText>1</w:delText>
              </w:r>
              <w:r w:rsidDel="00964E30">
                <w:rPr>
                  <w:rFonts w:hint="eastAsia"/>
                  <w:color w:val="000000" w:themeColor="text1"/>
                  <w:sz w:val="21"/>
                  <w:szCs w:val="21"/>
                </w:rPr>
                <w:delText>次，每次收益分配的比例不低于合并后基金年度可供分配金额的</w:delText>
              </w:r>
              <w:r w:rsidDel="00964E30">
                <w:rPr>
                  <w:color w:val="000000" w:themeColor="text1"/>
                  <w:sz w:val="21"/>
                  <w:szCs w:val="21"/>
                </w:rPr>
                <w:delText>90%</w:delText>
              </w:r>
              <w:r w:rsidDel="00964E30">
                <w:rPr>
                  <w:rFonts w:hint="eastAsia"/>
                  <w:color w:val="000000" w:themeColor="text1"/>
                  <w:sz w:val="21"/>
                  <w:szCs w:val="21"/>
                </w:rPr>
                <w:delText>。</w:delText>
              </w:r>
            </w:del>
          </w:p>
        </w:tc>
      </w:tr>
    </w:tbl>
    <w:p w14:paraId="08565404" w14:textId="0E87567D" w:rsidR="005F457E" w:rsidDel="00964E30" w:rsidRDefault="00000000">
      <w:pPr>
        <w:pStyle w:val="2"/>
        <w:rPr>
          <w:del w:id="1955" w:author="Si-yuan LIU" w:date="2026-07-24T14:26:00Z" w16du:dateUtc="2026-07-24T06:26:00Z"/>
        </w:rPr>
      </w:pPr>
      <w:bookmarkStart w:id="1956" w:name="_Toc223783758"/>
      <w:del w:id="1957" w:author="Si-yuan LIU" w:date="2026-07-24T14:26:00Z" w16du:dateUtc="2026-07-24T06:26:00Z">
        <w:r w:rsidDel="00964E30">
          <w:rPr>
            <w:rFonts w:hint="eastAsia"/>
          </w:rPr>
          <w:delText>（二）产品架构</w:delText>
        </w:r>
        <w:bookmarkEnd w:id="1893"/>
        <w:bookmarkEnd w:id="1894"/>
        <w:bookmarkEnd w:id="1895"/>
        <w:bookmarkEnd w:id="1956"/>
      </w:del>
    </w:p>
    <w:p w14:paraId="6DD4BB4A" w14:textId="1C6F14FC" w:rsidR="005F457E" w:rsidDel="00964E30" w:rsidRDefault="00000000">
      <w:pPr>
        <w:spacing w:after="0" w:line="312" w:lineRule="auto"/>
        <w:ind w:firstLine="480"/>
        <w:rPr>
          <w:del w:id="1958" w:author="Si-yuan LIU" w:date="2026-07-24T14:26:00Z" w16du:dateUtc="2026-07-24T06:26:00Z"/>
          <w:color w:val="000000" w:themeColor="text1"/>
          <w:szCs w:val="24"/>
        </w:rPr>
      </w:pPr>
      <w:bookmarkStart w:id="1959" w:name="bookmark36"/>
      <w:bookmarkStart w:id="1960" w:name="_Toc264113704_WPSOffice_Level2"/>
      <w:bookmarkStart w:id="1961" w:name="_Toc1321672675_WPSOffice_Level2"/>
      <w:bookmarkStart w:id="1962" w:name="_Toc1214704012_WPSOffice_Level2"/>
      <w:bookmarkStart w:id="1963" w:name="bookmark35"/>
      <w:del w:id="1964" w:author="Si-yuan LIU" w:date="2026-07-24T14:26:00Z" w16du:dateUtc="2026-07-24T06:26:00Z">
        <w:r w:rsidDel="00964E30">
          <w:rPr>
            <w:rFonts w:hint="eastAsia"/>
            <w:color w:val="000000" w:themeColor="text1"/>
            <w:szCs w:val="24"/>
          </w:rPr>
          <w:delText>本基金吸收合并完成后的产品架构如下图所示：</w:delText>
        </w:r>
      </w:del>
    </w:p>
    <w:p w14:paraId="1C5D6599" w14:textId="3D0D0F93" w:rsidR="005F457E" w:rsidDel="00964E30" w:rsidRDefault="00000000">
      <w:pPr>
        <w:pStyle w:val="a0"/>
        <w:adjustRightInd w:val="0"/>
        <w:snapToGrid w:val="0"/>
        <w:spacing w:after="0" w:line="312" w:lineRule="auto"/>
        <w:ind w:firstLineChars="0" w:firstLine="0"/>
        <w:jc w:val="center"/>
        <w:rPr>
          <w:del w:id="1965" w:author="Si-yuan LIU" w:date="2026-07-24T14:26:00Z" w16du:dateUtc="2026-07-24T06:26:00Z"/>
          <w:rFonts w:ascii="Times New Roman" w:hAnsi="Times New Roman"/>
          <w:color w:val="000000" w:themeColor="text1"/>
          <w:szCs w:val="24"/>
        </w:rPr>
      </w:pPr>
      <w:commentRangeStart w:id="1966"/>
      <w:del w:id="1967" w:author="Si-yuan LIU" w:date="2026-07-24T14:26:00Z" w16du:dateUtc="2026-07-24T06:26:00Z">
        <w:r w:rsidDel="00964E30">
          <w:rPr>
            <w:rFonts w:ascii="Times New Roman" w:hAnsi="Times New Roman"/>
            <w:noProof/>
            <w:color w:val="000000" w:themeColor="text1"/>
            <w:szCs w:val="24"/>
          </w:rPr>
          <w:drawing>
            <wp:inline distT="0" distB="0" distL="0" distR="0" wp14:anchorId="4395A252" wp14:editId="5E80EE91">
              <wp:extent cx="5494020" cy="2632710"/>
              <wp:effectExtent l="0" t="0" r="0" b="0"/>
              <wp:docPr id="15858868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886844" name="图片 1"/>
                      <pic:cNvPicPr>
                        <a:picLocks noChangeAspect="1"/>
                      </pic:cNvPicPr>
                    </pic:nvPicPr>
                    <pic:blipFill>
                      <a:blip r:embed="rId29"/>
                      <a:stretch>
                        <a:fillRect/>
                      </a:stretch>
                    </pic:blipFill>
                    <pic:spPr>
                      <a:xfrm>
                        <a:off x="0" y="0"/>
                        <a:ext cx="5505356" cy="2638432"/>
                      </a:xfrm>
                      <a:prstGeom prst="rect">
                        <a:avLst/>
                      </a:prstGeom>
                    </pic:spPr>
                  </pic:pic>
                </a:graphicData>
              </a:graphic>
            </wp:inline>
          </w:drawing>
        </w:r>
        <w:bookmarkStart w:id="1968" w:name="OLE_LINK21"/>
        <w:commentRangeEnd w:id="1966"/>
        <w:r w:rsidDel="00964E30">
          <w:rPr>
            <w:rStyle w:val="afa"/>
            <w:color w:val="000000" w:themeColor="text1"/>
            <w:sz w:val="24"/>
            <w:szCs w:val="24"/>
          </w:rPr>
          <w:commentReference w:id="1966"/>
        </w:r>
      </w:del>
    </w:p>
    <w:p w14:paraId="2A76C68B" w14:textId="6681B6F4" w:rsidR="005F457E" w:rsidDel="00964E30" w:rsidRDefault="00000000">
      <w:pPr>
        <w:pStyle w:val="a0"/>
        <w:adjustRightInd w:val="0"/>
        <w:snapToGrid w:val="0"/>
        <w:spacing w:after="0" w:line="312" w:lineRule="auto"/>
        <w:ind w:firstLineChars="0" w:firstLine="0"/>
        <w:jc w:val="center"/>
        <w:rPr>
          <w:ins w:id="1969" w:author="Da Feng0702" w:date="2026-07-07T13:16:00Z"/>
          <w:del w:id="1970" w:author="Si-yuan LIU" w:date="2026-07-24T14:26:00Z" w16du:dateUtc="2026-07-24T06:26:00Z"/>
          <w:rFonts w:ascii="Times New Roman" w:hAnsi="Times New Roman"/>
          <w:color w:val="000000" w:themeColor="text1"/>
          <w:szCs w:val="24"/>
        </w:rPr>
      </w:pPr>
      <w:ins w:id="1971" w:author="Da Feng0702" w:date="2026-07-07T13:16:00Z">
        <w:del w:id="1972" w:author="Si-yuan LIU" w:date="2026-07-24T14:26:00Z" w16du:dateUtc="2026-07-24T06:26:00Z">
          <w:r w:rsidDel="00964E30">
            <w:rPr>
              <w:noProof/>
            </w:rPr>
            <w:drawing>
              <wp:inline distT="0" distB="0" distL="0" distR="0" wp14:anchorId="134D1528" wp14:editId="0F316944">
                <wp:extent cx="5507990" cy="263334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30"/>
                        <a:stretch>
                          <a:fillRect/>
                        </a:stretch>
                      </pic:blipFill>
                      <pic:spPr>
                        <a:xfrm>
                          <a:off x="0" y="0"/>
                          <a:ext cx="5507990" cy="2633345"/>
                        </a:xfrm>
                        <a:prstGeom prst="rect">
                          <a:avLst/>
                        </a:prstGeom>
                      </pic:spPr>
                    </pic:pic>
                  </a:graphicData>
                </a:graphic>
              </wp:inline>
            </w:drawing>
          </w:r>
        </w:del>
      </w:ins>
    </w:p>
    <w:p w14:paraId="6B905314" w14:textId="28668FEC" w:rsidR="005F457E" w:rsidDel="00964E30" w:rsidRDefault="00000000">
      <w:pPr>
        <w:pStyle w:val="a0"/>
        <w:adjustRightInd w:val="0"/>
        <w:snapToGrid w:val="0"/>
        <w:spacing w:after="0" w:line="312" w:lineRule="auto"/>
        <w:ind w:firstLine="480"/>
        <w:jc w:val="center"/>
        <w:rPr>
          <w:del w:id="1973" w:author="Si-yuan LIU" w:date="2026-07-24T14:26:00Z" w16du:dateUtc="2026-07-24T06:26:00Z"/>
          <w:rFonts w:ascii="Times New Roman" w:hAnsi="Times New Roman"/>
          <w:color w:val="000000" w:themeColor="text1"/>
          <w:szCs w:val="24"/>
        </w:rPr>
      </w:pPr>
      <w:del w:id="1974" w:author="Si-yuan LIU" w:date="2026-07-24T14:26:00Z" w16du:dateUtc="2026-07-24T06:26:00Z">
        <w:r w:rsidDel="00964E30">
          <w:rPr>
            <w:rFonts w:ascii="Times New Roman" w:hAnsi="Times New Roman" w:hint="eastAsia"/>
            <w:color w:val="000000" w:themeColor="text1"/>
            <w:szCs w:val="24"/>
          </w:rPr>
          <w:delText>图</w:delText>
        </w:r>
        <w:r w:rsidDel="00964E30">
          <w:rPr>
            <w:rFonts w:ascii="Times New Roman" w:hAnsi="Times New Roman"/>
            <w:color w:val="000000" w:themeColor="text1"/>
            <w:szCs w:val="24"/>
          </w:rPr>
          <w:delText xml:space="preserve"> </w:delText>
        </w:r>
        <w:r w:rsidDel="00964E30">
          <w:rPr>
            <w:rFonts w:ascii="Times New Roman" w:hAnsi="Times New Roman"/>
            <w:color w:val="000000" w:themeColor="text1"/>
            <w:szCs w:val="24"/>
          </w:rPr>
          <w:fldChar w:fldCharType="begin"/>
        </w:r>
        <w:r w:rsidDel="00964E30">
          <w:rPr>
            <w:rFonts w:ascii="Times New Roman" w:hAnsi="Times New Roman"/>
            <w:color w:val="000000" w:themeColor="text1"/>
            <w:szCs w:val="24"/>
          </w:rPr>
          <w:delInstrText xml:space="preserve"> SEQ </w:delInstrText>
        </w:r>
        <w:r w:rsidDel="00964E30">
          <w:rPr>
            <w:rFonts w:ascii="Times New Roman" w:hAnsi="Times New Roman"/>
            <w:color w:val="000000" w:themeColor="text1"/>
            <w:szCs w:val="24"/>
          </w:rPr>
          <w:delInstrText>图</w:delInstrText>
        </w:r>
        <w:r w:rsidDel="00964E30">
          <w:rPr>
            <w:rFonts w:ascii="Times New Roman" w:hAnsi="Times New Roman"/>
            <w:color w:val="000000" w:themeColor="text1"/>
            <w:szCs w:val="24"/>
          </w:rPr>
          <w:delInstrText xml:space="preserve"> \* ARABIC </w:delInstrText>
        </w:r>
        <w:r w:rsidDel="00964E30">
          <w:rPr>
            <w:rFonts w:ascii="Times New Roman" w:hAnsi="Times New Roman"/>
            <w:color w:val="000000" w:themeColor="text1"/>
            <w:szCs w:val="24"/>
          </w:rPr>
          <w:fldChar w:fldCharType="separate"/>
        </w:r>
        <w:r w:rsidR="004A5B2B" w:rsidDel="00964E30">
          <w:rPr>
            <w:rFonts w:ascii="Times New Roman" w:hAnsi="Times New Roman"/>
            <w:noProof/>
            <w:color w:val="000000" w:themeColor="text1"/>
            <w:szCs w:val="24"/>
          </w:rPr>
          <w:delText>3</w:delText>
        </w:r>
        <w:r w:rsidDel="00964E30">
          <w:rPr>
            <w:rFonts w:ascii="Times New Roman" w:hAnsi="Times New Roman"/>
            <w:color w:val="000000" w:themeColor="text1"/>
            <w:szCs w:val="24"/>
          </w:rPr>
          <w:fldChar w:fldCharType="end"/>
        </w:r>
        <w:r w:rsidDel="00964E30">
          <w:rPr>
            <w:rFonts w:ascii="Times New Roman" w:hAnsi="Times New Roman"/>
            <w:color w:val="000000" w:themeColor="text1"/>
            <w:szCs w:val="24"/>
          </w:rPr>
          <w:delText xml:space="preserve"> </w:delText>
        </w:r>
        <w:r w:rsidDel="00964E30">
          <w:rPr>
            <w:rFonts w:ascii="Times New Roman" w:hAnsi="Times New Roman" w:hint="eastAsia"/>
            <w:color w:val="000000" w:themeColor="text1"/>
            <w:szCs w:val="24"/>
          </w:rPr>
          <w:delText>产品架构图</w:delText>
        </w:r>
        <w:bookmarkEnd w:id="1968"/>
      </w:del>
    </w:p>
    <w:p w14:paraId="54985404" w14:textId="4432235A" w:rsidR="005F457E" w:rsidDel="00964E30" w:rsidRDefault="00000000">
      <w:pPr>
        <w:spacing w:after="0" w:line="312" w:lineRule="auto"/>
        <w:ind w:firstLine="480"/>
        <w:rPr>
          <w:del w:id="1975" w:author="Si-yuan LIU" w:date="2026-07-24T14:26:00Z" w16du:dateUtc="2026-07-24T06:26:00Z"/>
          <w:color w:val="000000" w:themeColor="text1"/>
          <w:szCs w:val="24"/>
        </w:rPr>
      </w:pPr>
      <w:del w:id="1976" w:author="Si-yuan LIU" w:date="2026-07-24T14:26:00Z" w16du:dateUtc="2026-07-24T06:26:00Z">
        <w:r w:rsidDel="00964E30">
          <w:rPr>
            <w:rFonts w:hint="eastAsia"/>
            <w:color w:val="000000" w:themeColor="text1"/>
            <w:szCs w:val="24"/>
          </w:rPr>
          <w:delText>本基金主要参与主体之间的权利义务关系如下表所示：</w:delText>
        </w:r>
      </w:del>
    </w:p>
    <w:p w14:paraId="4FFFE25F" w14:textId="2C3B00CA" w:rsidR="005F457E" w:rsidDel="00964E30" w:rsidRDefault="00000000">
      <w:pPr>
        <w:spacing w:after="0" w:line="312" w:lineRule="auto"/>
        <w:ind w:firstLine="480"/>
        <w:jc w:val="center"/>
        <w:rPr>
          <w:del w:id="1977" w:author="Si-yuan LIU" w:date="2026-07-24T14:26:00Z" w16du:dateUtc="2026-07-24T06:26:00Z"/>
          <w:color w:val="000000" w:themeColor="text1"/>
          <w:szCs w:val="24"/>
        </w:rPr>
      </w:pPr>
      <w:del w:id="1978" w:author="Si-yuan LIU" w:date="2026-07-24T14:26:00Z" w16du:dateUtc="2026-07-24T06:26:00Z">
        <w:r w:rsidDel="00964E30">
          <w:rPr>
            <w:rFonts w:hint="eastAsia"/>
            <w:color w:val="000000" w:themeColor="text1"/>
            <w:szCs w:val="24"/>
          </w:rPr>
          <w:delText>表</w:delText>
        </w:r>
        <w:r w:rsidDel="00964E30">
          <w:rPr>
            <w:color w:val="000000" w:themeColor="text1"/>
            <w:szCs w:val="24"/>
          </w:rPr>
          <w:delText xml:space="preserve"> </w:delText>
        </w:r>
        <w:r w:rsidDel="00964E30">
          <w:rPr>
            <w:color w:val="000000" w:themeColor="text1"/>
            <w:szCs w:val="24"/>
          </w:rPr>
          <w:fldChar w:fldCharType="begin"/>
        </w:r>
        <w:r w:rsidDel="00964E30">
          <w:rPr>
            <w:color w:val="000000" w:themeColor="text1"/>
            <w:szCs w:val="24"/>
          </w:rPr>
          <w:delInstrText xml:space="preserve"> SEQ </w:delInstrText>
        </w:r>
        <w:r w:rsidDel="00964E30">
          <w:rPr>
            <w:rFonts w:hint="eastAsia"/>
            <w:color w:val="000000" w:themeColor="text1"/>
            <w:szCs w:val="24"/>
          </w:rPr>
          <w:delInstrText>表</w:delInstrText>
        </w:r>
        <w:r w:rsidDel="00964E30">
          <w:rPr>
            <w:color w:val="000000" w:themeColor="text1"/>
            <w:szCs w:val="24"/>
          </w:rPr>
          <w:delInstrText xml:space="preserve"> \* ARABIC </w:delInstrText>
        </w:r>
        <w:r w:rsidDel="00964E30">
          <w:rPr>
            <w:color w:val="000000" w:themeColor="text1"/>
            <w:szCs w:val="24"/>
          </w:rPr>
          <w:fldChar w:fldCharType="separate"/>
        </w:r>
      </w:del>
      <w:ins w:id="1979" w:author="怡然 刘 [2]" w:date="2026-07-08T15:02:00Z">
        <w:del w:id="1980" w:author="Si-yuan LIU" w:date="2026-07-24T14:26:00Z" w16du:dateUtc="2026-07-24T06:26:00Z">
          <w:r w:rsidR="004A5B2B" w:rsidDel="00964E30">
            <w:rPr>
              <w:noProof/>
              <w:color w:val="000000" w:themeColor="text1"/>
              <w:szCs w:val="24"/>
            </w:rPr>
            <w:delText>13</w:delText>
          </w:r>
        </w:del>
      </w:ins>
      <w:ins w:id="1981" w:author="Bentayga-" w:date="2026-07-05T17:09:00Z">
        <w:del w:id="1982" w:author="Si-yuan LIU" w:date="2026-07-24T14:26:00Z" w16du:dateUtc="2026-07-24T06:26:00Z">
          <w:r w:rsidDel="00964E30">
            <w:rPr>
              <w:noProof/>
              <w:color w:val="000000" w:themeColor="text1"/>
              <w:szCs w:val="24"/>
            </w:rPr>
            <w:delText>13</w:delText>
          </w:r>
        </w:del>
      </w:ins>
      <w:del w:id="1983" w:author="Si-yuan LIU" w:date="2026-07-24T14:26:00Z" w16du:dateUtc="2026-07-24T06:26:00Z">
        <w:r w:rsidDel="00964E30">
          <w:rPr>
            <w:noProof/>
            <w:color w:val="000000" w:themeColor="text1"/>
            <w:szCs w:val="24"/>
          </w:rPr>
          <w:delText>13</w:delText>
        </w:r>
        <w:r w:rsidDel="00964E30">
          <w:rPr>
            <w:color w:val="000000" w:themeColor="text1"/>
            <w:szCs w:val="24"/>
          </w:rPr>
          <w:fldChar w:fldCharType="end"/>
        </w:r>
        <w:r w:rsidDel="00964E30">
          <w:rPr>
            <w:color w:val="000000" w:themeColor="text1"/>
            <w:szCs w:val="24"/>
          </w:rPr>
          <w:delText xml:space="preserve"> </w:delText>
        </w:r>
        <w:r w:rsidDel="00964E30">
          <w:rPr>
            <w:rFonts w:hint="eastAsia"/>
            <w:color w:val="000000" w:themeColor="text1"/>
            <w:szCs w:val="24"/>
          </w:rPr>
          <w:delText>参与主体间的权利义务关系</w:delText>
        </w:r>
      </w:del>
    </w:p>
    <w:tbl>
      <w:tblPr>
        <w:tblW w:w="90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2268"/>
        <w:gridCol w:w="1572"/>
        <w:gridCol w:w="5256"/>
      </w:tblGrid>
      <w:tr w:rsidR="005F457E" w:rsidDel="00964E30" w14:paraId="0405032E" w14:textId="4072DF4D">
        <w:trPr>
          <w:trHeight w:val="20"/>
          <w:tblHeader/>
          <w:jc w:val="center"/>
          <w:del w:id="1984" w:author="Si-yuan LIU" w:date="2026-07-24T14:26:00Z" w16du:dateUtc="2026-07-24T06:26:00Z"/>
        </w:trPr>
        <w:tc>
          <w:tcPr>
            <w:tcW w:w="2268" w:type="dxa"/>
            <w:vAlign w:val="center"/>
          </w:tcPr>
          <w:p w14:paraId="7BECE6F1" w14:textId="2917261B" w:rsidR="005F457E" w:rsidDel="00964E30" w:rsidRDefault="00000000">
            <w:pPr>
              <w:autoSpaceDE w:val="0"/>
              <w:autoSpaceDN w:val="0"/>
              <w:spacing w:after="0" w:line="240" w:lineRule="auto"/>
              <w:ind w:firstLineChars="0" w:firstLine="0"/>
              <w:jc w:val="center"/>
              <w:rPr>
                <w:del w:id="1985" w:author="Si-yuan LIU" w:date="2026-07-24T14:26:00Z" w16du:dateUtc="2026-07-24T06:26:00Z"/>
                <w:b/>
                <w:color w:val="000000" w:themeColor="text1"/>
                <w:sz w:val="21"/>
              </w:rPr>
            </w:pPr>
            <w:del w:id="1986" w:author="Si-yuan LIU" w:date="2026-07-24T14:26:00Z" w16du:dateUtc="2026-07-24T06:26:00Z">
              <w:r w:rsidDel="00964E30">
                <w:rPr>
                  <w:rFonts w:hint="eastAsia"/>
                  <w:b/>
                  <w:color w:val="000000" w:themeColor="text1"/>
                  <w:sz w:val="21"/>
                </w:rPr>
                <w:delText>参与主体</w:delText>
              </w:r>
            </w:del>
          </w:p>
        </w:tc>
        <w:tc>
          <w:tcPr>
            <w:tcW w:w="1572" w:type="dxa"/>
            <w:vAlign w:val="center"/>
          </w:tcPr>
          <w:p w14:paraId="4A649952" w14:textId="2414D4EA" w:rsidR="005F457E" w:rsidDel="00964E30" w:rsidRDefault="00000000">
            <w:pPr>
              <w:autoSpaceDE w:val="0"/>
              <w:autoSpaceDN w:val="0"/>
              <w:spacing w:after="0" w:line="240" w:lineRule="auto"/>
              <w:ind w:firstLineChars="0" w:firstLine="0"/>
              <w:jc w:val="center"/>
              <w:rPr>
                <w:del w:id="1987" w:author="Si-yuan LIU" w:date="2026-07-24T14:26:00Z" w16du:dateUtc="2026-07-24T06:26:00Z"/>
                <w:b/>
                <w:color w:val="000000" w:themeColor="text1"/>
                <w:sz w:val="21"/>
              </w:rPr>
            </w:pPr>
            <w:del w:id="1988" w:author="Si-yuan LIU" w:date="2026-07-24T14:26:00Z" w16du:dateUtc="2026-07-24T06:26:00Z">
              <w:r w:rsidDel="00964E30">
                <w:rPr>
                  <w:rFonts w:hint="eastAsia"/>
                  <w:b/>
                  <w:color w:val="000000" w:themeColor="text1"/>
                  <w:sz w:val="21"/>
                </w:rPr>
                <w:delText>参与方</w:delText>
              </w:r>
            </w:del>
          </w:p>
        </w:tc>
        <w:tc>
          <w:tcPr>
            <w:tcW w:w="5256" w:type="dxa"/>
            <w:vAlign w:val="center"/>
          </w:tcPr>
          <w:p w14:paraId="105ABCAD" w14:textId="748F81C9" w:rsidR="005F457E" w:rsidDel="00964E30" w:rsidRDefault="00000000">
            <w:pPr>
              <w:autoSpaceDE w:val="0"/>
              <w:autoSpaceDN w:val="0"/>
              <w:spacing w:after="0" w:line="240" w:lineRule="auto"/>
              <w:ind w:firstLineChars="0" w:firstLine="0"/>
              <w:jc w:val="center"/>
              <w:rPr>
                <w:del w:id="1989" w:author="Si-yuan LIU" w:date="2026-07-24T14:26:00Z" w16du:dateUtc="2026-07-24T06:26:00Z"/>
                <w:b/>
                <w:color w:val="000000" w:themeColor="text1"/>
                <w:sz w:val="21"/>
              </w:rPr>
            </w:pPr>
            <w:del w:id="1990" w:author="Si-yuan LIU" w:date="2026-07-24T14:26:00Z" w16du:dateUtc="2026-07-24T06:26:00Z">
              <w:r w:rsidDel="00964E30">
                <w:rPr>
                  <w:rFonts w:hint="eastAsia"/>
                  <w:b/>
                  <w:color w:val="000000" w:themeColor="text1"/>
                  <w:sz w:val="21"/>
                </w:rPr>
                <w:delText>主要权利义务</w:delText>
              </w:r>
            </w:del>
          </w:p>
        </w:tc>
      </w:tr>
      <w:tr w:rsidR="005F457E" w:rsidDel="00964E30" w14:paraId="44EF3B14" w14:textId="06B363B5">
        <w:trPr>
          <w:trHeight w:val="272"/>
          <w:jc w:val="center"/>
          <w:del w:id="1991" w:author="Si-yuan LIU" w:date="2026-07-24T14:26:00Z" w16du:dateUtc="2026-07-24T06:26:00Z"/>
        </w:trPr>
        <w:tc>
          <w:tcPr>
            <w:tcW w:w="2268" w:type="dxa"/>
            <w:vMerge w:val="restart"/>
            <w:vAlign w:val="center"/>
          </w:tcPr>
          <w:p w14:paraId="4F57B661" w14:textId="59B0E0B4" w:rsidR="005F457E" w:rsidDel="00964E30" w:rsidRDefault="00000000">
            <w:pPr>
              <w:autoSpaceDE w:val="0"/>
              <w:autoSpaceDN w:val="0"/>
              <w:spacing w:after="0" w:line="240" w:lineRule="auto"/>
              <w:ind w:firstLineChars="0" w:firstLine="0"/>
              <w:jc w:val="center"/>
              <w:rPr>
                <w:del w:id="1992" w:author="Si-yuan LIU" w:date="2026-07-24T14:26:00Z" w16du:dateUtc="2026-07-24T06:26:00Z"/>
                <w:bCs/>
                <w:color w:val="000000" w:themeColor="text1"/>
                <w:sz w:val="21"/>
              </w:rPr>
            </w:pPr>
            <w:del w:id="1993" w:author="Si-yuan LIU" w:date="2026-07-24T14:26:00Z" w16du:dateUtc="2026-07-24T06:26:00Z">
              <w:r w:rsidDel="00964E30">
                <w:rPr>
                  <w:rFonts w:hint="eastAsia"/>
                  <w:bCs/>
                  <w:color w:val="000000" w:themeColor="text1"/>
                  <w:sz w:val="21"/>
                </w:rPr>
                <w:delText>原始权益人</w:delText>
              </w:r>
            </w:del>
          </w:p>
        </w:tc>
        <w:tc>
          <w:tcPr>
            <w:tcW w:w="1572" w:type="dxa"/>
            <w:vAlign w:val="center"/>
          </w:tcPr>
          <w:p w14:paraId="72FC89B1" w14:textId="0216BC02" w:rsidR="005F457E" w:rsidDel="00964E30" w:rsidRDefault="00000000">
            <w:pPr>
              <w:autoSpaceDE w:val="0"/>
              <w:autoSpaceDN w:val="0"/>
              <w:spacing w:after="0" w:line="240" w:lineRule="auto"/>
              <w:ind w:firstLineChars="0" w:firstLine="0"/>
              <w:jc w:val="center"/>
              <w:rPr>
                <w:del w:id="1994" w:author="Si-yuan LIU" w:date="2026-07-24T14:26:00Z" w16du:dateUtc="2026-07-24T06:26:00Z"/>
                <w:bCs/>
                <w:color w:val="000000" w:themeColor="text1"/>
                <w:sz w:val="21"/>
              </w:rPr>
            </w:pPr>
            <w:del w:id="1995" w:author="Si-yuan LIU" w:date="2026-07-24T14:26:00Z" w16du:dateUtc="2026-07-24T06:26:00Z">
              <w:r w:rsidDel="00964E30">
                <w:rPr>
                  <w:rFonts w:hint="eastAsia"/>
                  <w:bCs/>
                  <w:color w:val="000000" w:themeColor="text1"/>
                  <w:sz w:val="21"/>
                </w:rPr>
                <w:delText>奥飞数据</w:delText>
              </w:r>
            </w:del>
          </w:p>
        </w:tc>
        <w:tc>
          <w:tcPr>
            <w:tcW w:w="5256" w:type="dxa"/>
            <w:vMerge w:val="restart"/>
            <w:vAlign w:val="center"/>
          </w:tcPr>
          <w:p w14:paraId="5D3B3F10" w14:textId="0CBB40D8" w:rsidR="005F457E" w:rsidDel="00964E30" w:rsidRDefault="00000000">
            <w:pPr>
              <w:autoSpaceDE w:val="0"/>
              <w:autoSpaceDN w:val="0"/>
              <w:spacing w:after="0" w:line="240" w:lineRule="auto"/>
              <w:ind w:firstLineChars="0" w:firstLine="0"/>
              <w:jc w:val="left"/>
              <w:rPr>
                <w:del w:id="1996" w:author="Si-yuan LIU" w:date="2026-07-24T14:26:00Z" w16du:dateUtc="2026-07-24T06:26:00Z"/>
                <w:bCs/>
                <w:color w:val="000000" w:themeColor="text1"/>
                <w:sz w:val="21"/>
              </w:rPr>
            </w:pPr>
            <w:del w:id="1997" w:author="Si-yuan LIU" w:date="2026-07-24T14:26:00Z" w16du:dateUtc="2026-07-24T06:26:00Z">
              <w:r w:rsidDel="00964E30">
                <w:rPr>
                  <w:rFonts w:hint="eastAsia"/>
                  <w:bCs/>
                  <w:color w:val="000000" w:themeColor="text1"/>
                  <w:sz w:val="21"/>
                </w:rPr>
                <w:delText>项目公司的直接控股股东，按照《项目公司股权转让协议》约定的价格转让项目公司股权；按照有关规定参与基础设施基金的战略配售</w:delText>
              </w:r>
            </w:del>
          </w:p>
        </w:tc>
      </w:tr>
      <w:tr w:rsidR="005F457E" w:rsidDel="00964E30" w14:paraId="5FB30C54" w14:textId="6CB75AD0">
        <w:trPr>
          <w:trHeight w:val="271"/>
          <w:jc w:val="center"/>
          <w:del w:id="1998" w:author="Si-yuan LIU" w:date="2026-07-24T14:26:00Z" w16du:dateUtc="2026-07-24T06:26:00Z"/>
        </w:trPr>
        <w:tc>
          <w:tcPr>
            <w:tcW w:w="2268" w:type="dxa"/>
            <w:vMerge/>
            <w:vAlign w:val="center"/>
          </w:tcPr>
          <w:p w14:paraId="28BA482E" w14:textId="2B04C3F0" w:rsidR="005F457E" w:rsidDel="00964E30" w:rsidRDefault="005F457E">
            <w:pPr>
              <w:autoSpaceDE w:val="0"/>
              <w:autoSpaceDN w:val="0"/>
              <w:spacing w:after="0" w:line="240" w:lineRule="auto"/>
              <w:ind w:firstLineChars="0" w:firstLine="0"/>
              <w:jc w:val="center"/>
              <w:rPr>
                <w:del w:id="1999" w:author="Si-yuan LIU" w:date="2026-07-24T14:26:00Z" w16du:dateUtc="2026-07-24T06:26:00Z"/>
                <w:bCs/>
                <w:color w:val="000000" w:themeColor="text1"/>
                <w:sz w:val="21"/>
              </w:rPr>
            </w:pPr>
          </w:p>
        </w:tc>
        <w:tc>
          <w:tcPr>
            <w:tcW w:w="1572" w:type="dxa"/>
            <w:vAlign w:val="center"/>
          </w:tcPr>
          <w:p w14:paraId="0D6FE55B" w14:textId="7FCF2561" w:rsidR="005F457E" w:rsidDel="00964E30" w:rsidRDefault="00000000">
            <w:pPr>
              <w:autoSpaceDE w:val="0"/>
              <w:autoSpaceDN w:val="0"/>
              <w:spacing w:after="0" w:line="240" w:lineRule="auto"/>
              <w:ind w:firstLineChars="0" w:firstLine="0"/>
              <w:jc w:val="center"/>
              <w:rPr>
                <w:del w:id="2000" w:author="Si-yuan LIU" w:date="2026-07-24T14:26:00Z" w16du:dateUtc="2026-07-24T06:26:00Z"/>
                <w:bCs/>
                <w:color w:val="000000" w:themeColor="text1"/>
                <w:sz w:val="21"/>
              </w:rPr>
            </w:pPr>
            <w:del w:id="2001" w:author="Si-yuan LIU" w:date="2026-07-24T14:26:00Z" w16du:dateUtc="2026-07-24T06:26:00Z">
              <w:r w:rsidDel="00964E30">
                <w:rPr>
                  <w:rFonts w:hint="eastAsia"/>
                  <w:bCs/>
                  <w:color w:val="000000" w:themeColor="text1"/>
                  <w:sz w:val="21"/>
                </w:rPr>
                <w:delText>固安聚龙</w:delText>
              </w:r>
            </w:del>
          </w:p>
        </w:tc>
        <w:tc>
          <w:tcPr>
            <w:tcW w:w="5256" w:type="dxa"/>
            <w:vMerge/>
            <w:vAlign w:val="center"/>
          </w:tcPr>
          <w:p w14:paraId="18BE82F7" w14:textId="48D9F5CB" w:rsidR="005F457E" w:rsidDel="00964E30" w:rsidRDefault="005F457E">
            <w:pPr>
              <w:autoSpaceDE w:val="0"/>
              <w:autoSpaceDN w:val="0"/>
              <w:spacing w:after="0" w:line="240" w:lineRule="auto"/>
              <w:ind w:firstLineChars="0" w:firstLine="0"/>
              <w:jc w:val="left"/>
              <w:rPr>
                <w:del w:id="2002" w:author="Si-yuan LIU" w:date="2026-07-24T14:26:00Z" w16du:dateUtc="2026-07-24T06:26:00Z"/>
                <w:bCs/>
                <w:color w:val="000000" w:themeColor="text1"/>
                <w:sz w:val="21"/>
              </w:rPr>
            </w:pPr>
          </w:p>
        </w:tc>
      </w:tr>
      <w:tr w:rsidR="005F457E" w:rsidDel="00964E30" w14:paraId="590AF96A" w14:textId="06AD069D">
        <w:trPr>
          <w:trHeight w:val="271"/>
          <w:jc w:val="center"/>
          <w:del w:id="2003" w:author="Si-yuan LIU" w:date="2026-07-24T14:26:00Z" w16du:dateUtc="2026-07-24T06:26:00Z"/>
        </w:trPr>
        <w:tc>
          <w:tcPr>
            <w:tcW w:w="2268" w:type="dxa"/>
            <w:vMerge/>
            <w:vAlign w:val="center"/>
          </w:tcPr>
          <w:p w14:paraId="72ECE11B" w14:textId="5123D73F" w:rsidR="005F457E" w:rsidDel="00964E30" w:rsidRDefault="005F457E">
            <w:pPr>
              <w:autoSpaceDE w:val="0"/>
              <w:autoSpaceDN w:val="0"/>
              <w:spacing w:after="0" w:line="240" w:lineRule="auto"/>
              <w:ind w:firstLineChars="0" w:firstLine="0"/>
              <w:jc w:val="center"/>
              <w:rPr>
                <w:del w:id="2004" w:author="Si-yuan LIU" w:date="2026-07-24T14:26:00Z" w16du:dateUtc="2026-07-24T06:26:00Z"/>
                <w:bCs/>
                <w:color w:val="000000" w:themeColor="text1"/>
                <w:sz w:val="21"/>
              </w:rPr>
            </w:pPr>
          </w:p>
        </w:tc>
        <w:tc>
          <w:tcPr>
            <w:tcW w:w="1572" w:type="dxa"/>
            <w:vAlign w:val="center"/>
          </w:tcPr>
          <w:p w14:paraId="0484CCE9" w14:textId="55056347" w:rsidR="005F457E" w:rsidDel="00964E30" w:rsidRDefault="00000000">
            <w:pPr>
              <w:autoSpaceDE w:val="0"/>
              <w:autoSpaceDN w:val="0"/>
              <w:spacing w:after="0" w:line="240" w:lineRule="auto"/>
              <w:ind w:firstLineChars="0" w:firstLine="0"/>
              <w:jc w:val="center"/>
              <w:rPr>
                <w:del w:id="2005" w:author="Si-yuan LIU" w:date="2026-07-24T14:26:00Z" w16du:dateUtc="2026-07-24T06:26:00Z"/>
                <w:bCs/>
                <w:color w:val="000000" w:themeColor="text1"/>
                <w:sz w:val="21"/>
              </w:rPr>
            </w:pPr>
            <w:del w:id="2006" w:author="Si-yuan LIU" w:date="2026-07-24T14:26:00Z" w16du:dateUtc="2026-07-24T06:26:00Z">
              <w:r w:rsidDel="00964E30">
                <w:rPr>
                  <w:rFonts w:hint="eastAsia"/>
                  <w:bCs/>
                  <w:color w:val="000000" w:themeColor="text1"/>
                  <w:sz w:val="21"/>
                </w:rPr>
                <w:delText>昊盈科技</w:delText>
              </w:r>
            </w:del>
          </w:p>
        </w:tc>
        <w:tc>
          <w:tcPr>
            <w:tcW w:w="5256" w:type="dxa"/>
            <w:vMerge/>
            <w:vAlign w:val="center"/>
          </w:tcPr>
          <w:p w14:paraId="75B5C31C" w14:textId="4ABE6ECA" w:rsidR="005F457E" w:rsidDel="00964E30" w:rsidRDefault="005F457E">
            <w:pPr>
              <w:autoSpaceDE w:val="0"/>
              <w:autoSpaceDN w:val="0"/>
              <w:spacing w:after="0" w:line="240" w:lineRule="auto"/>
              <w:ind w:firstLineChars="0" w:firstLine="0"/>
              <w:jc w:val="left"/>
              <w:rPr>
                <w:del w:id="2007" w:author="Si-yuan LIU" w:date="2026-07-24T14:26:00Z" w16du:dateUtc="2026-07-24T06:26:00Z"/>
                <w:bCs/>
                <w:color w:val="000000" w:themeColor="text1"/>
                <w:sz w:val="21"/>
              </w:rPr>
            </w:pPr>
          </w:p>
        </w:tc>
      </w:tr>
      <w:tr w:rsidR="005F457E" w:rsidDel="00964E30" w14:paraId="21E204E2" w14:textId="603ECA13">
        <w:trPr>
          <w:trHeight w:val="20"/>
          <w:jc w:val="center"/>
          <w:del w:id="2008" w:author="Si-yuan LIU" w:date="2026-07-24T14:26:00Z" w16du:dateUtc="2026-07-24T06:26:00Z"/>
        </w:trPr>
        <w:tc>
          <w:tcPr>
            <w:tcW w:w="2268" w:type="dxa"/>
            <w:vAlign w:val="center"/>
          </w:tcPr>
          <w:p w14:paraId="150F353F" w14:textId="4F49A2F3" w:rsidR="005F457E" w:rsidDel="00964E30" w:rsidRDefault="00000000">
            <w:pPr>
              <w:autoSpaceDE w:val="0"/>
              <w:autoSpaceDN w:val="0"/>
              <w:spacing w:after="0" w:line="240" w:lineRule="auto"/>
              <w:ind w:firstLineChars="0" w:firstLine="0"/>
              <w:jc w:val="center"/>
              <w:rPr>
                <w:del w:id="2009" w:author="Si-yuan LIU" w:date="2026-07-24T14:26:00Z" w16du:dateUtc="2026-07-24T06:26:00Z"/>
                <w:bCs/>
                <w:color w:val="000000" w:themeColor="text1"/>
                <w:sz w:val="21"/>
              </w:rPr>
            </w:pPr>
            <w:del w:id="2010" w:author="Si-yuan LIU" w:date="2026-07-24T14:26:00Z" w16du:dateUtc="2026-07-24T06:26:00Z">
              <w:r w:rsidDel="00964E30">
                <w:rPr>
                  <w:rFonts w:hint="eastAsia"/>
                  <w:bCs/>
                  <w:color w:val="000000" w:themeColor="text1"/>
                  <w:sz w:val="21"/>
                </w:rPr>
                <w:delText>基金管理人</w:delText>
              </w:r>
            </w:del>
          </w:p>
        </w:tc>
        <w:tc>
          <w:tcPr>
            <w:tcW w:w="1572" w:type="dxa"/>
            <w:vAlign w:val="center"/>
          </w:tcPr>
          <w:p w14:paraId="037A6E48" w14:textId="46488447" w:rsidR="005F457E" w:rsidDel="00964E30" w:rsidRDefault="00000000">
            <w:pPr>
              <w:autoSpaceDE w:val="0"/>
              <w:autoSpaceDN w:val="0"/>
              <w:spacing w:after="0" w:line="240" w:lineRule="auto"/>
              <w:ind w:firstLineChars="0" w:firstLine="0"/>
              <w:jc w:val="center"/>
              <w:rPr>
                <w:del w:id="2011" w:author="Si-yuan LIU" w:date="2026-07-24T14:26:00Z" w16du:dateUtc="2026-07-24T06:26:00Z"/>
                <w:bCs/>
                <w:color w:val="000000" w:themeColor="text1"/>
                <w:sz w:val="21"/>
              </w:rPr>
            </w:pPr>
            <w:del w:id="2012" w:author="Si-yuan LIU" w:date="2026-07-24T14:26:00Z" w16du:dateUtc="2026-07-24T06:26:00Z">
              <w:r w:rsidDel="00964E30">
                <w:rPr>
                  <w:rFonts w:hint="eastAsia"/>
                  <w:bCs/>
                  <w:color w:val="000000" w:themeColor="text1"/>
                  <w:sz w:val="21"/>
                </w:rPr>
                <w:delText>南方基金</w:delText>
              </w:r>
            </w:del>
          </w:p>
        </w:tc>
        <w:tc>
          <w:tcPr>
            <w:tcW w:w="5256" w:type="dxa"/>
            <w:vAlign w:val="center"/>
          </w:tcPr>
          <w:p w14:paraId="0AE58312" w14:textId="25C70CB2" w:rsidR="005F457E" w:rsidDel="00964E30" w:rsidRDefault="00000000">
            <w:pPr>
              <w:autoSpaceDE w:val="0"/>
              <w:autoSpaceDN w:val="0"/>
              <w:spacing w:after="0" w:line="240" w:lineRule="auto"/>
              <w:ind w:firstLineChars="0" w:firstLine="0"/>
              <w:jc w:val="left"/>
              <w:rPr>
                <w:del w:id="2013" w:author="Si-yuan LIU" w:date="2026-07-24T14:26:00Z" w16du:dateUtc="2026-07-24T06:26:00Z"/>
                <w:bCs/>
                <w:color w:val="000000" w:themeColor="text1"/>
                <w:sz w:val="21"/>
              </w:rPr>
            </w:pPr>
            <w:del w:id="2014" w:author="Si-yuan LIU" w:date="2026-07-24T14:26:00Z" w16du:dateUtc="2026-07-24T06:26:00Z">
              <w:r w:rsidDel="00964E30">
                <w:rPr>
                  <w:rFonts w:hint="eastAsia"/>
                  <w:bCs/>
                  <w:color w:val="000000" w:themeColor="text1"/>
                  <w:sz w:val="21"/>
                </w:rPr>
                <w:delText>成立并管理基础设施基金；对基础设施项目进行尽职调查；按照有关规定运营管理基础设施项目，委托运营管理机构承担基础设施项目运营管理职责</w:delText>
              </w:r>
            </w:del>
          </w:p>
        </w:tc>
      </w:tr>
      <w:tr w:rsidR="005F457E" w:rsidDel="00964E30" w14:paraId="711E9072" w14:textId="2EB422C2">
        <w:trPr>
          <w:trHeight w:val="20"/>
          <w:jc w:val="center"/>
          <w:del w:id="2015" w:author="Si-yuan LIU" w:date="2026-07-24T14:26:00Z" w16du:dateUtc="2026-07-24T06:26:00Z"/>
        </w:trPr>
        <w:tc>
          <w:tcPr>
            <w:tcW w:w="2268" w:type="dxa"/>
            <w:vAlign w:val="center"/>
          </w:tcPr>
          <w:p w14:paraId="76E2268B" w14:textId="389ADEB9" w:rsidR="005F457E" w:rsidDel="00964E30" w:rsidRDefault="00000000">
            <w:pPr>
              <w:autoSpaceDE w:val="0"/>
              <w:autoSpaceDN w:val="0"/>
              <w:spacing w:after="0" w:line="240" w:lineRule="auto"/>
              <w:ind w:firstLineChars="0" w:firstLine="0"/>
              <w:jc w:val="center"/>
              <w:rPr>
                <w:del w:id="2016" w:author="Si-yuan LIU" w:date="2026-07-24T14:26:00Z" w16du:dateUtc="2026-07-24T06:26:00Z"/>
                <w:bCs/>
                <w:color w:val="000000" w:themeColor="text1"/>
                <w:sz w:val="21"/>
              </w:rPr>
            </w:pPr>
            <w:del w:id="2017" w:author="Si-yuan LIU" w:date="2026-07-24T14:26:00Z" w16du:dateUtc="2026-07-24T06:26:00Z">
              <w:r w:rsidDel="00964E30">
                <w:rPr>
                  <w:rFonts w:hint="eastAsia"/>
                  <w:bCs/>
                  <w:color w:val="000000" w:themeColor="text1"/>
                  <w:sz w:val="21"/>
                </w:rPr>
                <w:delText>资产支持证券管理人</w:delText>
              </w:r>
              <w:r w:rsidDel="00964E30">
                <w:rPr>
                  <w:bCs/>
                  <w:color w:val="000000" w:themeColor="text1"/>
                  <w:sz w:val="21"/>
                </w:rPr>
                <w:delText>/</w:delText>
              </w:r>
              <w:r w:rsidDel="00964E30">
                <w:rPr>
                  <w:rFonts w:hint="eastAsia"/>
                  <w:bCs/>
                  <w:color w:val="000000" w:themeColor="text1"/>
                  <w:sz w:val="21"/>
                </w:rPr>
                <w:delText>计划管理人</w:delText>
              </w:r>
            </w:del>
          </w:p>
        </w:tc>
        <w:tc>
          <w:tcPr>
            <w:tcW w:w="1572" w:type="dxa"/>
            <w:vAlign w:val="center"/>
          </w:tcPr>
          <w:p w14:paraId="5CED9788" w14:textId="6698447D" w:rsidR="005F457E" w:rsidDel="00964E30" w:rsidRDefault="00000000">
            <w:pPr>
              <w:autoSpaceDE w:val="0"/>
              <w:autoSpaceDN w:val="0"/>
              <w:spacing w:after="0" w:line="240" w:lineRule="auto"/>
              <w:ind w:firstLineChars="0" w:firstLine="0"/>
              <w:jc w:val="center"/>
              <w:rPr>
                <w:del w:id="2018" w:author="Si-yuan LIU" w:date="2026-07-24T14:26:00Z" w16du:dateUtc="2026-07-24T06:26:00Z"/>
                <w:bCs/>
                <w:color w:val="000000" w:themeColor="text1"/>
                <w:sz w:val="21"/>
              </w:rPr>
            </w:pPr>
            <w:del w:id="2019" w:author="Si-yuan LIU" w:date="2026-07-24T14:26:00Z" w16du:dateUtc="2026-07-24T06:26:00Z">
              <w:r w:rsidDel="00964E30">
                <w:rPr>
                  <w:rFonts w:hint="eastAsia"/>
                  <w:bCs/>
                  <w:color w:val="000000" w:themeColor="text1"/>
                  <w:sz w:val="21"/>
                </w:rPr>
                <w:delText>南方资本</w:delText>
              </w:r>
            </w:del>
          </w:p>
        </w:tc>
        <w:tc>
          <w:tcPr>
            <w:tcW w:w="5256" w:type="dxa"/>
            <w:vAlign w:val="center"/>
          </w:tcPr>
          <w:p w14:paraId="21DB321F" w14:textId="5C406D76" w:rsidR="005F457E" w:rsidDel="00964E30" w:rsidRDefault="00000000">
            <w:pPr>
              <w:autoSpaceDE w:val="0"/>
              <w:autoSpaceDN w:val="0"/>
              <w:spacing w:after="0" w:line="240" w:lineRule="auto"/>
              <w:ind w:firstLineChars="0" w:firstLine="0"/>
              <w:jc w:val="left"/>
              <w:rPr>
                <w:del w:id="2020" w:author="Si-yuan LIU" w:date="2026-07-24T14:26:00Z" w16du:dateUtc="2026-07-24T06:26:00Z"/>
                <w:bCs/>
                <w:color w:val="000000" w:themeColor="text1"/>
                <w:sz w:val="21"/>
              </w:rPr>
            </w:pPr>
            <w:del w:id="2021" w:author="Si-yuan LIU" w:date="2026-07-24T14:26:00Z" w16du:dateUtc="2026-07-24T06:26:00Z">
              <w:r w:rsidDel="00964E30">
                <w:rPr>
                  <w:rFonts w:hint="eastAsia"/>
                  <w:bCs/>
                  <w:color w:val="000000" w:themeColor="text1"/>
                  <w:sz w:val="21"/>
                </w:rPr>
                <w:delText>设立资产支持专项计划、将专项计划的认购资金用于购买基础资产，并管理专项计划资产</w:delText>
              </w:r>
            </w:del>
          </w:p>
        </w:tc>
      </w:tr>
      <w:tr w:rsidR="005F457E" w:rsidDel="00964E30" w14:paraId="5A37746A" w14:textId="25BFAB12">
        <w:trPr>
          <w:trHeight w:val="20"/>
          <w:jc w:val="center"/>
          <w:del w:id="2022" w:author="Si-yuan LIU" w:date="2026-07-24T14:26:00Z" w16du:dateUtc="2026-07-24T06:26:00Z"/>
        </w:trPr>
        <w:tc>
          <w:tcPr>
            <w:tcW w:w="2268" w:type="dxa"/>
            <w:vAlign w:val="center"/>
          </w:tcPr>
          <w:p w14:paraId="3C9866AA" w14:textId="350A6F75" w:rsidR="005F457E" w:rsidDel="00964E30" w:rsidRDefault="00000000">
            <w:pPr>
              <w:autoSpaceDE w:val="0"/>
              <w:autoSpaceDN w:val="0"/>
              <w:spacing w:after="0" w:line="240" w:lineRule="auto"/>
              <w:ind w:firstLineChars="0" w:firstLine="0"/>
              <w:jc w:val="center"/>
              <w:rPr>
                <w:del w:id="2023" w:author="Si-yuan LIU" w:date="2026-07-24T14:26:00Z" w16du:dateUtc="2026-07-24T06:26:00Z"/>
                <w:bCs/>
                <w:color w:val="000000" w:themeColor="text1"/>
                <w:sz w:val="21"/>
              </w:rPr>
            </w:pPr>
            <w:del w:id="2024" w:author="Si-yuan LIU" w:date="2026-07-24T14:26:00Z" w16du:dateUtc="2026-07-24T06:26:00Z">
              <w:r w:rsidDel="00964E30">
                <w:rPr>
                  <w:rFonts w:hint="eastAsia"/>
                  <w:bCs/>
                  <w:color w:val="000000" w:themeColor="text1"/>
                  <w:sz w:val="21"/>
                </w:rPr>
                <w:delText>财务顾问</w:delText>
              </w:r>
            </w:del>
          </w:p>
        </w:tc>
        <w:tc>
          <w:tcPr>
            <w:tcW w:w="1572" w:type="dxa"/>
            <w:vAlign w:val="center"/>
          </w:tcPr>
          <w:p w14:paraId="3DA76E56" w14:textId="20DF6DA3" w:rsidR="005F457E" w:rsidDel="00964E30" w:rsidRDefault="00000000">
            <w:pPr>
              <w:autoSpaceDE w:val="0"/>
              <w:autoSpaceDN w:val="0"/>
              <w:spacing w:after="0" w:line="240" w:lineRule="auto"/>
              <w:ind w:firstLineChars="0" w:firstLine="0"/>
              <w:jc w:val="center"/>
              <w:rPr>
                <w:del w:id="2025" w:author="Si-yuan LIU" w:date="2026-07-24T14:26:00Z" w16du:dateUtc="2026-07-24T06:26:00Z"/>
                <w:bCs/>
                <w:color w:val="000000" w:themeColor="text1"/>
                <w:sz w:val="21"/>
              </w:rPr>
            </w:pPr>
            <w:del w:id="2026" w:author="Si-yuan LIU" w:date="2026-07-24T14:26:00Z" w16du:dateUtc="2026-07-24T06:26:00Z">
              <w:r w:rsidDel="00964E30">
                <w:rPr>
                  <w:rFonts w:hint="eastAsia"/>
                  <w:bCs/>
                  <w:color w:val="000000" w:themeColor="text1"/>
                  <w:sz w:val="21"/>
                </w:rPr>
                <w:delText>华泰联合</w:delText>
              </w:r>
            </w:del>
          </w:p>
        </w:tc>
        <w:tc>
          <w:tcPr>
            <w:tcW w:w="5256" w:type="dxa"/>
            <w:vAlign w:val="center"/>
          </w:tcPr>
          <w:p w14:paraId="5B40A644" w14:textId="10FBC4F5" w:rsidR="005F457E" w:rsidDel="00964E30" w:rsidRDefault="00000000">
            <w:pPr>
              <w:autoSpaceDE w:val="0"/>
              <w:autoSpaceDN w:val="0"/>
              <w:spacing w:after="0" w:line="240" w:lineRule="auto"/>
              <w:ind w:firstLineChars="0" w:firstLine="0"/>
              <w:jc w:val="left"/>
              <w:rPr>
                <w:del w:id="2027" w:author="Si-yuan LIU" w:date="2026-07-24T14:26:00Z" w16du:dateUtc="2026-07-24T06:26:00Z"/>
                <w:bCs/>
                <w:color w:val="000000" w:themeColor="text1"/>
                <w:sz w:val="21"/>
              </w:rPr>
            </w:pPr>
            <w:del w:id="2028" w:author="Si-yuan LIU" w:date="2026-07-24T14:26:00Z" w16du:dateUtc="2026-07-24T06:26:00Z">
              <w:r w:rsidDel="00964E30">
                <w:rPr>
                  <w:rFonts w:hint="eastAsia"/>
                  <w:bCs/>
                  <w:color w:val="000000" w:themeColor="text1"/>
                  <w:sz w:val="21"/>
                </w:rPr>
                <w:delText>对基础设施项目进行尽职调查、出具财务顾问报告，受托办理基础设施基金份额发售的路演推介、询价、定价、配售等相关业务活动</w:delText>
              </w:r>
            </w:del>
          </w:p>
        </w:tc>
      </w:tr>
      <w:tr w:rsidR="005F457E" w:rsidDel="00964E30" w14:paraId="0CBC7A73" w14:textId="475F5D65">
        <w:trPr>
          <w:trHeight w:val="20"/>
          <w:jc w:val="center"/>
          <w:del w:id="2029" w:author="Si-yuan LIU" w:date="2026-07-24T14:26:00Z" w16du:dateUtc="2026-07-24T06:26:00Z"/>
        </w:trPr>
        <w:tc>
          <w:tcPr>
            <w:tcW w:w="2268" w:type="dxa"/>
            <w:vAlign w:val="center"/>
          </w:tcPr>
          <w:p w14:paraId="1C79EE10" w14:textId="74434814" w:rsidR="005F457E" w:rsidDel="00964E30" w:rsidRDefault="00000000">
            <w:pPr>
              <w:autoSpaceDE w:val="0"/>
              <w:autoSpaceDN w:val="0"/>
              <w:spacing w:after="0" w:line="240" w:lineRule="auto"/>
              <w:ind w:firstLineChars="0" w:firstLine="0"/>
              <w:jc w:val="center"/>
              <w:rPr>
                <w:del w:id="2030" w:author="Si-yuan LIU" w:date="2026-07-24T14:26:00Z" w16du:dateUtc="2026-07-24T06:26:00Z"/>
                <w:bCs/>
                <w:color w:val="000000" w:themeColor="text1"/>
                <w:sz w:val="21"/>
              </w:rPr>
            </w:pPr>
            <w:del w:id="2031" w:author="Si-yuan LIU" w:date="2026-07-24T14:26:00Z" w16du:dateUtc="2026-07-24T06:26:00Z">
              <w:r w:rsidDel="00964E30">
                <w:rPr>
                  <w:rFonts w:hint="eastAsia"/>
                  <w:bCs/>
                  <w:color w:val="000000" w:themeColor="text1"/>
                  <w:sz w:val="21"/>
                </w:rPr>
                <w:delText>运营管理机构</w:delText>
              </w:r>
            </w:del>
          </w:p>
        </w:tc>
        <w:tc>
          <w:tcPr>
            <w:tcW w:w="1572" w:type="dxa"/>
            <w:vAlign w:val="center"/>
          </w:tcPr>
          <w:p w14:paraId="0CAE9057" w14:textId="78F5841B" w:rsidR="005F457E" w:rsidDel="00964E30" w:rsidRDefault="00000000">
            <w:pPr>
              <w:autoSpaceDE w:val="0"/>
              <w:autoSpaceDN w:val="0"/>
              <w:spacing w:after="0" w:line="240" w:lineRule="auto"/>
              <w:ind w:firstLineChars="0" w:firstLine="0"/>
              <w:jc w:val="center"/>
              <w:rPr>
                <w:del w:id="2032" w:author="Si-yuan LIU" w:date="2026-07-24T14:26:00Z" w16du:dateUtc="2026-07-24T06:26:00Z"/>
                <w:bCs/>
                <w:color w:val="000000" w:themeColor="text1"/>
                <w:sz w:val="21"/>
              </w:rPr>
            </w:pPr>
            <w:del w:id="2033" w:author="Si-yuan LIU" w:date="2026-07-24T14:26:00Z" w16du:dateUtc="2026-07-24T06:26:00Z">
              <w:r w:rsidDel="00964E30">
                <w:rPr>
                  <w:rFonts w:hint="eastAsia"/>
                  <w:bCs/>
                  <w:color w:val="000000" w:themeColor="text1"/>
                  <w:sz w:val="21"/>
                </w:rPr>
                <w:delText>奥飞数据</w:delText>
              </w:r>
            </w:del>
          </w:p>
        </w:tc>
        <w:tc>
          <w:tcPr>
            <w:tcW w:w="5256" w:type="dxa"/>
            <w:vAlign w:val="center"/>
          </w:tcPr>
          <w:p w14:paraId="1FE419BF" w14:textId="2BD28C5C" w:rsidR="005F457E" w:rsidDel="00964E30" w:rsidRDefault="00000000">
            <w:pPr>
              <w:autoSpaceDE w:val="0"/>
              <w:autoSpaceDN w:val="0"/>
              <w:spacing w:after="0" w:line="240" w:lineRule="auto"/>
              <w:ind w:firstLineChars="0" w:firstLine="0"/>
              <w:jc w:val="left"/>
              <w:rPr>
                <w:del w:id="2034" w:author="Si-yuan LIU" w:date="2026-07-24T14:26:00Z" w16du:dateUtc="2026-07-24T06:26:00Z"/>
                <w:bCs/>
                <w:color w:val="000000" w:themeColor="text1"/>
                <w:sz w:val="21"/>
              </w:rPr>
            </w:pPr>
            <w:del w:id="2035" w:author="Si-yuan LIU" w:date="2026-07-24T14:26:00Z" w16du:dateUtc="2026-07-24T06:26:00Z">
              <w:r w:rsidDel="00964E30">
                <w:rPr>
                  <w:rFonts w:hint="eastAsia"/>
                  <w:bCs/>
                  <w:color w:val="000000" w:themeColor="text1"/>
                  <w:sz w:val="21"/>
                </w:rPr>
                <w:delText>系指接受基金管理人、资产支持证券管理人和项目公司共同委托对基础设施项目进行运营管理的机构</w:delText>
              </w:r>
            </w:del>
          </w:p>
        </w:tc>
      </w:tr>
      <w:tr w:rsidR="005F457E" w:rsidDel="00964E30" w14:paraId="61DFA8A2" w14:textId="01E3B968">
        <w:trPr>
          <w:trHeight w:val="20"/>
          <w:jc w:val="center"/>
          <w:del w:id="2036" w:author="Si-yuan LIU" w:date="2026-07-24T14:26:00Z" w16du:dateUtc="2026-07-24T06:26:00Z"/>
        </w:trPr>
        <w:tc>
          <w:tcPr>
            <w:tcW w:w="2268" w:type="dxa"/>
            <w:vAlign w:val="center"/>
          </w:tcPr>
          <w:p w14:paraId="35B23AE3" w14:textId="6E6DF8E6" w:rsidR="005F457E" w:rsidDel="00964E30" w:rsidRDefault="00000000">
            <w:pPr>
              <w:autoSpaceDE w:val="0"/>
              <w:autoSpaceDN w:val="0"/>
              <w:spacing w:after="0" w:line="240" w:lineRule="auto"/>
              <w:ind w:firstLineChars="0" w:firstLine="0"/>
              <w:jc w:val="center"/>
              <w:rPr>
                <w:del w:id="2037" w:author="Si-yuan LIU" w:date="2026-07-24T14:26:00Z" w16du:dateUtc="2026-07-24T06:26:00Z"/>
                <w:bCs/>
                <w:color w:val="000000" w:themeColor="text1"/>
                <w:sz w:val="21"/>
              </w:rPr>
            </w:pPr>
            <w:del w:id="2038" w:author="Si-yuan LIU" w:date="2026-07-24T14:26:00Z" w16du:dateUtc="2026-07-24T06:26:00Z">
              <w:r w:rsidDel="00964E30">
                <w:rPr>
                  <w:rFonts w:hint="eastAsia"/>
                  <w:bCs/>
                  <w:color w:val="000000" w:themeColor="text1"/>
                  <w:sz w:val="21"/>
                </w:rPr>
                <w:delText>托管人</w:delText>
              </w:r>
            </w:del>
          </w:p>
        </w:tc>
        <w:tc>
          <w:tcPr>
            <w:tcW w:w="1572" w:type="dxa"/>
            <w:vAlign w:val="center"/>
          </w:tcPr>
          <w:p w14:paraId="1189D748" w14:textId="6F62E69C" w:rsidR="005F457E" w:rsidDel="00964E30" w:rsidRDefault="00000000">
            <w:pPr>
              <w:autoSpaceDE w:val="0"/>
              <w:autoSpaceDN w:val="0"/>
              <w:spacing w:after="0" w:line="240" w:lineRule="auto"/>
              <w:ind w:firstLineChars="0" w:firstLine="0"/>
              <w:jc w:val="center"/>
              <w:rPr>
                <w:del w:id="2039" w:author="Si-yuan LIU" w:date="2026-07-24T14:26:00Z" w16du:dateUtc="2026-07-24T06:26:00Z"/>
                <w:bCs/>
                <w:color w:val="000000" w:themeColor="text1"/>
                <w:sz w:val="21"/>
              </w:rPr>
            </w:pPr>
            <w:del w:id="2040" w:author="Si-yuan LIU" w:date="2026-07-24T14:26:00Z" w16du:dateUtc="2026-07-24T06:26:00Z">
              <w:r w:rsidDel="00964E30">
                <w:rPr>
                  <w:rFonts w:hint="eastAsia"/>
                  <w:bCs/>
                  <w:color w:val="000000" w:themeColor="text1"/>
                  <w:sz w:val="21"/>
                </w:rPr>
                <w:delText>待定</w:delText>
              </w:r>
            </w:del>
          </w:p>
        </w:tc>
        <w:tc>
          <w:tcPr>
            <w:tcW w:w="5256" w:type="dxa"/>
            <w:vAlign w:val="center"/>
          </w:tcPr>
          <w:p w14:paraId="70149D33" w14:textId="6CB8A01F" w:rsidR="005F457E" w:rsidDel="00964E30" w:rsidRDefault="00000000">
            <w:pPr>
              <w:autoSpaceDE w:val="0"/>
              <w:autoSpaceDN w:val="0"/>
              <w:spacing w:after="0" w:line="240" w:lineRule="auto"/>
              <w:ind w:firstLineChars="0" w:firstLine="0"/>
              <w:jc w:val="left"/>
              <w:rPr>
                <w:del w:id="2041" w:author="Si-yuan LIU" w:date="2026-07-24T14:26:00Z" w16du:dateUtc="2026-07-24T06:26:00Z"/>
                <w:bCs/>
                <w:color w:val="000000" w:themeColor="text1"/>
                <w:sz w:val="21"/>
              </w:rPr>
            </w:pPr>
            <w:del w:id="2042" w:author="Si-yuan LIU" w:date="2026-07-24T14:26:00Z" w16du:dateUtc="2026-07-24T06:26:00Z">
              <w:r w:rsidDel="00964E30">
                <w:rPr>
                  <w:rFonts w:hint="eastAsia"/>
                  <w:bCs/>
                  <w:color w:val="000000" w:themeColor="text1"/>
                  <w:sz w:val="21"/>
                </w:rPr>
                <w:delText>为基础设施基金、专项计划提供资金托管服务</w:delText>
              </w:r>
            </w:del>
          </w:p>
        </w:tc>
      </w:tr>
    </w:tbl>
    <w:p w14:paraId="5D07A166" w14:textId="46F999A7" w:rsidR="005F457E" w:rsidDel="00964E30" w:rsidRDefault="00000000">
      <w:pPr>
        <w:pStyle w:val="2"/>
        <w:rPr>
          <w:del w:id="2043" w:author="Si-yuan LIU" w:date="2026-07-24T14:26:00Z" w16du:dateUtc="2026-07-24T06:26:00Z"/>
        </w:rPr>
      </w:pPr>
      <w:bookmarkStart w:id="2044" w:name="_Toc223783759"/>
      <w:del w:id="2045" w:author="Si-yuan LIU" w:date="2026-07-24T14:26:00Z" w16du:dateUtc="2026-07-24T06:26:00Z">
        <w:r w:rsidDel="00964E30">
          <w:rPr>
            <w:rFonts w:hint="eastAsia"/>
          </w:rPr>
          <w:delText>（</w:delText>
        </w:r>
        <w:bookmarkEnd w:id="1959"/>
        <w:r w:rsidDel="00964E30">
          <w:rPr>
            <w:rFonts w:hint="eastAsia"/>
          </w:rPr>
          <w:delText>三）实施步骤</w:delText>
        </w:r>
        <w:bookmarkEnd w:id="1960"/>
        <w:bookmarkEnd w:id="1961"/>
        <w:bookmarkEnd w:id="1962"/>
        <w:bookmarkEnd w:id="2044"/>
      </w:del>
    </w:p>
    <w:p w14:paraId="2F52A247" w14:textId="1381BF7C" w:rsidR="005F457E" w:rsidDel="00964E30" w:rsidRDefault="00000000">
      <w:pPr>
        <w:spacing w:after="0" w:line="312" w:lineRule="auto"/>
        <w:ind w:firstLine="480"/>
        <w:rPr>
          <w:del w:id="2046" w:author="Si-yuan LIU" w:date="2026-07-24T14:26:00Z" w16du:dateUtc="2026-07-24T06:26:00Z"/>
          <w:color w:val="000000" w:themeColor="text1"/>
          <w:szCs w:val="24"/>
        </w:rPr>
      </w:pPr>
      <w:del w:id="2047" w:author="Si-yuan LIU" w:date="2026-07-24T14:26:00Z" w16du:dateUtc="2026-07-24T06:26:00Z">
        <w:r w:rsidDel="00964E30">
          <w:rPr>
            <w:color w:val="000000" w:themeColor="text1"/>
            <w:szCs w:val="24"/>
          </w:rPr>
          <w:delText>1.</w:delText>
        </w:r>
        <w:r w:rsidDel="00964E30">
          <w:rPr>
            <w:rFonts w:hint="eastAsia"/>
            <w:color w:val="000000" w:themeColor="text1"/>
            <w:szCs w:val="24"/>
          </w:rPr>
          <w:delText>资产重组</w:delText>
        </w:r>
      </w:del>
    </w:p>
    <w:p w14:paraId="10285457" w14:textId="2FF5C17F" w:rsidR="005F457E" w:rsidDel="00964E30" w:rsidRDefault="00000000">
      <w:pPr>
        <w:spacing w:after="0" w:line="312" w:lineRule="auto"/>
        <w:ind w:firstLine="480"/>
        <w:rPr>
          <w:del w:id="2048" w:author="Si-yuan LIU" w:date="2026-07-24T14:26:00Z" w16du:dateUtc="2026-07-24T06:26:00Z"/>
          <w:color w:val="000000" w:themeColor="text1"/>
          <w:szCs w:val="24"/>
        </w:rPr>
      </w:pPr>
      <w:del w:id="2049" w:author="Si-yuan LIU" w:date="2026-07-24T14:26:00Z" w16du:dateUtc="2026-07-24T06:26:00Z">
        <w:r w:rsidDel="00964E30">
          <w:rPr>
            <w:rFonts w:hint="eastAsia"/>
            <w:color w:val="000000" w:themeColor="text1"/>
            <w:szCs w:val="24"/>
          </w:rPr>
          <w:delText>（</w:delText>
        </w:r>
        <w:r w:rsidDel="00964E30">
          <w:rPr>
            <w:color w:val="000000" w:themeColor="text1"/>
            <w:szCs w:val="24"/>
          </w:rPr>
          <w:delText>1</w:delText>
        </w:r>
        <w:r w:rsidDel="00964E30">
          <w:rPr>
            <w:rFonts w:hint="eastAsia"/>
            <w:color w:val="000000" w:themeColor="text1"/>
            <w:szCs w:val="24"/>
          </w:rPr>
          <w:delText>）重组前状态</w:delText>
        </w:r>
      </w:del>
    </w:p>
    <w:p w14:paraId="25D89CB2" w14:textId="377292F5" w:rsidR="005F457E" w:rsidDel="00964E30" w:rsidRDefault="00000000">
      <w:pPr>
        <w:pStyle w:val="a0"/>
        <w:spacing w:after="0" w:line="312" w:lineRule="auto"/>
        <w:ind w:firstLine="480"/>
        <w:rPr>
          <w:del w:id="2050" w:author="Si-yuan LIU" w:date="2026-07-24T14:26:00Z" w16du:dateUtc="2026-07-24T06:26:00Z"/>
          <w:rFonts w:ascii="Times New Roman" w:hAnsi="Times New Roman"/>
          <w:color w:val="000000" w:themeColor="text1"/>
        </w:rPr>
      </w:pPr>
      <w:del w:id="2051" w:author="Si-yuan LIU" w:date="2026-07-24T14:26:00Z" w16du:dateUtc="2026-07-24T06:26:00Z">
        <w:r w:rsidDel="00964E30">
          <w:rPr>
            <w:rFonts w:ascii="Times New Roman" w:hAnsi="Times New Roman" w:hint="eastAsia"/>
            <w:color w:val="000000" w:themeColor="text1"/>
          </w:rPr>
          <w:delText>奥飞数据与天泽奥融共同持有奥融科技股权，其中奥飞数据持有奥融科技</w:delText>
        </w:r>
        <w:r w:rsidDel="00964E30">
          <w:rPr>
            <w:rFonts w:ascii="Times New Roman" w:hAnsi="Times New Roman"/>
            <w:color w:val="000000" w:themeColor="text1"/>
          </w:rPr>
          <w:delText>76.53%</w:delText>
        </w:r>
        <w:r w:rsidDel="00964E30">
          <w:rPr>
            <w:rFonts w:ascii="Times New Roman" w:hAnsi="Times New Roman" w:hint="eastAsia"/>
            <w:color w:val="000000" w:themeColor="text1"/>
          </w:rPr>
          <w:delText>股权，天泽奥融持有奥融科技</w:delText>
        </w:r>
        <w:r w:rsidDel="00964E30">
          <w:rPr>
            <w:rFonts w:ascii="Times New Roman" w:hAnsi="Times New Roman"/>
            <w:color w:val="000000" w:themeColor="text1"/>
          </w:rPr>
          <w:delText>23.47%</w:delText>
        </w:r>
        <w:r w:rsidDel="00964E30">
          <w:rPr>
            <w:rFonts w:ascii="Times New Roman" w:hAnsi="Times New Roman" w:hint="eastAsia"/>
            <w:color w:val="000000" w:themeColor="text1"/>
          </w:rPr>
          <w:delText>股权。奥融科技直接持有基础设施项目及非入池资产</w:delText>
        </w:r>
        <w:r w:rsidDel="00964E30">
          <w:rPr>
            <w:rStyle w:val="afb"/>
            <w:rFonts w:ascii="Times New Roman" w:hAnsi="Times New Roman"/>
            <w:color w:val="000000" w:themeColor="text1"/>
          </w:rPr>
          <w:footnoteReference w:id="8"/>
        </w:r>
        <w:r w:rsidDel="00964E30">
          <w:rPr>
            <w:rFonts w:ascii="Times New Roman" w:hAnsi="Times New Roman" w:hint="eastAsia"/>
            <w:color w:val="000000" w:themeColor="text1"/>
          </w:rPr>
          <w:delText>。</w:delText>
        </w:r>
      </w:del>
    </w:p>
    <w:p w14:paraId="1D78B941" w14:textId="63D74771" w:rsidR="005F457E" w:rsidDel="00964E30" w:rsidRDefault="00000000">
      <w:pPr>
        <w:pStyle w:val="a0"/>
        <w:spacing w:after="0" w:line="312" w:lineRule="auto"/>
        <w:ind w:firstLineChars="0" w:firstLine="0"/>
        <w:jc w:val="center"/>
        <w:rPr>
          <w:del w:id="2073" w:author="Si-yuan LIU" w:date="2026-07-24T14:26:00Z" w16du:dateUtc="2026-07-24T06:26:00Z"/>
          <w:rFonts w:ascii="Times New Roman" w:hAnsi="Times New Roman"/>
          <w:color w:val="000000" w:themeColor="text1"/>
        </w:rPr>
      </w:pPr>
      <w:del w:id="2074" w:author="Si-yuan LIU" w:date="2026-07-24T14:26:00Z" w16du:dateUtc="2026-07-24T06:26:00Z">
        <w:r w:rsidDel="00964E30">
          <w:rPr>
            <w:rFonts w:ascii="Times New Roman" w:hAnsi="Times New Roman"/>
            <w:noProof/>
            <w:color w:val="000000" w:themeColor="text1"/>
          </w:rPr>
          <w:drawing>
            <wp:inline distT="0" distB="0" distL="0" distR="0" wp14:anchorId="759FFEFC" wp14:editId="16060CF9">
              <wp:extent cx="1708785" cy="1403350"/>
              <wp:effectExtent l="0" t="0" r="0" b="0"/>
              <wp:docPr id="20052030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203012" name="图片 1"/>
                      <pic:cNvPicPr>
                        <a:picLocks noChangeAspect="1"/>
                      </pic:cNvPicPr>
                    </pic:nvPicPr>
                    <pic:blipFill>
                      <a:blip r:embed="rId31"/>
                      <a:stretch>
                        <a:fillRect/>
                      </a:stretch>
                    </pic:blipFill>
                    <pic:spPr>
                      <a:xfrm>
                        <a:off x="0" y="0"/>
                        <a:ext cx="1718529" cy="1411305"/>
                      </a:xfrm>
                      <a:prstGeom prst="rect">
                        <a:avLst/>
                      </a:prstGeom>
                    </pic:spPr>
                  </pic:pic>
                </a:graphicData>
              </a:graphic>
            </wp:inline>
          </w:drawing>
        </w:r>
      </w:del>
    </w:p>
    <w:p w14:paraId="1E836F87" w14:textId="6F96F812" w:rsidR="005F457E" w:rsidDel="00964E30" w:rsidRDefault="00000000">
      <w:pPr>
        <w:spacing w:after="0" w:line="312" w:lineRule="auto"/>
        <w:ind w:firstLineChars="0" w:firstLine="0"/>
        <w:jc w:val="center"/>
        <w:rPr>
          <w:del w:id="2075" w:author="Si-yuan LIU" w:date="2026-07-24T14:26:00Z" w16du:dateUtc="2026-07-24T06:26:00Z"/>
          <w:color w:val="000000" w:themeColor="text1"/>
          <w:szCs w:val="24"/>
        </w:rPr>
      </w:pPr>
      <w:del w:id="2076" w:author="Si-yuan LIU" w:date="2026-07-24T14:26:00Z" w16du:dateUtc="2026-07-24T06:26:00Z">
        <w:r w:rsidDel="00964E30">
          <w:rPr>
            <w:rFonts w:hint="eastAsia"/>
            <w:color w:val="000000" w:themeColor="text1"/>
            <w:szCs w:val="24"/>
          </w:rPr>
          <w:delText>图</w:delText>
        </w:r>
        <w:r w:rsidDel="00964E30">
          <w:rPr>
            <w:color w:val="000000" w:themeColor="text1"/>
            <w:szCs w:val="24"/>
          </w:rPr>
          <w:delText xml:space="preserve"> </w:delText>
        </w:r>
        <w:r w:rsidDel="00964E30">
          <w:rPr>
            <w:color w:val="000000" w:themeColor="text1"/>
            <w:szCs w:val="24"/>
          </w:rPr>
          <w:fldChar w:fldCharType="begin"/>
        </w:r>
        <w:r w:rsidDel="00964E30">
          <w:rPr>
            <w:color w:val="000000" w:themeColor="text1"/>
            <w:szCs w:val="24"/>
          </w:rPr>
          <w:delInstrText xml:space="preserve"> SEQ </w:delInstrText>
        </w:r>
        <w:r w:rsidDel="00964E30">
          <w:rPr>
            <w:color w:val="000000" w:themeColor="text1"/>
            <w:szCs w:val="24"/>
          </w:rPr>
          <w:delInstrText>图</w:delInstrText>
        </w:r>
        <w:r w:rsidDel="00964E30">
          <w:rPr>
            <w:color w:val="000000" w:themeColor="text1"/>
            <w:szCs w:val="24"/>
          </w:rPr>
          <w:delInstrText xml:space="preserve"> \* ARABIC </w:delInstrText>
        </w:r>
        <w:r w:rsidDel="00964E30">
          <w:rPr>
            <w:color w:val="000000" w:themeColor="text1"/>
            <w:szCs w:val="24"/>
          </w:rPr>
          <w:fldChar w:fldCharType="separate"/>
        </w:r>
        <w:r w:rsidR="004A5B2B" w:rsidDel="00964E30">
          <w:rPr>
            <w:noProof/>
            <w:color w:val="000000" w:themeColor="text1"/>
            <w:szCs w:val="24"/>
          </w:rPr>
          <w:delText>4</w:delText>
        </w:r>
        <w:r w:rsidDel="00964E30">
          <w:rPr>
            <w:color w:val="000000" w:themeColor="text1"/>
            <w:szCs w:val="24"/>
          </w:rPr>
          <w:fldChar w:fldCharType="end"/>
        </w:r>
        <w:r w:rsidDel="00964E30">
          <w:rPr>
            <w:color w:val="000000" w:themeColor="text1"/>
            <w:szCs w:val="24"/>
          </w:rPr>
          <w:delText xml:space="preserve"> </w:delText>
        </w:r>
        <w:r w:rsidDel="00964E30">
          <w:rPr>
            <w:rFonts w:hint="eastAsia"/>
            <w:color w:val="000000" w:themeColor="text1"/>
            <w:szCs w:val="24"/>
          </w:rPr>
          <w:delText>重组前状态</w:delText>
        </w:r>
      </w:del>
    </w:p>
    <w:p w14:paraId="609A0DDC" w14:textId="17543F4E" w:rsidR="005F457E" w:rsidDel="00964E30" w:rsidRDefault="00000000">
      <w:pPr>
        <w:spacing w:after="0" w:line="312" w:lineRule="auto"/>
        <w:ind w:firstLine="480"/>
        <w:rPr>
          <w:del w:id="2077" w:author="Si-yuan LIU" w:date="2026-07-24T14:26:00Z" w16du:dateUtc="2026-07-24T06:26:00Z"/>
          <w:color w:val="000000" w:themeColor="text1"/>
          <w:szCs w:val="24"/>
        </w:rPr>
      </w:pPr>
      <w:del w:id="2078" w:author="Si-yuan LIU" w:date="2026-07-24T14:26:00Z" w16du:dateUtc="2026-07-24T06:26:00Z">
        <w:r w:rsidDel="00964E30">
          <w:rPr>
            <w:rFonts w:hint="eastAsia"/>
            <w:color w:val="000000" w:themeColor="text1"/>
            <w:szCs w:val="24"/>
          </w:rPr>
          <w:delText>（</w:delText>
        </w:r>
        <w:r w:rsidDel="00964E30">
          <w:rPr>
            <w:color w:val="000000" w:themeColor="text1"/>
            <w:szCs w:val="24"/>
          </w:rPr>
          <w:delText>2</w:delText>
        </w:r>
        <w:r w:rsidDel="00964E30">
          <w:rPr>
            <w:rFonts w:hint="eastAsia"/>
            <w:color w:val="000000" w:themeColor="text1"/>
            <w:szCs w:val="24"/>
          </w:rPr>
          <w:delText>）资产重组</w:delText>
        </w:r>
      </w:del>
    </w:p>
    <w:p w14:paraId="27CCA5C5" w14:textId="2F14695A" w:rsidR="005F457E" w:rsidDel="00964E30" w:rsidRDefault="00000000">
      <w:pPr>
        <w:pStyle w:val="a0"/>
        <w:spacing w:after="0" w:line="312" w:lineRule="auto"/>
        <w:ind w:firstLine="480"/>
        <w:rPr>
          <w:del w:id="2079" w:author="Si-yuan LIU" w:date="2026-07-24T14:26:00Z" w16du:dateUtc="2026-07-24T06:26:00Z"/>
          <w:rFonts w:ascii="Times New Roman" w:hAnsi="Times New Roman"/>
          <w:color w:val="000000" w:themeColor="text1"/>
        </w:rPr>
      </w:pPr>
      <w:del w:id="2080" w:author="Si-yuan LIU" w:date="2026-07-24T14:26:00Z" w16du:dateUtc="2026-07-24T06:26:00Z">
        <w:r w:rsidDel="00964E30">
          <w:rPr>
            <w:rFonts w:ascii="Times New Roman" w:hAnsi="Times New Roman"/>
            <w:color w:val="000000" w:themeColor="text1"/>
          </w:rPr>
          <w:delText>1</w:delText>
        </w:r>
        <w:r w:rsidDel="00964E30">
          <w:rPr>
            <w:rFonts w:ascii="Times New Roman" w:hAnsi="Times New Roman" w:hint="eastAsia"/>
            <w:color w:val="000000" w:themeColor="text1"/>
          </w:rPr>
          <w:delText>）项目公司股权结构调整</w:delText>
        </w:r>
      </w:del>
    </w:p>
    <w:p w14:paraId="459410CC" w14:textId="31338A58" w:rsidR="005F457E" w:rsidDel="00964E30" w:rsidRDefault="00000000">
      <w:pPr>
        <w:pStyle w:val="a0"/>
        <w:spacing w:line="312" w:lineRule="auto"/>
        <w:ind w:firstLine="480"/>
        <w:rPr>
          <w:del w:id="2081" w:author="Si-yuan LIU" w:date="2026-07-24T14:26:00Z" w16du:dateUtc="2026-07-24T06:26:00Z"/>
          <w:rFonts w:ascii="Times New Roman" w:hAnsi="Times New Roman"/>
          <w:color w:val="000000" w:themeColor="text1"/>
        </w:rPr>
      </w:pPr>
      <w:del w:id="2082" w:author="Si-yuan LIU" w:date="2026-07-24T14:26:00Z" w16du:dateUtc="2026-07-24T06:26:00Z">
        <w:r w:rsidDel="00964E30">
          <w:rPr>
            <w:rFonts w:ascii="Times New Roman" w:hAnsi="Times New Roman" w:hint="eastAsia"/>
            <w:color w:val="000000" w:themeColor="text1"/>
          </w:rPr>
          <w:delText>奥飞数据向固安聚龙转让奥融科技</w:delText>
        </w:r>
        <w:r w:rsidDel="00964E30">
          <w:rPr>
            <w:rFonts w:ascii="Times New Roman" w:hAnsi="Times New Roman"/>
            <w:color w:val="000000" w:themeColor="text1"/>
          </w:rPr>
          <w:delText>36%</w:delText>
        </w:r>
        <w:r w:rsidDel="00964E30">
          <w:rPr>
            <w:rFonts w:ascii="Times New Roman" w:hAnsi="Times New Roman" w:hint="eastAsia"/>
            <w:color w:val="000000" w:themeColor="text1"/>
          </w:rPr>
          <w:delText>股权。</w:delText>
        </w:r>
      </w:del>
    </w:p>
    <w:p w14:paraId="56FDB50D" w14:textId="76560A19" w:rsidR="005F457E" w:rsidDel="00964E30" w:rsidRDefault="00000000">
      <w:pPr>
        <w:pStyle w:val="a0"/>
        <w:spacing w:after="0" w:line="312" w:lineRule="auto"/>
        <w:ind w:firstLineChars="0" w:firstLine="0"/>
        <w:jc w:val="center"/>
        <w:rPr>
          <w:del w:id="2083" w:author="Si-yuan LIU" w:date="2026-07-24T14:26:00Z" w16du:dateUtc="2026-07-24T06:26:00Z"/>
          <w:rFonts w:ascii="Times New Roman" w:hAnsi="Times New Roman"/>
          <w:color w:val="000000" w:themeColor="text1"/>
        </w:rPr>
      </w:pPr>
      <w:del w:id="2084" w:author="Si-yuan LIU" w:date="2026-07-24T14:26:00Z" w16du:dateUtc="2026-07-24T06:26:00Z">
        <w:r w:rsidDel="00964E30">
          <w:rPr>
            <w:rFonts w:ascii="Times New Roman" w:hAnsi="Times New Roman"/>
            <w:noProof/>
            <w:color w:val="000000" w:themeColor="text1"/>
          </w:rPr>
          <w:drawing>
            <wp:inline distT="0" distB="0" distL="0" distR="0" wp14:anchorId="012C76DD" wp14:editId="21D8BDED">
              <wp:extent cx="2448560" cy="1629410"/>
              <wp:effectExtent l="0" t="0" r="2540" b="0"/>
              <wp:docPr id="2348475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847577" name="图片 1"/>
                      <pic:cNvPicPr>
                        <a:picLocks noChangeAspect="1"/>
                      </pic:cNvPicPr>
                    </pic:nvPicPr>
                    <pic:blipFill>
                      <a:blip r:embed="rId32"/>
                      <a:stretch>
                        <a:fillRect/>
                      </a:stretch>
                    </pic:blipFill>
                    <pic:spPr>
                      <a:xfrm>
                        <a:off x="0" y="0"/>
                        <a:ext cx="2458563" cy="1635777"/>
                      </a:xfrm>
                      <a:prstGeom prst="rect">
                        <a:avLst/>
                      </a:prstGeom>
                    </pic:spPr>
                  </pic:pic>
                </a:graphicData>
              </a:graphic>
            </wp:inline>
          </w:drawing>
        </w:r>
      </w:del>
    </w:p>
    <w:p w14:paraId="7A73813D" w14:textId="3E8B9D7C" w:rsidR="005F457E" w:rsidDel="00964E30" w:rsidRDefault="00000000">
      <w:pPr>
        <w:pStyle w:val="a0"/>
        <w:spacing w:after="0" w:line="312" w:lineRule="auto"/>
        <w:ind w:firstLineChars="0" w:firstLine="0"/>
        <w:jc w:val="center"/>
        <w:rPr>
          <w:del w:id="2085" w:author="Si-yuan LIU" w:date="2026-07-24T14:26:00Z" w16du:dateUtc="2026-07-24T06:26:00Z"/>
          <w:rFonts w:ascii="Times New Roman" w:hAnsi="Times New Roman"/>
          <w:color w:val="000000" w:themeColor="text1"/>
        </w:rPr>
      </w:pPr>
      <w:del w:id="2086" w:author="Si-yuan LIU" w:date="2026-07-24T14:26:00Z" w16du:dateUtc="2026-07-24T06:26:00Z">
        <w:r w:rsidDel="00964E30">
          <w:rPr>
            <w:rFonts w:ascii="Times New Roman" w:hAnsi="Times New Roman" w:hint="eastAsia"/>
            <w:color w:val="000000" w:themeColor="text1"/>
            <w:szCs w:val="24"/>
          </w:rPr>
          <w:delText>图</w:delText>
        </w:r>
        <w:r w:rsidDel="00964E30">
          <w:rPr>
            <w:rFonts w:ascii="Times New Roman" w:hAnsi="Times New Roman"/>
            <w:color w:val="000000" w:themeColor="text1"/>
            <w:szCs w:val="24"/>
          </w:rPr>
          <w:delText xml:space="preserve"> </w:delText>
        </w:r>
        <w:r w:rsidDel="00964E30">
          <w:rPr>
            <w:rFonts w:ascii="Times New Roman" w:hAnsi="Times New Roman"/>
            <w:color w:val="000000" w:themeColor="text1"/>
            <w:szCs w:val="24"/>
          </w:rPr>
          <w:fldChar w:fldCharType="begin"/>
        </w:r>
        <w:r w:rsidDel="00964E30">
          <w:rPr>
            <w:rFonts w:ascii="Times New Roman" w:hAnsi="Times New Roman"/>
            <w:color w:val="000000" w:themeColor="text1"/>
            <w:szCs w:val="24"/>
          </w:rPr>
          <w:delInstrText xml:space="preserve"> SEQ </w:delInstrText>
        </w:r>
        <w:r w:rsidDel="00964E30">
          <w:rPr>
            <w:rFonts w:ascii="Times New Roman" w:hAnsi="Times New Roman"/>
            <w:color w:val="000000" w:themeColor="text1"/>
            <w:szCs w:val="24"/>
          </w:rPr>
          <w:delInstrText>图</w:delInstrText>
        </w:r>
        <w:r w:rsidDel="00964E30">
          <w:rPr>
            <w:rFonts w:ascii="Times New Roman" w:hAnsi="Times New Roman"/>
            <w:color w:val="000000" w:themeColor="text1"/>
            <w:szCs w:val="24"/>
          </w:rPr>
          <w:delInstrText xml:space="preserve"> \* ARABIC </w:delInstrText>
        </w:r>
        <w:r w:rsidDel="00964E30">
          <w:rPr>
            <w:rFonts w:ascii="Times New Roman" w:hAnsi="Times New Roman"/>
            <w:color w:val="000000" w:themeColor="text1"/>
            <w:szCs w:val="24"/>
          </w:rPr>
          <w:fldChar w:fldCharType="separate"/>
        </w:r>
        <w:r w:rsidR="004A5B2B" w:rsidDel="00964E30">
          <w:rPr>
            <w:rFonts w:ascii="Times New Roman" w:hAnsi="Times New Roman"/>
            <w:noProof/>
            <w:color w:val="000000" w:themeColor="text1"/>
            <w:szCs w:val="24"/>
          </w:rPr>
          <w:delText>5</w:delText>
        </w:r>
        <w:r w:rsidDel="00964E30">
          <w:rPr>
            <w:rFonts w:ascii="Times New Roman" w:hAnsi="Times New Roman"/>
            <w:color w:val="000000" w:themeColor="text1"/>
            <w:szCs w:val="24"/>
          </w:rPr>
          <w:fldChar w:fldCharType="end"/>
        </w:r>
        <w:r w:rsidDel="00964E30">
          <w:rPr>
            <w:rFonts w:ascii="Times New Roman" w:hAnsi="Times New Roman"/>
            <w:color w:val="000000" w:themeColor="text1"/>
            <w:szCs w:val="24"/>
          </w:rPr>
          <w:delText xml:space="preserve"> </w:delText>
        </w:r>
        <w:r w:rsidDel="00964E30">
          <w:rPr>
            <w:rFonts w:ascii="Times New Roman" w:hAnsi="Times New Roman" w:hint="eastAsia"/>
            <w:color w:val="000000" w:themeColor="text1"/>
            <w:szCs w:val="24"/>
          </w:rPr>
          <w:delText>项目公司股权结构调整</w:delText>
        </w:r>
      </w:del>
    </w:p>
    <w:p w14:paraId="19D88BF6" w14:textId="3B10A977" w:rsidR="005F457E" w:rsidDel="00964E30" w:rsidRDefault="00000000">
      <w:pPr>
        <w:pStyle w:val="a0"/>
        <w:spacing w:after="0" w:line="312" w:lineRule="auto"/>
        <w:ind w:firstLine="480"/>
        <w:rPr>
          <w:del w:id="2087" w:author="Si-yuan LIU" w:date="2026-07-24T14:26:00Z" w16du:dateUtc="2026-07-24T06:26:00Z"/>
          <w:rFonts w:ascii="Times New Roman" w:hAnsi="Times New Roman"/>
          <w:color w:val="000000" w:themeColor="text1"/>
        </w:rPr>
      </w:pPr>
      <w:del w:id="2088" w:author="Si-yuan LIU" w:date="2026-07-24T14:26:00Z" w16du:dateUtc="2026-07-24T06:26:00Z">
        <w:r w:rsidDel="00964E30">
          <w:rPr>
            <w:rFonts w:ascii="Times New Roman" w:hAnsi="Times New Roman" w:hint="eastAsia"/>
            <w:color w:val="000000" w:themeColor="text1"/>
          </w:rPr>
          <w:delText>天泽奥融向昊盈科技转让其持有的奥融科技</w:delText>
        </w:r>
        <w:r w:rsidDel="00964E30">
          <w:rPr>
            <w:rFonts w:ascii="Times New Roman" w:hAnsi="Times New Roman" w:hint="eastAsia"/>
            <w:color w:val="000000" w:themeColor="text1"/>
          </w:rPr>
          <w:delText>23.47%</w:delText>
        </w:r>
        <w:r w:rsidDel="00964E30">
          <w:rPr>
            <w:rFonts w:ascii="Times New Roman" w:hAnsi="Times New Roman" w:hint="eastAsia"/>
            <w:color w:val="000000" w:themeColor="text1"/>
          </w:rPr>
          <w:delText>股权。股权结构调整后，奥飞数据、固安聚龙、昊盈科技分别持有项目公司</w:delText>
        </w:r>
        <w:r w:rsidDel="00964E30">
          <w:rPr>
            <w:rFonts w:ascii="Times New Roman" w:hAnsi="Times New Roman" w:hint="eastAsia"/>
            <w:color w:val="000000" w:themeColor="text1"/>
          </w:rPr>
          <w:delText>40.53%</w:delText>
        </w:r>
        <w:r w:rsidDel="00964E30">
          <w:rPr>
            <w:rFonts w:ascii="Times New Roman" w:hAnsi="Times New Roman" w:hint="eastAsia"/>
            <w:color w:val="000000" w:themeColor="text1"/>
          </w:rPr>
          <w:delText>、</w:delText>
        </w:r>
        <w:r w:rsidDel="00964E30">
          <w:rPr>
            <w:rFonts w:ascii="Times New Roman" w:hAnsi="Times New Roman" w:hint="eastAsia"/>
            <w:color w:val="000000" w:themeColor="text1"/>
          </w:rPr>
          <w:delText>36%</w:delText>
        </w:r>
        <w:r w:rsidDel="00964E30">
          <w:rPr>
            <w:rFonts w:ascii="Times New Roman" w:hAnsi="Times New Roman" w:hint="eastAsia"/>
            <w:color w:val="000000" w:themeColor="text1"/>
          </w:rPr>
          <w:delText>、</w:delText>
        </w:r>
        <w:r w:rsidDel="00964E30">
          <w:rPr>
            <w:rFonts w:ascii="Times New Roman" w:hAnsi="Times New Roman" w:hint="eastAsia"/>
            <w:color w:val="000000" w:themeColor="text1"/>
          </w:rPr>
          <w:delText>23.47%</w:delText>
        </w:r>
        <w:r w:rsidDel="00964E30">
          <w:rPr>
            <w:rFonts w:ascii="Times New Roman" w:hAnsi="Times New Roman" w:hint="eastAsia"/>
            <w:color w:val="000000" w:themeColor="text1"/>
          </w:rPr>
          <w:delText>股权，天泽奥融不再作为奥融科技股东。</w:delText>
        </w:r>
      </w:del>
    </w:p>
    <w:p w14:paraId="5035620F" w14:textId="45903927" w:rsidR="005F457E" w:rsidDel="00964E30" w:rsidRDefault="00000000">
      <w:pPr>
        <w:pStyle w:val="a0"/>
        <w:spacing w:after="0" w:line="312" w:lineRule="auto"/>
        <w:ind w:firstLineChars="0" w:firstLine="0"/>
        <w:jc w:val="center"/>
        <w:rPr>
          <w:del w:id="2089" w:author="Si-yuan LIU" w:date="2026-07-24T14:26:00Z" w16du:dateUtc="2026-07-24T06:26:00Z"/>
          <w:rFonts w:ascii="Times New Roman" w:hAnsi="Times New Roman"/>
          <w:color w:val="000000" w:themeColor="text1"/>
        </w:rPr>
      </w:pPr>
      <w:del w:id="2090" w:author="Si-yuan LIU" w:date="2026-07-24T14:26:00Z" w16du:dateUtc="2026-07-24T06:26:00Z">
        <w:r w:rsidDel="00964E30">
          <w:rPr>
            <w:rFonts w:ascii="Times New Roman" w:hAnsi="Times New Roman"/>
            <w:noProof/>
          </w:rPr>
          <w:drawing>
            <wp:inline distT="0" distB="0" distL="0" distR="0" wp14:anchorId="12FAE513" wp14:editId="3E32BCD1">
              <wp:extent cx="2824480" cy="1517015"/>
              <wp:effectExtent l="0" t="0" r="0" b="0"/>
              <wp:docPr id="13325288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528893" name="图片 1"/>
                      <pic:cNvPicPr>
                        <a:picLocks noChangeAspect="1"/>
                      </pic:cNvPicPr>
                    </pic:nvPicPr>
                    <pic:blipFill>
                      <a:blip r:embed="rId33"/>
                      <a:stretch>
                        <a:fillRect/>
                      </a:stretch>
                    </pic:blipFill>
                    <pic:spPr>
                      <a:xfrm>
                        <a:off x="0" y="0"/>
                        <a:ext cx="2849723" cy="1530919"/>
                      </a:xfrm>
                      <a:prstGeom prst="rect">
                        <a:avLst/>
                      </a:prstGeom>
                    </pic:spPr>
                  </pic:pic>
                </a:graphicData>
              </a:graphic>
            </wp:inline>
          </w:drawing>
        </w:r>
      </w:del>
    </w:p>
    <w:p w14:paraId="3BC6D4BF" w14:textId="4987371D" w:rsidR="005F457E" w:rsidDel="00964E30" w:rsidRDefault="00000000">
      <w:pPr>
        <w:pStyle w:val="a0"/>
        <w:spacing w:after="0" w:line="312" w:lineRule="auto"/>
        <w:ind w:firstLineChars="0" w:firstLine="0"/>
        <w:jc w:val="center"/>
        <w:rPr>
          <w:del w:id="2091" w:author="Si-yuan LIU" w:date="2026-07-24T14:26:00Z" w16du:dateUtc="2026-07-24T06:26:00Z"/>
          <w:rFonts w:ascii="Times New Roman" w:hAnsi="Times New Roman"/>
          <w:color w:val="000000" w:themeColor="text1"/>
        </w:rPr>
      </w:pPr>
      <w:del w:id="2092" w:author="Si-yuan LIU" w:date="2026-07-24T14:26:00Z" w16du:dateUtc="2026-07-24T06:26:00Z">
        <w:r w:rsidDel="00964E30">
          <w:rPr>
            <w:rFonts w:ascii="Times New Roman" w:hAnsi="Times New Roman" w:hint="eastAsia"/>
            <w:color w:val="000000" w:themeColor="text1"/>
            <w:szCs w:val="24"/>
          </w:rPr>
          <w:delText>图</w:delText>
        </w:r>
        <w:r w:rsidDel="00964E30">
          <w:rPr>
            <w:rFonts w:ascii="Times New Roman" w:hAnsi="Times New Roman"/>
            <w:color w:val="000000" w:themeColor="text1"/>
            <w:szCs w:val="24"/>
          </w:rPr>
          <w:delText xml:space="preserve"> </w:delText>
        </w:r>
        <w:r w:rsidDel="00964E30">
          <w:rPr>
            <w:rFonts w:ascii="Times New Roman" w:hAnsi="Times New Roman"/>
            <w:color w:val="000000" w:themeColor="text1"/>
            <w:szCs w:val="24"/>
          </w:rPr>
          <w:fldChar w:fldCharType="begin"/>
        </w:r>
        <w:r w:rsidDel="00964E30">
          <w:rPr>
            <w:rFonts w:ascii="Times New Roman" w:hAnsi="Times New Roman"/>
            <w:color w:val="000000" w:themeColor="text1"/>
            <w:szCs w:val="24"/>
          </w:rPr>
          <w:delInstrText xml:space="preserve"> SEQ </w:delInstrText>
        </w:r>
        <w:r w:rsidDel="00964E30">
          <w:rPr>
            <w:rFonts w:ascii="Times New Roman" w:hAnsi="Times New Roman"/>
            <w:color w:val="000000" w:themeColor="text1"/>
            <w:szCs w:val="24"/>
          </w:rPr>
          <w:delInstrText>图</w:delInstrText>
        </w:r>
        <w:r w:rsidDel="00964E30">
          <w:rPr>
            <w:rFonts w:ascii="Times New Roman" w:hAnsi="Times New Roman"/>
            <w:color w:val="000000" w:themeColor="text1"/>
            <w:szCs w:val="24"/>
          </w:rPr>
          <w:delInstrText xml:space="preserve"> \* ARABIC </w:delInstrText>
        </w:r>
        <w:r w:rsidDel="00964E30">
          <w:rPr>
            <w:rFonts w:ascii="Times New Roman" w:hAnsi="Times New Roman"/>
            <w:color w:val="000000" w:themeColor="text1"/>
            <w:szCs w:val="24"/>
          </w:rPr>
          <w:fldChar w:fldCharType="separate"/>
        </w:r>
        <w:r w:rsidR="004A5B2B" w:rsidDel="00964E30">
          <w:rPr>
            <w:rFonts w:ascii="Times New Roman" w:hAnsi="Times New Roman"/>
            <w:noProof/>
            <w:color w:val="000000" w:themeColor="text1"/>
            <w:szCs w:val="24"/>
          </w:rPr>
          <w:delText>6</w:delText>
        </w:r>
        <w:r w:rsidDel="00964E30">
          <w:rPr>
            <w:rFonts w:ascii="Times New Roman" w:hAnsi="Times New Roman"/>
            <w:color w:val="000000" w:themeColor="text1"/>
            <w:szCs w:val="24"/>
          </w:rPr>
          <w:fldChar w:fldCharType="end"/>
        </w:r>
        <w:r w:rsidDel="00964E30">
          <w:rPr>
            <w:rFonts w:ascii="Times New Roman" w:hAnsi="Times New Roman"/>
            <w:color w:val="000000" w:themeColor="text1"/>
            <w:szCs w:val="24"/>
          </w:rPr>
          <w:delText xml:space="preserve"> </w:delText>
        </w:r>
        <w:r w:rsidDel="00964E30">
          <w:rPr>
            <w:rFonts w:ascii="Times New Roman" w:hAnsi="Times New Roman" w:hint="eastAsia"/>
            <w:color w:val="000000" w:themeColor="text1"/>
            <w:szCs w:val="24"/>
          </w:rPr>
          <w:delText>项目公司股权结构调整</w:delText>
        </w:r>
        <w:r w:rsidDel="00964E30">
          <w:rPr>
            <w:rFonts w:ascii="Times New Roman" w:hAnsi="Times New Roman"/>
            <w:color w:val="000000" w:themeColor="text1"/>
            <w:szCs w:val="24"/>
          </w:rPr>
          <w:delText>2</w:delText>
        </w:r>
      </w:del>
    </w:p>
    <w:p w14:paraId="6F137BBA" w14:textId="45293720" w:rsidR="005F457E" w:rsidDel="00964E30" w:rsidRDefault="00000000">
      <w:pPr>
        <w:pStyle w:val="a0"/>
        <w:spacing w:after="0" w:line="312" w:lineRule="auto"/>
        <w:ind w:firstLine="480"/>
        <w:rPr>
          <w:del w:id="2093" w:author="Si-yuan LIU" w:date="2026-07-24T14:26:00Z" w16du:dateUtc="2026-07-24T06:26:00Z"/>
          <w:rFonts w:ascii="Times New Roman" w:hAnsi="Times New Roman"/>
          <w:color w:val="000000" w:themeColor="text1"/>
        </w:rPr>
      </w:pPr>
      <w:del w:id="2094" w:author="Si-yuan LIU" w:date="2026-07-24T14:26:00Z" w16du:dateUtc="2026-07-24T06:26:00Z">
        <w:r w:rsidDel="00964E30">
          <w:rPr>
            <w:rFonts w:ascii="Times New Roman" w:hAnsi="Times New Roman"/>
            <w:color w:val="000000" w:themeColor="text1"/>
          </w:rPr>
          <w:delText>2</w:delText>
        </w:r>
        <w:r w:rsidDel="00964E30">
          <w:rPr>
            <w:rFonts w:ascii="Times New Roman" w:hAnsi="Times New Roman" w:hint="eastAsia"/>
            <w:color w:val="000000" w:themeColor="text1"/>
          </w:rPr>
          <w:delText>）非入池资产剥离</w:delText>
        </w:r>
      </w:del>
    </w:p>
    <w:p w14:paraId="507E36C4" w14:textId="3ABC927A" w:rsidR="005F457E" w:rsidDel="00964E30" w:rsidRDefault="00000000">
      <w:pPr>
        <w:pStyle w:val="a0"/>
        <w:spacing w:after="0" w:line="312" w:lineRule="auto"/>
        <w:ind w:firstLine="480"/>
        <w:rPr>
          <w:del w:id="2095" w:author="Si-yuan LIU" w:date="2026-07-24T14:26:00Z" w16du:dateUtc="2026-07-24T06:26:00Z"/>
          <w:rFonts w:ascii="Times New Roman" w:hAnsi="Times New Roman"/>
          <w:color w:val="000000" w:themeColor="text1"/>
        </w:rPr>
      </w:pPr>
      <w:del w:id="2096" w:author="Si-yuan LIU" w:date="2026-07-24T14:26:00Z" w16du:dateUtc="2026-07-24T06:26:00Z">
        <w:r w:rsidDel="00964E30">
          <w:rPr>
            <w:rFonts w:ascii="Times New Roman" w:hAnsi="Times New Roman" w:hint="eastAsia"/>
            <w:color w:val="000000" w:themeColor="text1"/>
          </w:rPr>
          <w:delText>将包括</w:delText>
        </w:r>
        <w:r w:rsidDel="00964E30">
          <w:rPr>
            <w:rFonts w:ascii="Times New Roman" w:hAnsi="Times New Roman"/>
            <w:color w:val="000000" w:themeColor="text1"/>
          </w:rPr>
          <w:delText>3</w:delText>
        </w:r>
        <w:r w:rsidDel="00964E30">
          <w:rPr>
            <w:rFonts w:ascii="Times New Roman" w:hAnsi="Times New Roman" w:hint="eastAsia"/>
            <w:color w:val="000000" w:themeColor="text1"/>
          </w:rPr>
          <w:delText>、</w:delText>
        </w:r>
        <w:r w:rsidDel="00964E30">
          <w:rPr>
            <w:rFonts w:ascii="Times New Roman" w:hAnsi="Times New Roman"/>
            <w:color w:val="000000" w:themeColor="text1"/>
          </w:rPr>
          <w:delText>4</w:delText>
        </w:r>
        <w:r w:rsidDel="00964E30">
          <w:rPr>
            <w:rFonts w:ascii="Times New Roman" w:hAnsi="Times New Roman" w:hint="eastAsia"/>
            <w:color w:val="000000" w:themeColor="text1"/>
          </w:rPr>
          <w:delText>号楼在内的非入池资产自奥融科技剥离，并由昊盈科技受让。重组完成后，奥融科技仅持有基础设施项目。</w:delText>
        </w:r>
      </w:del>
    </w:p>
    <w:p w14:paraId="0387D013" w14:textId="59ED7F8E" w:rsidR="005F457E" w:rsidDel="00964E30" w:rsidRDefault="00000000">
      <w:pPr>
        <w:pStyle w:val="a0"/>
        <w:spacing w:after="0" w:line="312" w:lineRule="auto"/>
        <w:ind w:firstLine="480"/>
        <w:jc w:val="center"/>
        <w:rPr>
          <w:del w:id="2097" w:author="Si-yuan LIU" w:date="2026-07-24T14:26:00Z" w16du:dateUtc="2026-07-24T06:26:00Z"/>
          <w:color w:val="000000" w:themeColor="text1"/>
          <w:szCs w:val="24"/>
        </w:rPr>
      </w:pPr>
      <w:del w:id="2098" w:author="Si-yuan LIU" w:date="2026-07-24T14:26:00Z" w16du:dateUtc="2026-07-24T06:26:00Z">
        <w:r w:rsidDel="00964E30">
          <w:rPr>
            <w:noProof/>
            <w:color w:val="000000" w:themeColor="text1"/>
            <w:szCs w:val="24"/>
          </w:rPr>
          <w:drawing>
            <wp:inline distT="0" distB="0" distL="0" distR="0" wp14:anchorId="3B8274E1" wp14:editId="16CAC0E5">
              <wp:extent cx="2553970" cy="1546860"/>
              <wp:effectExtent l="0" t="0" r="0" b="2540"/>
              <wp:docPr id="2890603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060300" name="图片 1"/>
                      <pic:cNvPicPr>
                        <a:picLocks noChangeAspect="1"/>
                      </pic:cNvPicPr>
                    </pic:nvPicPr>
                    <pic:blipFill>
                      <a:blip r:embed="rId34"/>
                      <a:stretch>
                        <a:fillRect/>
                      </a:stretch>
                    </pic:blipFill>
                    <pic:spPr>
                      <a:xfrm>
                        <a:off x="0" y="0"/>
                        <a:ext cx="2567400" cy="1555354"/>
                      </a:xfrm>
                      <a:prstGeom prst="rect">
                        <a:avLst/>
                      </a:prstGeom>
                    </pic:spPr>
                  </pic:pic>
                </a:graphicData>
              </a:graphic>
            </wp:inline>
          </w:drawing>
        </w:r>
      </w:del>
    </w:p>
    <w:p w14:paraId="2784896C" w14:textId="5EB144B0" w:rsidR="005F457E" w:rsidDel="00964E30" w:rsidRDefault="00000000">
      <w:pPr>
        <w:pStyle w:val="a0"/>
        <w:spacing w:after="0" w:line="312" w:lineRule="auto"/>
        <w:ind w:firstLineChars="0" w:firstLine="0"/>
        <w:jc w:val="center"/>
        <w:rPr>
          <w:del w:id="2099" w:author="Si-yuan LIU" w:date="2026-07-24T14:26:00Z" w16du:dateUtc="2026-07-24T06:26:00Z"/>
          <w:rFonts w:ascii="Times New Roman" w:hAnsi="Times New Roman"/>
          <w:color w:val="000000" w:themeColor="text1"/>
        </w:rPr>
      </w:pPr>
      <w:del w:id="2100" w:author="Si-yuan LIU" w:date="2026-07-24T14:26:00Z" w16du:dateUtc="2026-07-24T06:26:00Z">
        <w:r w:rsidDel="00964E30">
          <w:rPr>
            <w:rFonts w:ascii="Times New Roman" w:hAnsi="Times New Roman" w:hint="eastAsia"/>
            <w:color w:val="000000" w:themeColor="text1"/>
            <w:szCs w:val="24"/>
          </w:rPr>
          <w:delText>图</w:delText>
        </w:r>
        <w:r w:rsidDel="00964E30">
          <w:rPr>
            <w:rFonts w:ascii="Times New Roman" w:hAnsi="Times New Roman"/>
            <w:color w:val="000000" w:themeColor="text1"/>
            <w:szCs w:val="24"/>
          </w:rPr>
          <w:delText xml:space="preserve"> </w:delText>
        </w:r>
        <w:r w:rsidDel="00964E30">
          <w:rPr>
            <w:rFonts w:ascii="Times New Roman" w:hAnsi="Times New Roman"/>
            <w:color w:val="000000" w:themeColor="text1"/>
            <w:szCs w:val="24"/>
          </w:rPr>
          <w:fldChar w:fldCharType="begin"/>
        </w:r>
        <w:r w:rsidDel="00964E30">
          <w:rPr>
            <w:rFonts w:ascii="Times New Roman" w:hAnsi="Times New Roman"/>
            <w:color w:val="000000" w:themeColor="text1"/>
            <w:szCs w:val="24"/>
          </w:rPr>
          <w:delInstrText xml:space="preserve"> SEQ </w:delInstrText>
        </w:r>
        <w:r w:rsidDel="00964E30">
          <w:rPr>
            <w:rFonts w:ascii="Times New Roman" w:hAnsi="Times New Roman"/>
            <w:color w:val="000000" w:themeColor="text1"/>
            <w:szCs w:val="24"/>
          </w:rPr>
          <w:delInstrText>图</w:delInstrText>
        </w:r>
        <w:r w:rsidDel="00964E30">
          <w:rPr>
            <w:rFonts w:ascii="Times New Roman" w:hAnsi="Times New Roman"/>
            <w:color w:val="000000" w:themeColor="text1"/>
            <w:szCs w:val="24"/>
          </w:rPr>
          <w:delInstrText xml:space="preserve"> \* ARABIC </w:delInstrText>
        </w:r>
        <w:r w:rsidDel="00964E30">
          <w:rPr>
            <w:rFonts w:ascii="Times New Roman" w:hAnsi="Times New Roman"/>
            <w:color w:val="000000" w:themeColor="text1"/>
            <w:szCs w:val="24"/>
          </w:rPr>
          <w:fldChar w:fldCharType="separate"/>
        </w:r>
        <w:r w:rsidR="004A5B2B" w:rsidDel="00964E30">
          <w:rPr>
            <w:rFonts w:ascii="Times New Roman" w:hAnsi="Times New Roman"/>
            <w:noProof/>
            <w:color w:val="000000" w:themeColor="text1"/>
            <w:szCs w:val="24"/>
          </w:rPr>
          <w:delText>7</w:delText>
        </w:r>
        <w:r w:rsidDel="00964E30">
          <w:rPr>
            <w:rFonts w:ascii="Times New Roman" w:hAnsi="Times New Roman"/>
            <w:color w:val="000000" w:themeColor="text1"/>
            <w:szCs w:val="24"/>
          </w:rPr>
          <w:fldChar w:fldCharType="end"/>
        </w:r>
        <w:r w:rsidDel="00964E30">
          <w:rPr>
            <w:rFonts w:ascii="Times New Roman" w:hAnsi="Times New Roman"/>
            <w:color w:val="000000" w:themeColor="text1"/>
            <w:szCs w:val="24"/>
          </w:rPr>
          <w:delText xml:space="preserve"> </w:delText>
        </w:r>
        <w:r w:rsidDel="00964E30">
          <w:rPr>
            <w:rFonts w:ascii="Times New Roman" w:hAnsi="Times New Roman" w:hint="eastAsia"/>
            <w:color w:val="000000" w:themeColor="text1"/>
            <w:szCs w:val="24"/>
          </w:rPr>
          <w:delText>非入池资产剥离</w:delText>
        </w:r>
      </w:del>
    </w:p>
    <w:p w14:paraId="5AEA3192" w14:textId="0A9D4F96" w:rsidR="005F457E" w:rsidDel="00964E30" w:rsidRDefault="00000000">
      <w:pPr>
        <w:pStyle w:val="a0"/>
        <w:spacing w:after="0" w:line="312" w:lineRule="auto"/>
        <w:ind w:firstLine="480"/>
        <w:rPr>
          <w:del w:id="2101" w:author="Si-yuan LIU" w:date="2026-07-24T14:26:00Z" w16du:dateUtc="2026-07-24T06:26:00Z"/>
          <w:rFonts w:ascii="Times New Roman" w:hAnsi="Times New Roman"/>
          <w:color w:val="000000" w:themeColor="text1"/>
        </w:rPr>
      </w:pPr>
      <w:del w:id="2102" w:author="Si-yuan LIU" w:date="2026-07-24T14:26:00Z" w16du:dateUtc="2026-07-24T06:26:00Z">
        <w:r w:rsidDel="00964E30">
          <w:rPr>
            <w:rFonts w:ascii="Times New Roman" w:hAnsi="Times New Roman"/>
            <w:color w:val="000000" w:themeColor="text1"/>
          </w:rPr>
          <w:delText>3</w:delText>
        </w:r>
        <w:r w:rsidDel="00964E30">
          <w:rPr>
            <w:rFonts w:ascii="Times New Roman" w:hAnsi="Times New Roman" w:hint="eastAsia"/>
            <w:color w:val="000000" w:themeColor="text1"/>
          </w:rPr>
          <w:delText>）设立</w:delText>
        </w:r>
        <w:r w:rsidDel="00964E30">
          <w:rPr>
            <w:rFonts w:ascii="Times New Roman" w:hAnsi="Times New Roman"/>
            <w:color w:val="000000" w:themeColor="text1"/>
          </w:rPr>
          <w:delText>SPV</w:delText>
        </w:r>
      </w:del>
    </w:p>
    <w:p w14:paraId="1E84FAF4" w14:textId="3BAE8BA2" w:rsidR="005F457E" w:rsidDel="00964E30" w:rsidRDefault="00000000">
      <w:pPr>
        <w:pStyle w:val="a0"/>
        <w:spacing w:after="0" w:line="312" w:lineRule="auto"/>
        <w:ind w:firstLine="480"/>
        <w:rPr>
          <w:del w:id="2103" w:author="Si-yuan LIU" w:date="2026-07-24T14:26:00Z" w16du:dateUtc="2026-07-24T06:26:00Z"/>
          <w:rFonts w:ascii="Times New Roman" w:hAnsi="Times New Roman"/>
          <w:color w:val="000000" w:themeColor="text1"/>
        </w:rPr>
      </w:pPr>
      <w:del w:id="2104" w:author="Si-yuan LIU" w:date="2026-07-24T14:26:00Z" w16du:dateUtc="2026-07-24T06:26:00Z">
        <w:r w:rsidDel="00964E30">
          <w:rPr>
            <w:rFonts w:ascii="Times New Roman" w:hAnsi="Times New Roman" w:hint="eastAsia"/>
            <w:color w:val="000000" w:themeColor="text1"/>
          </w:rPr>
          <w:delText>奥飞数据新设</w:delText>
        </w:r>
        <w:r w:rsidDel="00964E30">
          <w:rPr>
            <w:rFonts w:ascii="Times New Roman" w:hAnsi="Times New Roman"/>
            <w:color w:val="000000" w:themeColor="text1"/>
          </w:rPr>
          <w:delText>SPV</w:delText>
        </w:r>
        <w:r w:rsidDel="00964E30">
          <w:rPr>
            <w:rFonts w:ascii="Times New Roman" w:hAnsi="Times New Roman" w:hint="eastAsia"/>
            <w:color w:val="000000" w:themeColor="text1"/>
          </w:rPr>
          <w:delText>，并持有</w:delText>
        </w:r>
        <w:r w:rsidDel="00964E30">
          <w:rPr>
            <w:rFonts w:ascii="Times New Roman" w:hAnsi="Times New Roman"/>
            <w:color w:val="000000" w:themeColor="text1"/>
          </w:rPr>
          <w:delText>SPV 100%</w:delText>
        </w:r>
        <w:r w:rsidDel="00964E30">
          <w:rPr>
            <w:rFonts w:ascii="Times New Roman" w:hAnsi="Times New Roman" w:hint="eastAsia"/>
            <w:color w:val="000000" w:themeColor="text1"/>
          </w:rPr>
          <w:delText>股权</w:delText>
        </w:r>
      </w:del>
    </w:p>
    <w:p w14:paraId="32D5FD2B" w14:textId="685037FF" w:rsidR="005F457E" w:rsidDel="00964E30" w:rsidRDefault="00000000">
      <w:pPr>
        <w:pStyle w:val="a0"/>
        <w:spacing w:after="0" w:line="312" w:lineRule="auto"/>
        <w:ind w:firstLine="480"/>
        <w:jc w:val="center"/>
        <w:rPr>
          <w:del w:id="2105" w:author="Si-yuan LIU" w:date="2026-07-24T14:26:00Z" w16du:dateUtc="2026-07-24T06:26:00Z"/>
          <w:rFonts w:ascii="Times New Roman" w:hAnsi="Times New Roman"/>
          <w:color w:val="000000" w:themeColor="text1"/>
        </w:rPr>
      </w:pPr>
      <w:del w:id="2106" w:author="Si-yuan LIU" w:date="2026-07-24T14:26:00Z" w16du:dateUtc="2026-07-24T06:26:00Z">
        <w:r w:rsidDel="00964E30">
          <w:rPr>
            <w:rFonts w:ascii="Times New Roman" w:hAnsi="Times New Roman"/>
            <w:noProof/>
            <w:color w:val="000000" w:themeColor="text1"/>
          </w:rPr>
          <w:drawing>
            <wp:inline distT="0" distB="0" distL="0" distR="0" wp14:anchorId="7B56CCE8" wp14:editId="4BFFD791">
              <wp:extent cx="889000" cy="1371600"/>
              <wp:effectExtent l="0" t="0" r="0" b="0"/>
              <wp:docPr id="10907233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723362" name="图片 1"/>
                      <pic:cNvPicPr>
                        <a:picLocks noChangeAspect="1"/>
                      </pic:cNvPicPr>
                    </pic:nvPicPr>
                    <pic:blipFill>
                      <a:blip r:embed="rId35"/>
                      <a:stretch>
                        <a:fillRect/>
                      </a:stretch>
                    </pic:blipFill>
                    <pic:spPr>
                      <a:xfrm>
                        <a:off x="0" y="0"/>
                        <a:ext cx="889000" cy="1371600"/>
                      </a:xfrm>
                      <a:prstGeom prst="rect">
                        <a:avLst/>
                      </a:prstGeom>
                    </pic:spPr>
                  </pic:pic>
                </a:graphicData>
              </a:graphic>
            </wp:inline>
          </w:drawing>
        </w:r>
      </w:del>
    </w:p>
    <w:p w14:paraId="6A619E01" w14:textId="44DFBE41" w:rsidR="005F457E" w:rsidDel="00964E30" w:rsidRDefault="00000000">
      <w:pPr>
        <w:pStyle w:val="a0"/>
        <w:spacing w:after="0" w:line="312" w:lineRule="auto"/>
        <w:ind w:firstLineChars="0" w:firstLine="0"/>
        <w:jc w:val="center"/>
        <w:rPr>
          <w:del w:id="2107" w:author="Si-yuan LIU" w:date="2026-07-24T14:26:00Z" w16du:dateUtc="2026-07-24T06:26:00Z"/>
          <w:rFonts w:ascii="Times New Roman" w:hAnsi="Times New Roman"/>
          <w:color w:val="000000" w:themeColor="text1"/>
        </w:rPr>
      </w:pPr>
      <w:del w:id="2108" w:author="Si-yuan LIU" w:date="2026-07-24T14:26:00Z" w16du:dateUtc="2026-07-24T06:26:00Z">
        <w:r w:rsidDel="00964E30">
          <w:rPr>
            <w:rFonts w:ascii="Times New Roman" w:hAnsi="Times New Roman" w:hint="eastAsia"/>
            <w:color w:val="000000" w:themeColor="text1"/>
            <w:szCs w:val="24"/>
          </w:rPr>
          <w:delText>图</w:delText>
        </w:r>
        <w:r w:rsidDel="00964E30">
          <w:rPr>
            <w:rFonts w:ascii="Times New Roman" w:hAnsi="Times New Roman"/>
            <w:color w:val="000000" w:themeColor="text1"/>
            <w:szCs w:val="24"/>
          </w:rPr>
          <w:delText xml:space="preserve"> </w:delText>
        </w:r>
        <w:r w:rsidDel="00964E30">
          <w:rPr>
            <w:rFonts w:ascii="Times New Roman" w:hAnsi="Times New Roman"/>
            <w:color w:val="000000" w:themeColor="text1"/>
            <w:szCs w:val="24"/>
          </w:rPr>
          <w:fldChar w:fldCharType="begin"/>
        </w:r>
        <w:r w:rsidDel="00964E30">
          <w:rPr>
            <w:rFonts w:ascii="Times New Roman" w:hAnsi="Times New Roman"/>
            <w:color w:val="000000" w:themeColor="text1"/>
            <w:szCs w:val="24"/>
          </w:rPr>
          <w:delInstrText xml:space="preserve"> SEQ </w:delInstrText>
        </w:r>
        <w:r w:rsidDel="00964E30">
          <w:rPr>
            <w:rFonts w:ascii="Times New Roman" w:hAnsi="Times New Roman"/>
            <w:color w:val="000000" w:themeColor="text1"/>
            <w:szCs w:val="24"/>
          </w:rPr>
          <w:delInstrText>图</w:delInstrText>
        </w:r>
        <w:r w:rsidDel="00964E30">
          <w:rPr>
            <w:rFonts w:ascii="Times New Roman" w:hAnsi="Times New Roman"/>
            <w:color w:val="000000" w:themeColor="text1"/>
            <w:szCs w:val="24"/>
          </w:rPr>
          <w:delInstrText xml:space="preserve"> \* ARABIC </w:delInstrText>
        </w:r>
        <w:r w:rsidDel="00964E30">
          <w:rPr>
            <w:rFonts w:ascii="Times New Roman" w:hAnsi="Times New Roman"/>
            <w:color w:val="000000" w:themeColor="text1"/>
            <w:szCs w:val="24"/>
          </w:rPr>
          <w:fldChar w:fldCharType="separate"/>
        </w:r>
        <w:r w:rsidR="004A5B2B" w:rsidDel="00964E30">
          <w:rPr>
            <w:rFonts w:ascii="Times New Roman" w:hAnsi="Times New Roman"/>
            <w:noProof/>
            <w:color w:val="000000" w:themeColor="text1"/>
            <w:szCs w:val="24"/>
          </w:rPr>
          <w:delText>8</w:delText>
        </w:r>
        <w:r w:rsidDel="00964E30">
          <w:rPr>
            <w:rFonts w:ascii="Times New Roman" w:hAnsi="Times New Roman"/>
            <w:color w:val="000000" w:themeColor="text1"/>
            <w:szCs w:val="24"/>
          </w:rPr>
          <w:fldChar w:fldCharType="end"/>
        </w:r>
        <w:r w:rsidDel="00964E30">
          <w:rPr>
            <w:rFonts w:ascii="Times New Roman" w:hAnsi="Times New Roman"/>
            <w:color w:val="000000" w:themeColor="text1"/>
            <w:szCs w:val="24"/>
          </w:rPr>
          <w:delText xml:space="preserve"> </w:delText>
        </w:r>
        <w:r w:rsidDel="00964E30">
          <w:rPr>
            <w:rFonts w:ascii="Times New Roman" w:hAnsi="Times New Roman" w:hint="eastAsia"/>
            <w:color w:val="000000" w:themeColor="text1"/>
            <w:szCs w:val="24"/>
          </w:rPr>
          <w:delText>设立</w:delText>
        </w:r>
        <w:r w:rsidDel="00964E30">
          <w:rPr>
            <w:rFonts w:ascii="Times New Roman" w:hAnsi="Times New Roman"/>
            <w:color w:val="000000" w:themeColor="text1"/>
            <w:szCs w:val="24"/>
          </w:rPr>
          <w:delText>SPV</w:delText>
        </w:r>
      </w:del>
    </w:p>
    <w:p w14:paraId="5641A5E3" w14:textId="3B093C04" w:rsidR="005F457E" w:rsidDel="00964E30" w:rsidRDefault="00000000">
      <w:pPr>
        <w:spacing w:after="0" w:line="312" w:lineRule="auto"/>
        <w:ind w:firstLine="480"/>
        <w:rPr>
          <w:del w:id="2109" w:author="Si-yuan LIU" w:date="2026-07-24T14:26:00Z" w16du:dateUtc="2026-07-24T06:26:00Z"/>
          <w:color w:val="000000" w:themeColor="text1"/>
          <w:szCs w:val="24"/>
        </w:rPr>
      </w:pPr>
      <w:del w:id="2110" w:author="Si-yuan LIU" w:date="2026-07-24T14:26:00Z" w16du:dateUtc="2026-07-24T06:26:00Z">
        <w:r w:rsidDel="00964E30">
          <w:rPr>
            <w:color w:val="000000" w:themeColor="text1"/>
            <w:szCs w:val="24"/>
          </w:rPr>
          <w:delText>2.</w:delText>
        </w:r>
        <w:r w:rsidDel="00964E30">
          <w:rPr>
            <w:rFonts w:hint="eastAsia"/>
            <w:color w:val="000000" w:themeColor="text1"/>
            <w:szCs w:val="24"/>
          </w:rPr>
          <w:delText>资产当前状态</w:delText>
        </w:r>
      </w:del>
    </w:p>
    <w:p w14:paraId="1BD4AC5D" w14:textId="054B362C" w:rsidR="005F457E" w:rsidDel="00964E30" w:rsidRDefault="00000000">
      <w:pPr>
        <w:pStyle w:val="a0"/>
        <w:spacing w:after="0" w:line="312" w:lineRule="auto"/>
        <w:ind w:firstLine="480"/>
        <w:rPr>
          <w:del w:id="2111" w:author="Si-yuan LIU" w:date="2026-07-24T14:26:00Z" w16du:dateUtc="2026-07-24T06:26:00Z"/>
          <w:rFonts w:ascii="Times New Roman" w:hAnsi="Times New Roman"/>
          <w:color w:val="000000" w:themeColor="text1"/>
        </w:rPr>
      </w:pPr>
      <w:ins w:id="2112" w:author="怡然 刘" w:date="2026-06-24T17:34:00Z">
        <w:del w:id="2113" w:author="Si-yuan LIU" w:date="2026-07-24T14:26:00Z" w16du:dateUtc="2026-07-24T06:26:00Z">
          <w:r w:rsidDel="00964E30">
            <w:rPr>
              <w:rFonts w:ascii="Times New Roman" w:hAnsi="Times New Roman" w:hint="eastAsia"/>
              <w:color w:val="000000" w:themeColor="text1"/>
            </w:rPr>
            <w:delText>截至本申报材料出具日</w:delText>
          </w:r>
        </w:del>
      </w:ins>
      <w:del w:id="2114" w:author="Si-yuan LIU" w:date="2026-07-24T14:26:00Z" w16du:dateUtc="2026-07-24T06:26:00Z">
        <w:r w:rsidDel="00964E30">
          <w:rPr>
            <w:rFonts w:ascii="Times New Roman" w:hAnsi="Times New Roman" w:hint="eastAsia"/>
            <w:color w:val="000000" w:themeColor="text1"/>
          </w:rPr>
          <w:delText>当前</w:delText>
        </w:r>
      </w:del>
      <w:ins w:id="2115" w:author="怡然 刘" w:date="2026-06-24T17:34:00Z">
        <w:del w:id="2116" w:author="Si-yuan LIU" w:date="2026-07-24T14:26:00Z" w16du:dateUtc="2026-07-24T06:26:00Z">
          <w:r w:rsidDel="00964E30">
            <w:rPr>
              <w:rFonts w:ascii="Times New Roman" w:hAnsi="Times New Roman" w:hint="eastAsia"/>
              <w:color w:val="000000" w:themeColor="text1"/>
            </w:rPr>
            <w:delText>，天泽奥融</w:delText>
          </w:r>
        </w:del>
      </w:ins>
      <w:ins w:id="2117" w:author="怡然 刘" w:date="2026-06-24T17:35:00Z">
        <w:del w:id="2118" w:author="Si-yuan LIU" w:date="2026-07-24T14:26:00Z" w16du:dateUtc="2026-07-24T06:26:00Z">
          <w:r w:rsidDel="00964E30">
            <w:rPr>
              <w:rFonts w:ascii="Times New Roman" w:hAnsi="Times New Roman" w:hint="eastAsia"/>
              <w:color w:val="000000" w:themeColor="text1"/>
            </w:rPr>
            <w:delText>已完成</w:delText>
          </w:r>
        </w:del>
      </w:ins>
      <w:ins w:id="2119" w:author="怡然 刘" w:date="2026-06-24T17:34:00Z">
        <w:del w:id="2120" w:author="Si-yuan LIU" w:date="2026-07-24T14:26:00Z" w16du:dateUtc="2026-07-24T06:26:00Z">
          <w:r w:rsidDel="00964E30">
            <w:rPr>
              <w:rFonts w:ascii="Times New Roman" w:hAnsi="Times New Roman" w:hint="eastAsia"/>
              <w:color w:val="000000" w:themeColor="text1"/>
            </w:rPr>
            <w:delText>向昊盈科技转让其持有的</w:delText>
          </w:r>
          <w:r w:rsidDel="00964E30">
            <w:rPr>
              <w:rFonts w:ascii="Times New Roman" w:hAnsi="Times New Roman" w:hint="eastAsia"/>
              <w:color w:val="000000" w:themeColor="text1"/>
            </w:rPr>
            <w:delText>23.47%</w:delText>
          </w:r>
        </w:del>
      </w:ins>
      <w:ins w:id="2121" w:author="怡然 刘" w:date="2026-06-24T17:35:00Z">
        <w:del w:id="2122" w:author="Si-yuan LIU" w:date="2026-07-24T14:26:00Z" w16du:dateUtc="2026-07-24T06:26:00Z">
          <w:r w:rsidDel="00964E30">
            <w:rPr>
              <w:rFonts w:ascii="Times New Roman" w:hAnsi="Times New Roman" w:hint="eastAsia"/>
              <w:color w:val="000000" w:themeColor="text1"/>
            </w:rPr>
            <w:delText>股权。资产当前状态为：</w:delText>
          </w:r>
        </w:del>
      </w:ins>
      <w:del w:id="2123" w:author="Si-yuan LIU" w:date="2026-07-24T14:26:00Z" w16du:dateUtc="2026-07-24T06:26:00Z">
        <w:r w:rsidDel="00964E30">
          <w:rPr>
            <w:rFonts w:ascii="Times New Roman" w:hAnsi="Times New Roman" w:hint="eastAsia"/>
            <w:color w:val="000000" w:themeColor="text1"/>
          </w:rPr>
          <w:delText>仍由奥飞数据、固安聚龙和天泽奥融</w:delText>
        </w:r>
      </w:del>
      <w:ins w:id="2124" w:author="怡然 刘" w:date="2026-06-24T17:33:00Z">
        <w:del w:id="2125" w:author="Si-yuan LIU" w:date="2026-07-24T14:26:00Z" w16du:dateUtc="2026-07-24T06:26:00Z">
          <w:r w:rsidDel="00964E30">
            <w:rPr>
              <w:rFonts w:ascii="Times New Roman" w:hAnsi="Times New Roman" w:hint="eastAsia"/>
              <w:color w:val="000000" w:themeColor="text1"/>
            </w:rPr>
            <w:delText>昊盈科技</w:delText>
          </w:r>
        </w:del>
      </w:ins>
      <w:del w:id="2126" w:author="Si-yuan LIU" w:date="2026-07-24T14:26:00Z" w16du:dateUtc="2026-07-24T06:26:00Z">
        <w:r w:rsidDel="00964E30">
          <w:rPr>
            <w:rFonts w:ascii="Times New Roman" w:hAnsi="Times New Roman" w:hint="eastAsia"/>
            <w:color w:val="000000" w:themeColor="text1"/>
          </w:rPr>
          <w:delText>共同持有项目公司奥融科技</w:delText>
        </w:r>
        <w:r w:rsidDel="00964E30">
          <w:rPr>
            <w:rFonts w:ascii="Times New Roman" w:hAnsi="Times New Roman"/>
            <w:color w:val="000000" w:themeColor="text1"/>
          </w:rPr>
          <w:delText>100%</w:delText>
        </w:r>
        <w:r w:rsidDel="00964E30">
          <w:rPr>
            <w:rFonts w:ascii="Times New Roman" w:hAnsi="Times New Roman" w:hint="eastAsia"/>
            <w:color w:val="000000" w:themeColor="text1"/>
          </w:rPr>
          <w:delText>股权，奥融科技持有基础设施项目和非入池资产，相关重组工作正在推进。资产现状如下图所示：</w:delText>
        </w:r>
      </w:del>
    </w:p>
    <w:p w14:paraId="3D3DEB45" w14:textId="5F15118A" w:rsidR="005F457E" w:rsidDel="00964E30" w:rsidRDefault="00000000">
      <w:pPr>
        <w:pStyle w:val="a0"/>
        <w:spacing w:after="0" w:line="312" w:lineRule="auto"/>
        <w:ind w:firstLine="480"/>
        <w:jc w:val="center"/>
        <w:rPr>
          <w:del w:id="2127" w:author="Si-yuan LIU" w:date="2026-07-24T14:26:00Z" w16du:dateUtc="2026-07-24T06:26:00Z"/>
          <w:rFonts w:ascii="Times New Roman" w:hAnsi="Times New Roman"/>
          <w:color w:val="000000" w:themeColor="text1"/>
        </w:rPr>
      </w:pPr>
      <w:del w:id="2128" w:author="Si-yuan LIU" w:date="2026-07-24T14:26:00Z" w16du:dateUtc="2026-07-24T06:26:00Z">
        <w:r w:rsidDel="00964E30">
          <w:rPr>
            <w:rFonts w:ascii="Times New Roman" w:hAnsi="Times New Roman"/>
            <w:noProof/>
            <w:color w:val="000000" w:themeColor="text1"/>
          </w:rPr>
          <w:drawing>
            <wp:inline distT="0" distB="0" distL="0" distR="0" wp14:anchorId="30FDB61C" wp14:editId="1040213F">
              <wp:extent cx="3187700" cy="1866900"/>
              <wp:effectExtent l="0" t="0" r="0" b="0"/>
              <wp:docPr id="2546874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687461" name="图片 1"/>
                      <pic:cNvPicPr>
                        <a:picLocks noChangeAspect="1"/>
                      </pic:cNvPicPr>
                    </pic:nvPicPr>
                    <pic:blipFill>
                      <a:blip r:embed="rId36"/>
                      <a:stretch>
                        <a:fillRect/>
                      </a:stretch>
                    </pic:blipFill>
                    <pic:spPr>
                      <a:xfrm>
                        <a:off x="0" y="0"/>
                        <a:ext cx="3187700" cy="1866900"/>
                      </a:xfrm>
                      <a:prstGeom prst="rect">
                        <a:avLst/>
                      </a:prstGeom>
                    </pic:spPr>
                  </pic:pic>
                </a:graphicData>
              </a:graphic>
            </wp:inline>
          </w:drawing>
        </w:r>
      </w:del>
      <w:ins w:id="2129" w:author="怡然 刘" w:date="2026-06-24T17:36:00Z">
        <w:del w:id="2130" w:author="Si-yuan LIU" w:date="2026-07-24T14:26:00Z" w16du:dateUtc="2026-07-24T06:26:00Z">
          <w:r w:rsidDel="00964E30">
            <w:rPr>
              <w:rFonts w:ascii="Times New Roman" w:hAnsi="Times New Roman"/>
              <w:noProof/>
              <w:color w:val="000000" w:themeColor="text1"/>
            </w:rPr>
            <w:drawing>
              <wp:inline distT="0" distB="0" distL="0" distR="0" wp14:anchorId="074835E6" wp14:editId="78485B05">
                <wp:extent cx="3187700" cy="1866900"/>
                <wp:effectExtent l="0" t="0" r="0" b="0"/>
                <wp:docPr id="430191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19103" name="图片 1"/>
                        <pic:cNvPicPr>
                          <a:picLocks noChangeAspect="1"/>
                        </pic:cNvPicPr>
                      </pic:nvPicPr>
                      <pic:blipFill>
                        <a:blip r:embed="rId37"/>
                        <a:stretch>
                          <a:fillRect/>
                        </a:stretch>
                      </pic:blipFill>
                      <pic:spPr>
                        <a:xfrm>
                          <a:off x="0" y="0"/>
                          <a:ext cx="3187700" cy="1866900"/>
                        </a:xfrm>
                        <a:prstGeom prst="rect">
                          <a:avLst/>
                        </a:prstGeom>
                      </pic:spPr>
                    </pic:pic>
                  </a:graphicData>
                </a:graphic>
              </wp:inline>
            </w:drawing>
          </w:r>
        </w:del>
      </w:ins>
      <w:ins w:id="2131" w:author="唐潇" w:date="2026-07-07T14:27:00Z">
        <w:del w:id="2132" w:author="Si-yuan LIU" w:date="2026-07-24T14:26:00Z" w16du:dateUtc="2026-07-24T06:26:00Z">
          <w:r w:rsidDel="00964E30">
            <w:rPr>
              <w:rFonts w:ascii="Times New Roman" w:hAnsi="Times New Roman"/>
              <w:noProof/>
              <w:color w:val="000000" w:themeColor="text1"/>
            </w:rPr>
            <w:drawing>
              <wp:inline distT="0" distB="0" distL="0" distR="0" wp14:anchorId="0AD8BDF0" wp14:editId="37FB620D">
                <wp:extent cx="3187700" cy="1866900"/>
                <wp:effectExtent l="0" t="0" r="12700" b="1270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37"/>
                        <a:stretch>
                          <a:fillRect/>
                        </a:stretch>
                      </pic:blipFill>
                      <pic:spPr>
                        <a:xfrm>
                          <a:off x="0" y="0"/>
                          <a:ext cx="3187700" cy="1866900"/>
                        </a:xfrm>
                        <a:prstGeom prst="rect">
                          <a:avLst/>
                        </a:prstGeom>
                      </pic:spPr>
                    </pic:pic>
                  </a:graphicData>
                </a:graphic>
              </wp:inline>
            </w:drawing>
          </w:r>
        </w:del>
      </w:ins>
    </w:p>
    <w:p w14:paraId="036B7F0E" w14:textId="5F5C58CA" w:rsidR="005F457E" w:rsidDel="00964E30" w:rsidRDefault="00000000">
      <w:pPr>
        <w:pStyle w:val="a0"/>
        <w:spacing w:after="0" w:line="312" w:lineRule="auto"/>
        <w:ind w:firstLineChars="0" w:firstLine="0"/>
        <w:jc w:val="center"/>
        <w:rPr>
          <w:del w:id="2133" w:author="Si-yuan LIU" w:date="2026-07-24T14:26:00Z" w16du:dateUtc="2026-07-24T06:26:00Z"/>
          <w:rFonts w:ascii="Times New Roman" w:hAnsi="Times New Roman"/>
          <w:color w:val="000000" w:themeColor="text1"/>
        </w:rPr>
      </w:pPr>
      <w:del w:id="2134" w:author="Si-yuan LIU" w:date="2026-07-24T14:26:00Z" w16du:dateUtc="2026-07-24T06:26:00Z">
        <w:r w:rsidDel="00964E30">
          <w:rPr>
            <w:rFonts w:ascii="Times New Roman" w:hAnsi="Times New Roman" w:hint="eastAsia"/>
            <w:color w:val="000000" w:themeColor="text1"/>
            <w:szCs w:val="24"/>
          </w:rPr>
          <w:delText>图</w:delText>
        </w:r>
        <w:r w:rsidDel="00964E30">
          <w:rPr>
            <w:rFonts w:ascii="Times New Roman" w:hAnsi="Times New Roman"/>
            <w:color w:val="000000" w:themeColor="text1"/>
            <w:szCs w:val="24"/>
          </w:rPr>
          <w:delText xml:space="preserve"> </w:delText>
        </w:r>
        <w:r w:rsidDel="00964E30">
          <w:rPr>
            <w:rFonts w:ascii="Times New Roman" w:hAnsi="Times New Roman"/>
            <w:color w:val="000000" w:themeColor="text1"/>
            <w:szCs w:val="24"/>
          </w:rPr>
          <w:fldChar w:fldCharType="begin"/>
        </w:r>
        <w:r w:rsidDel="00964E30">
          <w:rPr>
            <w:rFonts w:ascii="Times New Roman" w:hAnsi="Times New Roman"/>
            <w:color w:val="000000" w:themeColor="text1"/>
            <w:szCs w:val="24"/>
          </w:rPr>
          <w:delInstrText xml:space="preserve"> SEQ </w:delInstrText>
        </w:r>
        <w:r w:rsidDel="00964E30">
          <w:rPr>
            <w:rFonts w:ascii="Times New Roman" w:hAnsi="Times New Roman"/>
            <w:color w:val="000000" w:themeColor="text1"/>
            <w:szCs w:val="24"/>
          </w:rPr>
          <w:delInstrText>图</w:delInstrText>
        </w:r>
        <w:r w:rsidDel="00964E30">
          <w:rPr>
            <w:rFonts w:ascii="Times New Roman" w:hAnsi="Times New Roman"/>
            <w:color w:val="000000" w:themeColor="text1"/>
            <w:szCs w:val="24"/>
          </w:rPr>
          <w:delInstrText xml:space="preserve"> \* ARABIC </w:delInstrText>
        </w:r>
        <w:r w:rsidDel="00964E30">
          <w:rPr>
            <w:rFonts w:ascii="Times New Roman" w:hAnsi="Times New Roman"/>
            <w:color w:val="000000" w:themeColor="text1"/>
            <w:szCs w:val="24"/>
          </w:rPr>
          <w:fldChar w:fldCharType="separate"/>
        </w:r>
        <w:r w:rsidR="004A5B2B" w:rsidDel="00964E30">
          <w:rPr>
            <w:rFonts w:ascii="Times New Roman" w:hAnsi="Times New Roman"/>
            <w:noProof/>
            <w:color w:val="000000" w:themeColor="text1"/>
            <w:szCs w:val="24"/>
          </w:rPr>
          <w:delText>9</w:delText>
        </w:r>
        <w:r w:rsidDel="00964E30">
          <w:rPr>
            <w:rFonts w:ascii="Times New Roman" w:hAnsi="Times New Roman"/>
            <w:color w:val="000000" w:themeColor="text1"/>
            <w:szCs w:val="24"/>
          </w:rPr>
          <w:fldChar w:fldCharType="end"/>
        </w:r>
        <w:r w:rsidDel="00964E30">
          <w:rPr>
            <w:rFonts w:ascii="Times New Roman" w:hAnsi="Times New Roman"/>
            <w:color w:val="000000" w:themeColor="text1"/>
            <w:szCs w:val="24"/>
          </w:rPr>
          <w:delText xml:space="preserve"> </w:delText>
        </w:r>
        <w:r w:rsidDel="00964E30">
          <w:rPr>
            <w:rFonts w:ascii="Times New Roman" w:hAnsi="Times New Roman" w:hint="eastAsia"/>
            <w:color w:val="000000" w:themeColor="text1"/>
            <w:szCs w:val="24"/>
          </w:rPr>
          <w:delText>资产现状</w:delText>
        </w:r>
      </w:del>
    </w:p>
    <w:p w14:paraId="55353706" w14:textId="704F681A" w:rsidR="005F457E" w:rsidDel="00964E30" w:rsidRDefault="00000000">
      <w:pPr>
        <w:pStyle w:val="a0"/>
        <w:spacing w:after="0" w:line="312" w:lineRule="auto"/>
        <w:ind w:firstLine="480"/>
        <w:rPr>
          <w:del w:id="2135" w:author="Si-yuan LIU" w:date="2026-07-24T14:26:00Z" w16du:dateUtc="2026-07-24T06:26:00Z"/>
          <w:rFonts w:ascii="Times New Roman" w:hAnsi="Times New Roman"/>
          <w:color w:val="000000" w:themeColor="text1"/>
        </w:rPr>
      </w:pPr>
      <w:del w:id="2136" w:author="Si-yuan LIU" w:date="2026-07-24T14:26:00Z" w16du:dateUtc="2026-07-24T06:26:00Z">
        <w:r w:rsidDel="00964E30">
          <w:rPr>
            <w:rFonts w:ascii="Times New Roman" w:hAnsi="Times New Roman"/>
            <w:color w:val="000000" w:themeColor="text1"/>
          </w:rPr>
          <w:delText>3.</w:delText>
        </w:r>
        <w:r w:rsidDel="00964E30">
          <w:rPr>
            <w:rFonts w:ascii="Times New Roman" w:hAnsi="Times New Roman" w:hint="eastAsia"/>
            <w:color w:val="000000" w:themeColor="text1"/>
          </w:rPr>
          <w:delText>基金设立、专项计划设立及投资</w:delText>
        </w:r>
      </w:del>
    </w:p>
    <w:p w14:paraId="758CCEA6" w14:textId="285A349A" w:rsidR="005F457E" w:rsidDel="00964E30" w:rsidRDefault="00000000">
      <w:pPr>
        <w:pStyle w:val="a0"/>
        <w:spacing w:after="0" w:line="312" w:lineRule="auto"/>
        <w:ind w:firstLine="480"/>
        <w:rPr>
          <w:del w:id="2137" w:author="Si-yuan LIU" w:date="2026-07-24T14:26:00Z" w16du:dateUtc="2026-07-24T06:26:00Z"/>
          <w:rFonts w:ascii="Times New Roman" w:hAnsi="Times New Roman"/>
          <w:color w:val="000000" w:themeColor="text1"/>
        </w:rPr>
      </w:pPr>
      <w:del w:id="2138" w:author="Si-yuan LIU" w:date="2026-07-24T14:26:00Z" w16du:dateUtc="2026-07-24T06:26:00Z">
        <w:r w:rsidDel="00964E30">
          <w:rPr>
            <w:rFonts w:ascii="Times New Roman" w:hAnsi="Times New Roman" w:hint="eastAsia"/>
            <w:color w:val="000000" w:themeColor="text1"/>
          </w:rPr>
          <w:delText>（</w:delText>
        </w:r>
        <w:r w:rsidDel="00964E30">
          <w:rPr>
            <w:rFonts w:ascii="Times New Roman" w:hAnsi="Times New Roman"/>
            <w:color w:val="000000" w:themeColor="text1"/>
          </w:rPr>
          <w:delText>1</w:delText>
        </w:r>
        <w:r w:rsidDel="00964E30">
          <w:rPr>
            <w:rFonts w:ascii="Times New Roman" w:hAnsi="Times New Roman" w:hint="eastAsia"/>
            <w:color w:val="000000" w:themeColor="text1"/>
          </w:rPr>
          <w:delText>）基金合同成立、生效与基金投资</w:delText>
        </w:r>
      </w:del>
    </w:p>
    <w:p w14:paraId="35E09E9B" w14:textId="5DDF51BC" w:rsidR="005F457E" w:rsidDel="00964E30" w:rsidRDefault="00000000">
      <w:pPr>
        <w:pStyle w:val="a0"/>
        <w:spacing w:after="0" w:line="312" w:lineRule="auto"/>
        <w:ind w:firstLine="480"/>
        <w:rPr>
          <w:del w:id="2139" w:author="Si-yuan LIU" w:date="2026-07-24T14:26:00Z" w16du:dateUtc="2026-07-24T06:26:00Z"/>
          <w:rFonts w:ascii="Times New Roman" w:hAnsi="Times New Roman"/>
          <w:color w:val="000000" w:themeColor="text1"/>
        </w:rPr>
      </w:pPr>
      <w:del w:id="2140" w:author="Si-yuan LIU" w:date="2026-07-24T14:26:00Z" w16du:dateUtc="2026-07-24T06:26:00Z">
        <w:r w:rsidDel="00964E30">
          <w:rPr>
            <w:rFonts w:ascii="Times New Roman" w:hAnsi="Times New Roman" w:hint="eastAsia"/>
            <w:color w:val="000000" w:themeColor="text1"/>
          </w:rPr>
          <w:delText>投资者按照基金合同的约定提交认购申请并交纳认购基金份额的款项后，基金合同成立，基金管理人按照规定办理完毕基金募集的备案手续并获中国证监会书面确认之日起，基金合同生效。</w:delText>
        </w:r>
      </w:del>
    </w:p>
    <w:p w14:paraId="05317428" w14:textId="15ACCD1A" w:rsidR="005F457E" w:rsidDel="00964E30" w:rsidRDefault="00000000">
      <w:pPr>
        <w:pStyle w:val="a0"/>
        <w:spacing w:after="0" w:line="312" w:lineRule="auto"/>
        <w:ind w:firstLine="480"/>
        <w:rPr>
          <w:del w:id="2141" w:author="Si-yuan LIU" w:date="2026-07-24T14:26:00Z" w16du:dateUtc="2026-07-24T06:26:00Z"/>
          <w:rFonts w:ascii="Times New Roman" w:hAnsi="Times New Roman"/>
          <w:color w:val="000000" w:themeColor="text1"/>
        </w:rPr>
      </w:pPr>
      <w:del w:id="2142" w:author="Si-yuan LIU" w:date="2026-07-24T14:26:00Z" w16du:dateUtc="2026-07-24T06:26:00Z">
        <w:r w:rsidDel="00964E30">
          <w:rPr>
            <w:rFonts w:ascii="Times New Roman" w:hAnsi="Times New Roman" w:hint="eastAsia"/>
            <w:color w:val="000000" w:themeColor="text1"/>
          </w:rPr>
          <w:delText>基金合同生效后，根据基金合同约定以及基金管理人与计划管理人签订的《资产支持证券认购协议》，本基金首次发售募集资金在扣除基金层面预留费用后，拟全部用于认购由计划管理人发行的基础设施资产支持证券全部份额。</w:delText>
        </w:r>
      </w:del>
    </w:p>
    <w:p w14:paraId="5AB2226B" w14:textId="71014596" w:rsidR="005F457E" w:rsidDel="00964E30" w:rsidRDefault="00000000">
      <w:pPr>
        <w:pStyle w:val="a0"/>
        <w:spacing w:after="0" w:line="312" w:lineRule="auto"/>
        <w:ind w:firstLineChars="0" w:firstLine="0"/>
        <w:jc w:val="center"/>
        <w:rPr>
          <w:del w:id="2143" w:author="Si-yuan LIU" w:date="2026-07-24T14:26:00Z" w16du:dateUtc="2026-07-24T06:26:00Z"/>
          <w:rFonts w:ascii="Times New Roman" w:hAnsi="Times New Roman"/>
          <w:color w:val="000000" w:themeColor="text1"/>
        </w:rPr>
      </w:pPr>
      <w:del w:id="2144" w:author="Si-yuan LIU" w:date="2026-07-24T14:26:00Z" w16du:dateUtc="2026-07-24T06:26:00Z">
        <w:r w:rsidDel="00964E30">
          <w:rPr>
            <w:rFonts w:ascii="Times New Roman" w:hAnsi="Times New Roman"/>
            <w:noProof/>
            <w:color w:val="000000" w:themeColor="text1"/>
          </w:rPr>
          <w:drawing>
            <wp:inline distT="0" distB="0" distL="0" distR="0" wp14:anchorId="41ED5999" wp14:editId="49932A5C">
              <wp:extent cx="1042670" cy="887095"/>
              <wp:effectExtent l="0" t="0" r="5080" b="8255"/>
              <wp:docPr id="131649550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495508" name="图片 1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1047299" cy="891018"/>
                      </a:xfrm>
                      <a:prstGeom prst="rect">
                        <a:avLst/>
                      </a:prstGeom>
                      <a:noFill/>
                    </pic:spPr>
                  </pic:pic>
                </a:graphicData>
              </a:graphic>
            </wp:inline>
          </w:drawing>
        </w:r>
      </w:del>
    </w:p>
    <w:p w14:paraId="1994EFD7" w14:textId="42EEF896" w:rsidR="005F457E" w:rsidDel="00964E30" w:rsidRDefault="00000000">
      <w:pPr>
        <w:pStyle w:val="a0"/>
        <w:spacing w:after="0" w:line="312" w:lineRule="auto"/>
        <w:ind w:firstLineChars="0" w:firstLine="0"/>
        <w:jc w:val="center"/>
        <w:rPr>
          <w:del w:id="2145" w:author="Si-yuan LIU" w:date="2026-07-24T14:26:00Z" w16du:dateUtc="2026-07-24T06:26:00Z"/>
          <w:rFonts w:ascii="Times New Roman" w:hAnsi="Times New Roman"/>
          <w:color w:val="000000" w:themeColor="text1"/>
        </w:rPr>
      </w:pPr>
      <w:del w:id="2146" w:author="Si-yuan LIU" w:date="2026-07-24T14:26:00Z" w16du:dateUtc="2026-07-24T06:26:00Z">
        <w:r w:rsidDel="00964E30">
          <w:rPr>
            <w:rFonts w:ascii="Times New Roman" w:hAnsi="Times New Roman" w:hint="eastAsia"/>
            <w:color w:val="000000" w:themeColor="text1"/>
            <w:szCs w:val="24"/>
          </w:rPr>
          <w:delText>图</w:delText>
        </w:r>
        <w:r w:rsidDel="00964E30">
          <w:rPr>
            <w:rFonts w:ascii="Times New Roman" w:hAnsi="Times New Roman"/>
            <w:color w:val="000000" w:themeColor="text1"/>
            <w:szCs w:val="24"/>
          </w:rPr>
          <w:delText xml:space="preserve"> </w:delText>
        </w:r>
        <w:r w:rsidDel="00964E30">
          <w:rPr>
            <w:rFonts w:ascii="Times New Roman" w:hAnsi="Times New Roman"/>
            <w:color w:val="000000" w:themeColor="text1"/>
            <w:szCs w:val="24"/>
          </w:rPr>
          <w:fldChar w:fldCharType="begin"/>
        </w:r>
        <w:r w:rsidDel="00964E30">
          <w:rPr>
            <w:rFonts w:ascii="Times New Roman" w:hAnsi="Times New Roman"/>
            <w:color w:val="000000" w:themeColor="text1"/>
            <w:szCs w:val="24"/>
          </w:rPr>
          <w:delInstrText xml:space="preserve"> SEQ </w:delInstrText>
        </w:r>
        <w:r w:rsidDel="00964E30">
          <w:rPr>
            <w:rFonts w:ascii="Times New Roman" w:hAnsi="Times New Roman"/>
            <w:color w:val="000000" w:themeColor="text1"/>
            <w:szCs w:val="24"/>
          </w:rPr>
          <w:delInstrText>图</w:delInstrText>
        </w:r>
        <w:r w:rsidDel="00964E30">
          <w:rPr>
            <w:rFonts w:ascii="Times New Roman" w:hAnsi="Times New Roman"/>
            <w:color w:val="000000" w:themeColor="text1"/>
            <w:szCs w:val="24"/>
          </w:rPr>
          <w:delInstrText xml:space="preserve"> \* ARABIC </w:delInstrText>
        </w:r>
        <w:r w:rsidDel="00964E30">
          <w:rPr>
            <w:rFonts w:ascii="Times New Roman" w:hAnsi="Times New Roman"/>
            <w:color w:val="000000" w:themeColor="text1"/>
            <w:szCs w:val="24"/>
          </w:rPr>
          <w:fldChar w:fldCharType="separate"/>
        </w:r>
        <w:r w:rsidR="004A5B2B" w:rsidDel="00964E30">
          <w:rPr>
            <w:rFonts w:ascii="Times New Roman" w:hAnsi="Times New Roman"/>
            <w:noProof/>
            <w:color w:val="000000" w:themeColor="text1"/>
            <w:szCs w:val="24"/>
          </w:rPr>
          <w:delText>10</w:delText>
        </w:r>
        <w:r w:rsidDel="00964E30">
          <w:rPr>
            <w:rFonts w:ascii="Times New Roman" w:hAnsi="Times New Roman"/>
            <w:color w:val="000000" w:themeColor="text1"/>
            <w:szCs w:val="24"/>
          </w:rPr>
          <w:fldChar w:fldCharType="end"/>
        </w:r>
        <w:r w:rsidDel="00964E30">
          <w:rPr>
            <w:rFonts w:ascii="Times New Roman" w:hAnsi="Times New Roman"/>
            <w:color w:val="000000" w:themeColor="text1"/>
            <w:szCs w:val="24"/>
          </w:rPr>
          <w:delText xml:space="preserve"> </w:delText>
        </w:r>
        <w:r w:rsidDel="00964E30">
          <w:rPr>
            <w:rFonts w:ascii="Times New Roman" w:hAnsi="Times New Roman" w:hint="eastAsia"/>
            <w:color w:val="000000" w:themeColor="text1"/>
            <w:szCs w:val="24"/>
          </w:rPr>
          <w:delText>认购专项计划份额</w:delText>
        </w:r>
      </w:del>
    </w:p>
    <w:p w14:paraId="43CE08DF" w14:textId="26C23EE2" w:rsidR="005F457E" w:rsidDel="00964E30" w:rsidRDefault="00000000">
      <w:pPr>
        <w:pStyle w:val="a0"/>
        <w:spacing w:after="0" w:line="312" w:lineRule="auto"/>
        <w:ind w:firstLine="480"/>
        <w:rPr>
          <w:del w:id="2147" w:author="Si-yuan LIU" w:date="2026-07-24T14:26:00Z" w16du:dateUtc="2026-07-24T06:26:00Z"/>
          <w:rFonts w:ascii="Times New Roman" w:hAnsi="Times New Roman"/>
          <w:color w:val="000000" w:themeColor="text1"/>
        </w:rPr>
      </w:pPr>
      <w:del w:id="2148" w:author="Si-yuan LIU" w:date="2026-07-24T14:26:00Z" w16du:dateUtc="2026-07-24T06:26:00Z">
        <w:r w:rsidDel="00964E30">
          <w:rPr>
            <w:rFonts w:ascii="Times New Roman" w:hAnsi="Times New Roman" w:hint="eastAsia"/>
            <w:color w:val="000000" w:themeColor="text1"/>
          </w:rPr>
          <w:delText>（</w:delText>
        </w:r>
        <w:r w:rsidDel="00964E30">
          <w:rPr>
            <w:rFonts w:ascii="Times New Roman" w:hAnsi="Times New Roman"/>
            <w:color w:val="000000" w:themeColor="text1"/>
          </w:rPr>
          <w:delText>2</w:delText>
        </w:r>
        <w:r w:rsidDel="00964E30">
          <w:rPr>
            <w:rFonts w:ascii="Times New Roman" w:hAnsi="Times New Roman" w:hint="eastAsia"/>
            <w:color w:val="000000" w:themeColor="text1"/>
          </w:rPr>
          <w:delText>）专项计划的设立与投资</w:delText>
        </w:r>
      </w:del>
    </w:p>
    <w:p w14:paraId="523732EB" w14:textId="7C538F4C" w:rsidR="005F457E" w:rsidDel="00964E30" w:rsidRDefault="00000000">
      <w:pPr>
        <w:pStyle w:val="a0"/>
        <w:spacing w:after="0" w:line="312" w:lineRule="auto"/>
        <w:ind w:firstLine="480"/>
        <w:rPr>
          <w:del w:id="2149" w:author="Si-yuan LIU" w:date="2026-07-24T14:26:00Z" w16du:dateUtc="2026-07-24T06:26:00Z"/>
          <w:rFonts w:ascii="Times New Roman" w:hAnsi="Times New Roman"/>
          <w:color w:val="000000" w:themeColor="text1"/>
        </w:rPr>
      </w:pPr>
      <w:del w:id="2150" w:author="Si-yuan LIU" w:date="2026-07-24T14:26:00Z" w16du:dateUtc="2026-07-24T06:26:00Z">
        <w:r w:rsidDel="00964E30">
          <w:rPr>
            <w:rFonts w:ascii="Times New Roman" w:hAnsi="Times New Roman"/>
            <w:color w:val="000000" w:themeColor="text1"/>
          </w:rPr>
          <w:delText>1</w:delText>
        </w:r>
        <w:r w:rsidDel="00964E30">
          <w:rPr>
            <w:rFonts w:ascii="Times New Roman" w:hAnsi="Times New Roman" w:hint="eastAsia"/>
            <w:color w:val="000000" w:themeColor="text1"/>
          </w:rPr>
          <w:delText>）专项计划设立</w:delText>
        </w:r>
      </w:del>
    </w:p>
    <w:p w14:paraId="2AA94E65" w14:textId="0E8CAD66" w:rsidR="005F457E" w:rsidDel="00964E30" w:rsidRDefault="00000000">
      <w:pPr>
        <w:pStyle w:val="a0"/>
        <w:spacing w:after="0" w:line="312" w:lineRule="auto"/>
        <w:ind w:firstLine="480"/>
        <w:rPr>
          <w:del w:id="2151" w:author="Si-yuan LIU" w:date="2026-07-24T14:26:00Z" w16du:dateUtc="2026-07-24T06:26:00Z"/>
          <w:rFonts w:ascii="Times New Roman" w:hAnsi="Times New Roman"/>
          <w:color w:val="000000" w:themeColor="text1"/>
        </w:rPr>
      </w:pPr>
      <w:del w:id="2152" w:author="Si-yuan LIU" w:date="2026-07-24T14:26:00Z" w16du:dateUtc="2026-07-24T06:26:00Z">
        <w:r w:rsidDel="00964E30">
          <w:rPr>
            <w:rFonts w:ascii="Times New Roman" w:hAnsi="Times New Roman" w:hint="eastAsia"/>
            <w:color w:val="000000" w:themeColor="text1"/>
          </w:rPr>
          <w:delText>专项计划发行期届满前，若基金管理人（代基础设施基金）支付的认购资金足额支付至专项计划募集资金专户内，计划管理人应聘请会计师事务所对认购资金进行验资。验资完成后，计划管理人应将专项计划募集资金（不包括代扣银行手续费）全部划转至已开立的专项计划账户。认购资金划入专项计划账户之日为专项计划设立日。</w:delText>
        </w:r>
      </w:del>
    </w:p>
    <w:p w14:paraId="3C31372F" w14:textId="1E596146" w:rsidR="005F457E" w:rsidDel="00964E30" w:rsidRDefault="00000000">
      <w:pPr>
        <w:pStyle w:val="a0"/>
        <w:spacing w:after="0" w:line="312" w:lineRule="auto"/>
        <w:ind w:firstLine="480"/>
        <w:rPr>
          <w:del w:id="2153" w:author="Si-yuan LIU" w:date="2026-07-24T14:26:00Z" w16du:dateUtc="2026-07-24T06:26:00Z"/>
          <w:rFonts w:ascii="Times New Roman" w:hAnsi="Times New Roman"/>
          <w:color w:val="000000" w:themeColor="text1"/>
        </w:rPr>
      </w:pPr>
      <w:del w:id="2154" w:author="Si-yuan LIU" w:date="2026-07-24T14:26:00Z" w16du:dateUtc="2026-07-24T06:26:00Z">
        <w:r w:rsidDel="00964E30">
          <w:rPr>
            <w:rFonts w:ascii="Times New Roman" w:hAnsi="Times New Roman"/>
            <w:color w:val="000000" w:themeColor="text1"/>
          </w:rPr>
          <w:delText>2</w:delText>
        </w:r>
        <w:r w:rsidDel="00964E30">
          <w:rPr>
            <w:rFonts w:ascii="Times New Roman" w:hAnsi="Times New Roman" w:hint="eastAsia"/>
            <w:color w:val="000000" w:themeColor="text1"/>
          </w:rPr>
          <w:delText>）专项计划的投资</w:delText>
        </w:r>
      </w:del>
    </w:p>
    <w:p w14:paraId="471ECC48" w14:textId="14F61E67" w:rsidR="005F457E" w:rsidDel="00964E30" w:rsidRDefault="00000000">
      <w:pPr>
        <w:pStyle w:val="a0"/>
        <w:spacing w:after="0" w:line="312" w:lineRule="auto"/>
        <w:ind w:firstLine="480"/>
        <w:rPr>
          <w:del w:id="2155" w:author="Si-yuan LIU" w:date="2026-07-24T14:26:00Z" w16du:dateUtc="2026-07-24T06:26:00Z"/>
          <w:rFonts w:ascii="Times New Roman" w:hAnsi="Times New Roman"/>
          <w:color w:val="000000" w:themeColor="text1"/>
        </w:rPr>
      </w:pPr>
      <w:del w:id="2156" w:author="Si-yuan LIU" w:date="2026-07-24T14:26:00Z" w16du:dateUtc="2026-07-24T06:26:00Z">
        <w:r w:rsidDel="00964E30">
          <w:rPr>
            <w:rFonts w:ascii="Times New Roman" w:hAnsi="Times New Roman" w:hint="eastAsia"/>
            <w:color w:val="000000" w:themeColor="text1"/>
          </w:rPr>
          <w:delText>专项计划募集的认购资金划至专项计划账户后，计划管理人在专项计划设立时预留费用（专项计划登记挂牌费、不可预见费用等）。</w:delText>
        </w:r>
      </w:del>
    </w:p>
    <w:p w14:paraId="038FC791" w14:textId="0DFF57AD" w:rsidR="005F457E" w:rsidDel="00964E30" w:rsidRDefault="00000000">
      <w:pPr>
        <w:pStyle w:val="a0"/>
        <w:spacing w:after="0" w:line="312" w:lineRule="auto"/>
        <w:ind w:firstLine="480"/>
        <w:rPr>
          <w:del w:id="2157" w:author="Si-yuan LIU" w:date="2026-07-24T14:26:00Z" w16du:dateUtc="2026-07-24T06:26:00Z"/>
          <w:rFonts w:ascii="Times New Roman" w:hAnsi="Times New Roman"/>
          <w:color w:val="000000" w:themeColor="text1"/>
        </w:rPr>
      </w:pPr>
      <w:del w:id="2158" w:author="Si-yuan LIU" w:date="2026-07-24T14:26:00Z" w16du:dateUtc="2026-07-24T06:26:00Z">
        <w:r w:rsidDel="00964E30">
          <w:rPr>
            <w:rFonts w:ascii="Times New Roman" w:hAnsi="Times New Roman"/>
            <w:color w:val="000000" w:themeColor="text1"/>
          </w:rPr>
          <w:delText>A.SPV</w:delText>
        </w:r>
        <w:r w:rsidDel="00964E30">
          <w:rPr>
            <w:rFonts w:ascii="Times New Roman" w:hAnsi="Times New Roman" w:hint="eastAsia"/>
            <w:color w:val="000000" w:themeColor="text1"/>
          </w:rPr>
          <w:delText>股权转让、</w:delText>
        </w:r>
        <w:r w:rsidDel="00964E30">
          <w:rPr>
            <w:rFonts w:ascii="Times New Roman" w:hAnsi="Times New Roman" w:hint="eastAsia"/>
            <w:color w:val="000000" w:themeColor="text1"/>
            <w:szCs w:val="24"/>
          </w:rPr>
          <w:delText>实缴出资、增资并发放股东</w:delText>
        </w:r>
        <w:r w:rsidDel="00964E30">
          <w:rPr>
            <w:rFonts w:ascii="Times New Roman" w:hAnsi="Times New Roman" w:hint="eastAsia"/>
            <w:color w:val="000000" w:themeColor="text1"/>
          </w:rPr>
          <w:delText>借款</w:delText>
        </w:r>
      </w:del>
    </w:p>
    <w:p w14:paraId="5311E319" w14:textId="3B6807C3" w:rsidR="005F457E" w:rsidDel="00964E30" w:rsidRDefault="00000000">
      <w:pPr>
        <w:pStyle w:val="a0"/>
        <w:spacing w:after="0" w:line="312" w:lineRule="auto"/>
        <w:ind w:firstLine="480"/>
        <w:rPr>
          <w:del w:id="2159" w:author="Si-yuan LIU" w:date="2026-07-24T14:26:00Z" w16du:dateUtc="2026-07-24T06:26:00Z"/>
          <w:rFonts w:ascii="Times New Roman" w:hAnsi="Times New Roman"/>
          <w:color w:val="000000" w:themeColor="text1"/>
        </w:rPr>
      </w:pPr>
      <w:del w:id="2160" w:author="Si-yuan LIU" w:date="2026-07-24T14:26:00Z" w16du:dateUtc="2026-07-24T06:26:00Z">
        <w:r w:rsidDel="00964E30">
          <w:rPr>
            <w:rFonts w:ascii="Times New Roman" w:hAnsi="Times New Roman" w:hint="eastAsia"/>
            <w:color w:val="000000" w:themeColor="text1"/>
          </w:rPr>
          <w:delText>专项计划成立后，根据《</w:delText>
        </w:r>
        <w:r w:rsidDel="00964E30">
          <w:rPr>
            <w:rFonts w:ascii="Times New Roman" w:hAnsi="Times New Roman"/>
            <w:color w:val="000000" w:themeColor="text1"/>
          </w:rPr>
          <w:delText>SPV</w:delText>
        </w:r>
        <w:r w:rsidDel="00964E30">
          <w:rPr>
            <w:rFonts w:ascii="Times New Roman" w:hAnsi="Times New Roman" w:hint="eastAsia"/>
            <w:color w:val="000000" w:themeColor="text1"/>
          </w:rPr>
          <w:delText>股权转让协议》约定计划管理人（代专项计划）向奥飞数据收购</w:delText>
        </w:r>
        <w:r w:rsidDel="00964E30">
          <w:rPr>
            <w:rFonts w:ascii="Times New Roman" w:hAnsi="Times New Roman"/>
            <w:color w:val="000000" w:themeColor="text1"/>
          </w:rPr>
          <w:delText>SPV 100%</w:delText>
        </w:r>
        <w:r w:rsidDel="00964E30">
          <w:rPr>
            <w:rFonts w:ascii="Times New Roman" w:hAnsi="Times New Roman" w:hint="eastAsia"/>
            <w:color w:val="000000" w:themeColor="text1"/>
          </w:rPr>
          <w:delText>股权，并向</w:delText>
        </w:r>
        <w:r w:rsidDel="00964E30">
          <w:rPr>
            <w:rFonts w:ascii="Times New Roman" w:hAnsi="Times New Roman"/>
            <w:color w:val="000000" w:themeColor="text1"/>
          </w:rPr>
          <w:delText>SPV</w:delText>
        </w:r>
        <w:r w:rsidDel="00964E30">
          <w:rPr>
            <w:rFonts w:ascii="Times New Roman" w:hAnsi="Times New Roman" w:hint="eastAsia"/>
            <w:color w:val="000000" w:themeColor="text1"/>
          </w:rPr>
          <w:delText>进行实缴出资、增资；根据计划管理人与</w:delText>
        </w:r>
        <w:r w:rsidDel="00964E30">
          <w:rPr>
            <w:rFonts w:ascii="Times New Roman" w:hAnsi="Times New Roman"/>
            <w:color w:val="000000" w:themeColor="text1"/>
          </w:rPr>
          <w:delText>SPV</w:delText>
        </w:r>
        <w:r w:rsidDel="00964E30">
          <w:rPr>
            <w:rFonts w:ascii="Times New Roman" w:hAnsi="Times New Roman" w:hint="eastAsia"/>
            <w:color w:val="000000" w:themeColor="text1"/>
          </w:rPr>
          <w:delText>签署的《借款协议》，由计划管理人（代专项计划）向</w:delText>
        </w:r>
        <w:r w:rsidDel="00964E30">
          <w:rPr>
            <w:rFonts w:ascii="Times New Roman" w:hAnsi="Times New Roman"/>
            <w:color w:val="000000" w:themeColor="text1"/>
          </w:rPr>
          <w:delText>SPV</w:delText>
        </w:r>
        <w:r w:rsidDel="00964E30">
          <w:rPr>
            <w:rFonts w:ascii="Times New Roman" w:hAnsi="Times New Roman" w:hint="eastAsia"/>
            <w:color w:val="000000" w:themeColor="text1"/>
          </w:rPr>
          <w:delText>发放股东借款。</w:delText>
        </w:r>
      </w:del>
    </w:p>
    <w:p w14:paraId="3871FB75" w14:textId="5FFD1006" w:rsidR="005F457E" w:rsidDel="00964E30" w:rsidRDefault="00000000">
      <w:pPr>
        <w:pStyle w:val="a0"/>
        <w:spacing w:after="0" w:line="312" w:lineRule="auto"/>
        <w:ind w:firstLine="480"/>
        <w:jc w:val="center"/>
        <w:rPr>
          <w:del w:id="2161" w:author="Si-yuan LIU" w:date="2026-07-24T14:26:00Z" w16du:dateUtc="2026-07-24T06:26:00Z"/>
          <w:rFonts w:ascii="Times New Roman" w:hAnsi="Times New Roman"/>
          <w:color w:val="000000" w:themeColor="text1"/>
        </w:rPr>
      </w:pPr>
      <w:del w:id="2162" w:author="Si-yuan LIU" w:date="2026-07-24T14:26:00Z" w16du:dateUtc="2026-07-24T06:26:00Z">
        <w:r w:rsidDel="00964E30">
          <w:rPr>
            <w:rFonts w:ascii="Times New Roman" w:hAnsi="Times New Roman"/>
            <w:noProof/>
            <w:color w:val="000000" w:themeColor="text1"/>
          </w:rPr>
          <w:drawing>
            <wp:inline distT="0" distB="0" distL="0" distR="0" wp14:anchorId="2DCCD4DA" wp14:editId="260E8956">
              <wp:extent cx="2505075" cy="1452245"/>
              <wp:effectExtent l="0" t="0" r="0" b="0"/>
              <wp:docPr id="6854749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474987" name="图片 1"/>
                      <pic:cNvPicPr>
                        <a:picLocks noChangeAspect="1"/>
                      </pic:cNvPicPr>
                    </pic:nvPicPr>
                    <pic:blipFill>
                      <a:blip r:embed="rId39">
                        <a:extLst>
                          <a:ext uri="{28A0092B-C50C-407E-A947-70E740481C1C}">
                            <a14:useLocalDpi xmlns:a14="http://schemas.microsoft.com/office/drawing/2010/main" val="0"/>
                          </a:ext>
                        </a:extLst>
                      </a:blip>
                      <a:stretch>
                        <a:fillRect/>
                      </a:stretch>
                    </pic:blipFill>
                    <pic:spPr>
                      <a:xfrm>
                        <a:off x="0" y="0"/>
                        <a:ext cx="2505077" cy="1452485"/>
                      </a:xfrm>
                      <a:prstGeom prst="rect">
                        <a:avLst/>
                      </a:prstGeom>
                    </pic:spPr>
                  </pic:pic>
                </a:graphicData>
              </a:graphic>
            </wp:inline>
          </w:drawing>
        </w:r>
      </w:del>
    </w:p>
    <w:p w14:paraId="23628233" w14:textId="4EB594EA" w:rsidR="005F457E" w:rsidDel="00964E30" w:rsidRDefault="00000000">
      <w:pPr>
        <w:pStyle w:val="a0"/>
        <w:spacing w:after="0" w:line="312" w:lineRule="auto"/>
        <w:ind w:firstLineChars="0" w:firstLine="0"/>
        <w:jc w:val="center"/>
        <w:rPr>
          <w:del w:id="2163" w:author="Si-yuan LIU" w:date="2026-07-24T14:26:00Z" w16du:dateUtc="2026-07-24T06:26:00Z"/>
          <w:rFonts w:ascii="Times New Roman" w:hAnsi="Times New Roman"/>
          <w:color w:val="000000" w:themeColor="text1"/>
        </w:rPr>
      </w:pPr>
      <w:del w:id="2164" w:author="Si-yuan LIU" w:date="2026-07-24T14:26:00Z" w16du:dateUtc="2026-07-24T06:26:00Z">
        <w:r w:rsidDel="00964E30">
          <w:rPr>
            <w:rFonts w:ascii="Times New Roman" w:hAnsi="Times New Roman" w:hint="eastAsia"/>
            <w:color w:val="000000" w:themeColor="text1"/>
            <w:szCs w:val="24"/>
          </w:rPr>
          <w:delText>图</w:delText>
        </w:r>
        <w:r w:rsidDel="00964E30">
          <w:rPr>
            <w:rFonts w:ascii="Times New Roman" w:hAnsi="Times New Roman"/>
            <w:color w:val="000000" w:themeColor="text1"/>
            <w:szCs w:val="24"/>
          </w:rPr>
          <w:delText xml:space="preserve"> </w:delText>
        </w:r>
        <w:r w:rsidDel="00964E30">
          <w:rPr>
            <w:rFonts w:ascii="Times New Roman" w:hAnsi="Times New Roman"/>
            <w:color w:val="000000" w:themeColor="text1"/>
            <w:szCs w:val="24"/>
          </w:rPr>
          <w:fldChar w:fldCharType="begin"/>
        </w:r>
        <w:r w:rsidDel="00964E30">
          <w:rPr>
            <w:rFonts w:ascii="Times New Roman" w:hAnsi="Times New Roman"/>
            <w:color w:val="000000" w:themeColor="text1"/>
            <w:szCs w:val="24"/>
          </w:rPr>
          <w:delInstrText xml:space="preserve"> SEQ </w:delInstrText>
        </w:r>
        <w:r w:rsidDel="00964E30">
          <w:rPr>
            <w:rFonts w:ascii="Times New Roman" w:hAnsi="Times New Roman"/>
            <w:color w:val="000000" w:themeColor="text1"/>
            <w:szCs w:val="24"/>
          </w:rPr>
          <w:delInstrText>图</w:delInstrText>
        </w:r>
        <w:r w:rsidDel="00964E30">
          <w:rPr>
            <w:rFonts w:ascii="Times New Roman" w:hAnsi="Times New Roman"/>
            <w:color w:val="000000" w:themeColor="text1"/>
            <w:szCs w:val="24"/>
          </w:rPr>
          <w:delInstrText xml:space="preserve"> \* ARABIC </w:delInstrText>
        </w:r>
        <w:r w:rsidDel="00964E30">
          <w:rPr>
            <w:rFonts w:ascii="Times New Roman" w:hAnsi="Times New Roman"/>
            <w:color w:val="000000" w:themeColor="text1"/>
            <w:szCs w:val="24"/>
          </w:rPr>
          <w:fldChar w:fldCharType="separate"/>
        </w:r>
        <w:r w:rsidR="004A5B2B" w:rsidDel="00964E30">
          <w:rPr>
            <w:rFonts w:ascii="Times New Roman" w:hAnsi="Times New Roman"/>
            <w:noProof/>
            <w:color w:val="000000" w:themeColor="text1"/>
            <w:szCs w:val="24"/>
          </w:rPr>
          <w:delText>11</w:delText>
        </w:r>
        <w:r w:rsidDel="00964E30">
          <w:rPr>
            <w:rFonts w:ascii="Times New Roman" w:hAnsi="Times New Roman"/>
            <w:color w:val="000000" w:themeColor="text1"/>
            <w:szCs w:val="24"/>
          </w:rPr>
          <w:fldChar w:fldCharType="end"/>
        </w:r>
        <w:r w:rsidDel="00964E30">
          <w:rPr>
            <w:rFonts w:ascii="Times New Roman" w:hAnsi="Times New Roman"/>
            <w:color w:val="000000" w:themeColor="text1"/>
            <w:szCs w:val="24"/>
          </w:rPr>
          <w:delText xml:space="preserve"> SPV</w:delText>
        </w:r>
        <w:r w:rsidDel="00964E30">
          <w:rPr>
            <w:rFonts w:ascii="Times New Roman" w:hAnsi="Times New Roman" w:hint="eastAsia"/>
            <w:color w:val="000000" w:themeColor="text1"/>
            <w:szCs w:val="24"/>
          </w:rPr>
          <w:delText>股权转让、实缴出资、增资并发放股东借款</w:delText>
        </w:r>
      </w:del>
    </w:p>
    <w:p w14:paraId="67BC17EA" w14:textId="68597B0F" w:rsidR="005F457E" w:rsidDel="00964E30" w:rsidRDefault="00000000">
      <w:pPr>
        <w:pStyle w:val="a0"/>
        <w:spacing w:after="0" w:line="312" w:lineRule="auto"/>
        <w:ind w:firstLine="480"/>
        <w:rPr>
          <w:del w:id="2165" w:author="Si-yuan LIU" w:date="2026-07-24T14:26:00Z" w16du:dateUtc="2026-07-24T06:26:00Z"/>
          <w:rFonts w:ascii="Times New Roman" w:hAnsi="Times New Roman"/>
          <w:color w:val="000000" w:themeColor="text1"/>
        </w:rPr>
      </w:pPr>
      <w:del w:id="2166" w:author="Si-yuan LIU" w:date="2026-07-24T14:26:00Z" w16du:dateUtc="2026-07-24T06:26:00Z">
        <w:r w:rsidDel="00964E30">
          <w:rPr>
            <w:rFonts w:ascii="Times New Roman" w:hAnsi="Times New Roman"/>
            <w:color w:val="000000" w:themeColor="text1"/>
          </w:rPr>
          <w:delText>B.</w:delText>
        </w:r>
        <w:r w:rsidDel="00964E30">
          <w:rPr>
            <w:rFonts w:ascii="Times New Roman" w:hAnsi="Times New Roman" w:hint="eastAsia"/>
            <w:color w:val="000000" w:themeColor="text1"/>
          </w:rPr>
          <w:delText>项目公司股权转让，专项计划向项目公司发放关联方借款偿还项目公司存量银行贷款</w:delText>
        </w:r>
      </w:del>
    </w:p>
    <w:p w14:paraId="6918A9AE" w14:textId="5378E8CF" w:rsidR="005F457E" w:rsidDel="00964E30" w:rsidRDefault="00000000">
      <w:pPr>
        <w:pStyle w:val="a0"/>
        <w:spacing w:line="312" w:lineRule="auto"/>
        <w:ind w:firstLine="480"/>
        <w:rPr>
          <w:del w:id="2167" w:author="Si-yuan LIU" w:date="2026-07-24T14:26:00Z" w16du:dateUtc="2026-07-24T06:26:00Z"/>
          <w:rFonts w:ascii="Times New Roman" w:hAnsi="Times New Roman"/>
          <w:color w:val="000000" w:themeColor="text1"/>
        </w:rPr>
      </w:pPr>
      <w:del w:id="2168" w:author="Si-yuan LIU" w:date="2026-07-24T14:26:00Z" w16du:dateUtc="2026-07-24T06:26:00Z">
        <w:r w:rsidDel="00964E30">
          <w:rPr>
            <w:rFonts w:ascii="Times New Roman" w:hAnsi="Times New Roman" w:hint="eastAsia"/>
            <w:color w:val="000000" w:themeColor="text1"/>
          </w:rPr>
          <w:delText>根据《项目公司股权转让协议》约定，</w:delText>
        </w:r>
        <w:r w:rsidDel="00964E30">
          <w:rPr>
            <w:rFonts w:ascii="Times New Roman" w:hAnsi="Times New Roman"/>
            <w:color w:val="000000" w:themeColor="text1"/>
          </w:rPr>
          <w:delText>SPV</w:delText>
        </w:r>
        <w:r w:rsidDel="00964E30">
          <w:rPr>
            <w:rFonts w:ascii="Times New Roman" w:hAnsi="Times New Roman" w:hint="eastAsia"/>
            <w:color w:val="000000" w:themeColor="text1"/>
          </w:rPr>
          <w:delText>向奥飞数据、固安聚龙、昊盈科技支付股权转让对价，收购项目公司</w:delText>
        </w:r>
        <w:r w:rsidDel="00964E30">
          <w:rPr>
            <w:rFonts w:ascii="Times New Roman" w:hAnsi="Times New Roman"/>
            <w:color w:val="000000" w:themeColor="text1"/>
          </w:rPr>
          <w:delText>100%</w:delText>
        </w:r>
        <w:r w:rsidDel="00964E30">
          <w:rPr>
            <w:rFonts w:ascii="Times New Roman" w:hAnsi="Times New Roman" w:hint="eastAsia"/>
            <w:color w:val="000000" w:themeColor="text1"/>
          </w:rPr>
          <w:delText>股权；根据计划管理人（代表专项计划）与项目公司签署的《项目公司借款协议》，由专项计划向项目公司发放关联方借款。项目公司取得上述借款后，偿还存量银行借款。</w:delText>
        </w:r>
      </w:del>
    </w:p>
    <w:p w14:paraId="5DED6487" w14:textId="613A88B8" w:rsidR="005F457E" w:rsidDel="00964E30" w:rsidRDefault="00000000">
      <w:pPr>
        <w:pStyle w:val="a0"/>
        <w:spacing w:after="0" w:line="312" w:lineRule="auto"/>
        <w:ind w:firstLineChars="0" w:firstLine="0"/>
        <w:jc w:val="center"/>
        <w:rPr>
          <w:del w:id="2169" w:author="Si-yuan LIU" w:date="2026-07-24T14:26:00Z" w16du:dateUtc="2026-07-24T06:26:00Z"/>
          <w:rFonts w:ascii="Times New Roman" w:hAnsi="Times New Roman"/>
          <w:color w:val="000000" w:themeColor="text1"/>
        </w:rPr>
      </w:pPr>
      <w:del w:id="2170" w:author="Si-yuan LIU" w:date="2026-07-24T14:26:00Z" w16du:dateUtc="2026-07-24T06:26:00Z">
        <w:r w:rsidDel="00964E30">
          <w:rPr>
            <w:rFonts w:ascii="Times New Roman" w:hAnsi="Times New Roman"/>
            <w:noProof/>
            <w:color w:val="000000" w:themeColor="text1"/>
          </w:rPr>
          <w:drawing>
            <wp:inline distT="0" distB="0" distL="0" distR="0" wp14:anchorId="16B76F6D" wp14:editId="163A7181">
              <wp:extent cx="3769360" cy="1948815"/>
              <wp:effectExtent l="0" t="0" r="0" b="0"/>
              <wp:docPr id="21355281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528143" name="图片 1"/>
                      <pic:cNvPicPr>
                        <a:picLocks noChangeAspect="1"/>
                      </pic:cNvPicPr>
                    </pic:nvPicPr>
                    <pic:blipFill>
                      <a:blip r:embed="rId40"/>
                      <a:stretch>
                        <a:fillRect/>
                      </a:stretch>
                    </pic:blipFill>
                    <pic:spPr>
                      <a:xfrm>
                        <a:off x="0" y="0"/>
                        <a:ext cx="3804252" cy="1966761"/>
                      </a:xfrm>
                      <a:prstGeom prst="rect">
                        <a:avLst/>
                      </a:prstGeom>
                    </pic:spPr>
                  </pic:pic>
                </a:graphicData>
              </a:graphic>
            </wp:inline>
          </w:drawing>
        </w:r>
      </w:del>
    </w:p>
    <w:p w14:paraId="7184FF01" w14:textId="085FC216" w:rsidR="005F457E" w:rsidDel="00964E30" w:rsidRDefault="00000000">
      <w:pPr>
        <w:pStyle w:val="a0"/>
        <w:spacing w:after="0" w:line="312" w:lineRule="auto"/>
        <w:ind w:firstLineChars="0" w:firstLine="0"/>
        <w:jc w:val="center"/>
        <w:rPr>
          <w:del w:id="2171" w:author="Si-yuan LIU" w:date="2026-07-24T14:26:00Z" w16du:dateUtc="2026-07-24T06:26:00Z"/>
          <w:rFonts w:ascii="Times New Roman" w:hAnsi="Times New Roman"/>
          <w:color w:val="000000" w:themeColor="text1"/>
          <w:szCs w:val="24"/>
        </w:rPr>
      </w:pPr>
      <w:del w:id="2172" w:author="Si-yuan LIU" w:date="2026-07-24T14:26:00Z" w16du:dateUtc="2026-07-24T06:26:00Z">
        <w:r w:rsidDel="00964E30">
          <w:rPr>
            <w:rFonts w:ascii="Times New Roman" w:hAnsi="Times New Roman" w:hint="eastAsia"/>
            <w:color w:val="000000" w:themeColor="text1"/>
            <w:szCs w:val="24"/>
          </w:rPr>
          <w:delText>图</w:delText>
        </w:r>
        <w:r w:rsidDel="00964E30">
          <w:rPr>
            <w:rFonts w:ascii="Times New Roman" w:hAnsi="Times New Roman"/>
            <w:color w:val="000000" w:themeColor="text1"/>
            <w:szCs w:val="24"/>
          </w:rPr>
          <w:delText xml:space="preserve"> </w:delText>
        </w:r>
        <w:r w:rsidDel="00964E30">
          <w:rPr>
            <w:rFonts w:ascii="Times New Roman" w:hAnsi="Times New Roman"/>
            <w:color w:val="000000" w:themeColor="text1"/>
            <w:szCs w:val="24"/>
          </w:rPr>
          <w:fldChar w:fldCharType="begin"/>
        </w:r>
        <w:r w:rsidDel="00964E30">
          <w:rPr>
            <w:rFonts w:ascii="Times New Roman" w:hAnsi="Times New Roman"/>
            <w:color w:val="000000" w:themeColor="text1"/>
            <w:szCs w:val="24"/>
          </w:rPr>
          <w:delInstrText xml:space="preserve"> SEQ </w:delInstrText>
        </w:r>
        <w:r w:rsidDel="00964E30">
          <w:rPr>
            <w:rFonts w:ascii="Times New Roman" w:hAnsi="Times New Roman"/>
            <w:color w:val="000000" w:themeColor="text1"/>
            <w:szCs w:val="24"/>
          </w:rPr>
          <w:delInstrText>图</w:delInstrText>
        </w:r>
        <w:r w:rsidDel="00964E30">
          <w:rPr>
            <w:rFonts w:ascii="Times New Roman" w:hAnsi="Times New Roman"/>
            <w:color w:val="000000" w:themeColor="text1"/>
            <w:szCs w:val="24"/>
          </w:rPr>
          <w:delInstrText xml:space="preserve"> \* ARABIC </w:delInstrText>
        </w:r>
        <w:r w:rsidDel="00964E30">
          <w:rPr>
            <w:rFonts w:ascii="Times New Roman" w:hAnsi="Times New Roman"/>
            <w:color w:val="000000" w:themeColor="text1"/>
            <w:szCs w:val="24"/>
          </w:rPr>
          <w:fldChar w:fldCharType="separate"/>
        </w:r>
        <w:r w:rsidR="004A5B2B" w:rsidDel="00964E30">
          <w:rPr>
            <w:rFonts w:ascii="Times New Roman" w:hAnsi="Times New Roman"/>
            <w:noProof/>
            <w:color w:val="000000" w:themeColor="text1"/>
            <w:szCs w:val="24"/>
          </w:rPr>
          <w:delText>12</w:delText>
        </w:r>
        <w:r w:rsidDel="00964E30">
          <w:rPr>
            <w:rFonts w:ascii="Times New Roman" w:hAnsi="Times New Roman"/>
            <w:color w:val="000000" w:themeColor="text1"/>
            <w:szCs w:val="24"/>
          </w:rPr>
          <w:fldChar w:fldCharType="end"/>
        </w:r>
        <w:r w:rsidDel="00964E30">
          <w:rPr>
            <w:rFonts w:ascii="Times New Roman" w:hAnsi="Times New Roman" w:hint="eastAsia"/>
            <w:color w:val="000000" w:themeColor="text1"/>
            <w:szCs w:val="24"/>
          </w:rPr>
          <w:delText xml:space="preserve"> </w:delText>
        </w:r>
        <w:r w:rsidDel="00964E30">
          <w:rPr>
            <w:rFonts w:ascii="Times New Roman" w:hAnsi="Times New Roman" w:hint="eastAsia"/>
            <w:color w:val="000000" w:themeColor="text1"/>
            <w:szCs w:val="24"/>
          </w:rPr>
          <w:delText>项目公司股权转让</w:delText>
        </w:r>
      </w:del>
    </w:p>
    <w:p w14:paraId="6E374F2E" w14:textId="53572095" w:rsidR="005F457E" w:rsidDel="00964E30" w:rsidRDefault="00000000">
      <w:pPr>
        <w:pStyle w:val="a0"/>
        <w:spacing w:after="0" w:line="312" w:lineRule="auto"/>
        <w:ind w:firstLineChars="0" w:firstLine="0"/>
        <w:jc w:val="center"/>
        <w:rPr>
          <w:del w:id="2173" w:author="Si-yuan LIU" w:date="2026-07-24T14:26:00Z" w16du:dateUtc="2026-07-24T06:26:00Z"/>
          <w:rFonts w:ascii="Times New Roman" w:hAnsi="Times New Roman"/>
          <w:color w:val="000000" w:themeColor="text1"/>
          <w:szCs w:val="24"/>
        </w:rPr>
      </w:pPr>
      <w:del w:id="2174" w:author="Si-yuan LIU" w:date="2026-07-24T14:26:00Z" w16du:dateUtc="2026-07-24T06:26:00Z">
        <w:r w:rsidDel="00964E30">
          <w:rPr>
            <w:rFonts w:ascii="Times New Roman" w:hAnsi="Times New Roman"/>
            <w:noProof/>
            <w:color w:val="000000" w:themeColor="text1"/>
            <w:szCs w:val="24"/>
          </w:rPr>
          <w:drawing>
            <wp:inline distT="0" distB="0" distL="0" distR="0" wp14:anchorId="5B213196" wp14:editId="23782B86">
              <wp:extent cx="2312035" cy="713740"/>
              <wp:effectExtent l="0" t="0" r="0" b="0"/>
              <wp:docPr id="77473156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731568" name="图片 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0" y="0"/>
                        <a:ext cx="2327353" cy="718649"/>
                      </a:xfrm>
                      <a:prstGeom prst="rect">
                        <a:avLst/>
                      </a:prstGeom>
                      <a:noFill/>
                      <a:ln>
                        <a:noFill/>
                      </a:ln>
                    </pic:spPr>
                  </pic:pic>
                </a:graphicData>
              </a:graphic>
            </wp:inline>
          </w:drawing>
        </w:r>
      </w:del>
    </w:p>
    <w:p w14:paraId="6DE912E1" w14:textId="317E7F54" w:rsidR="005F457E" w:rsidDel="00964E30" w:rsidRDefault="00000000">
      <w:pPr>
        <w:pStyle w:val="a0"/>
        <w:spacing w:after="0" w:line="312" w:lineRule="auto"/>
        <w:ind w:firstLineChars="0" w:firstLine="0"/>
        <w:jc w:val="center"/>
        <w:rPr>
          <w:del w:id="2175" w:author="Si-yuan LIU" w:date="2026-07-24T14:26:00Z" w16du:dateUtc="2026-07-24T06:26:00Z"/>
          <w:rFonts w:ascii="Times New Roman" w:hAnsi="Times New Roman"/>
          <w:color w:val="000000" w:themeColor="text1"/>
        </w:rPr>
      </w:pPr>
      <w:del w:id="2176" w:author="Si-yuan LIU" w:date="2026-07-24T14:26:00Z" w16du:dateUtc="2026-07-24T06:26:00Z">
        <w:r w:rsidDel="00964E30">
          <w:rPr>
            <w:rFonts w:ascii="Times New Roman" w:hAnsi="Times New Roman" w:hint="eastAsia"/>
            <w:color w:val="000000" w:themeColor="text1"/>
            <w:szCs w:val="24"/>
          </w:rPr>
          <w:delText>图</w:delText>
        </w:r>
        <w:r w:rsidDel="00964E30">
          <w:rPr>
            <w:rFonts w:ascii="Times New Roman" w:hAnsi="Times New Roman"/>
            <w:color w:val="000000" w:themeColor="text1"/>
            <w:szCs w:val="24"/>
          </w:rPr>
          <w:delText xml:space="preserve"> </w:delText>
        </w:r>
        <w:r w:rsidDel="00964E30">
          <w:rPr>
            <w:rFonts w:ascii="Times New Roman" w:hAnsi="Times New Roman"/>
            <w:color w:val="000000" w:themeColor="text1"/>
            <w:szCs w:val="24"/>
          </w:rPr>
          <w:fldChar w:fldCharType="begin"/>
        </w:r>
        <w:r w:rsidDel="00964E30">
          <w:rPr>
            <w:rFonts w:ascii="Times New Roman" w:hAnsi="Times New Roman"/>
            <w:color w:val="000000" w:themeColor="text1"/>
            <w:szCs w:val="24"/>
          </w:rPr>
          <w:delInstrText xml:space="preserve"> SEQ </w:delInstrText>
        </w:r>
        <w:r w:rsidDel="00964E30">
          <w:rPr>
            <w:rFonts w:ascii="Times New Roman" w:hAnsi="Times New Roman"/>
            <w:color w:val="000000" w:themeColor="text1"/>
            <w:szCs w:val="24"/>
          </w:rPr>
          <w:delInstrText>图</w:delInstrText>
        </w:r>
        <w:r w:rsidDel="00964E30">
          <w:rPr>
            <w:rFonts w:ascii="Times New Roman" w:hAnsi="Times New Roman"/>
            <w:color w:val="000000" w:themeColor="text1"/>
            <w:szCs w:val="24"/>
          </w:rPr>
          <w:delInstrText xml:space="preserve"> \* ARABIC </w:delInstrText>
        </w:r>
        <w:r w:rsidDel="00964E30">
          <w:rPr>
            <w:rFonts w:ascii="Times New Roman" w:hAnsi="Times New Roman"/>
            <w:color w:val="000000" w:themeColor="text1"/>
            <w:szCs w:val="24"/>
          </w:rPr>
          <w:fldChar w:fldCharType="separate"/>
        </w:r>
        <w:r w:rsidR="004A5B2B" w:rsidDel="00964E30">
          <w:rPr>
            <w:rFonts w:ascii="Times New Roman" w:hAnsi="Times New Roman"/>
            <w:noProof/>
            <w:color w:val="000000" w:themeColor="text1"/>
            <w:szCs w:val="24"/>
          </w:rPr>
          <w:delText>13</w:delText>
        </w:r>
        <w:r w:rsidDel="00964E30">
          <w:rPr>
            <w:rFonts w:ascii="Times New Roman" w:hAnsi="Times New Roman"/>
            <w:color w:val="000000" w:themeColor="text1"/>
            <w:szCs w:val="24"/>
          </w:rPr>
          <w:fldChar w:fldCharType="end"/>
        </w:r>
        <w:r w:rsidDel="00964E30">
          <w:rPr>
            <w:rFonts w:ascii="Times New Roman" w:hAnsi="Times New Roman" w:hint="eastAsia"/>
            <w:color w:val="000000" w:themeColor="text1"/>
            <w:szCs w:val="24"/>
          </w:rPr>
          <w:delText xml:space="preserve"> </w:delText>
        </w:r>
        <w:r w:rsidDel="00964E30">
          <w:rPr>
            <w:rFonts w:ascii="Times New Roman" w:hAnsi="Times New Roman" w:hint="eastAsia"/>
            <w:color w:val="000000" w:themeColor="text1"/>
            <w:szCs w:val="24"/>
          </w:rPr>
          <w:delText>专项计划向项目公司发放关联方借款偿还项目公司存量银行贷款</w:delText>
        </w:r>
      </w:del>
    </w:p>
    <w:p w14:paraId="77F17C7A" w14:textId="16D4F348" w:rsidR="005F457E" w:rsidDel="00964E30" w:rsidRDefault="00000000">
      <w:pPr>
        <w:pStyle w:val="a0"/>
        <w:spacing w:after="0" w:line="312" w:lineRule="auto"/>
        <w:ind w:firstLine="480"/>
        <w:rPr>
          <w:del w:id="2177" w:author="Si-yuan LIU" w:date="2026-07-24T14:26:00Z" w16du:dateUtc="2026-07-24T06:26:00Z"/>
          <w:rFonts w:ascii="Times New Roman" w:hAnsi="Times New Roman"/>
          <w:color w:val="000000" w:themeColor="text1"/>
        </w:rPr>
      </w:pPr>
      <w:del w:id="2178" w:author="Si-yuan LIU" w:date="2026-07-24T14:26:00Z" w16du:dateUtc="2026-07-24T06:26:00Z">
        <w:r w:rsidDel="00964E30">
          <w:rPr>
            <w:rFonts w:ascii="Times New Roman" w:hAnsi="Times New Roman"/>
            <w:color w:val="000000" w:themeColor="text1"/>
          </w:rPr>
          <w:delText>C.</w:delText>
        </w:r>
        <w:r w:rsidDel="00964E30">
          <w:rPr>
            <w:rFonts w:ascii="Times New Roman" w:hAnsi="Times New Roman" w:hint="eastAsia"/>
            <w:color w:val="000000" w:themeColor="text1"/>
          </w:rPr>
          <w:delText>项目公司对</w:delText>
        </w:r>
        <w:r w:rsidDel="00964E30">
          <w:rPr>
            <w:rFonts w:ascii="Times New Roman" w:hAnsi="Times New Roman"/>
            <w:color w:val="000000" w:themeColor="text1"/>
          </w:rPr>
          <w:delText>SPV</w:delText>
        </w:r>
        <w:r w:rsidDel="00964E30">
          <w:rPr>
            <w:rFonts w:ascii="Times New Roman" w:hAnsi="Times New Roman" w:hint="eastAsia"/>
            <w:color w:val="000000" w:themeColor="text1"/>
          </w:rPr>
          <w:delText>进行吸收合并</w:delText>
        </w:r>
      </w:del>
    </w:p>
    <w:p w14:paraId="69A189FF" w14:textId="3BB6D093" w:rsidR="005F457E" w:rsidDel="00964E30" w:rsidRDefault="00000000">
      <w:pPr>
        <w:pStyle w:val="a0"/>
        <w:spacing w:line="312" w:lineRule="auto"/>
        <w:ind w:firstLine="480"/>
        <w:rPr>
          <w:del w:id="2179" w:author="Si-yuan LIU" w:date="2026-07-24T14:26:00Z" w16du:dateUtc="2026-07-24T06:26:00Z"/>
          <w:rFonts w:ascii="Times New Roman" w:hAnsi="Times New Roman"/>
          <w:color w:val="000000" w:themeColor="text1"/>
        </w:rPr>
      </w:pPr>
      <w:del w:id="2180" w:author="Si-yuan LIU" w:date="2026-07-24T14:26:00Z" w16du:dateUtc="2026-07-24T06:26:00Z">
        <w:r w:rsidDel="00964E30">
          <w:rPr>
            <w:rFonts w:ascii="Times New Roman" w:hAnsi="Times New Roman" w:hint="eastAsia"/>
            <w:color w:val="000000" w:themeColor="text1"/>
          </w:rPr>
          <w:delText>根据《吸收合并协议》，项目公司以《中华人民共和国公司法》规定的方式吸收合并</w:delText>
        </w:r>
        <w:r w:rsidDel="00964E30">
          <w:rPr>
            <w:rFonts w:ascii="Times New Roman" w:hAnsi="Times New Roman"/>
            <w:color w:val="000000" w:themeColor="text1"/>
          </w:rPr>
          <w:delText>SPV</w:delText>
        </w:r>
        <w:r w:rsidDel="00964E30">
          <w:rPr>
            <w:rFonts w:ascii="Times New Roman" w:hAnsi="Times New Roman" w:hint="eastAsia"/>
            <w:color w:val="000000" w:themeColor="text1"/>
          </w:rPr>
          <w:delText>。吸收合并的具体方式为注销</w:delText>
        </w:r>
        <w:r w:rsidDel="00964E30">
          <w:rPr>
            <w:rFonts w:ascii="Times New Roman" w:hAnsi="Times New Roman"/>
            <w:color w:val="000000" w:themeColor="text1"/>
          </w:rPr>
          <w:delText>SPV</w:delText>
        </w:r>
        <w:r w:rsidDel="00964E30">
          <w:rPr>
            <w:rFonts w:ascii="Times New Roman" w:hAnsi="Times New Roman" w:hint="eastAsia"/>
            <w:color w:val="000000" w:themeColor="text1"/>
          </w:rPr>
          <w:delText>，项目公司作为合并完成后的存续公司承继</w:delText>
        </w:r>
        <w:r w:rsidDel="00964E30">
          <w:rPr>
            <w:rFonts w:ascii="Times New Roman" w:hAnsi="Times New Roman"/>
            <w:color w:val="000000" w:themeColor="text1"/>
          </w:rPr>
          <w:delText>SPV</w:delText>
        </w:r>
        <w:r w:rsidDel="00964E30">
          <w:rPr>
            <w:rFonts w:ascii="Times New Roman" w:hAnsi="Times New Roman" w:hint="eastAsia"/>
            <w:color w:val="000000" w:themeColor="text1"/>
          </w:rPr>
          <w:delText>的全部资产、负债、业务、人员、合同及其他一切权利与义务。本次合并完成后，计划管理人（代专项计划）成为项目公司股东，计划管理人（代专项计划）对</w:delText>
        </w:r>
        <w:r w:rsidDel="00964E30">
          <w:rPr>
            <w:rFonts w:ascii="Times New Roman" w:hAnsi="Times New Roman"/>
            <w:color w:val="000000" w:themeColor="text1"/>
          </w:rPr>
          <w:delText>SPV</w:delText>
        </w:r>
        <w:r w:rsidDel="00964E30">
          <w:rPr>
            <w:rFonts w:ascii="Times New Roman" w:hAnsi="Times New Roman" w:hint="eastAsia"/>
            <w:color w:val="000000" w:themeColor="text1"/>
          </w:rPr>
          <w:delText>的股东借款由项目公司承接。</w:delText>
        </w:r>
      </w:del>
    </w:p>
    <w:p w14:paraId="4D49493E" w14:textId="2EC5633F" w:rsidR="005F457E" w:rsidDel="00964E30" w:rsidRDefault="00000000">
      <w:pPr>
        <w:pStyle w:val="a0"/>
        <w:spacing w:after="0" w:line="312" w:lineRule="auto"/>
        <w:ind w:firstLine="480"/>
        <w:jc w:val="center"/>
        <w:rPr>
          <w:del w:id="2181" w:author="Si-yuan LIU" w:date="2026-07-24T14:26:00Z" w16du:dateUtc="2026-07-24T06:26:00Z"/>
          <w:rFonts w:ascii="Times New Roman" w:hAnsi="Times New Roman"/>
          <w:color w:val="000000" w:themeColor="text1"/>
        </w:rPr>
      </w:pPr>
      <w:del w:id="2182" w:author="Si-yuan LIU" w:date="2026-07-24T14:26:00Z" w16du:dateUtc="2026-07-24T06:26:00Z">
        <w:r w:rsidDel="00964E30">
          <w:rPr>
            <w:rFonts w:ascii="Times New Roman" w:hAnsi="Times New Roman"/>
            <w:noProof/>
            <w:color w:val="000000" w:themeColor="text1"/>
          </w:rPr>
          <w:drawing>
            <wp:inline distT="0" distB="0" distL="0" distR="0" wp14:anchorId="542A79F6" wp14:editId="7C95BABD">
              <wp:extent cx="2298700" cy="1668145"/>
              <wp:effectExtent l="0" t="0" r="6350" b="8255"/>
              <wp:docPr id="1253334605"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334605" name="图片 24"/>
                      <pic:cNvPicPr>
                        <a:picLocks noChangeAspect="1" noChangeArrowheads="1"/>
                      </pic:cNvPicPr>
                    </pic:nvPicPr>
                    <pic:blipFill>
                      <a:blip r:embed="rId42">
                        <a:extLst>
                          <a:ext uri="{28A0092B-C50C-407E-A947-70E740481C1C}">
                            <a14:useLocalDpi xmlns:a14="http://schemas.microsoft.com/office/drawing/2010/main" val="0"/>
                          </a:ext>
                        </a:extLst>
                      </a:blip>
                      <a:stretch>
                        <a:fillRect/>
                      </a:stretch>
                    </pic:blipFill>
                    <pic:spPr>
                      <a:xfrm>
                        <a:off x="0" y="0"/>
                        <a:ext cx="2304153" cy="1671891"/>
                      </a:xfrm>
                      <a:prstGeom prst="rect">
                        <a:avLst/>
                      </a:prstGeom>
                      <a:noFill/>
                    </pic:spPr>
                  </pic:pic>
                </a:graphicData>
              </a:graphic>
            </wp:inline>
          </w:drawing>
        </w:r>
      </w:del>
    </w:p>
    <w:p w14:paraId="05A47443" w14:textId="43E080D2" w:rsidR="005F457E" w:rsidDel="00964E30" w:rsidRDefault="00000000">
      <w:pPr>
        <w:pStyle w:val="a0"/>
        <w:spacing w:after="0" w:line="312" w:lineRule="auto"/>
        <w:ind w:firstLineChars="0" w:firstLine="0"/>
        <w:jc w:val="center"/>
        <w:rPr>
          <w:del w:id="2183" w:author="Si-yuan LIU" w:date="2026-07-24T14:26:00Z" w16du:dateUtc="2026-07-24T06:26:00Z"/>
          <w:rFonts w:ascii="Times New Roman" w:hAnsi="Times New Roman"/>
          <w:color w:val="000000" w:themeColor="text1"/>
        </w:rPr>
      </w:pPr>
      <w:del w:id="2184" w:author="Si-yuan LIU" w:date="2026-07-24T14:26:00Z" w16du:dateUtc="2026-07-24T06:26:00Z">
        <w:r w:rsidDel="00964E30">
          <w:rPr>
            <w:rFonts w:ascii="Times New Roman" w:hAnsi="Times New Roman" w:hint="eastAsia"/>
            <w:color w:val="000000" w:themeColor="text1"/>
            <w:szCs w:val="24"/>
          </w:rPr>
          <w:delText>图</w:delText>
        </w:r>
        <w:r w:rsidDel="00964E30">
          <w:rPr>
            <w:rFonts w:ascii="Times New Roman" w:hAnsi="Times New Roman"/>
            <w:color w:val="000000" w:themeColor="text1"/>
            <w:szCs w:val="24"/>
          </w:rPr>
          <w:delText xml:space="preserve"> </w:delText>
        </w:r>
        <w:r w:rsidDel="00964E30">
          <w:rPr>
            <w:rFonts w:ascii="Times New Roman" w:hAnsi="Times New Roman"/>
            <w:color w:val="000000" w:themeColor="text1"/>
            <w:szCs w:val="24"/>
          </w:rPr>
          <w:fldChar w:fldCharType="begin"/>
        </w:r>
        <w:r w:rsidDel="00964E30">
          <w:rPr>
            <w:rFonts w:ascii="Times New Roman" w:hAnsi="Times New Roman"/>
            <w:color w:val="000000" w:themeColor="text1"/>
            <w:szCs w:val="24"/>
          </w:rPr>
          <w:delInstrText xml:space="preserve"> SEQ </w:delInstrText>
        </w:r>
        <w:r w:rsidDel="00964E30">
          <w:rPr>
            <w:rFonts w:ascii="Times New Roman" w:hAnsi="Times New Roman"/>
            <w:color w:val="000000" w:themeColor="text1"/>
            <w:szCs w:val="24"/>
          </w:rPr>
          <w:delInstrText>图</w:delInstrText>
        </w:r>
        <w:r w:rsidDel="00964E30">
          <w:rPr>
            <w:rFonts w:ascii="Times New Roman" w:hAnsi="Times New Roman"/>
            <w:color w:val="000000" w:themeColor="text1"/>
            <w:szCs w:val="24"/>
          </w:rPr>
          <w:delInstrText xml:space="preserve"> \* ARABIC </w:delInstrText>
        </w:r>
        <w:r w:rsidDel="00964E30">
          <w:rPr>
            <w:rFonts w:ascii="Times New Roman" w:hAnsi="Times New Roman"/>
            <w:color w:val="000000" w:themeColor="text1"/>
            <w:szCs w:val="24"/>
          </w:rPr>
          <w:fldChar w:fldCharType="separate"/>
        </w:r>
        <w:r w:rsidR="004A5B2B" w:rsidDel="00964E30">
          <w:rPr>
            <w:rFonts w:ascii="Times New Roman" w:hAnsi="Times New Roman"/>
            <w:noProof/>
            <w:color w:val="000000" w:themeColor="text1"/>
            <w:szCs w:val="24"/>
          </w:rPr>
          <w:delText>14</w:delText>
        </w:r>
        <w:r w:rsidDel="00964E30">
          <w:rPr>
            <w:rFonts w:ascii="Times New Roman" w:hAnsi="Times New Roman"/>
            <w:color w:val="000000" w:themeColor="text1"/>
            <w:szCs w:val="24"/>
          </w:rPr>
          <w:fldChar w:fldCharType="end"/>
        </w:r>
        <w:r w:rsidDel="00964E30">
          <w:rPr>
            <w:rFonts w:ascii="Times New Roman" w:hAnsi="Times New Roman"/>
            <w:color w:val="000000" w:themeColor="text1"/>
            <w:szCs w:val="24"/>
          </w:rPr>
          <w:delText xml:space="preserve"> </w:delText>
        </w:r>
        <w:r w:rsidDel="00964E30">
          <w:rPr>
            <w:rFonts w:ascii="Times New Roman" w:hAnsi="Times New Roman" w:hint="eastAsia"/>
            <w:color w:val="000000" w:themeColor="text1"/>
            <w:szCs w:val="24"/>
          </w:rPr>
          <w:delText>项目公司吸收合并</w:delText>
        </w:r>
        <w:r w:rsidDel="00964E30">
          <w:rPr>
            <w:rFonts w:ascii="Times New Roman" w:hAnsi="Times New Roman"/>
            <w:color w:val="000000" w:themeColor="text1"/>
            <w:szCs w:val="24"/>
          </w:rPr>
          <w:delText>SPV</w:delText>
        </w:r>
      </w:del>
    </w:p>
    <w:p w14:paraId="73719ACC" w14:textId="6F1C910E" w:rsidR="005F457E" w:rsidDel="00964E30" w:rsidRDefault="00000000">
      <w:pPr>
        <w:pStyle w:val="a0"/>
        <w:spacing w:after="0" w:line="312" w:lineRule="auto"/>
        <w:ind w:firstLine="480"/>
        <w:rPr>
          <w:del w:id="2185" w:author="Si-yuan LIU" w:date="2026-07-24T14:26:00Z" w16du:dateUtc="2026-07-24T06:26:00Z"/>
          <w:rFonts w:ascii="Times New Roman" w:hAnsi="Times New Roman"/>
          <w:color w:val="000000" w:themeColor="text1"/>
        </w:rPr>
      </w:pPr>
      <w:del w:id="2186" w:author="Si-yuan LIU" w:date="2026-07-24T14:26:00Z" w16du:dateUtc="2026-07-24T06:26:00Z">
        <w:r w:rsidDel="00964E30">
          <w:rPr>
            <w:rFonts w:ascii="Times New Roman" w:hAnsi="Times New Roman"/>
            <w:color w:val="000000" w:themeColor="text1"/>
          </w:rPr>
          <w:delText>4.</w:delText>
        </w:r>
        <w:r w:rsidDel="00964E30">
          <w:rPr>
            <w:rFonts w:ascii="Times New Roman" w:hAnsi="Times New Roman" w:hint="eastAsia"/>
            <w:color w:val="000000" w:themeColor="text1"/>
          </w:rPr>
          <w:delText>未纳入拟发行基础设施</w:delText>
        </w:r>
        <w:r w:rsidDel="00964E30">
          <w:rPr>
            <w:rFonts w:ascii="Times New Roman" w:hAnsi="Times New Roman"/>
            <w:color w:val="000000" w:themeColor="text1"/>
          </w:rPr>
          <w:delText>REITs</w:delText>
        </w:r>
        <w:r w:rsidDel="00964E30">
          <w:rPr>
            <w:rFonts w:ascii="Times New Roman" w:hAnsi="Times New Roman" w:hint="eastAsia"/>
            <w:color w:val="000000" w:themeColor="text1"/>
          </w:rPr>
          <w:delText>底层资产的其他资产和负债的处理方式</w:delText>
        </w:r>
      </w:del>
    </w:p>
    <w:p w14:paraId="1A5614D8" w14:textId="62A07094" w:rsidR="005F457E" w:rsidDel="00964E30" w:rsidRDefault="00000000">
      <w:pPr>
        <w:pStyle w:val="a0"/>
        <w:spacing w:after="0" w:line="312" w:lineRule="auto"/>
        <w:ind w:firstLine="480"/>
        <w:rPr>
          <w:del w:id="2187" w:author="Si-yuan LIU" w:date="2026-07-24T14:26:00Z" w16du:dateUtc="2026-07-24T06:26:00Z"/>
          <w:rFonts w:ascii="Times New Roman" w:hAnsi="Times New Roman"/>
          <w:color w:val="000000" w:themeColor="text1"/>
        </w:rPr>
      </w:pPr>
      <w:del w:id="2188" w:author="Si-yuan LIU" w:date="2026-07-24T14:26:00Z" w16du:dateUtc="2026-07-24T06:26:00Z">
        <w:r w:rsidDel="00964E30">
          <w:rPr>
            <w:rFonts w:ascii="Times New Roman" w:hAnsi="Times New Roman" w:hint="eastAsia"/>
            <w:color w:val="000000" w:themeColor="text1"/>
          </w:rPr>
          <w:delText>未纳入拟发行基础设施</w:delText>
        </w:r>
        <w:r w:rsidDel="00964E30">
          <w:rPr>
            <w:rFonts w:ascii="Times New Roman" w:hAnsi="Times New Roman" w:hint="eastAsia"/>
            <w:color w:val="000000" w:themeColor="text1"/>
          </w:rPr>
          <w:delText>REITs</w:delText>
        </w:r>
        <w:r w:rsidDel="00964E30">
          <w:rPr>
            <w:rFonts w:ascii="Times New Roman" w:hAnsi="Times New Roman" w:hint="eastAsia"/>
            <w:color w:val="000000" w:themeColor="text1"/>
          </w:rPr>
          <w:delText>底层资产的其他资产和负债包括</w:delText>
        </w:r>
        <w:r w:rsidDel="00964E30">
          <w:rPr>
            <w:rFonts w:ascii="Times New Roman" w:hAnsi="Times New Roman" w:hint="eastAsia"/>
            <w:color w:val="000000" w:themeColor="text1"/>
          </w:rPr>
          <w:delText>3</w:delText>
        </w:r>
        <w:r w:rsidDel="00964E30">
          <w:rPr>
            <w:rFonts w:ascii="Times New Roman" w:hAnsi="Times New Roman" w:hint="eastAsia"/>
            <w:color w:val="000000" w:themeColor="text1"/>
          </w:rPr>
          <w:delText>、</w:delText>
        </w:r>
        <w:r w:rsidDel="00964E30">
          <w:rPr>
            <w:rFonts w:ascii="Times New Roman" w:hAnsi="Times New Roman" w:hint="eastAsia"/>
            <w:color w:val="000000" w:themeColor="text1"/>
          </w:rPr>
          <w:delText>4</w:delText>
        </w:r>
        <w:r w:rsidDel="00964E30">
          <w:rPr>
            <w:rFonts w:ascii="Times New Roman" w:hAnsi="Times New Roman" w:hint="eastAsia"/>
            <w:color w:val="000000" w:themeColor="text1"/>
          </w:rPr>
          <w:delText>号楼等，拟从奥融科技体内剥离，并由昊盈科技受让。重组完成后，奥融科技仅持有基础设施项目。</w:delText>
        </w:r>
        <w:r w:rsidDel="00964E30">
          <w:rPr>
            <w:rFonts w:ascii="Times New Roman" w:hAnsi="Times New Roman"/>
            <w:color w:val="000000" w:themeColor="text1"/>
          </w:rPr>
          <w:delText>本项目已将实现资产功能作用所必需的、不可分割的各组成部分完整纳入底层资产范围，</w:delText>
        </w:r>
        <w:r w:rsidDel="00964E30">
          <w:rPr>
            <w:rFonts w:ascii="Times New Roman" w:hAnsi="Times New Roman"/>
            <w:color w:val="000000" w:themeColor="text1"/>
          </w:rPr>
          <w:delText>3</w:delText>
        </w:r>
        <w:r w:rsidDel="00964E30">
          <w:rPr>
            <w:rFonts w:ascii="Times New Roman" w:hAnsi="Times New Roman"/>
            <w:color w:val="000000" w:themeColor="text1"/>
          </w:rPr>
          <w:delText>、</w:delText>
        </w:r>
        <w:r w:rsidDel="00964E30">
          <w:rPr>
            <w:rFonts w:ascii="Times New Roman" w:hAnsi="Times New Roman"/>
            <w:color w:val="000000" w:themeColor="text1"/>
          </w:rPr>
          <w:delText>4</w:delText>
        </w:r>
        <w:r w:rsidDel="00964E30">
          <w:rPr>
            <w:rFonts w:ascii="Times New Roman" w:hAnsi="Times New Roman"/>
            <w:color w:val="000000" w:themeColor="text1"/>
          </w:rPr>
          <w:delText>号楼作为非入池资产剥离不影响本项目底层资产的完整性。</w:delText>
        </w:r>
      </w:del>
    </w:p>
    <w:p w14:paraId="1E4776E8" w14:textId="267A6E93" w:rsidR="005F457E" w:rsidDel="00964E30" w:rsidRDefault="00000000">
      <w:pPr>
        <w:pStyle w:val="a0"/>
        <w:spacing w:after="0" w:line="312" w:lineRule="auto"/>
        <w:ind w:firstLine="480"/>
        <w:rPr>
          <w:del w:id="2189" w:author="Si-yuan LIU" w:date="2026-07-24T14:26:00Z" w16du:dateUtc="2026-07-24T06:26:00Z"/>
          <w:rFonts w:ascii="Times New Roman" w:hAnsi="Times New Roman"/>
          <w:color w:val="000000" w:themeColor="text1"/>
        </w:rPr>
      </w:pPr>
      <w:del w:id="2190" w:author="Si-yuan LIU" w:date="2026-07-24T14:26:00Z" w16du:dateUtc="2026-07-24T06:26:00Z">
        <w:r w:rsidDel="00964E30">
          <w:rPr>
            <w:rFonts w:ascii="Times New Roman" w:hAnsi="Times New Roman"/>
            <w:color w:val="000000" w:themeColor="text1"/>
          </w:rPr>
          <w:delText>3</w:delText>
        </w:r>
        <w:r w:rsidDel="00964E30">
          <w:rPr>
            <w:rFonts w:ascii="Times New Roman" w:hAnsi="Times New Roman"/>
            <w:color w:val="000000" w:themeColor="text1"/>
          </w:rPr>
          <w:delText>、</w:delText>
        </w:r>
        <w:r w:rsidDel="00964E30">
          <w:rPr>
            <w:rFonts w:ascii="Times New Roman" w:hAnsi="Times New Roman"/>
            <w:color w:val="000000" w:themeColor="text1"/>
          </w:rPr>
          <w:delText>4</w:delText>
        </w:r>
        <w:r w:rsidDel="00964E30">
          <w:rPr>
            <w:rFonts w:ascii="Times New Roman" w:hAnsi="Times New Roman"/>
            <w:color w:val="000000" w:themeColor="text1"/>
          </w:rPr>
          <w:delText>号楼目前的用途、建设情况、使用情况、是否会产生业务竞争关系</w:delText>
        </w:r>
        <w:r w:rsidDel="00964E30">
          <w:rPr>
            <w:rFonts w:ascii="Times New Roman" w:hAnsi="Times New Roman" w:hint="eastAsia"/>
            <w:color w:val="000000" w:themeColor="text1"/>
          </w:rPr>
          <w:delText>情况如下：</w:delText>
        </w:r>
      </w:del>
    </w:p>
    <w:p w14:paraId="636CF6FC" w14:textId="5CF174D3" w:rsidR="005F457E" w:rsidDel="00964E30" w:rsidRDefault="00000000">
      <w:pPr>
        <w:pStyle w:val="a0"/>
        <w:spacing w:after="0" w:line="312" w:lineRule="auto"/>
        <w:ind w:firstLine="480"/>
        <w:rPr>
          <w:del w:id="2191" w:author="Si-yuan LIU" w:date="2026-07-24T14:26:00Z" w16du:dateUtc="2026-07-24T06:26:00Z"/>
          <w:rFonts w:ascii="Times New Roman" w:hAnsi="Times New Roman"/>
          <w:color w:val="000000" w:themeColor="text1"/>
        </w:rPr>
      </w:pPr>
      <w:del w:id="2192" w:author="Si-yuan LIU" w:date="2026-07-24T14:26:00Z" w16du:dateUtc="2026-07-24T06:26:00Z">
        <w:r w:rsidDel="00964E30">
          <w:rPr>
            <w:rFonts w:ascii="Times New Roman" w:hAnsi="Times New Roman" w:hint="eastAsia"/>
            <w:color w:val="000000" w:themeColor="text1"/>
          </w:rPr>
          <w:delText>（</w:delText>
        </w:r>
        <w:r w:rsidDel="00964E30">
          <w:rPr>
            <w:rFonts w:ascii="Times New Roman" w:hAnsi="Times New Roman" w:hint="eastAsia"/>
            <w:color w:val="000000" w:themeColor="text1"/>
          </w:rPr>
          <w:delText>1</w:delText>
        </w:r>
        <w:r w:rsidDel="00964E30">
          <w:rPr>
            <w:rFonts w:ascii="Times New Roman" w:hAnsi="Times New Roman" w:hint="eastAsia"/>
            <w:color w:val="000000" w:themeColor="text1"/>
          </w:rPr>
          <w:delText>）用途</w:delText>
        </w:r>
      </w:del>
    </w:p>
    <w:p w14:paraId="664C0CB1" w14:textId="45BE2547" w:rsidR="005F457E" w:rsidDel="00964E30" w:rsidRDefault="00000000">
      <w:pPr>
        <w:pStyle w:val="a0"/>
        <w:spacing w:after="0" w:line="312" w:lineRule="auto"/>
        <w:ind w:firstLine="480"/>
        <w:rPr>
          <w:del w:id="2193" w:author="Si-yuan LIU" w:date="2026-07-24T14:26:00Z" w16du:dateUtc="2026-07-24T06:26:00Z"/>
          <w:rFonts w:ascii="Times New Roman" w:hAnsi="Times New Roman"/>
          <w:color w:val="000000" w:themeColor="text1"/>
        </w:rPr>
      </w:pPr>
      <w:del w:id="2194" w:author="Si-yuan LIU" w:date="2026-07-24T14:26:00Z" w16du:dateUtc="2026-07-24T06:26:00Z">
        <w:r w:rsidDel="00964E30">
          <w:rPr>
            <w:rFonts w:ascii="Times New Roman" w:hAnsi="Times New Roman" w:hint="eastAsia"/>
            <w:color w:val="000000" w:themeColor="text1"/>
          </w:rPr>
          <w:delText>3</w:delText>
        </w:r>
        <w:r w:rsidDel="00964E30">
          <w:rPr>
            <w:rFonts w:ascii="Times New Roman" w:hAnsi="Times New Roman" w:hint="eastAsia"/>
            <w:color w:val="000000" w:themeColor="text1"/>
          </w:rPr>
          <w:delText>、</w:delText>
        </w:r>
        <w:r w:rsidDel="00964E30">
          <w:rPr>
            <w:rFonts w:ascii="Times New Roman" w:hAnsi="Times New Roman" w:hint="eastAsia"/>
            <w:color w:val="000000" w:themeColor="text1"/>
          </w:rPr>
          <w:delText>4</w:delText>
        </w:r>
        <w:r w:rsidDel="00964E30">
          <w:rPr>
            <w:rFonts w:ascii="Times New Roman" w:hAnsi="Times New Roman" w:hint="eastAsia"/>
            <w:color w:val="000000" w:themeColor="text1"/>
          </w:rPr>
          <w:delText>号楼目前的用途为数据中心用楼。</w:delText>
        </w:r>
      </w:del>
    </w:p>
    <w:p w14:paraId="0E8FD8C4" w14:textId="7FF7E629" w:rsidR="005F457E" w:rsidDel="00964E30" w:rsidRDefault="00000000">
      <w:pPr>
        <w:pStyle w:val="a0"/>
        <w:spacing w:after="0" w:line="312" w:lineRule="auto"/>
        <w:ind w:firstLine="480"/>
        <w:rPr>
          <w:del w:id="2195" w:author="Si-yuan LIU" w:date="2026-07-24T14:26:00Z" w16du:dateUtc="2026-07-24T06:26:00Z"/>
          <w:rFonts w:ascii="Times New Roman" w:hAnsi="Times New Roman"/>
          <w:color w:val="000000" w:themeColor="text1"/>
        </w:rPr>
      </w:pPr>
      <w:del w:id="2196" w:author="Si-yuan LIU" w:date="2026-07-24T14:26:00Z" w16du:dateUtc="2026-07-24T06:26:00Z">
        <w:r w:rsidDel="00964E30">
          <w:rPr>
            <w:rFonts w:ascii="Times New Roman" w:hAnsi="Times New Roman" w:hint="eastAsia"/>
            <w:color w:val="000000" w:themeColor="text1"/>
          </w:rPr>
          <w:delText>（</w:delText>
        </w:r>
        <w:r w:rsidDel="00964E30">
          <w:rPr>
            <w:rFonts w:ascii="Times New Roman" w:hAnsi="Times New Roman" w:hint="eastAsia"/>
            <w:color w:val="000000" w:themeColor="text1"/>
          </w:rPr>
          <w:delText>2</w:delText>
        </w:r>
        <w:r w:rsidDel="00964E30">
          <w:rPr>
            <w:rFonts w:ascii="Times New Roman" w:hAnsi="Times New Roman" w:hint="eastAsia"/>
            <w:color w:val="000000" w:themeColor="text1"/>
          </w:rPr>
          <w:delText>）建设情况</w:delText>
        </w:r>
      </w:del>
    </w:p>
    <w:p w14:paraId="3F7B9159" w14:textId="7E655357" w:rsidR="005F457E" w:rsidDel="00964E30" w:rsidRDefault="00000000">
      <w:pPr>
        <w:pStyle w:val="a0"/>
        <w:spacing w:after="0" w:line="312" w:lineRule="auto"/>
        <w:ind w:firstLine="480"/>
        <w:rPr>
          <w:del w:id="2197" w:author="Si-yuan LIU" w:date="2026-07-24T14:26:00Z" w16du:dateUtc="2026-07-24T06:26:00Z"/>
          <w:rFonts w:ascii="Times New Roman" w:hAnsi="Times New Roman"/>
          <w:color w:val="000000" w:themeColor="text1"/>
        </w:rPr>
      </w:pPr>
      <w:del w:id="2198" w:author="Si-yuan LIU" w:date="2026-07-24T14:26:00Z" w16du:dateUtc="2026-07-24T06:26:00Z">
        <w:r w:rsidDel="00964E30">
          <w:rPr>
            <w:rFonts w:ascii="Times New Roman" w:hAnsi="Times New Roman" w:hint="eastAsia"/>
            <w:color w:val="000000" w:themeColor="text1"/>
          </w:rPr>
          <w:delText>3</w:delText>
        </w:r>
        <w:r w:rsidDel="00964E30">
          <w:rPr>
            <w:rFonts w:ascii="Times New Roman" w:hAnsi="Times New Roman" w:hint="eastAsia"/>
            <w:color w:val="000000" w:themeColor="text1"/>
          </w:rPr>
          <w:delText>、</w:delText>
        </w:r>
        <w:r w:rsidDel="00964E30">
          <w:rPr>
            <w:rFonts w:ascii="Times New Roman" w:hAnsi="Times New Roman" w:hint="eastAsia"/>
            <w:color w:val="000000" w:themeColor="text1"/>
          </w:rPr>
          <w:delText>4</w:delText>
        </w:r>
        <w:r w:rsidDel="00964E30">
          <w:rPr>
            <w:rFonts w:ascii="Times New Roman" w:hAnsi="Times New Roman" w:hint="eastAsia"/>
            <w:color w:val="000000" w:themeColor="text1"/>
          </w:rPr>
          <w:delText>号楼总建筑面积为</w:delText>
        </w:r>
        <w:r w:rsidDel="00964E30">
          <w:rPr>
            <w:rFonts w:ascii="Times New Roman" w:hAnsi="Times New Roman" w:hint="eastAsia"/>
            <w:color w:val="000000" w:themeColor="text1"/>
          </w:rPr>
          <w:delText>36,447.9948</w:delText>
        </w:r>
        <w:r w:rsidDel="00964E30">
          <w:rPr>
            <w:rFonts w:ascii="Times New Roman" w:hAnsi="Times New Roman" w:hint="eastAsia"/>
            <w:color w:val="000000" w:themeColor="text1"/>
          </w:rPr>
          <w:delText>平方米，规划</w:delText>
        </w:r>
        <w:r w:rsidDel="00964E30">
          <w:rPr>
            <w:rFonts w:ascii="Times New Roman" w:hAnsi="Times New Roman" w:hint="eastAsia"/>
            <w:color w:val="000000" w:themeColor="text1"/>
          </w:rPr>
          <w:delText>IT</w:delText>
        </w:r>
        <w:r w:rsidDel="00964E30">
          <w:rPr>
            <w:rFonts w:ascii="Times New Roman" w:hAnsi="Times New Roman" w:hint="eastAsia"/>
            <w:color w:val="000000" w:themeColor="text1"/>
          </w:rPr>
          <w:delText>规模合计约</w:delText>
        </w:r>
        <w:r w:rsidDel="00964E30">
          <w:rPr>
            <w:rFonts w:ascii="Times New Roman" w:hAnsi="Times New Roman" w:hint="eastAsia"/>
            <w:color w:val="000000" w:themeColor="text1"/>
          </w:rPr>
          <w:delText>30MW</w:delText>
        </w:r>
        <w:r w:rsidDel="00964E30">
          <w:rPr>
            <w:rFonts w:ascii="Times New Roman" w:hAnsi="Times New Roman" w:hint="eastAsia"/>
            <w:color w:val="000000" w:themeColor="text1"/>
          </w:rPr>
          <w:delText>，已完成全部土建工程建设，仅</w:delText>
        </w:r>
        <w:r w:rsidDel="00964E30">
          <w:rPr>
            <w:rFonts w:ascii="Times New Roman" w:hAnsi="Times New Roman" w:hint="eastAsia"/>
            <w:color w:val="000000" w:themeColor="text1"/>
          </w:rPr>
          <w:delText>4</w:delText>
        </w:r>
        <w:r w:rsidDel="00964E30">
          <w:rPr>
            <w:rFonts w:ascii="Times New Roman" w:hAnsi="Times New Roman" w:hint="eastAsia"/>
            <w:color w:val="000000" w:themeColor="text1"/>
          </w:rPr>
          <w:delText>号楼</w:delText>
        </w:r>
        <w:r w:rsidDel="00964E30">
          <w:rPr>
            <w:rFonts w:ascii="Times New Roman" w:hAnsi="Times New Roman" w:hint="eastAsia"/>
            <w:color w:val="000000" w:themeColor="text1"/>
          </w:rPr>
          <w:delText>1</w:delText>
        </w:r>
        <w:r w:rsidDel="00964E30">
          <w:rPr>
            <w:rFonts w:ascii="Times New Roman" w:hAnsi="Times New Roman" w:hint="eastAsia"/>
            <w:color w:val="000000" w:themeColor="text1"/>
          </w:rPr>
          <w:delText>个模块机房部署机电设备，</w:delText>
        </w:r>
        <w:r w:rsidDel="00964E30">
          <w:rPr>
            <w:rFonts w:ascii="Times New Roman" w:hAnsi="Times New Roman" w:hint="eastAsia"/>
            <w:color w:val="000000" w:themeColor="text1"/>
          </w:rPr>
          <w:delText>IT</w:delText>
        </w:r>
        <w:r w:rsidDel="00964E30">
          <w:rPr>
            <w:rFonts w:ascii="Times New Roman" w:hAnsi="Times New Roman" w:hint="eastAsia"/>
            <w:color w:val="000000" w:themeColor="text1"/>
          </w:rPr>
          <w:delText>规模约</w:delText>
        </w:r>
        <w:r w:rsidDel="00964E30">
          <w:rPr>
            <w:rFonts w:ascii="Times New Roman" w:hAnsi="Times New Roman" w:hint="eastAsia"/>
            <w:color w:val="000000" w:themeColor="text1"/>
          </w:rPr>
          <w:delText>2.4MW</w:delText>
        </w:r>
        <w:r w:rsidDel="00964E30">
          <w:rPr>
            <w:rFonts w:ascii="Times New Roman" w:hAnsi="Times New Roman" w:hint="eastAsia"/>
            <w:color w:val="000000" w:themeColor="text1"/>
          </w:rPr>
          <w:delText>，剩余绝大部分楼栋空间尚未完成部署。</w:delText>
        </w:r>
      </w:del>
    </w:p>
    <w:p w14:paraId="0283DB60" w14:textId="0D954E4B" w:rsidR="005F457E" w:rsidDel="00964E30" w:rsidRDefault="00000000">
      <w:pPr>
        <w:pStyle w:val="a0"/>
        <w:spacing w:after="0" w:line="312" w:lineRule="auto"/>
        <w:ind w:firstLine="480"/>
        <w:rPr>
          <w:del w:id="2199" w:author="Si-yuan LIU" w:date="2026-07-24T14:26:00Z" w16du:dateUtc="2026-07-24T06:26:00Z"/>
          <w:rFonts w:ascii="Times New Roman" w:hAnsi="Times New Roman"/>
          <w:color w:val="000000" w:themeColor="text1"/>
        </w:rPr>
      </w:pPr>
      <w:del w:id="2200" w:author="Si-yuan LIU" w:date="2026-07-24T14:26:00Z" w16du:dateUtc="2026-07-24T06:26:00Z">
        <w:r w:rsidDel="00964E30">
          <w:rPr>
            <w:rFonts w:ascii="Times New Roman" w:hAnsi="Times New Roman" w:hint="eastAsia"/>
            <w:color w:val="000000" w:themeColor="text1"/>
          </w:rPr>
          <w:delText>（</w:delText>
        </w:r>
        <w:r w:rsidDel="00964E30">
          <w:rPr>
            <w:rFonts w:ascii="Times New Roman" w:hAnsi="Times New Roman" w:hint="eastAsia"/>
            <w:color w:val="000000" w:themeColor="text1"/>
          </w:rPr>
          <w:delText>3</w:delText>
        </w:r>
        <w:r w:rsidDel="00964E30">
          <w:rPr>
            <w:rFonts w:ascii="Times New Roman" w:hAnsi="Times New Roman" w:hint="eastAsia"/>
            <w:color w:val="000000" w:themeColor="text1"/>
          </w:rPr>
          <w:delText>）使用情况</w:delText>
        </w:r>
      </w:del>
    </w:p>
    <w:p w14:paraId="1783B5C3" w14:textId="4AA73C1B" w:rsidR="005F457E" w:rsidDel="00964E30" w:rsidRDefault="00000000">
      <w:pPr>
        <w:pStyle w:val="a0"/>
        <w:spacing w:after="0" w:line="312" w:lineRule="auto"/>
        <w:ind w:firstLine="480"/>
        <w:rPr>
          <w:del w:id="2201" w:author="Si-yuan LIU" w:date="2026-07-24T14:26:00Z" w16du:dateUtc="2026-07-24T06:26:00Z"/>
          <w:rFonts w:ascii="Times New Roman" w:hAnsi="Times New Roman"/>
          <w:color w:val="000000" w:themeColor="text1"/>
        </w:rPr>
      </w:pPr>
      <w:del w:id="2202" w:author="Si-yuan LIU" w:date="2026-07-24T14:26:00Z" w16du:dateUtc="2026-07-24T06:26:00Z">
        <w:r w:rsidDel="00964E30">
          <w:rPr>
            <w:rFonts w:ascii="Times New Roman" w:hAnsi="Times New Roman" w:hint="eastAsia"/>
            <w:color w:val="000000" w:themeColor="text1"/>
          </w:rPr>
          <w:delText>目前仅前述</w:delText>
        </w:r>
        <w:r w:rsidDel="00964E30">
          <w:rPr>
            <w:rFonts w:ascii="Times New Roman" w:hAnsi="Times New Roman" w:hint="eastAsia"/>
            <w:color w:val="000000" w:themeColor="text1"/>
          </w:rPr>
          <w:delText>4</w:delText>
        </w:r>
        <w:r w:rsidDel="00964E30">
          <w:rPr>
            <w:rFonts w:ascii="Times New Roman" w:hAnsi="Times New Roman" w:hint="eastAsia"/>
            <w:color w:val="000000" w:themeColor="text1"/>
          </w:rPr>
          <w:delText>号楼</w:delText>
        </w:r>
        <w:r w:rsidDel="00964E30">
          <w:rPr>
            <w:rFonts w:ascii="Times New Roman" w:hAnsi="Times New Roman" w:hint="eastAsia"/>
            <w:color w:val="000000" w:themeColor="text1"/>
          </w:rPr>
          <w:delText>1</w:delText>
        </w:r>
        <w:r w:rsidDel="00964E30">
          <w:rPr>
            <w:rFonts w:ascii="Times New Roman" w:hAnsi="Times New Roman" w:hint="eastAsia"/>
            <w:color w:val="000000" w:themeColor="text1"/>
          </w:rPr>
          <w:delText>个模块机房已签约并交付客户使用（非百度或其关联公司），</w:delText>
        </w:r>
        <w:r w:rsidDel="00964E30">
          <w:rPr>
            <w:rFonts w:ascii="Times New Roman" w:hAnsi="Times New Roman" w:hint="eastAsia"/>
            <w:color w:val="000000" w:themeColor="text1"/>
          </w:rPr>
          <w:delText>IT</w:delText>
        </w:r>
        <w:r w:rsidDel="00964E30">
          <w:rPr>
            <w:rFonts w:ascii="Times New Roman" w:hAnsi="Times New Roman" w:hint="eastAsia"/>
            <w:color w:val="000000" w:themeColor="text1"/>
          </w:rPr>
          <w:delText>规模约</w:delText>
        </w:r>
        <w:r w:rsidDel="00964E30">
          <w:rPr>
            <w:rFonts w:ascii="Times New Roman" w:hAnsi="Times New Roman" w:hint="eastAsia"/>
            <w:color w:val="000000" w:themeColor="text1"/>
          </w:rPr>
          <w:delText>2.4MW</w:delText>
        </w:r>
        <w:r w:rsidDel="00964E30">
          <w:rPr>
            <w:rFonts w:ascii="Times New Roman" w:hAnsi="Times New Roman" w:hint="eastAsia"/>
            <w:color w:val="000000" w:themeColor="text1"/>
          </w:rPr>
          <w:delText>，剩余楼栋空间尚未投入运营。</w:delText>
        </w:r>
      </w:del>
    </w:p>
    <w:p w14:paraId="32E0C30C" w14:textId="22EC67EB" w:rsidR="005F457E" w:rsidDel="00964E30" w:rsidRDefault="00000000">
      <w:pPr>
        <w:pStyle w:val="a0"/>
        <w:spacing w:after="0" w:line="312" w:lineRule="auto"/>
        <w:ind w:firstLine="480"/>
        <w:rPr>
          <w:del w:id="2203" w:author="Si-yuan LIU" w:date="2026-07-24T14:26:00Z" w16du:dateUtc="2026-07-24T06:26:00Z"/>
          <w:rFonts w:ascii="Times New Roman" w:hAnsi="Times New Roman"/>
          <w:color w:val="000000" w:themeColor="text1"/>
        </w:rPr>
      </w:pPr>
      <w:del w:id="2204" w:author="Si-yuan LIU" w:date="2026-07-24T14:26:00Z" w16du:dateUtc="2026-07-24T06:26:00Z">
        <w:r w:rsidDel="00964E30">
          <w:rPr>
            <w:rFonts w:ascii="Times New Roman" w:hAnsi="Times New Roman" w:hint="eastAsia"/>
            <w:color w:val="000000" w:themeColor="text1"/>
          </w:rPr>
          <w:delText>（</w:delText>
        </w:r>
        <w:r w:rsidDel="00964E30">
          <w:rPr>
            <w:rFonts w:ascii="Times New Roman" w:hAnsi="Times New Roman" w:hint="eastAsia"/>
            <w:color w:val="000000" w:themeColor="text1"/>
          </w:rPr>
          <w:delText>4</w:delText>
        </w:r>
        <w:r w:rsidDel="00964E30">
          <w:rPr>
            <w:rFonts w:ascii="Times New Roman" w:hAnsi="Times New Roman" w:hint="eastAsia"/>
            <w:color w:val="000000" w:themeColor="text1"/>
          </w:rPr>
          <w:delText>）是否会产生业务竞争关系</w:delText>
        </w:r>
      </w:del>
    </w:p>
    <w:p w14:paraId="73A77F98" w14:textId="655A6BE1" w:rsidR="005F457E" w:rsidDel="00964E30" w:rsidRDefault="00000000">
      <w:pPr>
        <w:pStyle w:val="a0"/>
        <w:spacing w:after="0" w:line="312" w:lineRule="auto"/>
        <w:ind w:firstLine="480"/>
        <w:rPr>
          <w:del w:id="2205" w:author="Si-yuan LIU" w:date="2026-07-24T14:26:00Z" w16du:dateUtc="2026-07-24T06:26:00Z"/>
          <w:rFonts w:ascii="Times New Roman" w:hAnsi="Times New Roman"/>
          <w:color w:val="000000" w:themeColor="text1"/>
        </w:rPr>
      </w:pPr>
      <w:del w:id="2206" w:author="Si-yuan LIU" w:date="2026-07-24T14:26:00Z" w16du:dateUtc="2026-07-24T06:26:00Z">
        <w:r w:rsidDel="00964E30">
          <w:rPr>
            <w:rFonts w:ascii="Times New Roman" w:hAnsi="Times New Roman" w:hint="eastAsia"/>
            <w:color w:val="000000" w:themeColor="text1"/>
          </w:rPr>
          <w:delText>3</w:delText>
        </w:r>
        <w:r w:rsidDel="00964E30">
          <w:rPr>
            <w:rFonts w:ascii="Times New Roman" w:hAnsi="Times New Roman" w:hint="eastAsia"/>
            <w:color w:val="000000" w:themeColor="text1"/>
          </w:rPr>
          <w:delText>、</w:delText>
        </w:r>
        <w:r w:rsidDel="00964E30">
          <w:rPr>
            <w:rFonts w:ascii="Times New Roman" w:hAnsi="Times New Roman" w:hint="eastAsia"/>
            <w:color w:val="000000" w:themeColor="text1"/>
          </w:rPr>
          <w:delText>4</w:delText>
        </w:r>
        <w:r w:rsidDel="00964E30">
          <w:rPr>
            <w:rFonts w:ascii="Times New Roman" w:hAnsi="Times New Roman" w:hint="eastAsia"/>
            <w:color w:val="000000" w:themeColor="text1"/>
          </w:rPr>
          <w:delText>号楼与本项目产生业务竞争关系的可能性较小，原因如下：</w:delText>
        </w:r>
      </w:del>
    </w:p>
    <w:p w14:paraId="7BD6DB0F" w14:textId="48AE779F" w:rsidR="005F457E" w:rsidDel="00964E30" w:rsidRDefault="00000000">
      <w:pPr>
        <w:pStyle w:val="a0"/>
        <w:spacing w:after="0" w:line="312" w:lineRule="auto"/>
        <w:ind w:firstLine="480"/>
        <w:rPr>
          <w:del w:id="2207" w:author="Si-yuan LIU" w:date="2026-07-24T14:26:00Z" w16du:dateUtc="2026-07-24T06:26:00Z"/>
          <w:rFonts w:ascii="Times New Roman" w:hAnsi="Times New Roman"/>
          <w:color w:val="000000" w:themeColor="text1"/>
        </w:rPr>
      </w:pPr>
      <w:del w:id="2208" w:author="Si-yuan LIU" w:date="2026-07-24T14:26:00Z" w16du:dateUtc="2026-07-24T06:26:00Z">
        <w:r w:rsidDel="00964E30">
          <w:rPr>
            <w:rFonts w:ascii="Times New Roman" w:hAnsi="Times New Roman" w:hint="eastAsia"/>
            <w:color w:val="000000" w:themeColor="text1"/>
          </w:rPr>
          <w:delText>1</w:delText>
        </w:r>
        <w:r w:rsidDel="00964E30">
          <w:rPr>
            <w:rFonts w:ascii="Times New Roman" w:hAnsi="Times New Roman" w:hint="eastAsia"/>
            <w:color w:val="000000" w:themeColor="text1"/>
          </w:rPr>
          <w:delText>）由于部分投资管理手续仍在办理过程中，</w:delText>
        </w:r>
        <w:r w:rsidDel="00964E30">
          <w:rPr>
            <w:rFonts w:ascii="Times New Roman" w:hAnsi="Times New Roman" w:hint="eastAsia"/>
            <w:color w:val="000000" w:themeColor="text1"/>
          </w:rPr>
          <w:delText>3</w:delText>
        </w:r>
        <w:r w:rsidDel="00964E30">
          <w:rPr>
            <w:rFonts w:ascii="Times New Roman" w:hAnsi="Times New Roman" w:hint="eastAsia"/>
            <w:color w:val="000000" w:themeColor="text1"/>
          </w:rPr>
          <w:delText>、</w:delText>
        </w:r>
        <w:r w:rsidDel="00964E30">
          <w:rPr>
            <w:rFonts w:ascii="Times New Roman" w:hAnsi="Times New Roman" w:hint="eastAsia"/>
            <w:color w:val="000000" w:themeColor="text1"/>
          </w:rPr>
          <w:delText>4</w:delText>
        </w:r>
        <w:r w:rsidDel="00964E30">
          <w:rPr>
            <w:rFonts w:ascii="Times New Roman" w:hAnsi="Times New Roman" w:hint="eastAsia"/>
            <w:color w:val="000000" w:themeColor="text1"/>
          </w:rPr>
          <w:delText>号楼绝大部分楼栋空间当前不具备签约交付条件，发起人奥飞数据短期内亦不存在新增部署、投运计划；已投运部分</w:delText>
        </w:r>
        <w:r w:rsidDel="00964E30">
          <w:rPr>
            <w:rFonts w:ascii="Times New Roman" w:hAnsi="Times New Roman" w:hint="eastAsia"/>
            <w:color w:val="000000" w:themeColor="text1"/>
          </w:rPr>
          <w:delText>IT</w:delText>
        </w:r>
        <w:r w:rsidDel="00964E30">
          <w:rPr>
            <w:rFonts w:ascii="Times New Roman" w:hAnsi="Times New Roman" w:hint="eastAsia"/>
            <w:color w:val="000000" w:themeColor="text1"/>
          </w:rPr>
          <w:delText>规模仅约</w:delText>
        </w:r>
        <w:r w:rsidDel="00964E30">
          <w:rPr>
            <w:rFonts w:ascii="Times New Roman" w:hAnsi="Times New Roman" w:hint="eastAsia"/>
            <w:color w:val="000000" w:themeColor="text1"/>
          </w:rPr>
          <w:delText>2.4MW</w:delText>
        </w:r>
        <w:r w:rsidDel="00964E30">
          <w:rPr>
            <w:rFonts w:ascii="Times New Roman" w:hAnsi="Times New Roman" w:hint="eastAsia"/>
            <w:color w:val="000000" w:themeColor="text1"/>
          </w:rPr>
          <w:delText>，远小于本项目，故难以与本项目产生业务竞争关系。</w:delText>
        </w:r>
      </w:del>
    </w:p>
    <w:p w14:paraId="147BBD18" w14:textId="0E4ED4AF" w:rsidR="005F457E" w:rsidDel="00964E30" w:rsidRDefault="00000000">
      <w:pPr>
        <w:pStyle w:val="a0"/>
        <w:spacing w:after="0" w:line="312" w:lineRule="auto"/>
        <w:ind w:firstLine="480"/>
        <w:rPr>
          <w:del w:id="2209" w:author="Si-yuan LIU" w:date="2026-07-24T14:26:00Z" w16du:dateUtc="2026-07-24T06:26:00Z"/>
          <w:rFonts w:ascii="Times New Roman" w:hAnsi="Times New Roman"/>
          <w:color w:val="000000" w:themeColor="text1"/>
        </w:rPr>
      </w:pPr>
      <w:del w:id="2210" w:author="Si-yuan LIU" w:date="2026-07-24T14:26:00Z" w16du:dateUtc="2026-07-24T06:26:00Z">
        <w:r w:rsidDel="00964E30">
          <w:rPr>
            <w:rFonts w:ascii="Times New Roman" w:hAnsi="Times New Roman" w:hint="eastAsia"/>
            <w:color w:val="000000" w:themeColor="text1"/>
          </w:rPr>
          <w:delText>2</w:delText>
        </w:r>
        <w:r w:rsidDel="00964E30">
          <w:rPr>
            <w:rFonts w:ascii="Times New Roman" w:hAnsi="Times New Roman" w:hint="eastAsia"/>
            <w:color w:val="000000" w:themeColor="text1"/>
          </w:rPr>
          <w:delText>）根据本项目发起人出具的《关于奥飞数据中心基础设施领域不动产投资信托基金（</w:delText>
        </w:r>
        <w:r w:rsidDel="00964E30">
          <w:rPr>
            <w:rFonts w:ascii="Times New Roman" w:hAnsi="Times New Roman"/>
            <w:color w:val="000000" w:themeColor="text1"/>
          </w:rPr>
          <w:delText>REITs</w:delText>
        </w:r>
        <w:r w:rsidDel="00964E30">
          <w:rPr>
            <w:rFonts w:ascii="Times New Roman" w:hAnsi="Times New Roman" w:hint="eastAsia"/>
            <w:color w:val="000000" w:themeColor="text1"/>
          </w:rPr>
          <w:delText>）项目的承诺函》，拟设置以下安排以避免同业竞争：</w:delText>
        </w:r>
      </w:del>
    </w:p>
    <w:p w14:paraId="6C1F53D3" w14:textId="084D462B" w:rsidR="005F457E" w:rsidDel="00964E30" w:rsidRDefault="00000000">
      <w:pPr>
        <w:pStyle w:val="a0"/>
        <w:spacing w:after="0" w:line="312" w:lineRule="auto"/>
        <w:ind w:firstLine="480"/>
        <w:rPr>
          <w:del w:id="2211" w:author="Si-yuan LIU" w:date="2026-07-24T14:26:00Z" w16du:dateUtc="2026-07-24T06:26:00Z"/>
          <w:rFonts w:ascii="Times New Roman" w:hAnsi="Times New Roman"/>
          <w:color w:val="000000" w:themeColor="text1"/>
        </w:rPr>
      </w:pPr>
      <w:del w:id="2212" w:author="Si-yuan LIU" w:date="2026-07-24T14:26:00Z" w16du:dateUtc="2026-07-24T06:26:00Z">
        <w:r w:rsidDel="00964E30">
          <w:rPr>
            <w:rFonts w:ascii="Times New Roman" w:hAnsi="Times New Roman" w:hint="eastAsia"/>
            <w:color w:val="000000" w:themeColor="text1"/>
          </w:rPr>
          <w:delText>“本公司将提供有效的保障措施以促进拟购入基础设施项目持续健康平稳运营。本公司承诺将制定与同业竞争相关联的制度、规定，保证不通过关联交易非法转移基础设施</w:delText>
        </w:r>
        <w:r w:rsidDel="00964E30">
          <w:rPr>
            <w:rFonts w:ascii="Times New Roman" w:hAnsi="Times New Roman"/>
            <w:color w:val="000000" w:themeColor="text1"/>
          </w:rPr>
          <w:delText>REITs</w:delText>
        </w:r>
        <w:r w:rsidDel="00964E30">
          <w:rPr>
            <w:rFonts w:ascii="Times New Roman" w:hAnsi="Times New Roman" w:hint="eastAsia"/>
            <w:color w:val="000000" w:themeColor="text1"/>
          </w:rPr>
          <w:delText>的资金、利润。根据自身针对数据中心等同类资产的既有管理规范和标准以及《运营管理服务协议》生效后针对同类资产制定的新的管理规范和标准，严格按照诚实信用、勤勉尽责、公平公正的原则，以不低于本公司管理的其他同类资产的运营管理水平为拟购入基础设施项目提供运营管理服务，在管理运营其他同类资产时，将公平公正对待不同的数据中心项目，采取适当措施避免可能出现的利益冲突，充分保护基金份额持有人的利益。</w:delText>
        </w:r>
        <w:r w:rsidDel="00964E30">
          <w:rPr>
            <w:rFonts w:ascii="Times New Roman" w:hAnsi="Times New Roman"/>
            <w:color w:val="000000" w:themeColor="text1"/>
          </w:rPr>
          <w:delText>”</w:delText>
        </w:r>
      </w:del>
    </w:p>
    <w:p w14:paraId="1BE4D6C6" w14:textId="0A7E8F5D" w:rsidR="005F457E" w:rsidDel="00964E30" w:rsidRDefault="00000000">
      <w:pPr>
        <w:pStyle w:val="a0"/>
        <w:spacing w:after="0" w:line="312" w:lineRule="auto"/>
        <w:ind w:firstLine="480"/>
        <w:rPr>
          <w:del w:id="2213" w:author="Si-yuan LIU" w:date="2026-07-24T14:26:00Z" w16du:dateUtc="2026-07-24T06:26:00Z"/>
          <w:rFonts w:ascii="Times New Roman" w:hAnsi="Times New Roman"/>
          <w:color w:val="000000" w:themeColor="text1"/>
        </w:rPr>
      </w:pPr>
      <w:del w:id="2214" w:author="Si-yuan LIU" w:date="2026-07-24T14:26:00Z" w16du:dateUtc="2026-07-24T06:26:00Z">
        <w:r w:rsidDel="00964E30">
          <w:rPr>
            <w:rFonts w:ascii="Times New Roman" w:hAnsi="Times New Roman"/>
            <w:color w:val="000000" w:themeColor="text1"/>
          </w:rPr>
          <w:delText>“</w:delText>
        </w:r>
        <w:r w:rsidDel="00964E30">
          <w:rPr>
            <w:rFonts w:ascii="Times New Roman" w:hAnsi="Times New Roman" w:hint="eastAsia"/>
            <w:color w:val="000000" w:themeColor="text1"/>
          </w:rPr>
          <w:delText>基础设施</w:delText>
        </w:r>
        <w:r w:rsidDel="00964E30">
          <w:rPr>
            <w:rFonts w:ascii="Times New Roman" w:hAnsi="Times New Roman"/>
            <w:color w:val="000000" w:themeColor="text1"/>
          </w:rPr>
          <w:delText>REITs</w:delText>
        </w:r>
        <w:r w:rsidDel="00964E30">
          <w:rPr>
            <w:rFonts w:ascii="Times New Roman" w:hAnsi="Times New Roman" w:hint="eastAsia"/>
            <w:color w:val="000000" w:themeColor="text1"/>
          </w:rPr>
          <w:delText>发行后，如果发现任何与基础设施</w:delText>
        </w:r>
        <w:r w:rsidDel="00964E30">
          <w:rPr>
            <w:rFonts w:ascii="Times New Roman" w:hAnsi="Times New Roman"/>
            <w:color w:val="000000" w:themeColor="text1"/>
          </w:rPr>
          <w:delText>REITs</w:delText>
        </w:r>
        <w:r w:rsidDel="00964E30">
          <w:rPr>
            <w:rFonts w:ascii="Times New Roman" w:hAnsi="Times New Roman" w:hint="eastAsia"/>
            <w:color w:val="000000" w:themeColor="text1"/>
          </w:rPr>
          <w:delText>主营业务构成或可能构成直接或间接竞争关系的业务机会的，本公司将公平地对待自身或本公司关联方所投资或管理的数据中心项目及基础设施</w:delText>
        </w:r>
        <w:r w:rsidDel="00964E30">
          <w:rPr>
            <w:rFonts w:ascii="Times New Roman" w:hAnsi="Times New Roman"/>
            <w:color w:val="000000" w:themeColor="text1"/>
          </w:rPr>
          <w:delText>REITs</w:delText>
        </w:r>
        <w:r w:rsidDel="00964E30">
          <w:rPr>
            <w:rFonts w:ascii="Times New Roman" w:hAnsi="Times New Roman" w:hint="eastAsia"/>
            <w:color w:val="000000" w:themeColor="text1"/>
          </w:rPr>
          <w:delText>所持有的数据中心项目，将促使该等业务机会按合理和公平的条款在同等条件下优先提供给基础设施</w:delText>
        </w:r>
        <w:r w:rsidDel="00964E30">
          <w:rPr>
            <w:rFonts w:ascii="Times New Roman" w:hAnsi="Times New Roman"/>
            <w:color w:val="000000" w:themeColor="text1"/>
          </w:rPr>
          <w:delText>REITs</w:delText>
        </w:r>
        <w:r w:rsidDel="00964E30">
          <w:rPr>
            <w:rFonts w:ascii="Times New Roman" w:hAnsi="Times New Roman" w:hint="eastAsia"/>
            <w:color w:val="000000" w:themeColor="text1"/>
          </w:rPr>
          <w:delText>，不会将基础设施</w:delText>
        </w:r>
        <w:r w:rsidDel="00964E30">
          <w:rPr>
            <w:rFonts w:ascii="Times New Roman" w:hAnsi="Times New Roman"/>
            <w:color w:val="000000" w:themeColor="text1"/>
          </w:rPr>
          <w:delText>REITs</w:delText>
        </w:r>
        <w:r w:rsidDel="00964E30">
          <w:rPr>
            <w:rFonts w:ascii="Times New Roman" w:hAnsi="Times New Roman" w:hint="eastAsia"/>
            <w:color w:val="000000" w:themeColor="text1"/>
          </w:rPr>
          <w:delText>已取得的或本应由基础设施</w:delText>
        </w:r>
        <w:r w:rsidDel="00964E30">
          <w:rPr>
            <w:rFonts w:ascii="Times New Roman" w:hAnsi="Times New Roman"/>
            <w:color w:val="000000" w:themeColor="text1"/>
          </w:rPr>
          <w:delText>REITs</w:delText>
        </w:r>
        <w:r w:rsidDel="00964E30">
          <w:rPr>
            <w:rFonts w:ascii="Times New Roman" w:hAnsi="Times New Roman" w:hint="eastAsia"/>
            <w:color w:val="000000" w:themeColor="text1"/>
          </w:rPr>
          <w:delText>取得的业务机会不公平地授予或提供给任何其他竞品项目。本公司不会利用作为运营管理机构的地位或利用该地位获得的信息，作出不利于基础设施</w:delText>
        </w:r>
        <w:r w:rsidDel="00964E30">
          <w:rPr>
            <w:rFonts w:ascii="Times New Roman" w:hAnsi="Times New Roman"/>
            <w:color w:val="000000" w:themeColor="text1"/>
          </w:rPr>
          <w:delText>REITs</w:delText>
        </w:r>
        <w:r w:rsidDel="00964E30">
          <w:rPr>
            <w:rFonts w:ascii="Times New Roman" w:hAnsi="Times New Roman" w:hint="eastAsia"/>
            <w:color w:val="000000" w:themeColor="text1"/>
          </w:rPr>
          <w:delText>及拟购入基础设施项目而有利于其他本公司或其关联方所投资或管理的竞品项目的决定或判断，并将避免该种客观结果的发生。</w:delText>
        </w:r>
        <w:r w:rsidDel="00964E30">
          <w:rPr>
            <w:rFonts w:ascii="Times New Roman" w:hAnsi="Times New Roman"/>
            <w:color w:val="000000" w:themeColor="text1"/>
          </w:rPr>
          <w:delText>”</w:delText>
        </w:r>
      </w:del>
    </w:p>
    <w:p w14:paraId="6DBB20F2" w14:textId="05068980" w:rsidR="005F457E" w:rsidDel="00964E30" w:rsidRDefault="00000000">
      <w:pPr>
        <w:pStyle w:val="2"/>
        <w:rPr>
          <w:del w:id="2215" w:author="Si-yuan LIU" w:date="2026-07-24T14:26:00Z" w16du:dateUtc="2026-07-24T06:26:00Z"/>
        </w:rPr>
      </w:pPr>
      <w:bookmarkStart w:id="2216" w:name="_Toc1464329214_WPSOffice_Level2"/>
      <w:bookmarkStart w:id="2217" w:name="_Toc268505245_WPSOffice_Level2"/>
      <w:bookmarkStart w:id="2218" w:name="_Toc223783760"/>
      <w:bookmarkStart w:id="2219" w:name="_Toc387152414_WPSOffice_Level2"/>
      <w:del w:id="2220" w:author="Si-yuan LIU" w:date="2026-07-24T14:26:00Z" w16du:dateUtc="2026-07-24T06:26:00Z">
        <w:r w:rsidDel="00964E30">
          <w:rPr>
            <w:rFonts w:hint="eastAsia"/>
          </w:rPr>
          <w:delText>（</w:delText>
        </w:r>
        <w:bookmarkEnd w:id="1963"/>
        <w:r w:rsidDel="00964E30">
          <w:rPr>
            <w:rFonts w:hint="eastAsia"/>
          </w:rPr>
          <w:delText>四）目前进展</w:delText>
        </w:r>
        <w:bookmarkEnd w:id="2216"/>
        <w:bookmarkEnd w:id="2217"/>
        <w:bookmarkEnd w:id="2218"/>
        <w:bookmarkEnd w:id="2219"/>
      </w:del>
    </w:p>
    <w:p w14:paraId="07481CDA" w14:textId="61FA9AE9" w:rsidR="005F457E" w:rsidDel="00964E30" w:rsidRDefault="00000000">
      <w:pPr>
        <w:spacing w:after="0" w:line="312" w:lineRule="auto"/>
        <w:ind w:firstLine="480"/>
        <w:rPr>
          <w:del w:id="2221" w:author="Si-yuan LIU" w:date="2026-07-24T14:26:00Z" w16du:dateUtc="2026-07-24T06:26:00Z"/>
          <w:color w:val="000000" w:themeColor="text1"/>
          <w:szCs w:val="24"/>
        </w:rPr>
      </w:pPr>
      <w:del w:id="2222" w:author="Si-yuan LIU" w:date="2026-07-24T14:26:00Z" w16du:dateUtc="2026-07-24T06:26:00Z">
        <w:r w:rsidDel="00964E30">
          <w:rPr>
            <w:color w:val="000000" w:themeColor="text1"/>
            <w:szCs w:val="24"/>
          </w:rPr>
          <w:delText>1.</w:delText>
        </w:r>
        <w:r w:rsidDel="00964E30">
          <w:rPr>
            <w:rFonts w:hint="eastAsia"/>
            <w:color w:val="000000" w:themeColor="text1"/>
            <w:szCs w:val="24"/>
          </w:rPr>
          <w:delText>尽职调查、资产评估、审计相关工作完成进展情况</w:delText>
        </w:r>
      </w:del>
    </w:p>
    <w:p w14:paraId="74878DE4" w14:textId="6D22C0E5" w:rsidR="005F457E" w:rsidDel="00964E30" w:rsidRDefault="00000000">
      <w:pPr>
        <w:spacing w:after="0" w:line="312" w:lineRule="auto"/>
        <w:ind w:firstLine="480"/>
        <w:rPr>
          <w:del w:id="2223" w:author="Si-yuan LIU" w:date="2026-07-24T14:26:00Z" w16du:dateUtc="2026-07-24T06:26:00Z"/>
          <w:color w:val="000000" w:themeColor="text1"/>
          <w:szCs w:val="24"/>
        </w:rPr>
      </w:pPr>
      <w:del w:id="2224" w:author="Si-yuan LIU" w:date="2026-07-24T14:26:00Z" w16du:dateUtc="2026-07-24T06:26:00Z">
        <w:r w:rsidDel="00964E30">
          <w:rPr>
            <w:rFonts w:hint="eastAsia"/>
            <w:color w:val="000000" w:themeColor="text1"/>
            <w:szCs w:val="24"/>
          </w:rPr>
          <w:delText>尽职调查：各中介机构已进场工作，基金管理人、资产支持证券管理人和财务顾问已会同各中介机构联合完成项目当前阶段的尽职调查，并完成申报材料撰写。</w:delText>
        </w:r>
      </w:del>
    </w:p>
    <w:p w14:paraId="0F5B5499" w14:textId="08F42EAC" w:rsidR="005F457E" w:rsidDel="00964E30" w:rsidRDefault="00000000">
      <w:pPr>
        <w:spacing w:after="0" w:line="312" w:lineRule="auto"/>
        <w:ind w:firstLine="480"/>
        <w:rPr>
          <w:del w:id="2225" w:author="Si-yuan LIU" w:date="2026-07-24T14:26:00Z" w16du:dateUtc="2026-07-24T06:26:00Z"/>
          <w:color w:val="000000" w:themeColor="text1"/>
          <w:szCs w:val="24"/>
        </w:rPr>
      </w:pPr>
      <w:del w:id="2226" w:author="Si-yuan LIU" w:date="2026-07-24T14:26:00Z" w16du:dateUtc="2026-07-24T06:26:00Z">
        <w:r w:rsidDel="00964E30">
          <w:rPr>
            <w:rFonts w:hint="eastAsia"/>
            <w:color w:val="000000" w:themeColor="text1"/>
            <w:szCs w:val="24"/>
          </w:rPr>
          <w:delText>法律顾问：律师事务所已就本项目完成法律尽调，并已出具法律意见书。</w:delText>
        </w:r>
      </w:del>
    </w:p>
    <w:p w14:paraId="19458B92" w14:textId="4C403404" w:rsidR="005F457E" w:rsidDel="00964E30" w:rsidRDefault="00000000">
      <w:pPr>
        <w:spacing w:after="0" w:line="312" w:lineRule="auto"/>
        <w:ind w:firstLine="480"/>
        <w:rPr>
          <w:del w:id="2227" w:author="Si-yuan LIU" w:date="2026-07-24T14:26:00Z" w16du:dateUtc="2026-07-24T06:26:00Z"/>
          <w:color w:val="000000" w:themeColor="text1"/>
          <w:szCs w:val="24"/>
        </w:rPr>
      </w:pPr>
      <w:del w:id="2228" w:author="Si-yuan LIU" w:date="2026-07-24T14:26:00Z" w16du:dateUtc="2026-07-24T06:26:00Z">
        <w:r w:rsidDel="00964E30">
          <w:rPr>
            <w:rFonts w:hint="eastAsia"/>
            <w:color w:val="000000" w:themeColor="text1"/>
            <w:szCs w:val="24"/>
          </w:rPr>
          <w:delText>资产评估：资产评估机构已出具基础设施项目的评估报告。</w:delText>
        </w:r>
      </w:del>
    </w:p>
    <w:p w14:paraId="22924FE1" w14:textId="7871AFC0" w:rsidR="005F457E" w:rsidDel="00964E30" w:rsidRDefault="00000000">
      <w:pPr>
        <w:spacing w:after="0" w:line="312" w:lineRule="auto"/>
        <w:ind w:firstLine="480"/>
        <w:rPr>
          <w:del w:id="2229" w:author="Si-yuan LIU" w:date="2026-07-24T14:26:00Z" w16du:dateUtc="2026-07-24T06:26:00Z"/>
          <w:color w:val="000000" w:themeColor="text1"/>
          <w:szCs w:val="24"/>
        </w:rPr>
      </w:pPr>
      <w:bookmarkStart w:id="2230" w:name="OLE_LINK23"/>
      <w:del w:id="2231" w:author="Si-yuan LIU" w:date="2026-07-24T14:26:00Z" w16du:dateUtc="2026-07-24T06:26:00Z">
        <w:r w:rsidDel="00964E30">
          <w:rPr>
            <w:rFonts w:hint="eastAsia"/>
            <w:color w:val="000000" w:themeColor="text1"/>
            <w:szCs w:val="24"/>
          </w:rPr>
          <w:delText>审计：审计机构已出具基础设施项目最近</w:delText>
        </w:r>
        <w:r w:rsidDel="00964E30">
          <w:rPr>
            <w:color w:val="000000" w:themeColor="text1"/>
            <w:szCs w:val="24"/>
          </w:rPr>
          <w:delText>3</w:delText>
        </w:r>
        <w:r w:rsidDel="00964E30">
          <w:rPr>
            <w:rFonts w:hint="eastAsia"/>
            <w:color w:val="000000" w:themeColor="text1"/>
            <w:szCs w:val="24"/>
          </w:rPr>
          <w:delText>年及一期的备考审计报告。</w:delText>
        </w:r>
      </w:del>
    </w:p>
    <w:bookmarkEnd w:id="2230"/>
    <w:p w14:paraId="46ED1A9F" w14:textId="3FFFFBF6" w:rsidR="005F457E" w:rsidDel="00964E30" w:rsidRDefault="00000000">
      <w:pPr>
        <w:spacing w:after="0" w:line="312" w:lineRule="auto"/>
        <w:ind w:firstLine="480"/>
        <w:rPr>
          <w:del w:id="2232" w:author="Si-yuan LIU" w:date="2026-07-24T14:26:00Z" w16du:dateUtc="2026-07-24T06:26:00Z"/>
          <w:color w:val="000000" w:themeColor="text1"/>
          <w:szCs w:val="24"/>
        </w:rPr>
      </w:pPr>
      <w:del w:id="2233" w:author="Si-yuan LIU" w:date="2026-07-24T14:26:00Z" w16du:dateUtc="2026-07-24T06:26:00Z">
        <w:r w:rsidDel="00964E30">
          <w:rPr>
            <w:color w:val="000000" w:themeColor="text1"/>
            <w:szCs w:val="24"/>
          </w:rPr>
          <w:delText>2.</w:delText>
        </w:r>
        <w:r w:rsidDel="00964E30">
          <w:rPr>
            <w:rFonts w:hint="eastAsia"/>
            <w:color w:val="000000" w:themeColor="text1"/>
            <w:szCs w:val="24"/>
          </w:rPr>
          <w:delText>资产重组进展情况及项目公司股权转让预计完成时间</w:delText>
        </w:r>
      </w:del>
    </w:p>
    <w:p w14:paraId="0D5D5044" w14:textId="0994007C" w:rsidR="005F457E" w:rsidDel="00964E30" w:rsidRDefault="00000000">
      <w:pPr>
        <w:spacing w:after="0" w:line="312" w:lineRule="auto"/>
        <w:ind w:firstLine="480"/>
        <w:rPr>
          <w:ins w:id="2234" w:author="怡然 刘" w:date="2026-06-24T11:37:00Z"/>
          <w:del w:id="2235" w:author="Si-yuan LIU" w:date="2026-07-24T14:26:00Z" w16du:dateUtc="2026-07-24T06:26:00Z"/>
          <w:color w:val="000000" w:themeColor="text1"/>
          <w:szCs w:val="24"/>
        </w:rPr>
      </w:pPr>
      <w:ins w:id="2236" w:author="怡然 刘" w:date="2026-06-24T11:37:00Z">
        <w:del w:id="2237" w:author="Si-yuan LIU" w:date="2026-07-24T14:26:00Z" w16du:dateUtc="2026-07-24T06:26:00Z">
          <w:r w:rsidDel="00964E30">
            <w:rPr>
              <w:rFonts w:hint="eastAsia"/>
              <w:color w:val="000000" w:themeColor="text1"/>
              <w:szCs w:val="24"/>
            </w:rPr>
            <w:delText>目前，天泽奥融已完成向昊盈科技</w:delText>
          </w:r>
        </w:del>
      </w:ins>
      <w:ins w:id="2238" w:author="怡然 刘" w:date="2026-06-24T11:38:00Z">
        <w:del w:id="2239" w:author="Si-yuan LIU" w:date="2026-07-24T14:26:00Z" w16du:dateUtc="2026-07-24T06:26:00Z">
          <w:r w:rsidDel="00964E30">
            <w:rPr>
              <w:rFonts w:hint="eastAsia"/>
              <w:color w:val="000000" w:themeColor="text1"/>
              <w:szCs w:val="24"/>
            </w:rPr>
            <w:delText>转让股权。</w:delText>
          </w:r>
        </w:del>
      </w:ins>
      <w:ins w:id="2240" w:author="怡然 刘" w:date="2026-06-24T11:37:00Z">
        <w:del w:id="2241" w:author="Si-yuan LIU" w:date="2026-07-24T14:26:00Z" w16du:dateUtc="2026-07-24T06:26:00Z">
          <w:r w:rsidDel="00964E30">
            <w:rPr>
              <w:rFonts w:hint="eastAsia"/>
              <w:color w:val="000000" w:themeColor="text1"/>
              <w:szCs w:val="24"/>
            </w:rPr>
            <w:delText>2026</w:delText>
          </w:r>
          <w:r w:rsidDel="00964E30">
            <w:rPr>
              <w:rFonts w:hint="eastAsia"/>
              <w:color w:val="000000" w:themeColor="text1"/>
              <w:szCs w:val="24"/>
            </w:rPr>
            <w:delText>年</w:delText>
          </w:r>
          <w:r w:rsidDel="00964E30">
            <w:rPr>
              <w:rFonts w:hint="eastAsia"/>
              <w:color w:val="000000" w:themeColor="text1"/>
              <w:szCs w:val="24"/>
            </w:rPr>
            <w:delText>5</w:delText>
          </w:r>
          <w:r w:rsidDel="00964E30">
            <w:rPr>
              <w:rFonts w:hint="eastAsia"/>
              <w:color w:val="000000" w:themeColor="text1"/>
              <w:szCs w:val="24"/>
            </w:rPr>
            <w:delText>月</w:delText>
          </w:r>
          <w:r w:rsidDel="00964E30">
            <w:rPr>
              <w:rFonts w:hint="eastAsia"/>
              <w:color w:val="000000" w:themeColor="text1"/>
              <w:szCs w:val="24"/>
            </w:rPr>
            <w:delText>29</w:delText>
          </w:r>
          <w:r w:rsidDel="00964E30">
            <w:rPr>
              <w:rFonts w:hint="eastAsia"/>
              <w:color w:val="000000" w:themeColor="text1"/>
              <w:szCs w:val="24"/>
            </w:rPr>
            <w:delText>日，天泽奥融与昊盈科技签订《股权转让协议》，约定天泽奥融</w:delText>
          </w:r>
          <w:r w:rsidDel="00964E30">
            <w:rPr>
              <w:color w:val="000000" w:themeColor="text1"/>
              <w:szCs w:val="24"/>
            </w:rPr>
            <w:delText>将持有的公司</w:delText>
          </w:r>
          <w:r w:rsidDel="00964E30">
            <w:rPr>
              <w:color w:val="000000" w:themeColor="text1"/>
              <w:szCs w:val="24"/>
            </w:rPr>
            <w:delText>23.4694%</w:delText>
          </w:r>
          <w:r w:rsidDel="00964E30">
            <w:rPr>
              <w:color w:val="000000" w:themeColor="text1"/>
              <w:szCs w:val="24"/>
            </w:rPr>
            <w:delText>股权（对应</w:delText>
          </w:r>
          <w:r w:rsidDel="00964E30">
            <w:rPr>
              <w:color w:val="000000" w:themeColor="text1"/>
              <w:szCs w:val="24"/>
            </w:rPr>
            <w:delText>1</w:delText>
          </w:r>
          <w:r w:rsidDel="00964E30">
            <w:rPr>
              <w:rFonts w:hint="eastAsia"/>
              <w:color w:val="000000" w:themeColor="text1"/>
              <w:szCs w:val="24"/>
            </w:rPr>
            <w:delText>,</w:delText>
          </w:r>
          <w:r w:rsidDel="00964E30">
            <w:rPr>
              <w:color w:val="000000" w:themeColor="text1"/>
              <w:szCs w:val="24"/>
            </w:rPr>
            <w:delText>533.3333</w:delText>
          </w:r>
          <w:r w:rsidDel="00964E30">
            <w:rPr>
              <w:color w:val="000000" w:themeColor="text1"/>
              <w:szCs w:val="24"/>
            </w:rPr>
            <w:delText>万元注册资本）转让给</w:delText>
          </w:r>
          <w:r w:rsidDel="00964E30">
            <w:rPr>
              <w:rFonts w:hint="eastAsia"/>
              <w:color w:val="000000" w:themeColor="text1"/>
              <w:szCs w:val="24"/>
            </w:rPr>
            <w:delText>昊盈科技，转让对价为</w:delText>
          </w:r>
          <w:r w:rsidDel="00964E30">
            <w:rPr>
              <w:color w:val="000000" w:themeColor="text1"/>
              <w:szCs w:val="24"/>
            </w:rPr>
            <w:delText>48,723</w:delText>
          </w:r>
          <w:r w:rsidDel="00964E30">
            <w:rPr>
              <w:color w:val="000000" w:themeColor="text1"/>
              <w:szCs w:val="24"/>
            </w:rPr>
            <w:delText>万元</w:delText>
          </w:r>
          <w:r w:rsidDel="00964E30">
            <w:rPr>
              <w:rFonts w:hint="eastAsia"/>
              <w:color w:val="000000" w:themeColor="text1"/>
              <w:szCs w:val="24"/>
            </w:rPr>
            <w:delText>。昊盈科技已按照协议约定向天泽奥融支付上述</w:delText>
          </w:r>
          <w:r w:rsidDel="00964E30">
            <w:rPr>
              <w:color w:val="000000" w:themeColor="text1"/>
              <w:szCs w:val="24"/>
            </w:rPr>
            <w:delText>股权转让对价</w:delText>
          </w:r>
          <w:r w:rsidDel="00964E30">
            <w:rPr>
              <w:rFonts w:hint="eastAsia"/>
              <w:color w:val="000000" w:themeColor="text1"/>
              <w:szCs w:val="24"/>
            </w:rPr>
            <w:delText>。</w:delText>
          </w:r>
          <w:r w:rsidDel="00964E30">
            <w:rPr>
              <w:rFonts w:hint="eastAsia"/>
              <w:color w:val="000000" w:themeColor="text1"/>
              <w:szCs w:val="24"/>
            </w:rPr>
            <w:delText>2026</w:delText>
          </w:r>
          <w:r w:rsidDel="00964E30">
            <w:rPr>
              <w:rFonts w:hint="eastAsia"/>
              <w:color w:val="000000" w:themeColor="text1"/>
              <w:szCs w:val="24"/>
            </w:rPr>
            <w:delText>年</w:delText>
          </w:r>
          <w:r w:rsidDel="00964E30">
            <w:rPr>
              <w:rFonts w:hint="eastAsia"/>
              <w:color w:val="000000" w:themeColor="text1"/>
              <w:szCs w:val="24"/>
            </w:rPr>
            <w:delText>6</w:delText>
          </w:r>
          <w:r w:rsidDel="00964E30">
            <w:rPr>
              <w:rFonts w:hint="eastAsia"/>
              <w:color w:val="000000" w:themeColor="text1"/>
              <w:szCs w:val="24"/>
            </w:rPr>
            <w:delText>月</w:delText>
          </w:r>
          <w:r w:rsidDel="00964E30">
            <w:rPr>
              <w:rFonts w:hint="eastAsia"/>
              <w:color w:val="000000" w:themeColor="text1"/>
              <w:szCs w:val="24"/>
            </w:rPr>
            <w:delText>15</w:delText>
          </w:r>
          <w:r w:rsidDel="00964E30">
            <w:rPr>
              <w:rFonts w:hint="eastAsia"/>
              <w:color w:val="000000" w:themeColor="text1"/>
              <w:szCs w:val="24"/>
            </w:rPr>
            <w:delText>日，</w:delText>
          </w:r>
          <w:r w:rsidDel="00964E30">
            <w:rPr>
              <w:color w:val="000000" w:themeColor="text1"/>
              <w:szCs w:val="24"/>
            </w:rPr>
            <w:delText>广州奥融</w:delText>
          </w:r>
        </w:del>
      </w:ins>
      <w:ins w:id="2242" w:author="Kelly Tan" w:date="2026-06-25T13:05:00Z">
        <w:del w:id="2243" w:author="Si-yuan LIU" w:date="2026-07-24T14:26:00Z" w16du:dateUtc="2026-07-24T06:26:00Z">
          <w:r w:rsidDel="00964E30">
            <w:rPr>
              <w:rFonts w:hint="eastAsia"/>
              <w:color w:val="000000" w:themeColor="text1"/>
              <w:szCs w:val="24"/>
            </w:rPr>
            <w:delText>科技</w:delText>
          </w:r>
        </w:del>
      </w:ins>
      <w:ins w:id="2244" w:author="怡然 刘" w:date="2026-06-24T11:37:00Z">
        <w:del w:id="2245" w:author="Si-yuan LIU" w:date="2026-07-24T14:26:00Z" w16du:dateUtc="2026-07-24T06:26:00Z">
          <w:r w:rsidDel="00964E30">
            <w:rPr>
              <w:rFonts w:hint="eastAsia"/>
              <w:color w:val="000000" w:themeColor="text1"/>
              <w:szCs w:val="24"/>
            </w:rPr>
            <w:delText>作出股东会决议：同意天泽奥融</w:delText>
          </w:r>
          <w:r w:rsidDel="00964E30">
            <w:rPr>
              <w:color w:val="000000" w:themeColor="text1"/>
              <w:szCs w:val="24"/>
            </w:rPr>
            <w:delText>将持有的公司</w:delText>
          </w:r>
          <w:r w:rsidDel="00964E30">
            <w:rPr>
              <w:color w:val="000000" w:themeColor="text1"/>
              <w:szCs w:val="24"/>
            </w:rPr>
            <w:delText>23.4694%</w:delText>
          </w:r>
          <w:r w:rsidDel="00964E30">
            <w:rPr>
              <w:color w:val="000000" w:themeColor="text1"/>
              <w:szCs w:val="24"/>
            </w:rPr>
            <w:delText>股权（对应</w:delText>
          </w:r>
          <w:r w:rsidDel="00964E30">
            <w:rPr>
              <w:color w:val="000000" w:themeColor="text1"/>
              <w:szCs w:val="24"/>
            </w:rPr>
            <w:delText>1</w:delText>
          </w:r>
          <w:r w:rsidDel="00964E30">
            <w:rPr>
              <w:rFonts w:hint="eastAsia"/>
              <w:color w:val="000000" w:themeColor="text1"/>
              <w:szCs w:val="24"/>
            </w:rPr>
            <w:delText>,</w:delText>
          </w:r>
          <w:r w:rsidDel="00964E30">
            <w:rPr>
              <w:color w:val="000000" w:themeColor="text1"/>
              <w:szCs w:val="24"/>
            </w:rPr>
            <w:delText>533.3333</w:delText>
          </w:r>
          <w:r w:rsidDel="00964E30">
            <w:rPr>
              <w:color w:val="000000" w:themeColor="text1"/>
              <w:szCs w:val="24"/>
            </w:rPr>
            <w:delText>万元注册资本）转让给</w:delText>
          </w:r>
          <w:r w:rsidDel="00964E30">
            <w:rPr>
              <w:rFonts w:hint="eastAsia"/>
              <w:color w:val="000000" w:themeColor="text1"/>
              <w:szCs w:val="24"/>
            </w:rPr>
            <w:delText>昊盈科技，</w:delText>
          </w:r>
          <w:r w:rsidDel="00964E30">
            <w:rPr>
              <w:color w:val="000000" w:themeColor="text1"/>
              <w:szCs w:val="24"/>
            </w:rPr>
            <w:delText>其他原股东均同意上述股权转让并放弃优先购买权</w:delText>
          </w:r>
          <w:r w:rsidDel="00964E30">
            <w:rPr>
              <w:rFonts w:hint="eastAsia"/>
              <w:color w:val="000000" w:themeColor="text1"/>
              <w:szCs w:val="24"/>
            </w:rPr>
            <w:delText>；同意重新制定公司章程并启用新章程。同日，</w:delText>
          </w:r>
          <w:r w:rsidDel="00964E30">
            <w:rPr>
              <w:color w:val="000000" w:themeColor="text1"/>
              <w:szCs w:val="24"/>
            </w:rPr>
            <w:delText>奥飞数据、固安聚龙、昊盈科技</w:delText>
          </w:r>
          <w:r w:rsidDel="00964E30">
            <w:rPr>
              <w:rFonts w:hint="eastAsia"/>
              <w:color w:val="000000" w:themeColor="text1"/>
              <w:szCs w:val="24"/>
            </w:rPr>
            <w:delText>按照变更后的股权结构签署了新公司章程。</w:delText>
          </w:r>
          <w:r w:rsidDel="00964E30">
            <w:rPr>
              <w:rFonts w:hint="eastAsia"/>
              <w:color w:val="000000" w:themeColor="text1"/>
              <w:szCs w:val="24"/>
            </w:rPr>
            <w:delText>2026</w:delText>
          </w:r>
          <w:r w:rsidDel="00964E30">
            <w:rPr>
              <w:rFonts w:hint="eastAsia"/>
              <w:color w:val="000000" w:themeColor="text1"/>
              <w:szCs w:val="24"/>
            </w:rPr>
            <w:delText>年</w:delText>
          </w:r>
          <w:r w:rsidDel="00964E30">
            <w:rPr>
              <w:rFonts w:hint="eastAsia"/>
              <w:color w:val="000000" w:themeColor="text1"/>
              <w:szCs w:val="24"/>
            </w:rPr>
            <w:delText>6</w:delText>
          </w:r>
          <w:r w:rsidDel="00964E30">
            <w:rPr>
              <w:rFonts w:hint="eastAsia"/>
              <w:color w:val="000000" w:themeColor="text1"/>
              <w:szCs w:val="24"/>
            </w:rPr>
            <w:delText>月</w:delText>
          </w:r>
          <w:r w:rsidDel="00964E30">
            <w:rPr>
              <w:rFonts w:hint="eastAsia"/>
              <w:color w:val="000000" w:themeColor="text1"/>
              <w:szCs w:val="24"/>
            </w:rPr>
            <w:delText>17</w:delText>
          </w:r>
          <w:r w:rsidDel="00964E30">
            <w:rPr>
              <w:rFonts w:hint="eastAsia"/>
              <w:color w:val="000000" w:themeColor="text1"/>
              <w:szCs w:val="24"/>
            </w:rPr>
            <w:delText>日，广州市南沙区行政审批局</w:delText>
          </w:r>
          <w:r w:rsidDel="00964E30">
            <w:rPr>
              <w:color w:val="000000" w:themeColor="text1"/>
              <w:szCs w:val="24"/>
            </w:rPr>
            <w:delText>就</w:delText>
          </w:r>
          <w:r w:rsidDel="00964E30">
            <w:rPr>
              <w:rFonts w:hint="eastAsia"/>
              <w:color w:val="000000" w:themeColor="text1"/>
              <w:szCs w:val="24"/>
            </w:rPr>
            <w:delText>本次</w:delText>
          </w:r>
          <w:r w:rsidDel="00964E30">
            <w:rPr>
              <w:color w:val="000000" w:themeColor="text1"/>
              <w:szCs w:val="24"/>
            </w:rPr>
            <w:delText>股权转让事宜予以变更登记。</w:delText>
          </w:r>
        </w:del>
      </w:ins>
    </w:p>
    <w:p w14:paraId="6213ABA7" w14:textId="2D58FD68" w:rsidR="005F457E" w:rsidDel="00964E30" w:rsidRDefault="00000000">
      <w:pPr>
        <w:spacing w:after="0" w:line="312" w:lineRule="auto"/>
        <w:ind w:firstLine="480"/>
        <w:rPr>
          <w:del w:id="2246" w:author="Si-yuan LIU" w:date="2026-07-24T14:26:00Z" w16du:dateUtc="2026-07-24T06:26:00Z"/>
          <w:color w:val="000000" w:themeColor="text1"/>
          <w:szCs w:val="24"/>
        </w:rPr>
      </w:pPr>
      <w:ins w:id="2247" w:author="怡然 刘 [2]" w:date="2026-07-05T15:50:00Z">
        <w:del w:id="2248" w:author="Si-yuan LIU" w:date="2026-07-24T14:26:00Z" w16du:dateUtc="2026-07-24T06:26:00Z">
          <w:r w:rsidDel="00964E30">
            <w:rPr>
              <w:rFonts w:hint="eastAsia"/>
              <w:color w:val="000000" w:themeColor="text1"/>
              <w:szCs w:val="24"/>
            </w:rPr>
            <w:delText>2</w:delText>
          </w:r>
          <w:r w:rsidDel="00964E30">
            <w:rPr>
              <w:color w:val="000000" w:themeColor="text1"/>
              <w:szCs w:val="24"/>
            </w:rPr>
            <w:delText>026</w:delText>
          </w:r>
          <w:r w:rsidDel="00964E30">
            <w:rPr>
              <w:rFonts w:hint="eastAsia"/>
              <w:color w:val="000000" w:themeColor="text1"/>
              <w:szCs w:val="24"/>
            </w:rPr>
            <w:delText>年</w:delText>
          </w:r>
        </w:del>
      </w:ins>
      <w:ins w:id="2249" w:author="怡然 刘 [2]" w:date="2026-07-07T16:55:00Z">
        <w:del w:id="2250" w:author="Si-yuan LIU" w:date="2026-07-24T14:26:00Z" w16du:dateUtc="2026-07-24T06:26:00Z">
          <w:r w:rsidDel="00964E30">
            <w:rPr>
              <w:rFonts w:hint="eastAsia"/>
              <w:color w:val="000000" w:themeColor="text1"/>
              <w:szCs w:val="24"/>
            </w:rPr>
            <w:delText>6</w:delText>
          </w:r>
        </w:del>
      </w:ins>
      <w:ins w:id="2251" w:author="怡然 刘 [2]" w:date="2026-07-05T15:50:00Z">
        <w:del w:id="2252" w:author="Si-yuan LIU" w:date="2026-07-24T14:26:00Z" w16du:dateUtc="2026-07-24T06:26:00Z">
          <w:r w:rsidDel="00964E30">
            <w:rPr>
              <w:rFonts w:hint="eastAsia"/>
              <w:color w:val="000000" w:themeColor="text1"/>
              <w:szCs w:val="24"/>
            </w:rPr>
            <w:delText>月【</w:delText>
          </w:r>
        </w:del>
      </w:ins>
      <w:ins w:id="2253" w:author="怡然 刘 [2]" w:date="2026-07-07T16:55:00Z">
        <w:del w:id="2254" w:author="Si-yuan LIU" w:date="2026-07-24T14:26:00Z" w16du:dateUtc="2026-07-24T06:26:00Z">
          <w:r w:rsidDel="00964E30">
            <w:rPr>
              <w:color w:val="000000" w:themeColor="text1"/>
              <w:szCs w:val="24"/>
            </w:rPr>
            <w:delText>18</w:delText>
          </w:r>
        </w:del>
      </w:ins>
      <w:ins w:id="2255" w:author="怡然 刘 [2]" w:date="2026-07-05T15:50:00Z">
        <w:del w:id="2256" w:author="Si-yuan LIU" w:date="2026-07-24T14:26:00Z" w16du:dateUtc="2026-07-24T06:26:00Z">
          <w:r w:rsidDel="00964E30">
            <w:rPr>
              <w:rFonts w:hint="eastAsia"/>
              <w:color w:val="000000" w:themeColor="text1"/>
              <w:szCs w:val="24"/>
            </w:rPr>
            <w:delText>】日，</w:delText>
          </w:r>
        </w:del>
      </w:ins>
      <w:del w:id="2257" w:author="Si-yuan LIU" w:date="2026-07-24T14:26:00Z" w16du:dateUtc="2026-07-24T06:26:00Z">
        <w:r w:rsidDel="00964E30">
          <w:rPr>
            <w:rFonts w:hint="eastAsia"/>
            <w:color w:val="000000" w:themeColor="text1"/>
            <w:szCs w:val="24"/>
          </w:rPr>
          <w:delText>昊盈科技拟于</w:delText>
        </w:r>
        <w:r w:rsidDel="00964E30">
          <w:rPr>
            <w:color w:val="000000" w:themeColor="text1"/>
            <w:szCs w:val="24"/>
          </w:rPr>
          <w:delText>2026</w:delText>
        </w:r>
        <w:r w:rsidDel="00964E30">
          <w:rPr>
            <w:rFonts w:hint="eastAsia"/>
            <w:color w:val="000000" w:themeColor="text1"/>
            <w:szCs w:val="24"/>
          </w:rPr>
          <w:delText>年上半年回购天泽奥融持有的</w:delText>
        </w:r>
        <w:r w:rsidDel="00964E30">
          <w:rPr>
            <w:color w:val="000000" w:themeColor="text1"/>
            <w:szCs w:val="24"/>
          </w:rPr>
          <w:delText>23.47%</w:delText>
        </w:r>
        <w:r w:rsidDel="00964E30">
          <w:rPr>
            <w:rFonts w:hint="eastAsia"/>
            <w:color w:val="000000" w:themeColor="text1"/>
            <w:szCs w:val="24"/>
          </w:rPr>
          <w:delText>奥融科技股权。</w:delText>
        </w:r>
      </w:del>
    </w:p>
    <w:p w14:paraId="233B6A87" w14:textId="47C90E69" w:rsidR="005F457E" w:rsidDel="00964E30" w:rsidRDefault="00000000">
      <w:pPr>
        <w:spacing w:after="0" w:line="312" w:lineRule="auto"/>
        <w:ind w:firstLine="480"/>
        <w:rPr>
          <w:del w:id="2258" w:author="Si-yuan LIU" w:date="2026-07-24T14:26:00Z" w16du:dateUtc="2026-07-24T06:26:00Z"/>
          <w:color w:val="000000" w:themeColor="text1"/>
          <w:szCs w:val="24"/>
        </w:rPr>
      </w:pPr>
      <w:del w:id="2259" w:author="Si-yuan LIU" w:date="2026-07-24T14:26:00Z" w16du:dateUtc="2026-07-24T06:26:00Z">
        <w:r w:rsidDel="00964E30">
          <w:rPr>
            <w:rFonts w:hint="eastAsia"/>
            <w:color w:val="000000" w:themeColor="text1"/>
            <w:szCs w:val="24"/>
          </w:rPr>
          <w:delText>奥融科技拟</w:delText>
        </w:r>
      </w:del>
      <w:ins w:id="2260" w:author="怡然 刘 [2]" w:date="2026-07-05T15:50:00Z">
        <w:del w:id="2261" w:author="Si-yuan LIU" w:date="2026-07-24T14:26:00Z" w16du:dateUtc="2026-07-24T06:26:00Z">
          <w:r w:rsidDel="00964E30">
            <w:rPr>
              <w:rFonts w:hint="eastAsia"/>
              <w:color w:val="000000" w:themeColor="text1"/>
              <w:szCs w:val="24"/>
            </w:rPr>
            <w:delText>已</w:delText>
          </w:r>
        </w:del>
      </w:ins>
      <w:del w:id="2262" w:author="Si-yuan LIU" w:date="2026-07-24T14:26:00Z" w16du:dateUtc="2026-07-24T06:26:00Z">
        <w:r w:rsidDel="00964E30">
          <w:rPr>
            <w:rFonts w:hint="eastAsia"/>
            <w:color w:val="000000" w:themeColor="text1"/>
            <w:szCs w:val="24"/>
          </w:rPr>
          <w:delText>于</w:delText>
        </w:r>
        <w:r w:rsidDel="00964E30">
          <w:rPr>
            <w:color w:val="000000" w:themeColor="text1"/>
            <w:szCs w:val="24"/>
          </w:rPr>
          <w:delText>2026</w:delText>
        </w:r>
        <w:r w:rsidDel="00964E30">
          <w:rPr>
            <w:rFonts w:hint="eastAsia"/>
            <w:color w:val="000000" w:themeColor="text1"/>
            <w:szCs w:val="24"/>
          </w:rPr>
          <w:delText>年</w:delText>
        </w:r>
        <w:r w:rsidDel="00964E30">
          <w:rPr>
            <w:color w:val="000000" w:themeColor="text1"/>
            <w:szCs w:val="24"/>
          </w:rPr>
          <w:delText>6</w:delText>
        </w:r>
        <w:r w:rsidDel="00964E30">
          <w:rPr>
            <w:rFonts w:hint="eastAsia"/>
            <w:color w:val="000000" w:themeColor="text1"/>
            <w:szCs w:val="24"/>
          </w:rPr>
          <w:delText>月末前</w:delText>
        </w:r>
      </w:del>
      <w:ins w:id="2263" w:author="怡然 刘" w:date="2026-06-24T17:37:00Z">
        <w:del w:id="2264" w:author="Si-yuan LIU" w:date="2026-07-24T14:26:00Z" w16du:dateUtc="2026-07-24T06:26:00Z">
          <w:r w:rsidDel="00964E30">
            <w:rPr>
              <w:color w:val="000000" w:themeColor="text1"/>
              <w:szCs w:val="24"/>
            </w:rPr>
            <w:delText>7-8</w:delText>
          </w:r>
          <w:r w:rsidDel="00964E30">
            <w:rPr>
              <w:rFonts w:hint="eastAsia"/>
              <w:color w:val="000000" w:themeColor="text1"/>
              <w:szCs w:val="24"/>
            </w:rPr>
            <w:delText>月</w:delText>
          </w:r>
        </w:del>
      </w:ins>
      <w:del w:id="2265" w:author="Si-yuan LIU" w:date="2026-07-24T14:26:00Z" w16du:dateUtc="2026-07-24T06:26:00Z">
        <w:r w:rsidDel="00964E30">
          <w:rPr>
            <w:rFonts w:hint="eastAsia"/>
            <w:color w:val="000000" w:themeColor="text1"/>
            <w:szCs w:val="24"/>
          </w:rPr>
          <w:delText>将持有的天津宸</w:delText>
        </w:r>
        <w:commentRangeStart w:id="2266"/>
        <w:commentRangeEnd w:id="2266"/>
        <w:r w:rsidDel="00964E30">
          <w:rPr>
            <w:rStyle w:val="afa"/>
            <w:rFonts w:hint="eastAsia"/>
            <w:color w:val="000000" w:themeColor="text1"/>
            <w:sz w:val="24"/>
            <w:szCs w:val="24"/>
          </w:rPr>
          <w:commentReference w:id="2266"/>
        </w:r>
        <w:r w:rsidDel="00964E30">
          <w:rPr>
            <w:rFonts w:hint="eastAsia"/>
            <w:color w:val="000000" w:themeColor="text1"/>
            <w:szCs w:val="24"/>
          </w:rPr>
          <w:delText>瑞的</w:delText>
        </w:r>
      </w:del>
      <w:ins w:id="2267" w:author="怡然 刘 [2]" w:date="2026-07-08T11:49:00Z">
        <w:del w:id="2268" w:author="Si-yuan LIU" w:date="2026-07-24T14:26:00Z" w16du:dateUtc="2026-07-24T06:26:00Z">
          <w:r w:rsidDel="00964E30">
            <w:rPr>
              <w:color w:val="000000" w:themeColor="text1"/>
              <w:szCs w:val="24"/>
            </w:rPr>
            <w:delText>5.1%</w:delText>
          </w:r>
        </w:del>
      </w:ins>
      <w:del w:id="2269" w:author="Si-yuan LIU" w:date="2026-07-24T14:26:00Z" w16du:dateUtc="2026-07-24T06:26:00Z">
        <w:r w:rsidDel="00964E30">
          <w:rPr>
            <w:rFonts w:hint="eastAsia"/>
            <w:color w:val="000000" w:themeColor="text1"/>
            <w:szCs w:val="24"/>
          </w:rPr>
          <w:delText>9</w:delText>
        </w:r>
        <w:r w:rsidDel="00964E30">
          <w:rPr>
            <w:color w:val="000000" w:themeColor="text1"/>
            <w:szCs w:val="24"/>
          </w:rPr>
          <w:delText>.60%</w:delText>
        </w:r>
        <w:r w:rsidDel="00964E30">
          <w:rPr>
            <w:rFonts w:hint="eastAsia"/>
            <w:color w:val="000000" w:themeColor="text1"/>
            <w:szCs w:val="24"/>
          </w:rPr>
          <w:delText>股权转让至</w:delText>
        </w:r>
      </w:del>
      <w:ins w:id="2270" w:author="怡然 刘 [2]" w:date="2026-07-08T11:49:00Z">
        <w:del w:id="2271" w:author="Si-yuan LIU" w:date="2026-07-24T14:26:00Z" w16du:dateUtc="2026-07-24T06:26:00Z">
          <w:r w:rsidDel="00964E30">
            <w:rPr>
              <w:rFonts w:hint="eastAsia"/>
              <w:color w:val="000000" w:themeColor="text1"/>
              <w:szCs w:val="24"/>
            </w:rPr>
            <w:delText>奥缔飞梭，将持有的天津宸</w:delText>
          </w:r>
          <w:commentRangeStart w:id="2272"/>
          <w:commentRangeEnd w:id="2272"/>
          <w:r w:rsidDel="00964E30">
            <w:rPr>
              <w:rStyle w:val="afa"/>
              <w:rFonts w:hint="eastAsia"/>
              <w:color w:val="000000" w:themeColor="text1"/>
              <w:sz w:val="24"/>
              <w:szCs w:val="24"/>
            </w:rPr>
            <w:commentReference w:id="2272"/>
          </w:r>
          <w:r w:rsidDel="00964E30">
            <w:rPr>
              <w:rFonts w:hint="eastAsia"/>
              <w:color w:val="000000" w:themeColor="text1"/>
              <w:szCs w:val="24"/>
            </w:rPr>
            <w:delText>瑞的</w:delText>
          </w:r>
          <w:r w:rsidDel="00964E30">
            <w:rPr>
              <w:color w:val="000000" w:themeColor="text1"/>
              <w:szCs w:val="24"/>
            </w:rPr>
            <w:delText>4.5%</w:delText>
          </w:r>
          <w:r w:rsidDel="00964E30">
            <w:rPr>
              <w:rFonts w:hint="eastAsia"/>
              <w:color w:val="000000" w:themeColor="text1"/>
              <w:szCs w:val="24"/>
            </w:rPr>
            <w:delText>股权转让至</w:delText>
          </w:r>
        </w:del>
      </w:ins>
      <w:ins w:id="2273" w:author="怡然 刘 [2]" w:date="2026-07-08T11:48:00Z">
        <w:del w:id="2274" w:author="Si-yuan LIU" w:date="2026-07-24T14:26:00Z" w16du:dateUtc="2026-07-24T06:26:00Z">
          <w:r w:rsidDel="00964E30">
            <w:rPr>
              <w:rFonts w:hint="eastAsia"/>
              <w:color w:val="000000" w:themeColor="text1"/>
              <w:szCs w:val="24"/>
            </w:rPr>
            <w:delText>腾度信息</w:delText>
          </w:r>
        </w:del>
      </w:ins>
      <w:del w:id="2275" w:author="Si-yuan LIU" w:date="2026-07-24T14:26:00Z" w16du:dateUtc="2026-07-24T06:26:00Z">
        <w:r w:rsidDel="00964E30">
          <w:rPr>
            <w:rFonts w:hint="eastAsia"/>
            <w:color w:val="000000" w:themeColor="text1"/>
            <w:szCs w:val="24"/>
          </w:rPr>
          <w:delText>其他主体。</w:delText>
        </w:r>
      </w:del>
      <w:ins w:id="2276" w:author="怡然 刘 [2]" w:date="2026-07-08T11:50:00Z">
        <w:del w:id="2277" w:author="Si-yuan LIU" w:date="2026-07-24T14:26:00Z" w16du:dateUtc="2026-07-24T06:26:00Z">
          <w:r w:rsidDel="00964E30">
            <w:rPr>
              <w:rFonts w:hint="eastAsia"/>
              <w:color w:val="000000" w:themeColor="text1"/>
              <w:szCs w:val="24"/>
            </w:rPr>
            <w:delText>至此，奥融科技已将持有的全部天津宸</w:delText>
          </w:r>
          <w:commentRangeStart w:id="2278"/>
          <w:commentRangeEnd w:id="2278"/>
          <w:r w:rsidDel="00964E30">
            <w:rPr>
              <w:rStyle w:val="afa"/>
              <w:rFonts w:hint="eastAsia"/>
              <w:color w:val="000000" w:themeColor="text1"/>
              <w:sz w:val="24"/>
              <w:szCs w:val="24"/>
            </w:rPr>
            <w:commentReference w:id="2278"/>
          </w:r>
          <w:r w:rsidDel="00964E30">
            <w:rPr>
              <w:rFonts w:hint="eastAsia"/>
              <w:color w:val="000000" w:themeColor="text1"/>
              <w:szCs w:val="24"/>
            </w:rPr>
            <w:delText>瑞股权转出。</w:delText>
          </w:r>
        </w:del>
      </w:ins>
    </w:p>
    <w:p w14:paraId="7C34710D" w14:textId="2B014474" w:rsidR="005F457E" w:rsidDel="00964E30" w:rsidRDefault="00000000">
      <w:pPr>
        <w:spacing w:after="0" w:line="312" w:lineRule="auto"/>
        <w:ind w:firstLine="480"/>
        <w:rPr>
          <w:del w:id="2279" w:author="Si-yuan LIU" w:date="2026-07-24T14:26:00Z" w16du:dateUtc="2026-07-24T06:26:00Z"/>
          <w:color w:val="000000" w:themeColor="text1"/>
          <w:szCs w:val="24"/>
        </w:rPr>
      </w:pPr>
      <w:del w:id="2280" w:author="Si-yuan LIU" w:date="2026-07-24T14:26:00Z" w16du:dateUtc="2026-07-24T06:26:00Z">
        <w:r w:rsidDel="00964E30">
          <w:rPr>
            <w:rFonts w:hint="eastAsia"/>
            <w:color w:val="000000" w:themeColor="text1"/>
            <w:szCs w:val="24"/>
          </w:rPr>
          <w:delText>奥融科技拟于</w:delText>
        </w:r>
        <w:r w:rsidDel="00964E30">
          <w:rPr>
            <w:color w:val="000000" w:themeColor="text1"/>
            <w:szCs w:val="24"/>
          </w:rPr>
          <w:delText>2026</w:delText>
        </w:r>
        <w:r w:rsidDel="00964E30">
          <w:rPr>
            <w:rFonts w:hint="eastAsia"/>
            <w:color w:val="000000" w:themeColor="text1"/>
            <w:szCs w:val="24"/>
          </w:rPr>
          <w:delText>年下半年将非入池资产转让予昊盈科技，并新设</w:delText>
        </w:r>
        <w:r w:rsidDel="00964E30">
          <w:rPr>
            <w:color w:val="000000" w:themeColor="text1"/>
            <w:szCs w:val="24"/>
          </w:rPr>
          <w:delText>100%</w:delText>
        </w:r>
        <w:r w:rsidDel="00964E30">
          <w:rPr>
            <w:rFonts w:hint="eastAsia"/>
            <w:color w:val="000000" w:themeColor="text1"/>
            <w:szCs w:val="24"/>
          </w:rPr>
          <w:delText>持股的</w:delText>
        </w:r>
        <w:r w:rsidDel="00964E30">
          <w:rPr>
            <w:color w:val="000000" w:themeColor="text1"/>
            <w:szCs w:val="24"/>
          </w:rPr>
          <w:delText>SPV</w:delText>
        </w:r>
        <w:r w:rsidDel="00964E30">
          <w:rPr>
            <w:rFonts w:hint="eastAsia"/>
            <w:color w:val="000000" w:themeColor="text1"/>
            <w:szCs w:val="24"/>
          </w:rPr>
          <w:delText>。</w:delText>
        </w:r>
      </w:del>
    </w:p>
    <w:p w14:paraId="3EEBE085" w14:textId="3CECB61E" w:rsidR="005F457E" w:rsidDel="00964E30" w:rsidRDefault="00000000">
      <w:pPr>
        <w:spacing w:after="0" w:line="312" w:lineRule="auto"/>
        <w:ind w:firstLine="480"/>
        <w:rPr>
          <w:del w:id="2281" w:author="Si-yuan LIU" w:date="2026-07-24T14:26:00Z" w16du:dateUtc="2026-07-24T06:26:00Z"/>
          <w:color w:val="000000" w:themeColor="text1"/>
          <w:szCs w:val="24"/>
        </w:rPr>
      </w:pPr>
      <w:del w:id="2282" w:author="Si-yuan LIU" w:date="2026-07-24T14:26:00Z" w16du:dateUtc="2026-07-24T06:26:00Z">
        <w:r w:rsidDel="00964E30">
          <w:rPr>
            <w:rFonts w:hint="eastAsia"/>
            <w:color w:val="000000" w:themeColor="text1"/>
            <w:szCs w:val="24"/>
          </w:rPr>
          <w:delText>基础设施</w:delText>
        </w:r>
        <w:r w:rsidDel="00964E30">
          <w:rPr>
            <w:color w:val="000000" w:themeColor="text1"/>
            <w:szCs w:val="24"/>
          </w:rPr>
          <w:delText>REITs</w:delText>
        </w:r>
        <w:r w:rsidDel="00964E30">
          <w:rPr>
            <w:rFonts w:hint="eastAsia"/>
            <w:color w:val="000000" w:themeColor="text1"/>
            <w:szCs w:val="24"/>
          </w:rPr>
          <w:delText>基金完成募集后，计划在</w:delText>
        </w:r>
        <w:r w:rsidDel="00964E30">
          <w:rPr>
            <w:color w:val="000000" w:themeColor="text1"/>
            <w:szCs w:val="24"/>
          </w:rPr>
          <w:delText>1</w:delText>
        </w:r>
        <w:r w:rsidDel="00964E30">
          <w:rPr>
            <w:rFonts w:hint="eastAsia"/>
            <w:color w:val="000000" w:themeColor="text1"/>
            <w:szCs w:val="24"/>
          </w:rPr>
          <w:delText>个月内完成专项计划对</w:delText>
        </w:r>
        <w:r w:rsidDel="00964E30">
          <w:rPr>
            <w:color w:val="000000" w:themeColor="text1"/>
            <w:szCs w:val="24"/>
          </w:rPr>
          <w:delText>SPV</w:delText>
        </w:r>
        <w:r w:rsidDel="00964E30">
          <w:rPr>
            <w:rFonts w:hint="eastAsia"/>
            <w:color w:val="000000" w:themeColor="text1"/>
            <w:szCs w:val="24"/>
          </w:rPr>
          <w:delText xml:space="preserve"> </w:delText>
        </w:r>
        <w:r w:rsidDel="00964E30">
          <w:rPr>
            <w:color w:val="000000" w:themeColor="text1"/>
            <w:szCs w:val="24"/>
          </w:rPr>
          <w:delText>100%</w:delText>
        </w:r>
        <w:r w:rsidDel="00964E30">
          <w:rPr>
            <w:rFonts w:hint="eastAsia"/>
            <w:color w:val="000000" w:themeColor="text1"/>
            <w:szCs w:val="24"/>
          </w:rPr>
          <w:delText>股权、</w:delText>
        </w:r>
        <w:r w:rsidDel="00964E30">
          <w:rPr>
            <w:color w:val="000000" w:themeColor="text1"/>
            <w:szCs w:val="24"/>
          </w:rPr>
          <w:delText>SPV</w:delText>
        </w:r>
        <w:r w:rsidDel="00964E30">
          <w:rPr>
            <w:rFonts w:hint="eastAsia"/>
            <w:color w:val="000000" w:themeColor="text1"/>
            <w:szCs w:val="24"/>
          </w:rPr>
          <w:delText>对项目公司</w:delText>
        </w:r>
        <w:r w:rsidDel="00964E30">
          <w:rPr>
            <w:color w:val="000000" w:themeColor="text1"/>
            <w:szCs w:val="24"/>
          </w:rPr>
          <w:delText>100%</w:delText>
        </w:r>
        <w:r w:rsidDel="00964E30">
          <w:rPr>
            <w:rFonts w:hint="eastAsia"/>
            <w:color w:val="000000" w:themeColor="text1"/>
            <w:szCs w:val="24"/>
          </w:rPr>
          <w:delText>股权的收购，并计划于基础设施</w:delText>
        </w:r>
        <w:r w:rsidDel="00964E30">
          <w:rPr>
            <w:color w:val="000000" w:themeColor="text1"/>
            <w:szCs w:val="24"/>
          </w:rPr>
          <w:delText>REITs</w:delText>
        </w:r>
        <w:r w:rsidDel="00964E30">
          <w:rPr>
            <w:rFonts w:hint="eastAsia"/>
            <w:color w:val="000000" w:themeColor="text1"/>
            <w:szCs w:val="24"/>
          </w:rPr>
          <w:delText>设立后</w:delText>
        </w:r>
        <w:r w:rsidDel="00964E30">
          <w:rPr>
            <w:color w:val="000000" w:themeColor="text1"/>
            <w:szCs w:val="24"/>
          </w:rPr>
          <w:delText>6</w:delText>
        </w:r>
        <w:r w:rsidDel="00964E30">
          <w:rPr>
            <w:rFonts w:hint="eastAsia"/>
            <w:color w:val="000000" w:themeColor="text1"/>
            <w:szCs w:val="24"/>
          </w:rPr>
          <w:delText>个月内完成项目公司对</w:delText>
        </w:r>
        <w:r w:rsidDel="00964E30">
          <w:rPr>
            <w:color w:val="000000" w:themeColor="text1"/>
            <w:szCs w:val="24"/>
          </w:rPr>
          <w:delText>SPV</w:delText>
        </w:r>
        <w:r w:rsidDel="00964E30">
          <w:rPr>
            <w:rFonts w:hint="eastAsia"/>
            <w:color w:val="000000" w:themeColor="text1"/>
            <w:szCs w:val="24"/>
          </w:rPr>
          <w:delText>的吸收合并。</w:delText>
        </w:r>
      </w:del>
    </w:p>
    <w:p w14:paraId="1308EADD" w14:textId="3CAE9174" w:rsidR="005F457E" w:rsidDel="00964E30" w:rsidRDefault="00000000">
      <w:pPr>
        <w:spacing w:after="0" w:line="312" w:lineRule="auto"/>
        <w:ind w:firstLine="480"/>
        <w:rPr>
          <w:del w:id="2283" w:author="Si-yuan LIU" w:date="2026-07-24T14:26:00Z" w16du:dateUtc="2026-07-24T06:26:00Z"/>
          <w:color w:val="000000" w:themeColor="text1"/>
          <w:szCs w:val="24"/>
        </w:rPr>
      </w:pPr>
      <w:del w:id="2284" w:author="Si-yuan LIU" w:date="2026-07-24T14:26:00Z" w16du:dateUtc="2026-07-24T06:26:00Z">
        <w:r w:rsidDel="00964E30">
          <w:rPr>
            <w:color w:val="000000" w:themeColor="text1"/>
            <w:szCs w:val="24"/>
          </w:rPr>
          <w:delText>3.</w:delText>
        </w:r>
        <w:r w:rsidDel="00964E30">
          <w:rPr>
            <w:rFonts w:hint="eastAsia"/>
            <w:color w:val="000000" w:themeColor="text1"/>
            <w:szCs w:val="24"/>
          </w:rPr>
          <w:delText>参与方内部决策</w:delText>
        </w:r>
      </w:del>
    </w:p>
    <w:p w14:paraId="16720421" w14:textId="3F88805F" w:rsidR="005F457E" w:rsidDel="00964E30" w:rsidRDefault="00000000">
      <w:pPr>
        <w:spacing w:after="0" w:line="312" w:lineRule="auto"/>
        <w:ind w:firstLine="480"/>
        <w:rPr>
          <w:del w:id="2285" w:author="Si-yuan LIU" w:date="2026-07-24T14:26:00Z" w16du:dateUtc="2026-07-24T06:26:00Z"/>
          <w:color w:val="000000" w:themeColor="text1"/>
          <w:szCs w:val="24"/>
        </w:rPr>
      </w:pPr>
      <w:del w:id="2286" w:author="Si-yuan LIU" w:date="2026-07-24T14:26:00Z" w16du:dateUtc="2026-07-24T06:26:00Z">
        <w:r w:rsidDel="00964E30">
          <w:rPr>
            <w:rFonts w:hint="eastAsia"/>
            <w:color w:val="000000" w:themeColor="text1"/>
            <w:szCs w:val="24"/>
          </w:rPr>
          <w:delText>原始权益人奥飞数据、固安聚龙、昊盈科技、项目公司原股东天泽奥融、项目公司奥融科技等参与方已完成相关决策，决议文件详见申报附件</w:delText>
        </w:r>
        <w:r w:rsidDel="00964E30">
          <w:rPr>
            <w:rFonts w:hint="eastAsia"/>
            <w:color w:val="000000" w:themeColor="text1"/>
            <w:szCs w:val="24"/>
          </w:rPr>
          <w:delText>2</w:delText>
        </w:r>
        <w:r w:rsidDel="00964E30">
          <w:rPr>
            <w:color w:val="000000" w:themeColor="text1"/>
            <w:szCs w:val="24"/>
          </w:rPr>
          <w:delText>5-3</w:delText>
        </w:r>
        <w:r w:rsidDel="00964E30">
          <w:rPr>
            <w:rFonts w:hint="eastAsia"/>
            <w:color w:val="000000" w:themeColor="text1"/>
            <w:szCs w:val="24"/>
          </w:rPr>
          <w:delText>。</w:delText>
        </w:r>
      </w:del>
    </w:p>
    <w:p w14:paraId="7A112ADA" w14:textId="12E17DA3" w:rsidR="005F457E" w:rsidDel="00964E30" w:rsidRDefault="00000000">
      <w:pPr>
        <w:pStyle w:val="2"/>
        <w:rPr>
          <w:del w:id="2287" w:author="Si-yuan LIU" w:date="2026-07-24T14:26:00Z" w16du:dateUtc="2026-07-24T06:26:00Z"/>
        </w:rPr>
      </w:pPr>
      <w:bookmarkStart w:id="2288" w:name="_Toc1363975063_WPSOffice_Level2"/>
      <w:bookmarkStart w:id="2289" w:name="_Toc223783761"/>
      <w:bookmarkStart w:id="2290" w:name="_Toc189091905_WPSOffice_Level2"/>
      <w:del w:id="2291" w:author="Si-yuan LIU" w:date="2026-07-24T14:26:00Z" w16du:dateUtc="2026-07-24T06:26:00Z">
        <w:r w:rsidDel="00964E30">
          <w:rPr>
            <w:rFonts w:hint="eastAsia"/>
          </w:rPr>
          <w:delText>（五）其他需要说明的重大情况</w:delText>
        </w:r>
        <w:bookmarkEnd w:id="2288"/>
        <w:bookmarkEnd w:id="2289"/>
        <w:bookmarkEnd w:id="2290"/>
      </w:del>
    </w:p>
    <w:p w14:paraId="5C0975A3" w14:textId="09E61AE8" w:rsidR="005F457E" w:rsidDel="00964E30" w:rsidRDefault="00000000">
      <w:pPr>
        <w:spacing w:after="0" w:line="312" w:lineRule="auto"/>
        <w:ind w:firstLine="480"/>
        <w:rPr>
          <w:del w:id="2292" w:author="Si-yuan LIU" w:date="2026-07-24T14:26:00Z" w16du:dateUtc="2026-07-24T06:26:00Z"/>
          <w:color w:val="000000" w:themeColor="text1"/>
          <w:szCs w:val="24"/>
        </w:rPr>
      </w:pPr>
      <w:del w:id="2293" w:author="Si-yuan LIU" w:date="2026-07-24T14:26:00Z" w16du:dateUtc="2026-07-24T06:26:00Z">
        <w:r w:rsidDel="00964E30">
          <w:rPr>
            <w:rFonts w:hint="eastAsia"/>
            <w:color w:val="000000" w:themeColor="text1"/>
            <w:szCs w:val="24"/>
          </w:rPr>
          <w:delText>不涉及。</w:delText>
        </w:r>
      </w:del>
    </w:p>
    <w:p w14:paraId="7FA5D38B" w14:textId="1580F70C" w:rsidR="005F457E" w:rsidDel="00964E30" w:rsidRDefault="00000000">
      <w:pPr>
        <w:widowControl/>
        <w:spacing w:after="0" w:line="312" w:lineRule="auto"/>
        <w:ind w:firstLine="480"/>
        <w:jc w:val="left"/>
        <w:textAlignment w:val="auto"/>
        <w:rPr>
          <w:del w:id="2294" w:author="Si-yuan LIU" w:date="2026-07-24T14:26:00Z" w16du:dateUtc="2026-07-24T06:26:00Z"/>
          <w:color w:val="000000" w:themeColor="text1"/>
          <w:szCs w:val="24"/>
        </w:rPr>
      </w:pPr>
      <w:del w:id="2295" w:author="Si-yuan LIU" w:date="2026-07-24T14:26:00Z" w16du:dateUtc="2026-07-24T06:26:00Z">
        <w:r w:rsidDel="00964E30">
          <w:rPr>
            <w:color w:val="000000" w:themeColor="text1"/>
            <w:szCs w:val="24"/>
          </w:rPr>
          <w:br w:type="page"/>
        </w:r>
      </w:del>
    </w:p>
    <w:p w14:paraId="17B1807F" w14:textId="763BD322" w:rsidR="005F457E" w:rsidDel="00964E30" w:rsidRDefault="00000000">
      <w:pPr>
        <w:pStyle w:val="1"/>
        <w:rPr>
          <w:del w:id="2296" w:author="Si-yuan LIU" w:date="2026-07-24T14:26:00Z" w16du:dateUtc="2026-07-24T06:26:00Z"/>
        </w:rPr>
      </w:pPr>
      <w:bookmarkStart w:id="2297" w:name="_Toc1132815127_WPSOffice_Level1"/>
      <w:bookmarkStart w:id="2298" w:name="_Toc223783762"/>
      <w:bookmarkStart w:id="2299" w:name="_Toc610521255_WPSOffice_Level1"/>
      <w:bookmarkStart w:id="2300" w:name="_Toc1875162431_WPSOffice_Level1"/>
      <w:del w:id="2301" w:author="Si-yuan LIU" w:date="2026-07-24T14:26:00Z" w16du:dateUtc="2026-07-24T06:26:00Z">
        <w:r w:rsidDel="00964E30">
          <w:rPr>
            <w:rFonts w:hint="eastAsia"/>
          </w:rPr>
          <w:delText>四、项目基本条件</w:delText>
        </w:r>
        <w:bookmarkEnd w:id="2297"/>
        <w:bookmarkEnd w:id="2298"/>
        <w:bookmarkEnd w:id="2299"/>
        <w:bookmarkEnd w:id="2300"/>
      </w:del>
    </w:p>
    <w:p w14:paraId="0F9B4B80" w14:textId="59EDE8F5" w:rsidR="005F457E" w:rsidDel="00964E30" w:rsidRDefault="00000000">
      <w:pPr>
        <w:pStyle w:val="2"/>
        <w:rPr>
          <w:del w:id="2302" w:author="Si-yuan LIU" w:date="2026-07-24T14:26:00Z" w16du:dateUtc="2026-07-24T06:26:00Z"/>
        </w:rPr>
      </w:pPr>
      <w:bookmarkStart w:id="2303" w:name="_Toc1611684488_WPSOffice_Level2"/>
      <w:bookmarkStart w:id="2304" w:name="_Toc1904177315_WPSOffice_Level2"/>
      <w:bookmarkStart w:id="2305" w:name="_Toc1031897463_WPSOffice_Level2"/>
      <w:bookmarkStart w:id="2306" w:name="_Toc223783763"/>
      <w:del w:id="2307" w:author="Si-yuan LIU" w:date="2026-07-24T14:26:00Z" w16du:dateUtc="2026-07-24T06:26:00Z">
        <w:r w:rsidDel="00964E30">
          <w:rPr>
            <w:rFonts w:hint="eastAsia"/>
          </w:rPr>
          <w:delText>（一）权属情况</w:delText>
        </w:r>
        <w:bookmarkEnd w:id="2303"/>
        <w:bookmarkEnd w:id="2304"/>
        <w:bookmarkEnd w:id="2305"/>
        <w:bookmarkEnd w:id="2306"/>
      </w:del>
    </w:p>
    <w:p w14:paraId="5741E4F9" w14:textId="2413C4DC" w:rsidR="005F457E" w:rsidDel="00964E30" w:rsidRDefault="00000000">
      <w:pPr>
        <w:spacing w:after="0" w:line="312" w:lineRule="auto"/>
        <w:ind w:firstLine="480"/>
        <w:rPr>
          <w:del w:id="2308" w:author="Si-yuan LIU" w:date="2026-07-24T14:26:00Z" w16du:dateUtc="2026-07-24T06:26:00Z"/>
          <w:color w:val="000000" w:themeColor="text1"/>
          <w:szCs w:val="24"/>
        </w:rPr>
      </w:pPr>
      <w:bookmarkStart w:id="2309" w:name="OLE_LINK24"/>
      <w:del w:id="2310" w:author="Si-yuan LIU" w:date="2026-07-24T14:26:00Z" w16du:dateUtc="2026-07-24T06:26:00Z">
        <w:r w:rsidDel="00964E30">
          <w:rPr>
            <w:color w:val="000000" w:themeColor="text1"/>
            <w:szCs w:val="24"/>
          </w:rPr>
          <w:delText>1.</w:delText>
        </w:r>
        <w:r w:rsidDel="00964E30">
          <w:rPr>
            <w:rFonts w:hint="eastAsia"/>
            <w:color w:val="000000" w:themeColor="text1"/>
            <w:szCs w:val="24"/>
          </w:rPr>
          <w:delText>截至目前，奥飞数据持有固安聚龙、昊盈科技</w:delText>
        </w:r>
        <w:r w:rsidDel="00964E30">
          <w:rPr>
            <w:color w:val="000000" w:themeColor="text1"/>
            <w:szCs w:val="24"/>
          </w:rPr>
          <w:delText>100%</w:delText>
        </w:r>
        <w:r w:rsidDel="00964E30">
          <w:rPr>
            <w:rFonts w:hint="eastAsia"/>
            <w:color w:val="000000" w:themeColor="text1"/>
            <w:szCs w:val="24"/>
          </w:rPr>
          <w:delText>股权，并持有天泽奥融</w:delText>
        </w:r>
        <w:r w:rsidDel="00964E30">
          <w:rPr>
            <w:color w:val="000000" w:themeColor="text1"/>
            <w:szCs w:val="24"/>
          </w:rPr>
          <w:delText>40%</w:delText>
        </w:r>
        <w:r w:rsidDel="00964E30">
          <w:rPr>
            <w:rFonts w:hint="eastAsia"/>
            <w:color w:val="000000" w:themeColor="text1"/>
            <w:szCs w:val="24"/>
          </w:rPr>
          <w:delText>股权。奥飞数据、固安聚龙、天泽奥融依法合规合计持有奥融科技</w:delText>
        </w:r>
        <w:r w:rsidDel="00964E30">
          <w:rPr>
            <w:color w:val="000000" w:themeColor="text1"/>
            <w:szCs w:val="24"/>
          </w:rPr>
          <w:delText>100%</w:delText>
        </w:r>
        <w:r w:rsidDel="00964E30">
          <w:rPr>
            <w:rFonts w:hint="eastAsia"/>
            <w:color w:val="000000" w:themeColor="text1"/>
            <w:szCs w:val="24"/>
          </w:rPr>
          <w:delText>股权，其中奥飞数据持股</w:delText>
        </w:r>
        <w:r w:rsidDel="00964E30">
          <w:rPr>
            <w:color w:val="000000" w:themeColor="text1"/>
            <w:szCs w:val="24"/>
          </w:rPr>
          <w:delText>40.53%</w:delText>
        </w:r>
        <w:r w:rsidDel="00964E30">
          <w:rPr>
            <w:rFonts w:hint="eastAsia"/>
            <w:color w:val="000000" w:themeColor="text1"/>
            <w:szCs w:val="24"/>
          </w:rPr>
          <w:delText>，固安聚龙持股</w:delText>
        </w:r>
        <w:r w:rsidDel="00964E30">
          <w:rPr>
            <w:color w:val="000000" w:themeColor="text1"/>
            <w:szCs w:val="24"/>
          </w:rPr>
          <w:delText>36.00%</w:delText>
        </w:r>
        <w:r w:rsidDel="00964E30">
          <w:rPr>
            <w:rFonts w:hint="eastAsia"/>
            <w:color w:val="000000" w:themeColor="text1"/>
            <w:szCs w:val="24"/>
          </w:rPr>
          <w:delText>，天泽奥融持股</w:delText>
        </w:r>
        <w:r w:rsidDel="00964E30">
          <w:rPr>
            <w:color w:val="000000" w:themeColor="text1"/>
            <w:szCs w:val="24"/>
          </w:rPr>
          <w:delText>23.47%</w:delText>
        </w:r>
        <w:r w:rsidDel="00964E30">
          <w:rPr>
            <w:rFonts w:hint="eastAsia"/>
            <w:color w:val="000000" w:themeColor="text1"/>
            <w:szCs w:val="24"/>
          </w:rPr>
          <w:delText>。后续昊盈科技拟回购天泽奥融持有的奥融科技</w:delText>
        </w:r>
        <w:r w:rsidDel="00964E30">
          <w:rPr>
            <w:color w:val="000000" w:themeColor="text1"/>
            <w:szCs w:val="24"/>
          </w:rPr>
          <w:delText>23.47%</w:delText>
        </w:r>
        <w:r w:rsidDel="00964E30">
          <w:rPr>
            <w:rFonts w:hint="eastAsia"/>
            <w:color w:val="000000" w:themeColor="text1"/>
            <w:szCs w:val="24"/>
          </w:rPr>
          <w:delText>股权，从而天泽奥融完全退出，不再持有奥融科技任何股权，最终原始权益人将</w:delText>
        </w:r>
        <w:r w:rsidDel="00964E30">
          <w:rPr>
            <w:color w:val="000000" w:themeColor="text1"/>
            <w:szCs w:val="24"/>
          </w:rPr>
          <w:delText>100%</w:delText>
        </w:r>
        <w:r w:rsidDel="00964E30">
          <w:rPr>
            <w:rFonts w:hint="eastAsia"/>
            <w:color w:val="000000" w:themeColor="text1"/>
            <w:szCs w:val="24"/>
          </w:rPr>
          <w:delText>持有奥融科技股权。通过奥融科技，原始权益人依法合规间接拥有基础设施项目所有权。就基础设施项目，奥融科技已获得市规自局颁发的关于奥飞数据数字智慧产业园</w:delText>
        </w:r>
        <w:r w:rsidDel="00964E30">
          <w:rPr>
            <w:color w:val="000000" w:themeColor="text1"/>
            <w:szCs w:val="24"/>
          </w:rPr>
          <w:delText>1</w:delText>
        </w:r>
        <w:r w:rsidDel="00964E30">
          <w:rPr>
            <w:rFonts w:hint="eastAsia"/>
            <w:color w:val="000000" w:themeColor="text1"/>
            <w:szCs w:val="24"/>
          </w:rPr>
          <w:delText>、</w:delText>
        </w:r>
        <w:r w:rsidDel="00964E30">
          <w:rPr>
            <w:color w:val="000000" w:themeColor="text1"/>
            <w:szCs w:val="24"/>
          </w:rPr>
          <w:delText>2</w:delText>
        </w:r>
        <w:r w:rsidDel="00964E30">
          <w:rPr>
            <w:rFonts w:hint="eastAsia"/>
            <w:color w:val="000000" w:themeColor="text1"/>
            <w:szCs w:val="24"/>
          </w:rPr>
          <w:delText>号楼的《不动产权证书》（编号：</w:delText>
        </w:r>
        <w:r w:rsidDel="00964E30">
          <w:rPr>
            <w:color w:val="000000" w:themeColor="text1"/>
            <w:szCs w:val="24"/>
          </w:rPr>
          <w:delText>粤（</w:delText>
        </w:r>
        <w:r w:rsidDel="00964E30">
          <w:rPr>
            <w:color w:val="000000" w:themeColor="text1"/>
            <w:szCs w:val="24"/>
          </w:rPr>
          <w:delText>2026</w:delText>
        </w:r>
        <w:r w:rsidDel="00964E30">
          <w:rPr>
            <w:color w:val="000000" w:themeColor="text1"/>
            <w:szCs w:val="24"/>
          </w:rPr>
          <w:delText>）广州市不动产权第</w:delText>
        </w:r>
        <w:r w:rsidDel="00964E30">
          <w:rPr>
            <w:color w:val="000000" w:themeColor="text1"/>
            <w:szCs w:val="24"/>
          </w:rPr>
          <w:delText>11037333</w:delText>
        </w:r>
        <w:r w:rsidDel="00964E30">
          <w:rPr>
            <w:color w:val="000000" w:themeColor="text1"/>
            <w:szCs w:val="24"/>
          </w:rPr>
          <w:delText>号</w:delText>
        </w:r>
        <w:r w:rsidDel="00964E30">
          <w:rPr>
            <w:rFonts w:hint="eastAsia"/>
            <w:color w:val="000000" w:themeColor="text1"/>
            <w:szCs w:val="24"/>
          </w:rPr>
          <w:delText>，详见附件</w:delText>
        </w:r>
        <w:r w:rsidDel="00964E30">
          <w:rPr>
            <w:rFonts w:hint="eastAsia"/>
            <w:color w:val="000000" w:themeColor="text1"/>
            <w:szCs w:val="24"/>
          </w:rPr>
          <w:delText>7-2</w:delText>
        </w:r>
        <w:r w:rsidDel="00964E30">
          <w:rPr>
            <w:rFonts w:hint="eastAsia"/>
            <w:color w:val="000000" w:themeColor="text1"/>
            <w:szCs w:val="24"/>
          </w:rPr>
          <w:delText>），为基础设施项目的合法使用权人和所有权人。项目公司依法完全持有拟发行基础设施</w:delText>
        </w:r>
        <w:r w:rsidDel="00964E30">
          <w:rPr>
            <w:color w:val="000000" w:themeColor="text1"/>
            <w:szCs w:val="24"/>
          </w:rPr>
          <w:delText>REITs</w:delText>
        </w:r>
        <w:r w:rsidDel="00964E30">
          <w:rPr>
            <w:rFonts w:hint="eastAsia"/>
            <w:color w:val="000000" w:themeColor="text1"/>
            <w:szCs w:val="24"/>
          </w:rPr>
          <w:delText>底层资产。</w:delText>
        </w:r>
      </w:del>
    </w:p>
    <w:bookmarkEnd w:id="2309"/>
    <w:p w14:paraId="15F9FEAC" w14:textId="66293DF9" w:rsidR="005F457E" w:rsidDel="00964E30" w:rsidRDefault="00000000">
      <w:pPr>
        <w:spacing w:after="0" w:line="312" w:lineRule="auto"/>
        <w:ind w:firstLine="480"/>
        <w:rPr>
          <w:del w:id="2311" w:author="Si-yuan LIU" w:date="2026-07-24T14:26:00Z" w16du:dateUtc="2026-07-24T06:26:00Z"/>
          <w:color w:val="000000" w:themeColor="text1"/>
          <w:szCs w:val="24"/>
        </w:rPr>
      </w:pPr>
      <w:del w:id="2312" w:author="Si-yuan LIU" w:date="2026-07-24T14:26:00Z" w16du:dateUtc="2026-07-24T06:26:00Z">
        <w:r w:rsidDel="00964E30">
          <w:rPr>
            <w:rFonts w:hint="eastAsia"/>
            <w:color w:val="000000" w:themeColor="text1"/>
            <w:szCs w:val="24"/>
          </w:rPr>
          <w:delText>经查询中国裁判文书网（</w:delText>
        </w:r>
        <w:r w:rsidDel="00964E30">
          <w:rPr>
            <w:color w:val="000000" w:themeColor="text1"/>
            <w:szCs w:val="24"/>
          </w:rPr>
          <w:delText>https://wenshu.court.gov.cn</w:delText>
        </w:r>
        <w:r w:rsidDel="00964E30">
          <w:rPr>
            <w:rFonts w:hint="eastAsia"/>
            <w:color w:val="000000" w:themeColor="text1"/>
            <w:szCs w:val="24"/>
          </w:rPr>
          <w:delText>）、广东省市场监督管理局官网（</w:delText>
        </w:r>
        <w:r w:rsidDel="00964E30">
          <w:rPr>
            <w:color w:val="000000" w:themeColor="text1"/>
            <w:szCs w:val="24"/>
          </w:rPr>
          <w:delText>https://amr.gd.gov.cn</w:delText>
        </w:r>
        <w:r w:rsidDel="00964E30">
          <w:rPr>
            <w:rFonts w:hint="eastAsia"/>
            <w:color w:val="000000" w:themeColor="text1"/>
            <w:szCs w:val="24"/>
          </w:rPr>
          <w:delText>）、广州市规划和自然资源局（</w:delText>
        </w:r>
        <w:r w:rsidDel="00964E30">
          <w:rPr>
            <w:color w:val="000000" w:themeColor="text1"/>
            <w:szCs w:val="24"/>
          </w:rPr>
          <w:delText>https://ghzyj.gz.gov.cn</w:delText>
        </w:r>
        <w:r w:rsidDel="00964E30">
          <w:rPr>
            <w:rFonts w:hint="eastAsia"/>
            <w:color w:val="000000" w:themeColor="text1"/>
            <w:szCs w:val="24"/>
          </w:rPr>
          <w:delText>），截至</w:delText>
        </w:r>
        <w:r w:rsidDel="00964E30">
          <w:rPr>
            <w:color w:val="000000" w:themeColor="text1"/>
            <w:szCs w:val="24"/>
          </w:rPr>
          <w:delText>2026</w:delText>
        </w:r>
        <w:r w:rsidDel="00964E30">
          <w:rPr>
            <w:rFonts w:hint="eastAsia"/>
            <w:color w:val="000000" w:themeColor="text1"/>
            <w:szCs w:val="24"/>
          </w:rPr>
          <w:delText>年</w:delText>
        </w:r>
        <w:r w:rsidDel="00964E30">
          <w:rPr>
            <w:color w:val="000000" w:themeColor="text1"/>
            <w:szCs w:val="24"/>
          </w:rPr>
          <w:delText>5</w:delText>
        </w:r>
        <w:r w:rsidDel="00964E30">
          <w:rPr>
            <w:rFonts w:hint="eastAsia"/>
            <w:color w:val="000000" w:themeColor="text1"/>
            <w:szCs w:val="24"/>
          </w:rPr>
          <w:delText>月</w:delText>
        </w:r>
        <w:r w:rsidDel="00964E30">
          <w:rPr>
            <w:color w:val="000000" w:themeColor="text1"/>
            <w:szCs w:val="24"/>
          </w:rPr>
          <w:delText>14</w:delText>
        </w:r>
        <w:r w:rsidDel="00964E30">
          <w:rPr>
            <w:rFonts w:hint="eastAsia"/>
            <w:color w:val="000000" w:themeColor="text1"/>
            <w:szCs w:val="24"/>
          </w:rPr>
          <w:delText>日，基础设施项目不存在权属方面的重大经济或法律纠纷，详见附件</w:delText>
        </w:r>
        <w:r w:rsidDel="00964E30">
          <w:rPr>
            <w:rFonts w:hint="eastAsia"/>
            <w:color w:val="000000" w:themeColor="text1"/>
            <w:szCs w:val="24"/>
          </w:rPr>
          <w:delText>25-1</w:delText>
        </w:r>
        <w:r w:rsidDel="00964E30">
          <w:rPr>
            <w:rFonts w:hint="eastAsia"/>
            <w:color w:val="000000" w:themeColor="text1"/>
            <w:szCs w:val="24"/>
          </w:rPr>
          <w:delText>。</w:delText>
        </w:r>
      </w:del>
    </w:p>
    <w:p w14:paraId="30FB07ED" w14:textId="65FE4548" w:rsidR="005F457E" w:rsidDel="00964E30" w:rsidRDefault="00000000">
      <w:pPr>
        <w:spacing w:after="0" w:line="312" w:lineRule="auto"/>
        <w:ind w:firstLine="480"/>
        <w:rPr>
          <w:del w:id="2313" w:author="Si-yuan LIU" w:date="2026-07-24T14:26:00Z" w16du:dateUtc="2026-07-24T06:26:00Z"/>
          <w:color w:val="000000" w:themeColor="text1"/>
          <w:szCs w:val="24"/>
        </w:rPr>
      </w:pPr>
      <w:del w:id="2314" w:author="Si-yuan LIU" w:date="2026-07-24T14:26:00Z" w16du:dateUtc="2026-07-24T06:26:00Z">
        <w:r w:rsidDel="00964E30">
          <w:rPr>
            <w:color w:val="000000" w:themeColor="text1"/>
            <w:szCs w:val="24"/>
          </w:rPr>
          <w:delText>2.</w:delText>
        </w:r>
        <w:r w:rsidDel="00964E30">
          <w:rPr>
            <w:rFonts w:hint="eastAsia"/>
            <w:color w:val="000000" w:themeColor="text1"/>
            <w:szCs w:val="24"/>
          </w:rPr>
          <w:delText>经查询中国裁判文书网（</w:delText>
        </w:r>
        <w:r w:rsidDel="00964E30">
          <w:rPr>
            <w:color w:val="000000" w:themeColor="text1"/>
            <w:szCs w:val="24"/>
          </w:rPr>
          <w:delText>https://wenshu.court.gov.cn/</w:delText>
        </w:r>
        <w:r w:rsidDel="00964E30">
          <w:rPr>
            <w:rFonts w:hint="eastAsia"/>
            <w:color w:val="000000" w:themeColor="text1"/>
            <w:szCs w:val="24"/>
          </w:rPr>
          <w:delText>）、广东省市场监督管理局官网（</w:delText>
        </w:r>
        <w:r w:rsidDel="00964E30">
          <w:rPr>
            <w:color w:val="000000" w:themeColor="text1"/>
            <w:szCs w:val="24"/>
          </w:rPr>
          <w:delText>https://amr.gd.gov.cn</w:delText>
        </w:r>
        <w:r w:rsidDel="00964E30">
          <w:rPr>
            <w:rFonts w:hint="eastAsia"/>
            <w:color w:val="000000" w:themeColor="text1"/>
            <w:szCs w:val="24"/>
          </w:rPr>
          <w:delText>）、广东省生态环境厅（</w:delText>
        </w:r>
        <w:r w:rsidDel="00964E30">
          <w:rPr>
            <w:color w:val="000000" w:themeColor="text1"/>
            <w:szCs w:val="24"/>
          </w:rPr>
          <w:delText>https://gdee.gd.gov.cn</w:delText>
        </w:r>
        <w:r w:rsidDel="00964E30">
          <w:rPr>
            <w:rFonts w:hint="eastAsia"/>
            <w:color w:val="000000" w:themeColor="text1"/>
            <w:szCs w:val="24"/>
          </w:rPr>
          <w:delText>）、广东省应急管理厅（</w:delText>
        </w:r>
        <w:r w:rsidDel="00964E30">
          <w:rPr>
            <w:color w:val="000000" w:themeColor="text1"/>
            <w:szCs w:val="24"/>
          </w:rPr>
          <w:delText>https://yjgl.gd.gov.cn</w:delText>
        </w:r>
        <w:r w:rsidDel="00964E30">
          <w:rPr>
            <w:rFonts w:hint="eastAsia"/>
            <w:color w:val="000000" w:themeColor="text1"/>
            <w:szCs w:val="24"/>
          </w:rPr>
          <w:delText>），截至</w:delText>
        </w:r>
        <w:r w:rsidDel="00964E30">
          <w:rPr>
            <w:color w:val="000000" w:themeColor="text1"/>
            <w:szCs w:val="24"/>
          </w:rPr>
          <w:delText>2026</w:delText>
        </w:r>
        <w:r w:rsidDel="00964E30">
          <w:rPr>
            <w:rFonts w:hint="eastAsia"/>
            <w:color w:val="000000" w:themeColor="text1"/>
            <w:szCs w:val="24"/>
          </w:rPr>
          <w:delText>年</w:delText>
        </w:r>
        <w:r w:rsidDel="00964E30">
          <w:rPr>
            <w:color w:val="000000" w:themeColor="text1"/>
            <w:szCs w:val="24"/>
          </w:rPr>
          <w:delText>5</w:delText>
        </w:r>
        <w:r w:rsidDel="00964E30">
          <w:rPr>
            <w:rFonts w:hint="eastAsia"/>
            <w:color w:val="000000" w:themeColor="text1"/>
            <w:szCs w:val="24"/>
          </w:rPr>
          <w:delText>月</w:delText>
        </w:r>
        <w:r w:rsidDel="00964E30">
          <w:rPr>
            <w:color w:val="000000" w:themeColor="text1"/>
            <w:szCs w:val="24"/>
          </w:rPr>
          <w:delText>14</w:delText>
        </w:r>
        <w:r w:rsidDel="00964E30">
          <w:rPr>
            <w:rFonts w:hint="eastAsia"/>
            <w:color w:val="000000" w:themeColor="text1"/>
            <w:szCs w:val="24"/>
          </w:rPr>
          <w:delText>日，基础设施项目近</w:delText>
        </w:r>
        <w:r w:rsidDel="00964E30">
          <w:rPr>
            <w:color w:val="000000" w:themeColor="text1"/>
            <w:szCs w:val="24"/>
          </w:rPr>
          <w:delText>3</w:delText>
        </w:r>
        <w:r w:rsidDel="00964E30">
          <w:rPr>
            <w:rFonts w:hint="eastAsia"/>
            <w:color w:val="000000" w:themeColor="text1"/>
            <w:szCs w:val="24"/>
          </w:rPr>
          <w:delText>年未出现安全、质量、环保等方面的重大问题或影响项目稳定运营的重大合同纠纷，详见附件</w:delText>
        </w:r>
        <w:r w:rsidDel="00964E30">
          <w:rPr>
            <w:rFonts w:hint="eastAsia"/>
            <w:color w:val="000000" w:themeColor="text1"/>
            <w:szCs w:val="24"/>
          </w:rPr>
          <w:delText>25-1</w:delText>
        </w:r>
        <w:r w:rsidDel="00964E30">
          <w:rPr>
            <w:rFonts w:hint="eastAsia"/>
            <w:color w:val="000000" w:themeColor="text1"/>
            <w:szCs w:val="24"/>
          </w:rPr>
          <w:delText>。</w:delText>
        </w:r>
      </w:del>
    </w:p>
    <w:p w14:paraId="7B2925E8" w14:textId="451E2E87" w:rsidR="005F457E" w:rsidDel="00964E30" w:rsidRDefault="00000000">
      <w:pPr>
        <w:spacing w:after="0" w:line="312" w:lineRule="auto"/>
        <w:ind w:firstLine="480"/>
        <w:rPr>
          <w:del w:id="2315" w:author="Si-yuan LIU" w:date="2026-07-24T14:26:00Z" w16du:dateUtc="2026-07-24T06:26:00Z"/>
          <w:color w:val="000000" w:themeColor="text1"/>
          <w:szCs w:val="24"/>
        </w:rPr>
      </w:pPr>
      <w:del w:id="2316" w:author="Si-yuan LIU" w:date="2026-07-24T14:26:00Z" w16du:dateUtc="2026-07-24T06:26:00Z">
        <w:r w:rsidDel="00964E30">
          <w:rPr>
            <w:color w:val="000000" w:themeColor="text1"/>
            <w:szCs w:val="24"/>
          </w:rPr>
          <w:delText>3.2026</w:delText>
        </w:r>
        <w:r w:rsidDel="00964E30">
          <w:rPr>
            <w:rFonts w:hint="eastAsia"/>
            <w:color w:val="000000" w:themeColor="text1"/>
            <w:szCs w:val="24"/>
          </w:rPr>
          <w:delText>年</w:delText>
        </w:r>
        <w:r w:rsidDel="00964E30">
          <w:rPr>
            <w:rFonts w:hint="eastAsia"/>
            <w:color w:val="000000" w:themeColor="text1"/>
            <w:szCs w:val="24"/>
          </w:rPr>
          <w:delText>5</w:delText>
        </w:r>
        <w:r w:rsidDel="00964E30">
          <w:rPr>
            <w:rFonts w:hint="eastAsia"/>
            <w:color w:val="000000" w:themeColor="text1"/>
            <w:szCs w:val="24"/>
          </w:rPr>
          <w:delText>月</w:delText>
        </w:r>
        <w:r w:rsidDel="00964E30">
          <w:rPr>
            <w:rFonts w:hint="eastAsia"/>
            <w:color w:val="000000" w:themeColor="text1"/>
            <w:szCs w:val="24"/>
          </w:rPr>
          <w:delText>2</w:delText>
        </w:r>
        <w:r w:rsidDel="00964E30">
          <w:rPr>
            <w:color w:val="000000" w:themeColor="text1"/>
            <w:szCs w:val="24"/>
          </w:rPr>
          <w:delText>9</w:delText>
        </w:r>
        <w:r w:rsidDel="00964E30">
          <w:rPr>
            <w:rFonts w:hint="eastAsia"/>
            <w:color w:val="000000" w:themeColor="text1"/>
            <w:szCs w:val="24"/>
          </w:rPr>
          <w:delText>日，奥飞数据出具《广东奥飞数据科技股份有限公司关于奥飞数据中心基础设施领域不动产投资信托基金（</w:delText>
        </w:r>
        <w:r w:rsidDel="00964E30">
          <w:rPr>
            <w:color w:val="000000" w:themeColor="text1"/>
            <w:szCs w:val="24"/>
          </w:rPr>
          <w:delText>REITs</w:delText>
        </w:r>
        <w:r w:rsidDel="00964E30">
          <w:rPr>
            <w:rFonts w:hint="eastAsia"/>
            <w:color w:val="000000" w:themeColor="text1"/>
            <w:szCs w:val="24"/>
          </w:rPr>
          <w:delText>）项目的承诺函》，就项目权属和项目运营承诺：“本公司依法合规间接拥有项目所有权，且不存在重大经济或法律纠纷，奥融科技在基金份额公开发售前依法合规完全持有拟发行基础设施</w:delText>
        </w:r>
        <w:r w:rsidDel="00964E30">
          <w:rPr>
            <w:rFonts w:hint="eastAsia"/>
            <w:color w:val="000000" w:themeColor="text1"/>
            <w:szCs w:val="24"/>
          </w:rPr>
          <w:delText>REITs</w:delText>
        </w:r>
        <w:r w:rsidDel="00964E30">
          <w:rPr>
            <w:rFonts w:hint="eastAsia"/>
            <w:color w:val="000000" w:themeColor="text1"/>
            <w:szCs w:val="24"/>
          </w:rPr>
          <w:delText>的底层资产。项目近</w:delText>
        </w:r>
        <w:r w:rsidDel="00964E30">
          <w:rPr>
            <w:rFonts w:hint="eastAsia"/>
            <w:color w:val="000000" w:themeColor="text1"/>
            <w:szCs w:val="24"/>
          </w:rPr>
          <w:delText>3</w:delText>
        </w:r>
        <w:r w:rsidDel="00964E30">
          <w:rPr>
            <w:rFonts w:hint="eastAsia"/>
            <w:color w:val="000000" w:themeColor="text1"/>
            <w:szCs w:val="24"/>
          </w:rPr>
          <w:delText>年未出现安全、质量、环保等方面的重大问题或影响项目稳定运营的重大合同纠纷。项目不存在权属方面的重大经济或法律纠纷”。相关情况详见附件</w:delText>
        </w:r>
        <w:r w:rsidDel="00964E30">
          <w:rPr>
            <w:rFonts w:hint="eastAsia"/>
            <w:color w:val="000000" w:themeColor="text1"/>
            <w:szCs w:val="24"/>
          </w:rPr>
          <w:delText>8-1</w:delText>
        </w:r>
        <w:r w:rsidDel="00964E30">
          <w:rPr>
            <w:rFonts w:hint="eastAsia"/>
            <w:color w:val="000000" w:themeColor="text1"/>
            <w:szCs w:val="24"/>
          </w:rPr>
          <w:delText>。</w:delText>
        </w:r>
      </w:del>
    </w:p>
    <w:p w14:paraId="41F1A259" w14:textId="21E55BBD" w:rsidR="005F457E" w:rsidDel="00964E30" w:rsidRDefault="00000000">
      <w:pPr>
        <w:spacing w:after="0" w:line="312" w:lineRule="auto"/>
        <w:ind w:firstLine="480"/>
        <w:rPr>
          <w:del w:id="2317" w:author="Si-yuan LIU" w:date="2026-07-24T14:26:00Z" w16du:dateUtc="2026-07-24T06:26:00Z"/>
          <w:color w:val="000000" w:themeColor="text1"/>
          <w:szCs w:val="24"/>
        </w:rPr>
      </w:pPr>
      <w:del w:id="2318" w:author="Si-yuan LIU" w:date="2026-07-24T14:26:00Z" w16du:dateUtc="2026-07-24T06:26:00Z">
        <w:r w:rsidDel="00964E30">
          <w:rPr>
            <w:color w:val="000000" w:themeColor="text1"/>
            <w:szCs w:val="24"/>
          </w:rPr>
          <w:delText>2026</w:delText>
        </w:r>
        <w:r w:rsidDel="00964E30">
          <w:rPr>
            <w:rFonts w:hint="eastAsia"/>
            <w:color w:val="000000" w:themeColor="text1"/>
            <w:szCs w:val="24"/>
          </w:rPr>
          <w:delText>年</w:delText>
        </w:r>
        <w:r w:rsidDel="00964E30">
          <w:rPr>
            <w:rFonts w:hint="eastAsia"/>
            <w:color w:val="000000" w:themeColor="text1"/>
            <w:szCs w:val="24"/>
          </w:rPr>
          <w:delText>5</w:delText>
        </w:r>
        <w:r w:rsidDel="00964E30">
          <w:rPr>
            <w:rFonts w:hint="eastAsia"/>
            <w:color w:val="000000" w:themeColor="text1"/>
            <w:szCs w:val="24"/>
          </w:rPr>
          <w:delText>月</w:delText>
        </w:r>
        <w:r w:rsidDel="00964E30">
          <w:rPr>
            <w:rFonts w:hint="eastAsia"/>
            <w:color w:val="000000" w:themeColor="text1"/>
            <w:szCs w:val="24"/>
          </w:rPr>
          <w:delText>2</w:delText>
        </w:r>
        <w:r w:rsidDel="00964E30">
          <w:rPr>
            <w:color w:val="000000" w:themeColor="text1"/>
            <w:szCs w:val="24"/>
          </w:rPr>
          <w:delText>9</w:delText>
        </w:r>
        <w:r w:rsidDel="00964E30">
          <w:rPr>
            <w:rFonts w:hint="eastAsia"/>
            <w:color w:val="000000" w:themeColor="text1"/>
            <w:szCs w:val="24"/>
          </w:rPr>
          <w:delText>日，固安聚龙出具《固安聚龙自动化设备有限公司关于奥飞数据中心基础设施领域不动产投资信托基金（</w:delText>
        </w:r>
        <w:r w:rsidDel="00964E30">
          <w:rPr>
            <w:color w:val="000000" w:themeColor="text1"/>
            <w:szCs w:val="24"/>
          </w:rPr>
          <w:delText>REITs</w:delText>
        </w:r>
        <w:r w:rsidDel="00964E30">
          <w:rPr>
            <w:rFonts w:hint="eastAsia"/>
            <w:color w:val="000000" w:themeColor="text1"/>
            <w:szCs w:val="24"/>
          </w:rPr>
          <w:delText>）项目的承诺函》，就项目权属和项目运营承诺：“本公司依法合规间接拥有项目所有权，且不存在重大经济或法律纠纷，奥融科技在基金份额公开发售前依法合规完全持有拟发行基础设施</w:delText>
        </w:r>
        <w:r w:rsidDel="00964E30">
          <w:rPr>
            <w:rFonts w:hint="eastAsia"/>
            <w:color w:val="000000" w:themeColor="text1"/>
            <w:szCs w:val="24"/>
          </w:rPr>
          <w:delText>REITs</w:delText>
        </w:r>
        <w:r w:rsidDel="00964E30">
          <w:rPr>
            <w:rFonts w:hint="eastAsia"/>
            <w:color w:val="000000" w:themeColor="text1"/>
            <w:szCs w:val="24"/>
          </w:rPr>
          <w:delText>的底层资产。项目近</w:delText>
        </w:r>
        <w:r w:rsidDel="00964E30">
          <w:rPr>
            <w:rFonts w:hint="eastAsia"/>
            <w:color w:val="000000" w:themeColor="text1"/>
            <w:szCs w:val="24"/>
          </w:rPr>
          <w:delText>3</w:delText>
        </w:r>
        <w:r w:rsidDel="00964E30">
          <w:rPr>
            <w:rFonts w:hint="eastAsia"/>
            <w:color w:val="000000" w:themeColor="text1"/>
            <w:szCs w:val="24"/>
          </w:rPr>
          <w:delText>年未出现安全、质量、环保等方面的重大问题或影响项目稳定运营的重大合同纠纷。项目不存在权属方面的重大经济或法律纠纷”。相关情况详见附件</w:delText>
        </w:r>
        <w:r w:rsidDel="00964E30">
          <w:rPr>
            <w:rFonts w:hint="eastAsia"/>
            <w:color w:val="000000" w:themeColor="text1"/>
            <w:szCs w:val="24"/>
          </w:rPr>
          <w:delText>8-2</w:delText>
        </w:r>
        <w:r w:rsidDel="00964E30">
          <w:rPr>
            <w:rFonts w:hint="eastAsia"/>
            <w:color w:val="000000" w:themeColor="text1"/>
            <w:szCs w:val="24"/>
          </w:rPr>
          <w:delText>。</w:delText>
        </w:r>
      </w:del>
    </w:p>
    <w:p w14:paraId="7DBE4ACE" w14:textId="58377346" w:rsidR="005F457E" w:rsidDel="00964E30" w:rsidRDefault="00000000">
      <w:pPr>
        <w:spacing w:after="0" w:line="312" w:lineRule="auto"/>
        <w:ind w:firstLine="480"/>
        <w:rPr>
          <w:del w:id="2319" w:author="Si-yuan LIU" w:date="2026-07-24T14:26:00Z" w16du:dateUtc="2026-07-24T06:26:00Z"/>
          <w:color w:val="000000" w:themeColor="text1"/>
          <w:szCs w:val="24"/>
        </w:rPr>
      </w:pPr>
      <w:del w:id="2320" w:author="Si-yuan LIU" w:date="2026-07-24T14:26:00Z" w16du:dateUtc="2026-07-24T06:26:00Z">
        <w:r w:rsidDel="00964E30">
          <w:rPr>
            <w:color w:val="000000" w:themeColor="text1"/>
            <w:szCs w:val="24"/>
          </w:rPr>
          <w:delText>2026</w:delText>
        </w:r>
        <w:r w:rsidDel="00964E30">
          <w:rPr>
            <w:rFonts w:hint="eastAsia"/>
            <w:color w:val="000000" w:themeColor="text1"/>
            <w:szCs w:val="24"/>
          </w:rPr>
          <w:delText>年</w:delText>
        </w:r>
        <w:r w:rsidDel="00964E30">
          <w:rPr>
            <w:rFonts w:hint="eastAsia"/>
            <w:color w:val="000000" w:themeColor="text1"/>
            <w:szCs w:val="24"/>
          </w:rPr>
          <w:delText>5</w:delText>
        </w:r>
        <w:r w:rsidDel="00964E30">
          <w:rPr>
            <w:rFonts w:hint="eastAsia"/>
            <w:color w:val="000000" w:themeColor="text1"/>
            <w:szCs w:val="24"/>
          </w:rPr>
          <w:delText>月</w:delText>
        </w:r>
        <w:r w:rsidDel="00964E30">
          <w:rPr>
            <w:rFonts w:hint="eastAsia"/>
            <w:color w:val="000000" w:themeColor="text1"/>
            <w:szCs w:val="24"/>
          </w:rPr>
          <w:delText>2</w:delText>
        </w:r>
        <w:r w:rsidDel="00964E30">
          <w:rPr>
            <w:color w:val="000000" w:themeColor="text1"/>
            <w:szCs w:val="24"/>
          </w:rPr>
          <w:delText>9</w:delText>
        </w:r>
        <w:r w:rsidDel="00964E30">
          <w:rPr>
            <w:rFonts w:hint="eastAsia"/>
            <w:color w:val="000000" w:themeColor="text1"/>
            <w:szCs w:val="24"/>
          </w:rPr>
          <w:delText>日，昊盈科技出具《广州市昊盈计算机科技有限公司关于奥飞数据中心基础设施领域不动产投资信托基金（</w:delText>
        </w:r>
        <w:r w:rsidDel="00964E30">
          <w:rPr>
            <w:color w:val="000000" w:themeColor="text1"/>
            <w:szCs w:val="24"/>
          </w:rPr>
          <w:delText>REITs</w:delText>
        </w:r>
        <w:r w:rsidDel="00964E30">
          <w:rPr>
            <w:rFonts w:hint="eastAsia"/>
            <w:color w:val="000000" w:themeColor="text1"/>
            <w:szCs w:val="24"/>
          </w:rPr>
          <w:delText>）项目的承诺函》，就项目权属和项目运营承诺：“本公司依法合规间接拥有项目所有权，且不存在重大经济或法律纠纷，奥融科技在基金份额公开发售前依法合规完全持有拟发行基础设施</w:delText>
        </w:r>
        <w:r w:rsidDel="00964E30">
          <w:rPr>
            <w:rFonts w:hint="eastAsia"/>
            <w:color w:val="000000" w:themeColor="text1"/>
            <w:szCs w:val="24"/>
          </w:rPr>
          <w:delText>REITs</w:delText>
        </w:r>
        <w:r w:rsidDel="00964E30">
          <w:rPr>
            <w:rFonts w:hint="eastAsia"/>
            <w:color w:val="000000" w:themeColor="text1"/>
            <w:szCs w:val="24"/>
          </w:rPr>
          <w:delText>的底层资产。项目近</w:delText>
        </w:r>
        <w:r w:rsidDel="00964E30">
          <w:rPr>
            <w:rFonts w:hint="eastAsia"/>
            <w:color w:val="000000" w:themeColor="text1"/>
            <w:szCs w:val="24"/>
          </w:rPr>
          <w:delText>3</w:delText>
        </w:r>
        <w:r w:rsidDel="00964E30">
          <w:rPr>
            <w:rFonts w:hint="eastAsia"/>
            <w:color w:val="000000" w:themeColor="text1"/>
            <w:szCs w:val="24"/>
          </w:rPr>
          <w:delText>年未出现安全、质量、环保等方面的重大问题或影响项目稳定运营的重大合同纠纷。项目不存在权属方面的重大经济或法律纠纷”。相关情况详见附件</w:delText>
        </w:r>
        <w:r w:rsidDel="00964E30">
          <w:rPr>
            <w:rFonts w:hint="eastAsia"/>
            <w:color w:val="000000" w:themeColor="text1"/>
            <w:szCs w:val="24"/>
          </w:rPr>
          <w:delText>8-3</w:delText>
        </w:r>
        <w:r w:rsidDel="00964E30">
          <w:rPr>
            <w:rFonts w:hint="eastAsia"/>
            <w:color w:val="000000" w:themeColor="text1"/>
            <w:szCs w:val="24"/>
          </w:rPr>
          <w:delText>。</w:delText>
        </w:r>
      </w:del>
    </w:p>
    <w:p w14:paraId="4A5E7F1A" w14:textId="6E4D1C4C" w:rsidR="005F457E" w:rsidDel="00964E30" w:rsidRDefault="00000000">
      <w:pPr>
        <w:pStyle w:val="2"/>
        <w:rPr>
          <w:del w:id="2321" w:author="Si-yuan LIU" w:date="2026-07-24T14:26:00Z" w16du:dateUtc="2026-07-24T06:26:00Z"/>
        </w:rPr>
      </w:pPr>
      <w:bookmarkStart w:id="2322" w:name="_Toc1862636020_WPSOffice_Level2"/>
      <w:bookmarkStart w:id="2323" w:name="_Toc2101746855_WPSOffice_Level2"/>
      <w:bookmarkStart w:id="2324" w:name="_Toc833135825_WPSOffice_Level2"/>
      <w:bookmarkStart w:id="2325" w:name="_Toc223783764"/>
      <w:bookmarkStart w:id="2326" w:name="OLE_LINK25"/>
      <w:del w:id="2327" w:author="Si-yuan LIU" w:date="2026-07-24T14:26:00Z" w16du:dateUtc="2026-07-24T06:26:00Z">
        <w:r w:rsidDel="00964E30">
          <w:rPr>
            <w:rFonts w:hint="eastAsia"/>
          </w:rPr>
          <w:delText>（二）资产完整情况</w:delText>
        </w:r>
        <w:bookmarkEnd w:id="2322"/>
        <w:bookmarkEnd w:id="2323"/>
        <w:bookmarkEnd w:id="2324"/>
        <w:bookmarkEnd w:id="2325"/>
      </w:del>
    </w:p>
    <w:p w14:paraId="76213B2B" w14:textId="1725E49E" w:rsidR="005F457E" w:rsidDel="00964E30" w:rsidRDefault="00000000">
      <w:pPr>
        <w:spacing w:after="0" w:line="312" w:lineRule="auto"/>
        <w:ind w:firstLine="480"/>
        <w:rPr>
          <w:del w:id="2328" w:author="Si-yuan LIU" w:date="2026-07-24T14:26:00Z" w16du:dateUtc="2026-07-24T06:26:00Z"/>
          <w:color w:val="000000" w:themeColor="text1"/>
          <w:szCs w:val="24"/>
        </w:rPr>
      </w:pPr>
      <w:del w:id="2329" w:author="Si-yuan LIU" w:date="2026-07-24T14:26:00Z" w16du:dateUtc="2026-07-24T06:26:00Z">
        <w:r w:rsidDel="00964E30">
          <w:rPr>
            <w:rFonts w:hint="eastAsia"/>
            <w:color w:val="000000" w:themeColor="text1"/>
            <w:szCs w:val="24"/>
          </w:rPr>
          <w:delText>本项目已将实现资产功能作用所必需的、不可分割的各组成部分完整纳入底层资产范围，底层资产包括奥飞数据数字智慧产业园</w:delText>
        </w:r>
        <w:r w:rsidDel="00964E30">
          <w:rPr>
            <w:color w:val="000000" w:themeColor="text1"/>
            <w:szCs w:val="24"/>
          </w:rPr>
          <w:delText>1</w:delText>
        </w:r>
        <w:r w:rsidDel="00964E30">
          <w:rPr>
            <w:rFonts w:hint="eastAsia"/>
            <w:color w:val="000000" w:themeColor="text1"/>
            <w:szCs w:val="24"/>
          </w:rPr>
          <w:delText>、</w:delText>
        </w:r>
        <w:r w:rsidDel="00964E30">
          <w:rPr>
            <w:color w:val="000000" w:themeColor="text1"/>
            <w:szCs w:val="24"/>
          </w:rPr>
          <w:delText>2</w:delText>
        </w:r>
        <w:r w:rsidDel="00964E30">
          <w:rPr>
            <w:rFonts w:hint="eastAsia"/>
            <w:color w:val="000000" w:themeColor="text1"/>
            <w:szCs w:val="24"/>
          </w:rPr>
          <w:delText>号楼数据中心建筑，以及无法从建筑物剥离、与房屋使用功能相适应且影响建筑物使用价值的核心设备如供配电系统（包含高低压柜、柴油发电机组、</w:delText>
        </w:r>
        <w:r w:rsidDel="00964E30">
          <w:rPr>
            <w:color w:val="000000" w:themeColor="text1"/>
            <w:szCs w:val="24"/>
          </w:rPr>
          <w:delText>UPS</w:delText>
        </w:r>
        <w:r w:rsidDel="00964E30">
          <w:rPr>
            <w:rFonts w:hint="eastAsia"/>
            <w:color w:val="000000" w:themeColor="text1"/>
            <w:szCs w:val="24"/>
          </w:rPr>
          <w:delText>、蓄电池等）、暖通系统（包含蓄冷罐、冷却塔、机房空调、板式换热器、水泵等）、弱电系统等，具备数据中心资产完整功能。</w:delText>
        </w:r>
      </w:del>
    </w:p>
    <w:p w14:paraId="542B8B52" w14:textId="7915EA1C" w:rsidR="005F457E" w:rsidDel="00964E30" w:rsidRDefault="00000000">
      <w:pPr>
        <w:spacing w:after="0" w:line="312" w:lineRule="auto"/>
        <w:ind w:firstLine="480"/>
        <w:rPr>
          <w:del w:id="2330" w:author="Si-yuan LIU" w:date="2026-07-24T14:26:00Z" w16du:dateUtc="2026-07-24T06:26:00Z"/>
          <w:color w:val="000000" w:themeColor="text1"/>
          <w:szCs w:val="24"/>
        </w:rPr>
      </w:pPr>
      <w:del w:id="2331" w:author="Si-yuan LIU" w:date="2026-07-24T14:26:00Z" w16du:dateUtc="2026-07-24T06:26:00Z">
        <w:r w:rsidDel="00964E30">
          <w:rPr>
            <w:rFonts w:hint="eastAsia"/>
            <w:color w:val="000000" w:themeColor="text1"/>
            <w:szCs w:val="24"/>
          </w:rPr>
          <w:delText>原始权益人奥飞数据、固安聚龙、昊盈科技分别于</w:delText>
        </w:r>
        <w:r w:rsidDel="00964E30">
          <w:rPr>
            <w:color w:val="000000" w:themeColor="text1"/>
            <w:szCs w:val="24"/>
          </w:rPr>
          <w:delText>2026</w:delText>
        </w:r>
        <w:r w:rsidDel="00964E30">
          <w:rPr>
            <w:rFonts w:hint="eastAsia"/>
            <w:color w:val="000000" w:themeColor="text1"/>
            <w:szCs w:val="24"/>
          </w:rPr>
          <w:delText>年</w:delText>
        </w:r>
        <w:r w:rsidDel="00964E30">
          <w:rPr>
            <w:rFonts w:hint="eastAsia"/>
            <w:color w:val="000000" w:themeColor="text1"/>
            <w:szCs w:val="24"/>
          </w:rPr>
          <w:delText>5</w:delText>
        </w:r>
        <w:r w:rsidDel="00964E30">
          <w:rPr>
            <w:rFonts w:hint="eastAsia"/>
            <w:color w:val="000000" w:themeColor="text1"/>
            <w:szCs w:val="24"/>
          </w:rPr>
          <w:delText>月</w:delText>
        </w:r>
        <w:r w:rsidDel="00964E30">
          <w:rPr>
            <w:rFonts w:hint="eastAsia"/>
            <w:color w:val="000000" w:themeColor="text1"/>
            <w:szCs w:val="24"/>
          </w:rPr>
          <w:delText>2</w:delText>
        </w:r>
        <w:r w:rsidDel="00964E30">
          <w:rPr>
            <w:color w:val="000000" w:themeColor="text1"/>
            <w:szCs w:val="24"/>
          </w:rPr>
          <w:delText>9</w:delText>
        </w:r>
        <w:r w:rsidDel="00964E30">
          <w:rPr>
            <w:rFonts w:hint="eastAsia"/>
            <w:color w:val="000000" w:themeColor="text1"/>
            <w:szCs w:val="24"/>
          </w:rPr>
          <w:delText>日出具《广东奥飞数据科技股份有限公司关于奥飞数据中心基础设施领域不动产投资信托基金（</w:delText>
        </w:r>
        <w:r w:rsidDel="00964E30">
          <w:rPr>
            <w:color w:val="000000" w:themeColor="text1"/>
            <w:szCs w:val="24"/>
          </w:rPr>
          <w:delText>REITs</w:delText>
        </w:r>
        <w:r w:rsidDel="00964E30">
          <w:rPr>
            <w:rFonts w:hint="eastAsia"/>
            <w:color w:val="000000" w:themeColor="text1"/>
            <w:szCs w:val="24"/>
          </w:rPr>
          <w:delText>）项目的承诺函》、《固安聚龙自动化设备有限公司关于奥飞数据中心基础设施领域不动产投资信托基金（</w:delText>
        </w:r>
        <w:r w:rsidDel="00964E30">
          <w:rPr>
            <w:color w:val="000000" w:themeColor="text1"/>
            <w:szCs w:val="24"/>
          </w:rPr>
          <w:delText>REITs</w:delText>
        </w:r>
        <w:r w:rsidDel="00964E30">
          <w:rPr>
            <w:rFonts w:hint="eastAsia"/>
            <w:color w:val="000000" w:themeColor="text1"/>
            <w:szCs w:val="24"/>
          </w:rPr>
          <w:delText>）项目的承诺函》、《广州市昊盈计算机科技有限公司关于奥飞数据中心基础设施领域不动产投资信托基金（</w:delText>
        </w:r>
        <w:r w:rsidDel="00964E30">
          <w:rPr>
            <w:color w:val="000000" w:themeColor="text1"/>
            <w:szCs w:val="24"/>
          </w:rPr>
          <w:delText>REITs</w:delText>
        </w:r>
        <w:r w:rsidDel="00964E30">
          <w:rPr>
            <w:rFonts w:hint="eastAsia"/>
            <w:color w:val="000000" w:themeColor="text1"/>
            <w:szCs w:val="24"/>
          </w:rPr>
          <w:delText>）项目的承诺函》，承诺：“本项目已将实现资产功能作用所必需的、不可分割的各组成部分完整纳入底层资产范围”。详见附件</w:delText>
        </w:r>
        <w:r w:rsidDel="00964E30">
          <w:rPr>
            <w:rFonts w:hint="eastAsia"/>
            <w:color w:val="000000" w:themeColor="text1"/>
            <w:szCs w:val="24"/>
          </w:rPr>
          <w:delText>10-1</w:delText>
        </w:r>
        <w:r w:rsidDel="00964E30">
          <w:rPr>
            <w:rFonts w:hint="eastAsia"/>
            <w:color w:val="000000" w:themeColor="text1"/>
            <w:szCs w:val="24"/>
          </w:rPr>
          <w:delText>、</w:delText>
        </w:r>
        <w:r w:rsidDel="00964E30">
          <w:rPr>
            <w:rFonts w:hint="eastAsia"/>
            <w:color w:val="000000" w:themeColor="text1"/>
            <w:szCs w:val="24"/>
          </w:rPr>
          <w:delText>10-2</w:delText>
        </w:r>
        <w:r w:rsidDel="00964E30">
          <w:rPr>
            <w:rFonts w:hint="eastAsia"/>
            <w:color w:val="000000" w:themeColor="text1"/>
            <w:szCs w:val="24"/>
          </w:rPr>
          <w:delText>、</w:delText>
        </w:r>
        <w:r w:rsidDel="00964E30">
          <w:rPr>
            <w:rFonts w:hint="eastAsia"/>
            <w:color w:val="000000" w:themeColor="text1"/>
            <w:szCs w:val="24"/>
          </w:rPr>
          <w:delText>10-3</w:delText>
        </w:r>
        <w:r w:rsidDel="00964E30">
          <w:rPr>
            <w:rFonts w:hint="eastAsia"/>
            <w:color w:val="000000" w:themeColor="text1"/>
            <w:szCs w:val="24"/>
          </w:rPr>
          <w:delText>。</w:delText>
        </w:r>
      </w:del>
    </w:p>
    <w:p w14:paraId="258CB7FC" w14:textId="5005A35A" w:rsidR="005F457E" w:rsidDel="00964E30" w:rsidRDefault="00000000">
      <w:pPr>
        <w:pStyle w:val="2"/>
        <w:rPr>
          <w:del w:id="2332" w:author="Si-yuan LIU" w:date="2026-07-24T14:26:00Z" w16du:dateUtc="2026-07-24T06:26:00Z"/>
        </w:rPr>
      </w:pPr>
      <w:bookmarkStart w:id="2333" w:name="_Toc223783765"/>
      <w:bookmarkStart w:id="2334" w:name="_Toc373182541_WPSOffice_Level2"/>
      <w:bookmarkStart w:id="2335" w:name="_Toc1497511556_WPSOffice_Level2"/>
      <w:bookmarkStart w:id="2336" w:name="_Toc791993217_WPSOffice_Level2"/>
      <w:del w:id="2337" w:author="Si-yuan LIU" w:date="2026-07-24T14:26:00Z" w16du:dateUtc="2026-07-24T06:26:00Z">
        <w:r w:rsidDel="00964E30">
          <w:rPr>
            <w:rFonts w:hint="eastAsia"/>
          </w:rPr>
          <w:delText>（三）运营收益情况</w:delText>
        </w:r>
        <w:bookmarkEnd w:id="2333"/>
        <w:bookmarkEnd w:id="2334"/>
        <w:bookmarkEnd w:id="2335"/>
        <w:bookmarkEnd w:id="2336"/>
      </w:del>
    </w:p>
    <w:p w14:paraId="227B074E" w14:textId="4BCE39EF" w:rsidR="005F457E" w:rsidDel="00964E30" w:rsidRDefault="00000000">
      <w:pPr>
        <w:spacing w:after="0" w:line="312" w:lineRule="auto"/>
        <w:ind w:firstLine="480"/>
        <w:rPr>
          <w:del w:id="2338" w:author="Si-yuan LIU" w:date="2026-07-24T14:26:00Z" w16du:dateUtc="2026-07-24T06:26:00Z"/>
          <w:color w:val="000000" w:themeColor="text1"/>
          <w:szCs w:val="24"/>
        </w:rPr>
      </w:pPr>
      <w:del w:id="2339" w:author="Si-yuan LIU" w:date="2026-07-24T14:26:00Z" w16du:dateUtc="2026-07-24T06:26:00Z">
        <w:r w:rsidDel="00964E30">
          <w:rPr>
            <w:color w:val="000000" w:themeColor="text1"/>
            <w:szCs w:val="24"/>
          </w:rPr>
          <w:delText>1.</w:delText>
        </w:r>
        <w:r w:rsidDel="00964E30">
          <w:rPr>
            <w:rFonts w:hint="eastAsia"/>
            <w:color w:val="000000" w:themeColor="text1"/>
            <w:szCs w:val="24"/>
          </w:rPr>
          <w:delText>运营时间</w:delText>
        </w:r>
      </w:del>
    </w:p>
    <w:p w14:paraId="694559CE" w14:textId="7BA2237B" w:rsidR="005F457E" w:rsidDel="00964E30" w:rsidRDefault="00000000">
      <w:pPr>
        <w:spacing w:after="0" w:line="312" w:lineRule="auto"/>
        <w:ind w:firstLine="480"/>
        <w:rPr>
          <w:del w:id="2340" w:author="Si-yuan LIU" w:date="2026-07-24T14:26:00Z" w16du:dateUtc="2026-07-24T06:26:00Z"/>
          <w:color w:val="000000" w:themeColor="text1"/>
          <w:szCs w:val="24"/>
        </w:rPr>
      </w:pPr>
      <w:del w:id="2341" w:author="Si-yuan LIU" w:date="2026-07-24T14:26:00Z" w16du:dateUtc="2026-07-24T06:26:00Z">
        <w:r w:rsidDel="00964E30">
          <w:rPr>
            <w:rFonts w:hint="eastAsia"/>
            <w:color w:val="000000" w:themeColor="text1"/>
            <w:szCs w:val="24"/>
          </w:rPr>
          <w:delText>南沙大岗数据中心于</w:delText>
        </w:r>
        <w:r w:rsidDel="00964E30">
          <w:rPr>
            <w:color w:val="000000" w:themeColor="text1"/>
            <w:szCs w:val="24"/>
          </w:rPr>
          <w:delText>2023</w:delText>
        </w:r>
        <w:r w:rsidDel="00964E30">
          <w:rPr>
            <w:rFonts w:hint="eastAsia"/>
            <w:color w:val="000000" w:themeColor="text1"/>
            <w:szCs w:val="24"/>
          </w:rPr>
          <w:delText>年</w:delText>
        </w:r>
        <w:r w:rsidDel="00964E30">
          <w:rPr>
            <w:color w:val="000000" w:themeColor="text1"/>
            <w:szCs w:val="24"/>
          </w:rPr>
          <w:delText>2</w:delText>
        </w:r>
        <w:r w:rsidDel="00964E30">
          <w:rPr>
            <w:rFonts w:hint="eastAsia"/>
            <w:color w:val="000000" w:themeColor="text1"/>
            <w:szCs w:val="24"/>
          </w:rPr>
          <w:delText>月投入运营。截至本申报材料出具日，南沙大岗数据中心已运营满三年，且已</w:delText>
        </w:r>
        <w:r w:rsidDel="00964E30">
          <w:rPr>
            <w:color w:val="000000" w:themeColor="text1"/>
            <w:szCs w:val="24"/>
          </w:rPr>
          <w:delText>实现长期稳定收益</w:delText>
        </w:r>
        <w:r w:rsidDel="00964E30">
          <w:rPr>
            <w:rFonts w:hint="eastAsia"/>
            <w:color w:val="000000" w:themeColor="text1"/>
            <w:szCs w:val="24"/>
          </w:rPr>
          <w:delText>。</w:delText>
        </w:r>
      </w:del>
    </w:p>
    <w:bookmarkEnd w:id="2326"/>
    <w:p w14:paraId="33A27A89" w14:textId="4AB19168" w:rsidR="005F457E" w:rsidDel="00964E30" w:rsidRDefault="00000000">
      <w:pPr>
        <w:spacing w:after="0" w:line="312" w:lineRule="auto"/>
        <w:ind w:firstLine="480"/>
        <w:rPr>
          <w:del w:id="2342" w:author="Si-yuan LIU" w:date="2026-07-24T14:26:00Z" w16du:dateUtc="2026-07-24T06:26:00Z"/>
          <w:color w:val="000000" w:themeColor="text1"/>
          <w:szCs w:val="24"/>
        </w:rPr>
      </w:pPr>
      <w:del w:id="2343" w:author="Si-yuan LIU" w:date="2026-07-24T14:26:00Z" w16du:dateUtc="2026-07-24T06:26:00Z">
        <w:r w:rsidDel="00964E30">
          <w:rPr>
            <w:color w:val="000000" w:themeColor="text1"/>
            <w:szCs w:val="24"/>
          </w:rPr>
          <w:delText>2.</w:delText>
        </w:r>
        <w:r w:rsidDel="00964E30">
          <w:rPr>
            <w:rFonts w:hint="eastAsia"/>
            <w:color w:val="000000" w:themeColor="text1"/>
            <w:szCs w:val="24"/>
          </w:rPr>
          <w:delText>总体经营收益情况</w:delText>
        </w:r>
      </w:del>
    </w:p>
    <w:p w14:paraId="7B439F4D" w14:textId="511DA599" w:rsidR="005F457E" w:rsidDel="00964E30" w:rsidRDefault="00000000">
      <w:pPr>
        <w:spacing w:after="0" w:line="312" w:lineRule="auto"/>
        <w:ind w:firstLine="480"/>
        <w:rPr>
          <w:del w:id="2344" w:author="Si-yuan LIU" w:date="2026-07-24T14:26:00Z" w16du:dateUtc="2026-07-24T06:26:00Z"/>
          <w:color w:val="000000" w:themeColor="text1"/>
          <w:szCs w:val="24"/>
        </w:rPr>
      </w:pPr>
      <w:del w:id="2345" w:author="Si-yuan LIU" w:date="2026-07-24T14:26:00Z" w16du:dateUtc="2026-07-24T06:26:00Z">
        <w:r w:rsidDel="00964E30">
          <w:rPr>
            <w:rFonts w:hint="eastAsia"/>
            <w:color w:val="000000" w:themeColor="text1"/>
            <w:szCs w:val="24"/>
          </w:rPr>
          <w:delText>（</w:delText>
        </w:r>
        <w:r w:rsidDel="00964E30">
          <w:rPr>
            <w:color w:val="000000" w:themeColor="text1"/>
            <w:szCs w:val="24"/>
          </w:rPr>
          <w:delText>1</w:delText>
        </w:r>
        <w:r w:rsidDel="00964E30">
          <w:rPr>
            <w:rFonts w:hint="eastAsia"/>
            <w:color w:val="000000" w:themeColor="text1"/>
            <w:szCs w:val="24"/>
          </w:rPr>
          <w:delText>）历史经营收益</w:delText>
        </w:r>
      </w:del>
    </w:p>
    <w:p w14:paraId="65CE974E" w14:textId="6D9D0317" w:rsidR="005F457E" w:rsidDel="00964E30" w:rsidRDefault="00000000">
      <w:pPr>
        <w:spacing w:after="0" w:line="312" w:lineRule="auto"/>
        <w:ind w:firstLine="480"/>
        <w:rPr>
          <w:del w:id="2346" w:author="Si-yuan LIU" w:date="2026-07-24T14:26:00Z" w16du:dateUtc="2026-07-24T06:26:00Z"/>
          <w:color w:val="000000" w:themeColor="text1"/>
          <w:szCs w:val="24"/>
        </w:rPr>
      </w:pPr>
      <w:del w:id="2347" w:author="Si-yuan LIU" w:date="2026-07-24T14:26:00Z" w16du:dateUtc="2026-07-24T06:26:00Z">
        <w:r w:rsidDel="00964E30">
          <w:rPr>
            <w:rFonts w:hint="eastAsia"/>
            <w:color w:val="000000" w:themeColor="text1"/>
            <w:szCs w:val="24"/>
          </w:rPr>
          <w:delText>根据南沙大岗数据中心与客户的收入结算单以及经审计机构审计的备考财务报表，南沙大岗数据中心最近</w:delText>
        </w:r>
        <w:r w:rsidDel="00964E30">
          <w:rPr>
            <w:color w:val="000000" w:themeColor="text1"/>
            <w:szCs w:val="24"/>
          </w:rPr>
          <w:delText>3</w:delText>
        </w:r>
        <w:r w:rsidDel="00964E30">
          <w:rPr>
            <w:rFonts w:hint="eastAsia"/>
            <w:color w:val="000000" w:themeColor="text1"/>
            <w:szCs w:val="24"/>
          </w:rPr>
          <w:delText>个会计年度及一期的经营收益情况如下所示：</w:delText>
        </w:r>
      </w:del>
    </w:p>
    <w:p w14:paraId="17949C19" w14:textId="01A12C75" w:rsidR="005F457E" w:rsidDel="00964E30" w:rsidRDefault="00000000">
      <w:pPr>
        <w:spacing w:after="0" w:line="312" w:lineRule="auto"/>
        <w:ind w:firstLineChars="0" w:firstLine="0"/>
        <w:jc w:val="center"/>
        <w:rPr>
          <w:del w:id="2348" w:author="Si-yuan LIU" w:date="2026-07-24T14:26:00Z" w16du:dateUtc="2026-07-24T06:26:00Z"/>
          <w:color w:val="000000" w:themeColor="text1"/>
          <w:szCs w:val="24"/>
        </w:rPr>
      </w:pPr>
      <w:del w:id="2349" w:author="Si-yuan LIU" w:date="2026-07-24T14:26:00Z" w16du:dateUtc="2026-07-24T06:26:00Z">
        <w:r w:rsidDel="00964E30">
          <w:rPr>
            <w:rFonts w:hint="eastAsia"/>
            <w:color w:val="000000" w:themeColor="text1"/>
            <w:szCs w:val="24"/>
          </w:rPr>
          <w:delText>表</w:delText>
        </w:r>
        <w:r w:rsidDel="00964E30">
          <w:rPr>
            <w:color w:val="000000" w:themeColor="text1"/>
            <w:szCs w:val="24"/>
          </w:rPr>
          <w:delText xml:space="preserve"> </w:delText>
        </w:r>
        <w:r w:rsidDel="00964E30">
          <w:rPr>
            <w:color w:val="000000" w:themeColor="text1"/>
            <w:szCs w:val="24"/>
          </w:rPr>
          <w:fldChar w:fldCharType="begin"/>
        </w:r>
        <w:r w:rsidDel="00964E30">
          <w:rPr>
            <w:color w:val="000000" w:themeColor="text1"/>
            <w:szCs w:val="24"/>
          </w:rPr>
          <w:delInstrText xml:space="preserve"> SEQ </w:delInstrText>
        </w:r>
        <w:r w:rsidDel="00964E30">
          <w:rPr>
            <w:rFonts w:hint="eastAsia"/>
            <w:color w:val="000000" w:themeColor="text1"/>
            <w:szCs w:val="24"/>
          </w:rPr>
          <w:delInstrText>表</w:delInstrText>
        </w:r>
        <w:r w:rsidDel="00964E30">
          <w:rPr>
            <w:color w:val="000000" w:themeColor="text1"/>
            <w:szCs w:val="24"/>
          </w:rPr>
          <w:delInstrText xml:space="preserve"> \* ARABIC </w:delInstrText>
        </w:r>
        <w:r w:rsidDel="00964E30">
          <w:rPr>
            <w:color w:val="000000" w:themeColor="text1"/>
            <w:szCs w:val="24"/>
          </w:rPr>
          <w:fldChar w:fldCharType="separate"/>
        </w:r>
      </w:del>
      <w:ins w:id="2350" w:author="怡然 刘 [2]" w:date="2026-07-08T15:02:00Z">
        <w:del w:id="2351" w:author="Si-yuan LIU" w:date="2026-07-24T14:26:00Z" w16du:dateUtc="2026-07-24T06:26:00Z">
          <w:r w:rsidR="004A5B2B" w:rsidDel="00964E30">
            <w:rPr>
              <w:noProof/>
              <w:color w:val="000000" w:themeColor="text1"/>
              <w:szCs w:val="24"/>
            </w:rPr>
            <w:delText>14</w:delText>
          </w:r>
        </w:del>
      </w:ins>
      <w:ins w:id="2352" w:author="Bentayga-" w:date="2026-07-05T17:09:00Z">
        <w:del w:id="2353" w:author="Si-yuan LIU" w:date="2026-07-24T14:26:00Z" w16du:dateUtc="2026-07-24T06:26:00Z">
          <w:r w:rsidDel="00964E30">
            <w:rPr>
              <w:noProof/>
              <w:color w:val="000000" w:themeColor="text1"/>
              <w:szCs w:val="24"/>
            </w:rPr>
            <w:delText>14</w:delText>
          </w:r>
        </w:del>
      </w:ins>
      <w:del w:id="2354" w:author="Si-yuan LIU" w:date="2026-07-24T14:26:00Z" w16du:dateUtc="2026-07-24T06:26:00Z">
        <w:r w:rsidDel="00964E30">
          <w:rPr>
            <w:noProof/>
            <w:color w:val="000000" w:themeColor="text1"/>
            <w:szCs w:val="24"/>
          </w:rPr>
          <w:delText>14</w:delText>
        </w:r>
        <w:r w:rsidDel="00964E30">
          <w:rPr>
            <w:color w:val="000000" w:themeColor="text1"/>
            <w:szCs w:val="24"/>
          </w:rPr>
          <w:fldChar w:fldCharType="end"/>
        </w:r>
        <w:r w:rsidDel="00964E30">
          <w:rPr>
            <w:color w:val="000000" w:themeColor="text1"/>
            <w:szCs w:val="24"/>
          </w:rPr>
          <w:delText xml:space="preserve"> </w:delText>
        </w:r>
        <w:r w:rsidDel="00964E30">
          <w:rPr>
            <w:rFonts w:hint="eastAsia"/>
            <w:color w:val="000000" w:themeColor="text1"/>
            <w:szCs w:val="24"/>
          </w:rPr>
          <w:delText>项目最近</w:delText>
        </w:r>
        <w:r w:rsidDel="00964E30">
          <w:rPr>
            <w:color w:val="000000" w:themeColor="text1"/>
            <w:szCs w:val="24"/>
          </w:rPr>
          <w:delText>3</w:delText>
        </w:r>
        <w:r w:rsidDel="00964E30">
          <w:rPr>
            <w:rFonts w:hint="eastAsia"/>
            <w:color w:val="000000" w:themeColor="text1"/>
            <w:szCs w:val="24"/>
          </w:rPr>
          <w:delText>个会计年度及一期经营收益情况</w:delText>
        </w:r>
      </w:del>
    </w:p>
    <w:tbl>
      <w:tblPr>
        <w:tblStyle w:val="af6"/>
        <w:tblW w:w="0" w:type="auto"/>
        <w:tblLayout w:type="fixed"/>
        <w:tblCellMar>
          <w:left w:w="85" w:type="dxa"/>
          <w:right w:w="85" w:type="dxa"/>
        </w:tblCellMar>
        <w:tblLook w:val="04A0" w:firstRow="1" w:lastRow="0" w:firstColumn="1" w:lastColumn="0" w:noHBand="0" w:noVBand="1"/>
      </w:tblPr>
      <w:tblGrid>
        <w:gridCol w:w="3538"/>
        <w:gridCol w:w="1182"/>
        <w:gridCol w:w="1182"/>
        <w:gridCol w:w="1182"/>
        <w:gridCol w:w="1580"/>
      </w:tblGrid>
      <w:tr w:rsidR="005F457E" w:rsidDel="00964E30" w14:paraId="6A6DF6A6" w14:textId="26C1D52F">
        <w:trPr>
          <w:trHeight w:val="20"/>
          <w:tblHeader/>
          <w:del w:id="2355" w:author="Si-yuan LIU" w:date="2026-07-24T14:26:00Z" w16du:dateUtc="2026-07-24T06:26:00Z"/>
        </w:trPr>
        <w:tc>
          <w:tcPr>
            <w:tcW w:w="3538" w:type="dxa"/>
            <w:tcBorders>
              <w:top w:val="single" w:sz="4" w:space="0" w:color="auto"/>
              <w:left w:val="single" w:sz="4" w:space="0" w:color="auto"/>
              <w:bottom w:val="single" w:sz="4" w:space="0" w:color="auto"/>
              <w:right w:val="single" w:sz="4" w:space="0" w:color="auto"/>
            </w:tcBorders>
            <w:vAlign w:val="center"/>
          </w:tcPr>
          <w:p w14:paraId="3998ADF0" w14:textId="0CBAB58E" w:rsidR="005F457E" w:rsidDel="00964E30" w:rsidRDefault="00000000">
            <w:pPr>
              <w:adjustRightInd w:val="0"/>
              <w:snapToGrid w:val="0"/>
              <w:spacing w:after="0" w:line="240" w:lineRule="auto"/>
              <w:ind w:firstLineChars="0" w:firstLine="0"/>
              <w:jc w:val="center"/>
              <w:rPr>
                <w:del w:id="2356" w:author="Si-yuan LIU" w:date="2026-07-24T14:26:00Z" w16du:dateUtc="2026-07-24T06:26:00Z"/>
                <w:b/>
                <w:color w:val="000000" w:themeColor="text1"/>
                <w:sz w:val="21"/>
                <w:szCs w:val="21"/>
              </w:rPr>
            </w:pPr>
            <w:del w:id="2357" w:author="Si-yuan LIU" w:date="2026-07-24T14:26:00Z" w16du:dateUtc="2026-07-24T06:26:00Z">
              <w:r w:rsidDel="00964E30">
                <w:rPr>
                  <w:rFonts w:hint="eastAsia"/>
                  <w:b/>
                  <w:color w:val="000000" w:themeColor="text1"/>
                  <w:sz w:val="21"/>
                  <w:szCs w:val="21"/>
                </w:rPr>
                <w:delText>类别</w:delText>
              </w:r>
            </w:del>
          </w:p>
        </w:tc>
        <w:tc>
          <w:tcPr>
            <w:tcW w:w="1182" w:type="dxa"/>
            <w:tcBorders>
              <w:top w:val="single" w:sz="4" w:space="0" w:color="auto"/>
              <w:left w:val="single" w:sz="4" w:space="0" w:color="auto"/>
              <w:bottom w:val="single" w:sz="4" w:space="0" w:color="auto"/>
              <w:right w:val="single" w:sz="4" w:space="0" w:color="auto"/>
            </w:tcBorders>
            <w:vAlign w:val="center"/>
          </w:tcPr>
          <w:p w14:paraId="31559905" w14:textId="457A8B9E" w:rsidR="005F457E" w:rsidDel="00964E30" w:rsidRDefault="00000000">
            <w:pPr>
              <w:adjustRightInd w:val="0"/>
              <w:snapToGrid w:val="0"/>
              <w:spacing w:after="0" w:line="240" w:lineRule="auto"/>
              <w:ind w:firstLineChars="0" w:firstLine="0"/>
              <w:jc w:val="center"/>
              <w:rPr>
                <w:del w:id="2358" w:author="Si-yuan LIU" w:date="2026-07-24T14:26:00Z" w16du:dateUtc="2026-07-24T06:26:00Z"/>
                <w:b/>
                <w:color w:val="000000" w:themeColor="text1"/>
                <w:sz w:val="21"/>
                <w:szCs w:val="21"/>
              </w:rPr>
            </w:pPr>
            <w:del w:id="2359" w:author="Si-yuan LIU" w:date="2026-07-24T14:26:00Z" w16du:dateUtc="2026-07-24T06:26:00Z">
              <w:r w:rsidDel="00964E30">
                <w:rPr>
                  <w:b/>
                  <w:color w:val="000000" w:themeColor="text1"/>
                  <w:sz w:val="21"/>
                  <w:szCs w:val="21"/>
                </w:rPr>
                <w:delText>202</w:delText>
              </w:r>
              <w:r w:rsidDel="00964E30">
                <w:rPr>
                  <w:rFonts w:hint="eastAsia"/>
                  <w:b/>
                  <w:color w:val="000000" w:themeColor="text1"/>
                  <w:sz w:val="21"/>
                  <w:szCs w:val="21"/>
                </w:rPr>
                <w:delText>3</w:delText>
              </w:r>
              <w:r w:rsidDel="00964E30">
                <w:rPr>
                  <w:rFonts w:hint="eastAsia"/>
                  <w:b/>
                  <w:color w:val="000000" w:themeColor="text1"/>
                  <w:sz w:val="21"/>
                  <w:szCs w:val="21"/>
                </w:rPr>
                <w:delText>年</w:delText>
              </w:r>
            </w:del>
          </w:p>
        </w:tc>
        <w:tc>
          <w:tcPr>
            <w:tcW w:w="1182" w:type="dxa"/>
            <w:tcBorders>
              <w:top w:val="single" w:sz="4" w:space="0" w:color="auto"/>
              <w:left w:val="single" w:sz="4" w:space="0" w:color="auto"/>
              <w:bottom w:val="single" w:sz="4" w:space="0" w:color="auto"/>
              <w:right w:val="single" w:sz="4" w:space="0" w:color="auto"/>
            </w:tcBorders>
            <w:vAlign w:val="center"/>
          </w:tcPr>
          <w:p w14:paraId="3BDC1D93" w14:textId="46B2ACEE" w:rsidR="005F457E" w:rsidDel="00964E30" w:rsidRDefault="00000000">
            <w:pPr>
              <w:adjustRightInd w:val="0"/>
              <w:snapToGrid w:val="0"/>
              <w:spacing w:after="0" w:line="240" w:lineRule="auto"/>
              <w:ind w:firstLineChars="0" w:firstLine="0"/>
              <w:jc w:val="center"/>
              <w:rPr>
                <w:del w:id="2360" w:author="Si-yuan LIU" w:date="2026-07-24T14:26:00Z" w16du:dateUtc="2026-07-24T06:26:00Z"/>
                <w:b/>
                <w:color w:val="000000" w:themeColor="text1"/>
                <w:sz w:val="21"/>
                <w:szCs w:val="21"/>
              </w:rPr>
            </w:pPr>
            <w:del w:id="2361" w:author="Si-yuan LIU" w:date="2026-07-24T14:26:00Z" w16du:dateUtc="2026-07-24T06:26:00Z">
              <w:r w:rsidDel="00964E30">
                <w:rPr>
                  <w:b/>
                  <w:color w:val="000000" w:themeColor="text1"/>
                  <w:sz w:val="21"/>
                  <w:szCs w:val="21"/>
                </w:rPr>
                <w:delText>202</w:delText>
              </w:r>
              <w:r w:rsidDel="00964E30">
                <w:rPr>
                  <w:rFonts w:hint="eastAsia"/>
                  <w:b/>
                  <w:color w:val="000000" w:themeColor="text1"/>
                  <w:sz w:val="21"/>
                  <w:szCs w:val="21"/>
                </w:rPr>
                <w:delText>4</w:delText>
              </w:r>
              <w:r w:rsidDel="00964E30">
                <w:rPr>
                  <w:rFonts w:hint="eastAsia"/>
                  <w:b/>
                  <w:color w:val="000000" w:themeColor="text1"/>
                  <w:sz w:val="21"/>
                  <w:szCs w:val="21"/>
                </w:rPr>
                <w:delText>年</w:delText>
              </w:r>
            </w:del>
          </w:p>
        </w:tc>
        <w:tc>
          <w:tcPr>
            <w:tcW w:w="1182" w:type="dxa"/>
            <w:tcBorders>
              <w:top w:val="single" w:sz="4" w:space="0" w:color="auto"/>
              <w:left w:val="single" w:sz="4" w:space="0" w:color="auto"/>
              <w:bottom w:val="single" w:sz="4" w:space="0" w:color="auto"/>
              <w:right w:val="single" w:sz="4" w:space="0" w:color="auto"/>
            </w:tcBorders>
            <w:vAlign w:val="center"/>
          </w:tcPr>
          <w:p w14:paraId="06675231" w14:textId="509449A4" w:rsidR="005F457E" w:rsidDel="00964E30" w:rsidRDefault="00000000">
            <w:pPr>
              <w:adjustRightInd w:val="0"/>
              <w:snapToGrid w:val="0"/>
              <w:spacing w:after="0" w:line="240" w:lineRule="auto"/>
              <w:ind w:firstLineChars="0" w:firstLine="0"/>
              <w:jc w:val="center"/>
              <w:rPr>
                <w:del w:id="2362" w:author="Si-yuan LIU" w:date="2026-07-24T14:26:00Z" w16du:dateUtc="2026-07-24T06:26:00Z"/>
                <w:b/>
                <w:color w:val="000000" w:themeColor="text1"/>
                <w:sz w:val="21"/>
                <w:szCs w:val="21"/>
              </w:rPr>
            </w:pPr>
            <w:del w:id="2363" w:author="Si-yuan LIU" w:date="2026-07-24T14:26:00Z" w16du:dateUtc="2026-07-24T06:26:00Z">
              <w:r w:rsidDel="00964E30">
                <w:rPr>
                  <w:b/>
                  <w:color w:val="000000" w:themeColor="text1"/>
                  <w:sz w:val="21"/>
                  <w:szCs w:val="21"/>
                </w:rPr>
                <w:delText>202</w:delText>
              </w:r>
              <w:r w:rsidDel="00964E30">
                <w:rPr>
                  <w:rFonts w:hint="eastAsia"/>
                  <w:b/>
                  <w:color w:val="000000" w:themeColor="text1"/>
                  <w:sz w:val="21"/>
                  <w:szCs w:val="21"/>
                </w:rPr>
                <w:delText>5</w:delText>
              </w:r>
              <w:r w:rsidDel="00964E30">
                <w:rPr>
                  <w:rFonts w:hint="eastAsia"/>
                  <w:b/>
                  <w:color w:val="000000" w:themeColor="text1"/>
                  <w:sz w:val="21"/>
                  <w:szCs w:val="21"/>
                </w:rPr>
                <w:delText>年</w:delText>
              </w:r>
            </w:del>
          </w:p>
        </w:tc>
        <w:tc>
          <w:tcPr>
            <w:tcW w:w="1580" w:type="dxa"/>
            <w:tcBorders>
              <w:top w:val="single" w:sz="4" w:space="0" w:color="auto"/>
              <w:left w:val="single" w:sz="4" w:space="0" w:color="auto"/>
              <w:bottom w:val="single" w:sz="4" w:space="0" w:color="auto"/>
              <w:right w:val="single" w:sz="4" w:space="0" w:color="auto"/>
            </w:tcBorders>
            <w:vAlign w:val="center"/>
          </w:tcPr>
          <w:p w14:paraId="44C8E7B5" w14:textId="363B94A2" w:rsidR="005F457E" w:rsidDel="00964E30" w:rsidRDefault="00000000">
            <w:pPr>
              <w:adjustRightInd w:val="0"/>
              <w:snapToGrid w:val="0"/>
              <w:spacing w:after="0" w:line="240" w:lineRule="auto"/>
              <w:ind w:firstLineChars="0" w:firstLine="0"/>
              <w:jc w:val="center"/>
              <w:rPr>
                <w:del w:id="2364" w:author="Si-yuan LIU" w:date="2026-07-24T14:26:00Z" w16du:dateUtc="2026-07-24T06:26:00Z"/>
                <w:b/>
                <w:color w:val="000000" w:themeColor="text1"/>
                <w:sz w:val="21"/>
                <w:szCs w:val="21"/>
              </w:rPr>
            </w:pPr>
            <w:del w:id="2365" w:author="Si-yuan LIU" w:date="2026-07-24T14:26:00Z" w16du:dateUtc="2026-07-24T06:26:00Z">
              <w:r w:rsidDel="00964E30">
                <w:rPr>
                  <w:b/>
                  <w:color w:val="000000" w:themeColor="text1"/>
                  <w:sz w:val="21"/>
                  <w:szCs w:val="21"/>
                </w:rPr>
                <w:delText>202</w:delText>
              </w:r>
              <w:r w:rsidDel="00964E30">
                <w:rPr>
                  <w:rFonts w:hint="eastAsia"/>
                  <w:b/>
                  <w:color w:val="000000" w:themeColor="text1"/>
                  <w:sz w:val="21"/>
                  <w:szCs w:val="21"/>
                </w:rPr>
                <w:delText>6</w:delText>
              </w:r>
              <w:r w:rsidDel="00964E30">
                <w:rPr>
                  <w:rFonts w:hint="eastAsia"/>
                  <w:b/>
                  <w:color w:val="000000" w:themeColor="text1"/>
                  <w:sz w:val="21"/>
                  <w:szCs w:val="21"/>
                </w:rPr>
                <w:delText>年</w:delText>
              </w:r>
              <w:r w:rsidDel="00964E30">
                <w:rPr>
                  <w:b/>
                  <w:color w:val="000000" w:themeColor="text1"/>
                  <w:sz w:val="21"/>
                  <w:szCs w:val="21"/>
                </w:rPr>
                <w:delText>1-</w:delText>
              </w:r>
              <w:r w:rsidDel="00964E30">
                <w:rPr>
                  <w:rFonts w:hint="eastAsia"/>
                  <w:b/>
                  <w:color w:val="000000" w:themeColor="text1"/>
                  <w:sz w:val="21"/>
                  <w:szCs w:val="21"/>
                </w:rPr>
                <w:delText>3</w:delText>
              </w:r>
              <w:r w:rsidDel="00964E30">
                <w:rPr>
                  <w:rFonts w:hint="eastAsia"/>
                  <w:b/>
                  <w:color w:val="000000" w:themeColor="text1"/>
                  <w:sz w:val="21"/>
                  <w:szCs w:val="21"/>
                </w:rPr>
                <w:delText>月</w:delText>
              </w:r>
            </w:del>
          </w:p>
        </w:tc>
      </w:tr>
      <w:tr w:rsidR="005F457E" w:rsidDel="00964E30" w14:paraId="5D92EFDE" w14:textId="31CF213C">
        <w:trPr>
          <w:trHeight w:val="20"/>
          <w:del w:id="2366" w:author="Si-yuan LIU" w:date="2026-07-24T14:26:00Z" w16du:dateUtc="2026-07-24T06:26:00Z"/>
        </w:trPr>
        <w:tc>
          <w:tcPr>
            <w:tcW w:w="8664" w:type="dxa"/>
            <w:gridSpan w:val="5"/>
            <w:tcBorders>
              <w:top w:val="single" w:sz="4" w:space="0" w:color="auto"/>
              <w:left w:val="single" w:sz="4" w:space="0" w:color="auto"/>
              <w:bottom w:val="single" w:sz="4" w:space="0" w:color="auto"/>
              <w:right w:val="single" w:sz="4" w:space="0" w:color="auto"/>
            </w:tcBorders>
            <w:vAlign w:val="center"/>
          </w:tcPr>
          <w:p w14:paraId="179C2DBA" w14:textId="5407297A" w:rsidR="005F457E" w:rsidDel="00964E30" w:rsidRDefault="00000000">
            <w:pPr>
              <w:adjustRightInd w:val="0"/>
              <w:snapToGrid w:val="0"/>
              <w:spacing w:after="0" w:line="240" w:lineRule="auto"/>
              <w:ind w:firstLineChars="0" w:firstLine="0"/>
              <w:rPr>
                <w:del w:id="2367" w:author="Si-yuan LIU" w:date="2026-07-24T14:26:00Z" w16du:dateUtc="2026-07-24T06:26:00Z"/>
                <w:b/>
                <w:bCs/>
                <w:color w:val="000000" w:themeColor="text1"/>
                <w:sz w:val="21"/>
                <w:szCs w:val="21"/>
              </w:rPr>
            </w:pPr>
            <w:del w:id="2368" w:author="Si-yuan LIU" w:date="2026-07-24T14:26:00Z" w16du:dateUtc="2026-07-24T06:26:00Z">
              <w:r w:rsidDel="00964E30">
                <w:rPr>
                  <w:rFonts w:hint="eastAsia"/>
                  <w:b/>
                  <w:bCs/>
                  <w:color w:val="000000" w:themeColor="text1"/>
                  <w:sz w:val="21"/>
                  <w:szCs w:val="21"/>
                </w:rPr>
                <w:delText>经营指标</w:delText>
              </w:r>
            </w:del>
          </w:p>
        </w:tc>
      </w:tr>
      <w:tr w:rsidR="005F457E" w:rsidDel="00964E30" w14:paraId="66541D4B" w14:textId="671436DF">
        <w:trPr>
          <w:trHeight w:val="20"/>
          <w:del w:id="2369" w:author="Si-yuan LIU" w:date="2026-07-24T14:26:00Z" w16du:dateUtc="2026-07-24T06:26:00Z"/>
        </w:trPr>
        <w:tc>
          <w:tcPr>
            <w:tcW w:w="3538" w:type="dxa"/>
            <w:tcBorders>
              <w:top w:val="single" w:sz="4" w:space="0" w:color="auto"/>
              <w:left w:val="single" w:sz="4" w:space="0" w:color="auto"/>
              <w:bottom w:val="single" w:sz="4" w:space="0" w:color="auto"/>
              <w:right w:val="single" w:sz="4" w:space="0" w:color="auto"/>
            </w:tcBorders>
            <w:vAlign w:val="center"/>
          </w:tcPr>
          <w:p w14:paraId="6908F36F" w14:textId="76AA9133" w:rsidR="005F457E" w:rsidDel="00964E30" w:rsidRDefault="00000000">
            <w:pPr>
              <w:adjustRightInd w:val="0"/>
              <w:snapToGrid w:val="0"/>
              <w:spacing w:after="0" w:line="240" w:lineRule="auto"/>
              <w:ind w:firstLineChars="0" w:firstLine="0"/>
              <w:rPr>
                <w:del w:id="2370" w:author="Si-yuan LIU" w:date="2026-07-24T14:26:00Z" w16du:dateUtc="2026-07-24T06:26:00Z"/>
                <w:color w:val="000000" w:themeColor="text1"/>
                <w:sz w:val="21"/>
                <w:szCs w:val="21"/>
              </w:rPr>
            </w:pPr>
            <w:del w:id="2371" w:author="Si-yuan LIU" w:date="2026-07-24T14:26:00Z" w16du:dateUtc="2026-07-24T06:26:00Z">
              <w:r w:rsidDel="00964E30">
                <w:rPr>
                  <w:rFonts w:hint="eastAsia"/>
                  <w:color w:val="000000" w:themeColor="text1"/>
                  <w:sz w:val="21"/>
                  <w:szCs w:val="21"/>
                </w:rPr>
                <w:delText>实际服务量：月度平均上架</w:delText>
              </w:r>
              <w:r w:rsidDel="00964E30">
                <w:rPr>
                  <w:color w:val="000000" w:themeColor="text1"/>
                  <w:sz w:val="21"/>
                  <w:szCs w:val="21"/>
                </w:rPr>
                <w:delText>IT</w:delText>
              </w:r>
              <w:r w:rsidDel="00964E30">
                <w:rPr>
                  <w:rFonts w:hint="eastAsia"/>
                  <w:color w:val="000000" w:themeColor="text1"/>
                  <w:sz w:val="21"/>
                  <w:szCs w:val="21"/>
                </w:rPr>
                <w:delText>规模（</w:delText>
              </w:r>
              <w:r w:rsidDel="00964E30">
                <w:rPr>
                  <w:color w:val="000000" w:themeColor="text1"/>
                  <w:sz w:val="21"/>
                  <w:szCs w:val="21"/>
                </w:rPr>
                <w:delText>kW</w:delText>
              </w:r>
              <w:r w:rsidDel="00964E30">
                <w:rPr>
                  <w:rFonts w:hint="eastAsia"/>
                  <w:color w:val="000000" w:themeColor="text1"/>
                  <w:sz w:val="21"/>
                  <w:szCs w:val="21"/>
                </w:rPr>
                <w:delText>）</w:delText>
              </w:r>
            </w:del>
          </w:p>
        </w:tc>
        <w:tc>
          <w:tcPr>
            <w:tcW w:w="1182" w:type="dxa"/>
            <w:tcBorders>
              <w:top w:val="single" w:sz="4" w:space="0" w:color="auto"/>
              <w:left w:val="single" w:sz="4" w:space="0" w:color="auto"/>
              <w:bottom w:val="single" w:sz="4" w:space="0" w:color="auto"/>
              <w:right w:val="single" w:sz="4" w:space="0" w:color="auto"/>
            </w:tcBorders>
            <w:vAlign w:val="center"/>
          </w:tcPr>
          <w:p w14:paraId="176FD6B9" w14:textId="4A3881D6" w:rsidR="005F457E" w:rsidDel="00964E30" w:rsidRDefault="00000000">
            <w:pPr>
              <w:adjustRightInd w:val="0"/>
              <w:snapToGrid w:val="0"/>
              <w:spacing w:after="0" w:line="240" w:lineRule="auto"/>
              <w:ind w:firstLineChars="0" w:firstLine="0"/>
              <w:jc w:val="right"/>
              <w:rPr>
                <w:del w:id="2372" w:author="Si-yuan LIU" w:date="2026-07-24T14:26:00Z" w16du:dateUtc="2026-07-24T06:26:00Z"/>
                <w:rFonts w:eastAsia="等线"/>
                <w:color w:val="000000" w:themeColor="text1"/>
                <w:sz w:val="21"/>
                <w:szCs w:val="21"/>
              </w:rPr>
            </w:pPr>
            <w:del w:id="2373" w:author="Si-yuan LIU" w:date="2026-07-24T14:26:00Z" w16du:dateUtc="2026-07-24T06:26:00Z">
              <w:r w:rsidDel="00964E30">
                <w:rPr>
                  <w:rFonts w:eastAsia="等线"/>
                  <w:color w:val="000000"/>
                  <w:sz w:val="21"/>
                  <w:szCs w:val="21"/>
                </w:rPr>
                <w:delText>5,622.84</w:delText>
              </w:r>
            </w:del>
          </w:p>
        </w:tc>
        <w:tc>
          <w:tcPr>
            <w:tcW w:w="1182" w:type="dxa"/>
            <w:tcBorders>
              <w:top w:val="single" w:sz="4" w:space="0" w:color="auto"/>
              <w:left w:val="single" w:sz="4" w:space="0" w:color="auto"/>
              <w:bottom w:val="single" w:sz="4" w:space="0" w:color="auto"/>
              <w:right w:val="single" w:sz="4" w:space="0" w:color="auto"/>
            </w:tcBorders>
            <w:vAlign w:val="center"/>
          </w:tcPr>
          <w:p w14:paraId="388D322D" w14:textId="60D43A9A" w:rsidR="005F457E" w:rsidDel="00964E30" w:rsidRDefault="00000000">
            <w:pPr>
              <w:adjustRightInd w:val="0"/>
              <w:snapToGrid w:val="0"/>
              <w:spacing w:after="0" w:line="240" w:lineRule="auto"/>
              <w:ind w:firstLineChars="0" w:firstLine="0"/>
              <w:jc w:val="right"/>
              <w:rPr>
                <w:del w:id="2374" w:author="Si-yuan LIU" w:date="2026-07-24T14:26:00Z" w16du:dateUtc="2026-07-24T06:26:00Z"/>
                <w:rFonts w:eastAsia="等线"/>
                <w:color w:val="000000" w:themeColor="text1"/>
                <w:sz w:val="21"/>
                <w:szCs w:val="21"/>
              </w:rPr>
            </w:pPr>
            <w:del w:id="2375" w:author="Si-yuan LIU" w:date="2026-07-24T14:26:00Z" w16du:dateUtc="2026-07-24T06:26:00Z">
              <w:r w:rsidDel="00964E30">
                <w:rPr>
                  <w:rFonts w:eastAsia="等线"/>
                  <w:color w:val="000000"/>
                  <w:sz w:val="21"/>
                  <w:szCs w:val="21"/>
                </w:rPr>
                <w:delText>16,216.96</w:delText>
              </w:r>
            </w:del>
          </w:p>
        </w:tc>
        <w:tc>
          <w:tcPr>
            <w:tcW w:w="1182" w:type="dxa"/>
            <w:tcBorders>
              <w:top w:val="single" w:sz="4" w:space="0" w:color="auto"/>
              <w:left w:val="single" w:sz="4" w:space="0" w:color="auto"/>
              <w:bottom w:val="single" w:sz="4" w:space="0" w:color="auto"/>
              <w:right w:val="single" w:sz="4" w:space="0" w:color="auto"/>
            </w:tcBorders>
            <w:vAlign w:val="center"/>
          </w:tcPr>
          <w:p w14:paraId="1BCAC051" w14:textId="4B716A4F" w:rsidR="005F457E" w:rsidDel="00964E30" w:rsidRDefault="00000000">
            <w:pPr>
              <w:adjustRightInd w:val="0"/>
              <w:snapToGrid w:val="0"/>
              <w:spacing w:after="0" w:line="240" w:lineRule="auto"/>
              <w:ind w:firstLineChars="0" w:firstLine="0"/>
              <w:jc w:val="right"/>
              <w:rPr>
                <w:del w:id="2376" w:author="Si-yuan LIU" w:date="2026-07-24T14:26:00Z" w16du:dateUtc="2026-07-24T06:26:00Z"/>
                <w:rFonts w:eastAsia="等线"/>
                <w:color w:val="000000" w:themeColor="text1"/>
                <w:sz w:val="21"/>
                <w:szCs w:val="21"/>
              </w:rPr>
            </w:pPr>
            <w:del w:id="2377" w:author="Si-yuan LIU" w:date="2026-07-24T14:26:00Z" w16du:dateUtc="2026-07-24T06:26:00Z">
              <w:r w:rsidDel="00964E30">
                <w:rPr>
                  <w:rFonts w:eastAsia="等线"/>
                  <w:color w:val="000000"/>
                  <w:sz w:val="21"/>
                  <w:szCs w:val="21"/>
                </w:rPr>
                <w:delText>20,828.77</w:delText>
              </w:r>
            </w:del>
          </w:p>
        </w:tc>
        <w:tc>
          <w:tcPr>
            <w:tcW w:w="1580" w:type="dxa"/>
            <w:tcBorders>
              <w:top w:val="single" w:sz="4" w:space="0" w:color="auto"/>
              <w:left w:val="single" w:sz="4" w:space="0" w:color="auto"/>
              <w:bottom w:val="single" w:sz="4" w:space="0" w:color="auto"/>
              <w:right w:val="single" w:sz="4" w:space="0" w:color="auto"/>
            </w:tcBorders>
            <w:vAlign w:val="center"/>
          </w:tcPr>
          <w:p w14:paraId="4C40A058" w14:textId="284E836A" w:rsidR="005F457E" w:rsidDel="00964E30" w:rsidRDefault="00000000">
            <w:pPr>
              <w:adjustRightInd w:val="0"/>
              <w:snapToGrid w:val="0"/>
              <w:spacing w:after="0" w:line="240" w:lineRule="auto"/>
              <w:ind w:firstLineChars="0" w:firstLine="0"/>
              <w:jc w:val="right"/>
              <w:rPr>
                <w:del w:id="2378" w:author="Si-yuan LIU" w:date="2026-07-24T14:26:00Z" w16du:dateUtc="2026-07-24T06:26:00Z"/>
                <w:rFonts w:eastAsia="等线"/>
                <w:color w:val="000000" w:themeColor="text1"/>
                <w:sz w:val="21"/>
                <w:szCs w:val="21"/>
              </w:rPr>
            </w:pPr>
            <w:del w:id="2379" w:author="Si-yuan LIU" w:date="2026-07-24T14:26:00Z" w16du:dateUtc="2026-07-24T06:26:00Z">
              <w:r w:rsidDel="00964E30">
                <w:rPr>
                  <w:rFonts w:eastAsia="等线"/>
                  <w:color w:val="000000"/>
                  <w:sz w:val="21"/>
                  <w:szCs w:val="21"/>
                </w:rPr>
                <w:delText>23,112.27</w:delText>
              </w:r>
            </w:del>
          </w:p>
        </w:tc>
      </w:tr>
      <w:tr w:rsidR="005F457E" w:rsidDel="00964E30" w14:paraId="6E04F3AA" w14:textId="258989D9">
        <w:trPr>
          <w:trHeight w:val="20"/>
          <w:del w:id="2380" w:author="Si-yuan LIU" w:date="2026-07-24T14:26:00Z" w16du:dateUtc="2026-07-24T06:26:00Z"/>
        </w:trPr>
        <w:tc>
          <w:tcPr>
            <w:tcW w:w="3538" w:type="dxa"/>
            <w:tcBorders>
              <w:top w:val="single" w:sz="4" w:space="0" w:color="auto"/>
              <w:left w:val="single" w:sz="4" w:space="0" w:color="auto"/>
              <w:bottom w:val="single" w:sz="4" w:space="0" w:color="auto"/>
              <w:right w:val="single" w:sz="4" w:space="0" w:color="auto"/>
            </w:tcBorders>
            <w:vAlign w:val="center"/>
          </w:tcPr>
          <w:p w14:paraId="43F4B178" w14:textId="0234844E" w:rsidR="005F457E" w:rsidDel="00964E30" w:rsidRDefault="00000000">
            <w:pPr>
              <w:adjustRightInd w:val="0"/>
              <w:snapToGrid w:val="0"/>
              <w:spacing w:after="0" w:line="240" w:lineRule="auto"/>
              <w:ind w:firstLineChars="0" w:firstLine="0"/>
              <w:rPr>
                <w:del w:id="2381" w:author="Si-yuan LIU" w:date="2026-07-24T14:26:00Z" w16du:dateUtc="2026-07-24T06:26:00Z"/>
                <w:color w:val="000000" w:themeColor="text1"/>
                <w:sz w:val="21"/>
                <w:szCs w:val="21"/>
              </w:rPr>
            </w:pPr>
            <w:del w:id="2382" w:author="Si-yuan LIU" w:date="2026-07-24T14:26:00Z" w16du:dateUtc="2026-07-24T06:26:00Z">
              <w:r w:rsidDel="00964E30">
                <w:rPr>
                  <w:rFonts w:hint="eastAsia"/>
                  <w:color w:val="000000" w:themeColor="text1"/>
                  <w:sz w:val="21"/>
                  <w:szCs w:val="21"/>
                </w:rPr>
                <w:delText>实际服务量：平均上架率</w:delText>
              </w:r>
            </w:del>
          </w:p>
        </w:tc>
        <w:tc>
          <w:tcPr>
            <w:tcW w:w="1182" w:type="dxa"/>
            <w:tcBorders>
              <w:top w:val="single" w:sz="4" w:space="0" w:color="auto"/>
              <w:left w:val="single" w:sz="4" w:space="0" w:color="auto"/>
              <w:bottom w:val="single" w:sz="4" w:space="0" w:color="auto"/>
              <w:right w:val="single" w:sz="4" w:space="0" w:color="auto"/>
            </w:tcBorders>
            <w:vAlign w:val="center"/>
          </w:tcPr>
          <w:p w14:paraId="1D491FAA" w14:textId="0E557925" w:rsidR="005F457E" w:rsidDel="00964E30" w:rsidRDefault="00000000">
            <w:pPr>
              <w:adjustRightInd w:val="0"/>
              <w:snapToGrid w:val="0"/>
              <w:spacing w:after="0" w:line="240" w:lineRule="auto"/>
              <w:ind w:firstLineChars="0" w:firstLine="0"/>
              <w:jc w:val="right"/>
              <w:rPr>
                <w:del w:id="2383" w:author="Si-yuan LIU" w:date="2026-07-24T14:26:00Z" w16du:dateUtc="2026-07-24T06:26:00Z"/>
                <w:rFonts w:eastAsia="等线"/>
                <w:color w:val="000000" w:themeColor="text1"/>
                <w:sz w:val="21"/>
                <w:szCs w:val="21"/>
              </w:rPr>
            </w:pPr>
            <w:del w:id="2384" w:author="Si-yuan LIU" w:date="2026-07-24T14:26:00Z" w16du:dateUtc="2026-07-24T06:26:00Z">
              <w:r w:rsidDel="00964E30">
                <w:rPr>
                  <w:rFonts w:eastAsia="等线"/>
                  <w:color w:val="000000"/>
                  <w:sz w:val="21"/>
                  <w:szCs w:val="21"/>
                </w:rPr>
                <w:delText>21.27%</w:delText>
              </w:r>
            </w:del>
          </w:p>
        </w:tc>
        <w:tc>
          <w:tcPr>
            <w:tcW w:w="1182" w:type="dxa"/>
            <w:tcBorders>
              <w:top w:val="single" w:sz="4" w:space="0" w:color="auto"/>
              <w:left w:val="single" w:sz="4" w:space="0" w:color="auto"/>
              <w:bottom w:val="single" w:sz="4" w:space="0" w:color="auto"/>
              <w:right w:val="single" w:sz="4" w:space="0" w:color="auto"/>
            </w:tcBorders>
            <w:vAlign w:val="center"/>
          </w:tcPr>
          <w:p w14:paraId="195072C9" w14:textId="4A69B98A" w:rsidR="005F457E" w:rsidDel="00964E30" w:rsidRDefault="00000000">
            <w:pPr>
              <w:adjustRightInd w:val="0"/>
              <w:snapToGrid w:val="0"/>
              <w:spacing w:after="0" w:line="240" w:lineRule="auto"/>
              <w:ind w:firstLineChars="0" w:firstLine="0"/>
              <w:jc w:val="right"/>
              <w:rPr>
                <w:del w:id="2385" w:author="Si-yuan LIU" w:date="2026-07-24T14:26:00Z" w16du:dateUtc="2026-07-24T06:26:00Z"/>
                <w:rFonts w:eastAsia="等线"/>
                <w:color w:val="000000" w:themeColor="text1"/>
                <w:sz w:val="21"/>
                <w:szCs w:val="21"/>
              </w:rPr>
            </w:pPr>
            <w:del w:id="2386" w:author="Si-yuan LIU" w:date="2026-07-24T14:26:00Z" w16du:dateUtc="2026-07-24T06:26:00Z">
              <w:r w:rsidDel="00964E30">
                <w:rPr>
                  <w:rFonts w:eastAsia="等线"/>
                  <w:color w:val="000000"/>
                  <w:sz w:val="21"/>
                  <w:szCs w:val="21"/>
                </w:rPr>
                <w:delText>61.35%</w:delText>
              </w:r>
            </w:del>
          </w:p>
        </w:tc>
        <w:tc>
          <w:tcPr>
            <w:tcW w:w="1182" w:type="dxa"/>
            <w:tcBorders>
              <w:top w:val="single" w:sz="4" w:space="0" w:color="auto"/>
              <w:left w:val="single" w:sz="4" w:space="0" w:color="auto"/>
              <w:bottom w:val="single" w:sz="4" w:space="0" w:color="auto"/>
              <w:right w:val="single" w:sz="4" w:space="0" w:color="auto"/>
            </w:tcBorders>
            <w:vAlign w:val="center"/>
          </w:tcPr>
          <w:p w14:paraId="3E503B12" w14:textId="73B6681B" w:rsidR="005F457E" w:rsidDel="00964E30" w:rsidRDefault="00000000">
            <w:pPr>
              <w:adjustRightInd w:val="0"/>
              <w:snapToGrid w:val="0"/>
              <w:spacing w:after="0" w:line="240" w:lineRule="auto"/>
              <w:ind w:firstLineChars="0" w:firstLine="0"/>
              <w:jc w:val="right"/>
              <w:rPr>
                <w:del w:id="2387" w:author="Si-yuan LIU" w:date="2026-07-24T14:26:00Z" w16du:dateUtc="2026-07-24T06:26:00Z"/>
                <w:rFonts w:eastAsia="等线"/>
                <w:color w:val="000000" w:themeColor="text1"/>
                <w:sz w:val="21"/>
                <w:szCs w:val="21"/>
              </w:rPr>
            </w:pPr>
            <w:del w:id="2388" w:author="Si-yuan LIU" w:date="2026-07-24T14:26:00Z" w16du:dateUtc="2026-07-24T06:26:00Z">
              <w:r w:rsidDel="00964E30">
                <w:rPr>
                  <w:rFonts w:eastAsia="等线"/>
                  <w:color w:val="000000"/>
                  <w:sz w:val="21"/>
                  <w:szCs w:val="21"/>
                </w:rPr>
                <w:delText>78.80%</w:delText>
              </w:r>
            </w:del>
          </w:p>
        </w:tc>
        <w:tc>
          <w:tcPr>
            <w:tcW w:w="1580" w:type="dxa"/>
            <w:tcBorders>
              <w:top w:val="single" w:sz="4" w:space="0" w:color="auto"/>
              <w:left w:val="single" w:sz="4" w:space="0" w:color="auto"/>
              <w:bottom w:val="single" w:sz="4" w:space="0" w:color="auto"/>
              <w:right w:val="single" w:sz="4" w:space="0" w:color="auto"/>
            </w:tcBorders>
            <w:vAlign w:val="center"/>
          </w:tcPr>
          <w:p w14:paraId="26F70845" w14:textId="13685B76" w:rsidR="005F457E" w:rsidDel="00964E30" w:rsidRDefault="00000000">
            <w:pPr>
              <w:adjustRightInd w:val="0"/>
              <w:snapToGrid w:val="0"/>
              <w:spacing w:after="0" w:line="240" w:lineRule="auto"/>
              <w:ind w:firstLineChars="0" w:firstLine="0"/>
              <w:jc w:val="right"/>
              <w:rPr>
                <w:del w:id="2389" w:author="Si-yuan LIU" w:date="2026-07-24T14:26:00Z" w16du:dateUtc="2026-07-24T06:26:00Z"/>
                <w:rFonts w:eastAsia="等线"/>
                <w:color w:val="000000" w:themeColor="text1"/>
                <w:sz w:val="21"/>
                <w:szCs w:val="21"/>
              </w:rPr>
            </w:pPr>
            <w:del w:id="2390" w:author="Si-yuan LIU" w:date="2026-07-24T14:26:00Z" w16du:dateUtc="2026-07-24T06:26:00Z">
              <w:r w:rsidDel="00964E30">
                <w:rPr>
                  <w:rFonts w:eastAsia="等线"/>
                  <w:color w:val="000000"/>
                  <w:sz w:val="21"/>
                  <w:szCs w:val="21"/>
                </w:rPr>
                <w:delText>87.44%</w:delText>
              </w:r>
            </w:del>
          </w:p>
        </w:tc>
      </w:tr>
      <w:tr w:rsidR="005F457E" w:rsidDel="00964E30" w14:paraId="742C4D75" w14:textId="71FA01FE">
        <w:trPr>
          <w:trHeight w:val="20"/>
          <w:del w:id="2391" w:author="Si-yuan LIU" w:date="2026-07-24T14:26:00Z" w16du:dateUtc="2026-07-24T06:26:00Z"/>
        </w:trPr>
        <w:tc>
          <w:tcPr>
            <w:tcW w:w="3538" w:type="dxa"/>
            <w:tcBorders>
              <w:top w:val="single" w:sz="4" w:space="0" w:color="auto"/>
              <w:left w:val="single" w:sz="4" w:space="0" w:color="auto"/>
              <w:bottom w:val="single" w:sz="4" w:space="0" w:color="auto"/>
              <w:right w:val="single" w:sz="4" w:space="0" w:color="auto"/>
            </w:tcBorders>
            <w:vAlign w:val="center"/>
          </w:tcPr>
          <w:p w14:paraId="4F04AE3A" w14:textId="20975948" w:rsidR="005F457E" w:rsidDel="00964E30" w:rsidRDefault="00000000">
            <w:pPr>
              <w:adjustRightInd w:val="0"/>
              <w:snapToGrid w:val="0"/>
              <w:spacing w:after="0" w:line="240" w:lineRule="auto"/>
              <w:ind w:firstLineChars="0" w:firstLine="0"/>
              <w:rPr>
                <w:del w:id="2392" w:author="Si-yuan LIU" w:date="2026-07-24T14:26:00Z" w16du:dateUtc="2026-07-24T06:26:00Z"/>
                <w:color w:val="000000" w:themeColor="text1"/>
                <w:sz w:val="21"/>
                <w:szCs w:val="21"/>
              </w:rPr>
            </w:pPr>
            <w:del w:id="2393" w:author="Si-yuan LIU" w:date="2026-07-24T14:26:00Z" w16du:dateUtc="2026-07-24T06:26:00Z">
              <w:r w:rsidDel="00964E30">
                <w:rPr>
                  <w:rFonts w:hint="eastAsia"/>
                  <w:color w:val="000000" w:themeColor="text1"/>
                  <w:sz w:val="21"/>
                  <w:szCs w:val="21"/>
                </w:rPr>
                <w:delText>实际服务量同比增长率（按期间月度平均上架</w:delText>
              </w:r>
              <w:r w:rsidDel="00964E30">
                <w:rPr>
                  <w:color w:val="000000" w:themeColor="text1"/>
                  <w:sz w:val="21"/>
                  <w:szCs w:val="21"/>
                </w:rPr>
                <w:delText>IT</w:delText>
              </w:r>
              <w:r w:rsidDel="00964E30">
                <w:rPr>
                  <w:rFonts w:hint="eastAsia"/>
                  <w:color w:val="000000" w:themeColor="text1"/>
                  <w:sz w:val="21"/>
                  <w:szCs w:val="21"/>
                </w:rPr>
                <w:delText>规模同比计算）</w:delText>
              </w:r>
            </w:del>
          </w:p>
        </w:tc>
        <w:tc>
          <w:tcPr>
            <w:tcW w:w="1182" w:type="dxa"/>
            <w:tcBorders>
              <w:top w:val="single" w:sz="4" w:space="0" w:color="auto"/>
              <w:left w:val="single" w:sz="4" w:space="0" w:color="auto"/>
              <w:bottom w:val="single" w:sz="4" w:space="0" w:color="auto"/>
              <w:right w:val="single" w:sz="4" w:space="0" w:color="auto"/>
            </w:tcBorders>
            <w:vAlign w:val="center"/>
          </w:tcPr>
          <w:p w14:paraId="019CCF73" w14:textId="2AD6763D" w:rsidR="005F457E" w:rsidDel="00964E30" w:rsidRDefault="00000000">
            <w:pPr>
              <w:adjustRightInd w:val="0"/>
              <w:snapToGrid w:val="0"/>
              <w:spacing w:after="0" w:line="240" w:lineRule="auto"/>
              <w:ind w:firstLineChars="0" w:firstLine="0"/>
              <w:jc w:val="right"/>
              <w:rPr>
                <w:del w:id="2394" w:author="Si-yuan LIU" w:date="2026-07-24T14:26:00Z" w16du:dateUtc="2026-07-24T06:26:00Z"/>
                <w:rFonts w:eastAsia="等线"/>
                <w:color w:val="000000" w:themeColor="text1"/>
                <w:sz w:val="21"/>
                <w:szCs w:val="21"/>
              </w:rPr>
            </w:pPr>
            <w:del w:id="2395" w:author="Si-yuan LIU" w:date="2026-07-24T14:26:00Z" w16du:dateUtc="2026-07-24T06:26:00Z">
              <w:r w:rsidDel="00964E30">
                <w:rPr>
                  <w:rFonts w:eastAsia="等线"/>
                  <w:color w:val="000000"/>
                  <w:sz w:val="21"/>
                  <w:szCs w:val="21"/>
                </w:rPr>
                <w:delText>-</w:delText>
              </w:r>
            </w:del>
          </w:p>
        </w:tc>
        <w:tc>
          <w:tcPr>
            <w:tcW w:w="1182" w:type="dxa"/>
            <w:tcBorders>
              <w:top w:val="single" w:sz="4" w:space="0" w:color="auto"/>
              <w:left w:val="single" w:sz="4" w:space="0" w:color="auto"/>
              <w:bottom w:val="single" w:sz="4" w:space="0" w:color="auto"/>
              <w:right w:val="single" w:sz="4" w:space="0" w:color="auto"/>
            </w:tcBorders>
            <w:vAlign w:val="center"/>
          </w:tcPr>
          <w:p w14:paraId="77CF2339" w14:textId="35FFAC07" w:rsidR="005F457E" w:rsidDel="00964E30" w:rsidRDefault="00000000">
            <w:pPr>
              <w:adjustRightInd w:val="0"/>
              <w:snapToGrid w:val="0"/>
              <w:spacing w:after="0" w:line="240" w:lineRule="auto"/>
              <w:ind w:firstLineChars="0" w:firstLine="0"/>
              <w:jc w:val="right"/>
              <w:rPr>
                <w:del w:id="2396" w:author="Si-yuan LIU" w:date="2026-07-24T14:26:00Z" w16du:dateUtc="2026-07-24T06:26:00Z"/>
                <w:rFonts w:eastAsia="等线"/>
                <w:color w:val="000000" w:themeColor="text1"/>
                <w:sz w:val="21"/>
                <w:szCs w:val="21"/>
              </w:rPr>
            </w:pPr>
            <w:del w:id="2397" w:author="Si-yuan LIU" w:date="2026-07-24T14:26:00Z" w16du:dateUtc="2026-07-24T06:26:00Z">
              <w:r w:rsidDel="00964E30">
                <w:rPr>
                  <w:rFonts w:eastAsia="等线"/>
                  <w:color w:val="000000"/>
                  <w:sz w:val="21"/>
                  <w:szCs w:val="21"/>
                </w:rPr>
                <w:delText>188.41%</w:delText>
              </w:r>
            </w:del>
          </w:p>
        </w:tc>
        <w:tc>
          <w:tcPr>
            <w:tcW w:w="1182" w:type="dxa"/>
            <w:tcBorders>
              <w:top w:val="single" w:sz="4" w:space="0" w:color="auto"/>
              <w:left w:val="single" w:sz="4" w:space="0" w:color="auto"/>
              <w:bottom w:val="single" w:sz="4" w:space="0" w:color="auto"/>
              <w:right w:val="single" w:sz="4" w:space="0" w:color="auto"/>
            </w:tcBorders>
            <w:vAlign w:val="center"/>
          </w:tcPr>
          <w:p w14:paraId="6087479A" w14:textId="7A84CC8E" w:rsidR="005F457E" w:rsidDel="00964E30" w:rsidRDefault="00000000">
            <w:pPr>
              <w:adjustRightInd w:val="0"/>
              <w:snapToGrid w:val="0"/>
              <w:spacing w:after="0" w:line="240" w:lineRule="auto"/>
              <w:ind w:firstLineChars="0" w:firstLine="0"/>
              <w:jc w:val="right"/>
              <w:rPr>
                <w:del w:id="2398" w:author="Si-yuan LIU" w:date="2026-07-24T14:26:00Z" w16du:dateUtc="2026-07-24T06:26:00Z"/>
                <w:rFonts w:eastAsia="等线"/>
                <w:color w:val="000000" w:themeColor="text1"/>
                <w:sz w:val="21"/>
                <w:szCs w:val="21"/>
              </w:rPr>
            </w:pPr>
            <w:del w:id="2399" w:author="Si-yuan LIU" w:date="2026-07-24T14:26:00Z" w16du:dateUtc="2026-07-24T06:26:00Z">
              <w:r w:rsidDel="00964E30">
                <w:rPr>
                  <w:rFonts w:eastAsia="等线"/>
                  <w:color w:val="000000"/>
                  <w:sz w:val="21"/>
                  <w:szCs w:val="21"/>
                </w:rPr>
                <w:delText>28.44%</w:delText>
              </w:r>
            </w:del>
          </w:p>
        </w:tc>
        <w:tc>
          <w:tcPr>
            <w:tcW w:w="1580" w:type="dxa"/>
            <w:tcBorders>
              <w:top w:val="single" w:sz="4" w:space="0" w:color="auto"/>
              <w:left w:val="single" w:sz="4" w:space="0" w:color="auto"/>
              <w:bottom w:val="single" w:sz="4" w:space="0" w:color="auto"/>
              <w:right w:val="single" w:sz="4" w:space="0" w:color="auto"/>
            </w:tcBorders>
            <w:vAlign w:val="center"/>
          </w:tcPr>
          <w:p w14:paraId="40D2DB1A" w14:textId="7BCFE7BC" w:rsidR="005F457E" w:rsidDel="00964E30" w:rsidRDefault="00000000">
            <w:pPr>
              <w:adjustRightInd w:val="0"/>
              <w:snapToGrid w:val="0"/>
              <w:spacing w:after="0" w:line="240" w:lineRule="auto"/>
              <w:ind w:firstLineChars="0" w:firstLine="0"/>
              <w:jc w:val="right"/>
              <w:rPr>
                <w:del w:id="2400" w:author="Si-yuan LIU" w:date="2026-07-24T14:26:00Z" w16du:dateUtc="2026-07-24T06:26:00Z"/>
                <w:rFonts w:eastAsia="等线"/>
                <w:color w:val="000000" w:themeColor="text1"/>
                <w:sz w:val="21"/>
                <w:szCs w:val="21"/>
              </w:rPr>
            </w:pPr>
            <w:del w:id="2401" w:author="Si-yuan LIU" w:date="2026-07-24T14:26:00Z" w16du:dateUtc="2026-07-24T06:26:00Z">
              <w:r w:rsidDel="00964E30">
                <w:rPr>
                  <w:rFonts w:eastAsia="等线"/>
                  <w:color w:val="000000"/>
                  <w:sz w:val="21"/>
                  <w:szCs w:val="21"/>
                </w:rPr>
                <w:delText>10.96%</w:delText>
              </w:r>
            </w:del>
          </w:p>
        </w:tc>
      </w:tr>
      <w:tr w:rsidR="005F457E" w:rsidDel="00964E30" w14:paraId="186B930C" w14:textId="5DA9EFE6">
        <w:trPr>
          <w:trHeight w:val="20"/>
          <w:del w:id="2402" w:author="Si-yuan LIU" w:date="2026-07-24T14:26:00Z" w16du:dateUtc="2026-07-24T06:26:00Z"/>
        </w:trPr>
        <w:tc>
          <w:tcPr>
            <w:tcW w:w="3538" w:type="dxa"/>
            <w:tcBorders>
              <w:top w:val="single" w:sz="4" w:space="0" w:color="auto"/>
              <w:left w:val="single" w:sz="4" w:space="0" w:color="auto"/>
              <w:bottom w:val="single" w:sz="4" w:space="0" w:color="auto"/>
              <w:right w:val="single" w:sz="4" w:space="0" w:color="auto"/>
            </w:tcBorders>
            <w:vAlign w:val="center"/>
          </w:tcPr>
          <w:p w14:paraId="62A4799D" w14:textId="7CEAF52F" w:rsidR="005F457E" w:rsidDel="00964E30" w:rsidRDefault="00000000">
            <w:pPr>
              <w:adjustRightInd w:val="0"/>
              <w:snapToGrid w:val="0"/>
              <w:spacing w:after="0" w:line="240" w:lineRule="auto"/>
              <w:ind w:firstLineChars="0" w:firstLine="0"/>
              <w:rPr>
                <w:del w:id="2403" w:author="Si-yuan LIU" w:date="2026-07-24T14:26:00Z" w16du:dateUtc="2026-07-24T06:26:00Z"/>
                <w:color w:val="000000" w:themeColor="text1"/>
                <w:sz w:val="21"/>
                <w:szCs w:val="21"/>
              </w:rPr>
            </w:pPr>
            <w:del w:id="2404" w:author="Si-yuan LIU" w:date="2026-07-24T14:26:00Z" w16du:dateUtc="2026-07-24T06:26:00Z">
              <w:r w:rsidDel="00964E30">
                <w:rPr>
                  <w:rFonts w:hint="eastAsia"/>
                  <w:color w:val="000000" w:themeColor="text1"/>
                  <w:sz w:val="21"/>
                  <w:szCs w:val="21"/>
                </w:rPr>
                <w:delText>实际服务价格：单功率价格（元</w:delText>
              </w:r>
              <w:r w:rsidDel="00964E30">
                <w:rPr>
                  <w:color w:val="000000" w:themeColor="text1"/>
                  <w:sz w:val="21"/>
                  <w:szCs w:val="21"/>
                </w:rPr>
                <w:delText>/kW/</w:delText>
              </w:r>
              <w:r w:rsidDel="00964E30">
                <w:rPr>
                  <w:rFonts w:hint="eastAsia"/>
                  <w:color w:val="000000" w:themeColor="text1"/>
                  <w:sz w:val="21"/>
                  <w:szCs w:val="21"/>
                </w:rPr>
                <w:delText>月，含增值税）</w:delText>
              </w:r>
            </w:del>
          </w:p>
        </w:tc>
        <w:tc>
          <w:tcPr>
            <w:tcW w:w="1182" w:type="dxa"/>
            <w:tcBorders>
              <w:top w:val="single" w:sz="4" w:space="0" w:color="auto"/>
              <w:left w:val="single" w:sz="4" w:space="0" w:color="auto"/>
              <w:bottom w:val="single" w:sz="4" w:space="0" w:color="auto"/>
              <w:right w:val="single" w:sz="4" w:space="0" w:color="auto"/>
            </w:tcBorders>
            <w:vAlign w:val="center"/>
          </w:tcPr>
          <w:p w14:paraId="5ADA5C77" w14:textId="4034BEC9" w:rsidR="005F457E" w:rsidDel="00964E30" w:rsidRDefault="00000000">
            <w:pPr>
              <w:adjustRightInd w:val="0"/>
              <w:snapToGrid w:val="0"/>
              <w:spacing w:after="0" w:line="240" w:lineRule="auto"/>
              <w:ind w:firstLineChars="0" w:firstLine="0"/>
              <w:jc w:val="right"/>
              <w:rPr>
                <w:del w:id="2405" w:author="Si-yuan LIU" w:date="2026-07-24T14:26:00Z" w16du:dateUtc="2026-07-24T06:26:00Z"/>
                <w:rFonts w:eastAsia="等线"/>
                <w:color w:val="000000" w:themeColor="text1"/>
                <w:sz w:val="21"/>
                <w:szCs w:val="21"/>
              </w:rPr>
            </w:pPr>
            <w:del w:id="2406" w:author="Si-yuan LIU" w:date="2026-07-24T14:26:00Z" w16du:dateUtc="2026-07-24T06:26:00Z">
              <w:r w:rsidDel="00964E30">
                <w:rPr>
                  <w:rFonts w:eastAsia="等线"/>
                  <w:color w:val="000000"/>
                  <w:sz w:val="21"/>
                  <w:szCs w:val="21"/>
                </w:rPr>
                <w:delText>1,108.59</w:delText>
              </w:r>
            </w:del>
          </w:p>
        </w:tc>
        <w:tc>
          <w:tcPr>
            <w:tcW w:w="1182" w:type="dxa"/>
            <w:tcBorders>
              <w:top w:val="single" w:sz="4" w:space="0" w:color="auto"/>
              <w:left w:val="single" w:sz="4" w:space="0" w:color="auto"/>
              <w:bottom w:val="single" w:sz="4" w:space="0" w:color="auto"/>
              <w:right w:val="single" w:sz="4" w:space="0" w:color="auto"/>
            </w:tcBorders>
            <w:vAlign w:val="center"/>
          </w:tcPr>
          <w:p w14:paraId="061A38AC" w14:textId="7696AC19" w:rsidR="005F457E" w:rsidDel="00964E30" w:rsidRDefault="00000000">
            <w:pPr>
              <w:adjustRightInd w:val="0"/>
              <w:snapToGrid w:val="0"/>
              <w:spacing w:after="0" w:line="240" w:lineRule="auto"/>
              <w:ind w:firstLineChars="0" w:firstLine="0"/>
              <w:jc w:val="right"/>
              <w:rPr>
                <w:del w:id="2407" w:author="Si-yuan LIU" w:date="2026-07-24T14:26:00Z" w16du:dateUtc="2026-07-24T06:26:00Z"/>
                <w:rFonts w:eastAsia="等线"/>
                <w:color w:val="000000" w:themeColor="text1"/>
                <w:sz w:val="21"/>
                <w:szCs w:val="21"/>
              </w:rPr>
            </w:pPr>
            <w:del w:id="2408" w:author="Si-yuan LIU" w:date="2026-07-24T14:26:00Z" w16du:dateUtc="2026-07-24T06:26:00Z">
              <w:r w:rsidDel="00964E30">
                <w:rPr>
                  <w:rFonts w:eastAsia="等线"/>
                  <w:color w:val="000000"/>
                  <w:sz w:val="21"/>
                  <w:szCs w:val="21"/>
                </w:rPr>
                <w:delText>1,100.79</w:delText>
              </w:r>
            </w:del>
          </w:p>
        </w:tc>
        <w:tc>
          <w:tcPr>
            <w:tcW w:w="1182" w:type="dxa"/>
            <w:tcBorders>
              <w:top w:val="single" w:sz="4" w:space="0" w:color="auto"/>
              <w:left w:val="single" w:sz="4" w:space="0" w:color="auto"/>
              <w:bottom w:val="single" w:sz="4" w:space="0" w:color="auto"/>
              <w:right w:val="single" w:sz="4" w:space="0" w:color="auto"/>
            </w:tcBorders>
            <w:vAlign w:val="center"/>
          </w:tcPr>
          <w:p w14:paraId="36FCC021" w14:textId="1A518B60" w:rsidR="005F457E" w:rsidDel="00964E30" w:rsidRDefault="00000000">
            <w:pPr>
              <w:adjustRightInd w:val="0"/>
              <w:snapToGrid w:val="0"/>
              <w:spacing w:after="0" w:line="240" w:lineRule="auto"/>
              <w:ind w:firstLineChars="0" w:firstLine="0"/>
              <w:jc w:val="right"/>
              <w:rPr>
                <w:del w:id="2409" w:author="Si-yuan LIU" w:date="2026-07-24T14:26:00Z" w16du:dateUtc="2026-07-24T06:26:00Z"/>
                <w:rFonts w:eastAsia="等线"/>
                <w:color w:val="000000" w:themeColor="text1"/>
                <w:sz w:val="21"/>
                <w:szCs w:val="21"/>
              </w:rPr>
            </w:pPr>
            <w:del w:id="2410" w:author="Si-yuan LIU" w:date="2026-07-24T14:26:00Z" w16du:dateUtc="2026-07-24T06:26:00Z">
              <w:r w:rsidDel="00964E30">
                <w:rPr>
                  <w:rFonts w:eastAsia="等线"/>
                  <w:color w:val="000000"/>
                  <w:sz w:val="21"/>
                  <w:szCs w:val="21"/>
                </w:rPr>
                <w:delText>1,078.13</w:delText>
              </w:r>
            </w:del>
          </w:p>
        </w:tc>
        <w:tc>
          <w:tcPr>
            <w:tcW w:w="1580" w:type="dxa"/>
            <w:tcBorders>
              <w:top w:val="single" w:sz="4" w:space="0" w:color="auto"/>
              <w:left w:val="single" w:sz="4" w:space="0" w:color="auto"/>
              <w:bottom w:val="single" w:sz="4" w:space="0" w:color="auto"/>
              <w:right w:val="single" w:sz="4" w:space="0" w:color="auto"/>
            </w:tcBorders>
            <w:vAlign w:val="center"/>
          </w:tcPr>
          <w:p w14:paraId="19637AD2" w14:textId="0CBD8527" w:rsidR="005F457E" w:rsidDel="00964E30" w:rsidRDefault="00000000">
            <w:pPr>
              <w:adjustRightInd w:val="0"/>
              <w:snapToGrid w:val="0"/>
              <w:spacing w:after="0" w:line="240" w:lineRule="auto"/>
              <w:ind w:firstLineChars="0" w:firstLine="0"/>
              <w:jc w:val="right"/>
              <w:rPr>
                <w:del w:id="2411" w:author="Si-yuan LIU" w:date="2026-07-24T14:26:00Z" w16du:dateUtc="2026-07-24T06:26:00Z"/>
                <w:rFonts w:eastAsia="等线"/>
                <w:color w:val="000000" w:themeColor="text1"/>
                <w:sz w:val="21"/>
                <w:szCs w:val="21"/>
              </w:rPr>
            </w:pPr>
            <w:del w:id="2412" w:author="Si-yuan LIU" w:date="2026-07-24T14:26:00Z" w16du:dateUtc="2026-07-24T06:26:00Z">
              <w:r w:rsidDel="00964E30">
                <w:rPr>
                  <w:rFonts w:eastAsia="等线"/>
                  <w:color w:val="000000"/>
                  <w:sz w:val="21"/>
                  <w:szCs w:val="21"/>
                </w:rPr>
                <w:delText>965.49</w:delText>
              </w:r>
            </w:del>
          </w:p>
        </w:tc>
      </w:tr>
      <w:tr w:rsidR="005F457E" w:rsidDel="00964E30" w14:paraId="79A70C74" w14:textId="709DC839">
        <w:trPr>
          <w:trHeight w:val="20"/>
          <w:del w:id="2413" w:author="Si-yuan LIU" w:date="2026-07-24T14:26:00Z" w16du:dateUtc="2026-07-24T06:26:00Z"/>
        </w:trPr>
        <w:tc>
          <w:tcPr>
            <w:tcW w:w="3538" w:type="dxa"/>
            <w:tcBorders>
              <w:top w:val="single" w:sz="4" w:space="0" w:color="auto"/>
              <w:left w:val="single" w:sz="4" w:space="0" w:color="auto"/>
              <w:bottom w:val="single" w:sz="4" w:space="0" w:color="auto"/>
              <w:right w:val="single" w:sz="4" w:space="0" w:color="auto"/>
            </w:tcBorders>
            <w:vAlign w:val="center"/>
          </w:tcPr>
          <w:p w14:paraId="71F4F525" w14:textId="54E3E953" w:rsidR="005F457E" w:rsidDel="00964E30" w:rsidRDefault="00000000">
            <w:pPr>
              <w:adjustRightInd w:val="0"/>
              <w:snapToGrid w:val="0"/>
              <w:spacing w:after="0" w:line="240" w:lineRule="auto"/>
              <w:ind w:firstLineChars="0" w:firstLine="0"/>
              <w:rPr>
                <w:del w:id="2414" w:author="Si-yuan LIU" w:date="2026-07-24T14:26:00Z" w16du:dateUtc="2026-07-24T06:26:00Z"/>
                <w:color w:val="000000" w:themeColor="text1"/>
                <w:sz w:val="21"/>
                <w:szCs w:val="21"/>
              </w:rPr>
            </w:pPr>
            <w:del w:id="2415" w:author="Si-yuan LIU" w:date="2026-07-24T14:26:00Z" w16du:dateUtc="2026-07-24T06:26:00Z">
              <w:r w:rsidDel="00964E30">
                <w:rPr>
                  <w:rFonts w:hint="eastAsia"/>
                  <w:color w:val="000000" w:themeColor="text1"/>
                  <w:sz w:val="21"/>
                  <w:szCs w:val="21"/>
                </w:rPr>
                <w:delText>实际服务价格增长率</w:delText>
              </w:r>
            </w:del>
          </w:p>
        </w:tc>
        <w:tc>
          <w:tcPr>
            <w:tcW w:w="1182" w:type="dxa"/>
            <w:tcBorders>
              <w:top w:val="single" w:sz="4" w:space="0" w:color="auto"/>
              <w:left w:val="single" w:sz="4" w:space="0" w:color="auto"/>
              <w:bottom w:val="single" w:sz="4" w:space="0" w:color="auto"/>
              <w:right w:val="single" w:sz="4" w:space="0" w:color="auto"/>
            </w:tcBorders>
            <w:vAlign w:val="center"/>
          </w:tcPr>
          <w:p w14:paraId="5D6D78B6" w14:textId="76600A3C" w:rsidR="005F457E" w:rsidDel="00964E30" w:rsidRDefault="00000000">
            <w:pPr>
              <w:adjustRightInd w:val="0"/>
              <w:snapToGrid w:val="0"/>
              <w:spacing w:after="0" w:line="240" w:lineRule="auto"/>
              <w:ind w:firstLineChars="0" w:firstLine="0"/>
              <w:jc w:val="right"/>
              <w:rPr>
                <w:del w:id="2416" w:author="Si-yuan LIU" w:date="2026-07-24T14:26:00Z" w16du:dateUtc="2026-07-24T06:26:00Z"/>
                <w:rFonts w:eastAsia="等线"/>
                <w:color w:val="000000" w:themeColor="text1"/>
                <w:sz w:val="21"/>
                <w:szCs w:val="21"/>
              </w:rPr>
            </w:pPr>
            <w:del w:id="2417" w:author="Si-yuan LIU" w:date="2026-07-24T14:26:00Z" w16du:dateUtc="2026-07-24T06:26:00Z">
              <w:r w:rsidDel="00964E30">
                <w:rPr>
                  <w:rFonts w:eastAsia="等线"/>
                  <w:color w:val="000000"/>
                  <w:sz w:val="21"/>
                  <w:szCs w:val="21"/>
                </w:rPr>
                <w:delText>-</w:delText>
              </w:r>
            </w:del>
          </w:p>
        </w:tc>
        <w:tc>
          <w:tcPr>
            <w:tcW w:w="1182" w:type="dxa"/>
            <w:tcBorders>
              <w:top w:val="single" w:sz="4" w:space="0" w:color="auto"/>
              <w:left w:val="single" w:sz="4" w:space="0" w:color="auto"/>
              <w:bottom w:val="single" w:sz="4" w:space="0" w:color="auto"/>
              <w:right w:val="single" w:sz="4" w:space="0" w:color="auto"/>
            </w:tcBorders>
            <w:vAlign w:val="center"/>
          </w:tcPr>
          <w:p w14:paraId="4BBCCA17" w14:textId="023D8C22" w:rsidR="005F457E" w:rsidDel="00964E30" w:rsidRDefault="00000000">
            <w:pPr>
              <w:adjustRightInd w:val="0"/>
              <w:snapToGrid w:val="0"/>
              <w:spacing w:after="0" w:line="240" w:lineRule="auto"/>
              <w:ind w:firstLineChars="0" w:firstLine="0"/>
              <w:jc w:val="right"/>
              <w:rPr>
                <w:del w:id="2418" w:author="Si-yuan LIU" w:date="2026-07-24T14:26:00Z" w16du:dateUtc="2026-07-24T06:26:00Z"/>
                <w:rFonts w:eastAsia="等线"/>
                <w:color w:val="000000" w:themeColor="text1"/>
                <w:sz w:val="21"/>
                <w:szCs w:val="21"/>
              </w:rPr>
            </w:pPr>
            <w:del w:id="2419" w:author="Si-yuan LIU" w:date="2026-07-24T14:26:00Z" w16du:dateUtc="2026-07-24T06:26:00Z">
              <w:r w:rsidDel="00964E30">
                <w:rPr>
                  <w:rFonts w:eastAsia="等线"/>
                  <w:color w:val="000000"/>
                  <w:sz w:val="21"/>
                  <w:szCs w:val="21"/>
                </w:rPr>
                <w:delText>-0.70%</w:delText>
              </w:r>
            </w:del>
          </w:p>
        </w:tc>
        <w:tc>
          <w:tcPr>
            <w:tcW w:w="1182" w:type="dxa"/>
            <w:tcBorders>
              <w:top w:val="single" w:sz="4" w:space="0" w:color="auto"/>
              <w:left w:val="single" w:sz="4" w:space="0" w:color="auto"/>
              <w:bottom w:val="single" w:sz="4" w:space="0" w:color="auto"/>
              <w:right w:val="single" w:sz="4" w:space="0" w:color="auto"/>
            </w:tcBorders>
            <w:vAlign w:val="center"/>
          </w:tcPr>
          <w:p w14:paraId="24A1A462" w14:textId="3BEFDC21" w:rsidR="005F457E" w:rsidDel="00964E30" w:rsidRDefault="00000000">
            <w:pPr>
              <w:adjustRightInd w:val="0"/>
              <w:snapToGrid w:val="0"/>
              <w:spacing w:after="0" w:line="240" w:lineRule="auto"/>
              <w:ind w:firstLineChars="0" w:firstLine="0"/>
              <w:jc w:val="right"/>
              <w:rPr>
                <w:del w:id="2420" w:author="Si-yuan LIU" w:date="2026-07-24T14:26:00Z" w16du:dateUtc="2026-07-24T06:26:00Z"/>
                <w:rFonts w:eastAsia="等线"/>
                <w:color w:val="000000" w:themeColor="text1"/>
                <w:sz w:val="21"/>
                <w:szCs w:val="21"/>
              </w:rPr>
            </w:pPr>
            <w:del w:id="2421" w:author="Si-yuan LIU" w:date="2026-07-24T14:26:00Z" w16du:dateUtc="2026-07-24T06:26:00Z">
              <w:r w:rsidDel="00964E30">
                <w:rPr>
                  <w:rFonts w:eastAsia="等线"/>
                  <w:color w:val="000000"/>
                  <w:sz w:val="21"/>
                  <w:szCs w:val="21"/>
                </w:rPr>
                <w:delText>-2.06%</w:delText>
              </w:r>
            </w:del>
          </w:p>
        </w:tc>
        <w:tc>
          <w:tcPr>
            <w:tcW w:w="1580" w:type="dxa"/>
            <w:tcBorders>
              <w:top w:val="single" w:sz="4" w:space="0" w:color="auto"/>
              <w:left w:val="single" w:sz="4" w:space="0" w:color="auto"/>
              <w:bottom w:val="single" w:sz="4" w:space="0" w:color="auto"/>
              <w:right w:val="single" w:sz="4" w:space="0" w:color="auto"/>
            </w:tcBorders>
            <w:vAlign w:val="center"/>
          </w:tcPr>
          <w:p w14:paraId="682BF6C7" w14:textId="5D5713C1" w:rsidR="005F457E" w:rsidDel="00964E30" w:rsidRDefault="00000000">
            <w:pPr>
              <w:adjustRightInd w:val="0"/>
              <w:snapToGrid w:val="0"/>
              <w:spacing w:after="0" w:line="240" w:lineRule="auto"/>
              <w:ind w:firstLineChars="0" w:firstLine="0"/>
              <w:jc w:val="right"/>
              <w:rPr>
                <w:del w:id="2422" w:author="Si-yuan LIU" w:date="2026-07-24T14:26:00Z" w16du:dateUtc="2026-07-24T06:26:00Z"/>
                <w:rFonts w:eastAsia="等线"/>
                <w:color w:val="000000" w:themeColor="text1"/>
                <w:sz w:val="21"/>
                <w:szCs w:val="21"/>
              </w:rPr>
            </w:pPr>
            <w:del w:id="2423" w:author="Si-yuan LIU" w:date="2026-07-24T14:26:00Z" w16du:dateUtc="2026-07-24T06:26:00Z">
              <w:r w:rsidDel="00964E30">
                <w:rPr>
                  <w:rFonts w:eastAsia="等线"/>
                  <w:color w:val="000000"/>
                  <w:sz w:val="21"/>
                  <w:szCs w:val="21"/>
                </w:rPr>
                <w:delText>-10.45%</w:delText>
              </w:r>
            </w:del>
          </w:p>
        </w:tc>
      </w:tr>
      <w:tr w:rsidR="005F457E" w:rsidDel="00964E30" w14:paraId="405B6E41" w14:textId="660405FD">
        <w:trPr>
          <w:trHeight w:val="20"/>
          <w:del w:id="2424" w:author="Si-yuan LIU" w:date="2026-07-24T14:26:00Z" w16du:dateUtc="2026-07-24T06:26:00Z"/>
        </w:trPr>
        <w:tc>
          <w:tcPr>
            <w:tcW w:w="8664" w:type="dxa"/>
            <w:gridSpan w:val="5"/>
            <w:tcBorders>
              <w:top w:val="single" w:sz="4" w:space="0" w:color="auto"/>
              <w:left w:val="single" w:sz="4" w:space="0" w:color="auto"/>
              <w:bottom w:val="single" w:sz="4" w:space="0" w:color="auto"/>
              <w:right w:val="single" w:sz="4" w:space="0" w:color="auto"/>
            </w:tcBorders>
            <w:vAlign w:val="center"/>
          </w:tcPr>
          <w:p w14:paraId="1895A804" w14:textId="447C0CCE" w:rsidR="005F457E" w:rsidDel="00964E30" w:rsidRDefault="00000000">
            <w:pPr>
              <w:adjustRightInd w:val="0"/>
              <w:snapToGrid w:val="0"/>
              <w:spacing w:after="0" w:line="240" w:lineRule="auto"/>
              <w:ind w:firstLineChars="0" w:firstLine="0"/>
              <w:rPr>
                <w:del w:id="2425" w:author="Si-yuan LIU" w:date="2026-07-24T14:26:00Z" w16du:dateUtc="2026-07-24T06:26:00Z"/>
                <w:b/>
                <w:color w:val="000000" w:themeColor="text1"/>
                <w:sz w:val="21"/>
                <w:szCs w:val="21"/>
              </w:rPr>
            </w:pPr>
            <w:bookmarkStart w:id="2426" w:name="OLE_LINK26"/>
            <w:del w:id="2427" w:author="Si-yuan LIU" w:date="2026-07-24T14:26:00Z" w16du:dateUtc="2026-07-24T06:26:00Z">
              <w:r w:rsidDel="00964E30">
                <w:rPr>
                  <w:rFonts w:hint="eastAsia"/>
                  <w:b/>
                  <w:color w:val="000000" w:themeColor="text1"/>
                  <w:sz w:val="21"/>
                  <w:szCs w:val="21"/>
                </w:rPr>
                <w:delText>财务指标（万元）</w:delText>
              </w:r>
            </w:del>
          </w:p>
        </w:tc>
      </w:tr>
      <w:tr w:rsidR="005F457E" w:rsidDel="00964E30" w14:paraId="72CE4790" w14:textId="7EF6952B">
        <w:trPr>
          <w:trHeight w:val="20"/>
          <w:del w:id="2428" w:author="Si-yuan LIU" w:date="2026-07-24T14:26:00Z" w16du:dateUtc="2026-07-24T06:26:00Z"/>
        </w:trPr>
        <w:tc>
          <w:tcPr>
            <w:tcW w:w="3538" w:type="dxa"/>
            <w:tcBorders>
              <w:top w:val="single" w:sz="4" w:space="0" w:color="auto"/>
              <w:left w:val="single" w:sz="4" w:space="0" w:color="auto"/>
              <w:bottom w:val="single" w:sz="4" w:space="0" w:color="auto"/>
              <w:right w:val="single" w:sz="4" w:space="0" w:color="auto"/>
            </w:tcBorders>
            <w:vAlign w:val="center"/>
          </w:tcPr>
          <w:p w14:paraId="0EA1946D" w14:textId="52766F23" w:rsidR="005F457E" w:rsidDel="00964E30" w:rsidRDefault="00000000">
            <w:pPr>
              <w:adjustRightInd w:val="0"/>
              <w:snapToGrid w:val="0"/>
              <w:spacing w:after="0" w:line="240" w:lineRule="auto"/>
              <w:ind w:firstLineChars="0" w:firstLine="0"/>
              <w:rPr>
                <w:del w:id="2429" w:author="Si-yuan LIU" w:date="2026-07-24T14:26:00Z" w16du:dateUtc="2026-07-24T06:26:00Z"/>
                <w:bCs/>
                <w:color w:val="000000" w:themeColor="text1"/>
                <w:sz w:val="21"/>
                <w:szCs w:val="21"/>
              </w:rPr>
            </w:pPr>
            <w:del w:id="2430" w:author="Si-yuan LIU" w:date="2026-07-24T14:26:00Z" w16du:dateUtc="2026-07-24T06:26:00Z">
              <w:r w:rsidDel="00964E30">
                <w:rPr>
                  <w:rFonts w:hint="eastAsia"/>
                  <w:bCs/>
                  <w:color w:val="000000" w:themeColor="text1"/>
                  <w:sz w:val="21"/>
                  <w:szCs w:val="21"/>
                </w:rPr>
                <w:delText>营业收入</w:delText>
              </w:r>
            </w:del>
          </w:p>
        </w:tc>
        <w:tc>
          <w:tcPr>
            <w:tcW w:w="1182" w:type="dxa"/>
            <w:tcBorders>
              <w:top w:val="single" w:sz="4" w:space="0" w:color="auto"/>
              <w:left w:val="single" w:sz="4" w:space="0" w:color="auto"/>
              <w:bottom w:val="single" w:sz="4" w:space="0" w:color="auto"/>
              <w:right w:val="single" w:sz="4" w:space="0" w:color="auto"/>
            </w:tcBorders>
            <w:vAlign w:val="center"/>
          </w:tcPr>
          <w:p w14:paraId="67C7C0C8" w14:textId="1EF5E69E" w:rsidR="005F457E" w:rsidDel="00964E30" w:rsidRDefault="00000000">
            <w:pPr>
              <w:adjustRightInd w:val="0"/>
              <w:snapToGrid w:val="0"/>
              <w:spacing w:after="0" w:line="240" w:lineRule="auto"/>
              <w:ind w:firstLineChars="0" w:firstLine="0"/>
              <w:jc w:val="right"/>
              <w:rPr>
                <w:del w:id="2431" w:author="Si-yuan LIU" w:date="2026-07-24T14:26:00Z" w16du:dateUtc="2026-07-24T06:26:00Z"/>
                <w:rFonts w:eastAsia="等线"/>
                <w:color w:val="000000" w:themeColor="text1"/>
                <w:sz w:val="21"/>
                <w:szCs w:val="21"/>
              </w:rPr>
            </w:pPr>
            <w:del w:id="2432" w:author="Si-yuan LIU" w:date="2026-07-24T14:26:00Z" w16du:dateUtc="2026-07-24T06:26:00Z">
              <w:r w:rsidDel="00964E30">
                <w:rPr>
                  <w:rFonts w:eastAsia="等线"/>
                  <w:color w:val="000000"/>
                  <w:sz w:val="21"/>
                  <w:szCs w:val="21"/>
                </w:rPr>
                <w:delText>7,462.90</w:delText>
              </w:r>
            </w:del>
          </w:p>
        </w:tc>
        <w:tc>
          <w:tcPr>
            <w:tcW w:w="1182" w:type="dxa"/>
            <w:tcBorders>
              <w:top w:val="single" w:sz="4" w:space="0" w:color="auto"/>
              <w:left w:val="single" w:sz="4" w:space="0" w:color="auto"/>
              <w:bottom w:val="single" w:sz="4" w:space="0" w:color="auto"/>
              <w:right w:val="single" w:sz="4" w:space="0" w:color="auto"/>
            </w:tcBorders>
            <w:vAlign w:val="center"/>
          </w:tcPr>
          <w:p w14:paraId="753BB8C8" w14:textId="51037EDE" w:rsidR="005F457E" w:rsidDel="00964E30" w:rsidRDefault="00000000">
            <w:pPr>
              <w:adjustRightInd w:val="0"/>
              <w:snapToGrid w:val="0"/>
              <w:spacing w:after="0" w:line="240" w:lineRule="auto"/>
              <w:ind w:firstLineChars="0" w:firstLine="0"/>
              <w:jc w:val="right"/>
              <w:rPr>
                <w:del w:id="2433" w:author="Si-yuan LIU" w:date="2026-07-24T14:26:00Z" w16du:dateUtc="2026-07-24T06:26:00Z"/>
                <w:rFonts w:eastAsia="等线"/>
                <w:color w:val="000000" w:themeColor="text1"/>
                <w:sz w:val="21"/>
                <w:szCs w:val="21"/>
              </w:rPr>
            </w:pPr>
            <w:del w:id="2434" w:author="Si-yuan LIU" w:date="2026-07-24T14:26:00Z" w16du:dateUtc="2026-07-24T06:26:00Z">
              <w:r w:rsidDel="00964E30">
                <w:rPr>
                  <w:rFonts w:eastAsia="等线"/>
                  <w:color w:val="000000"/>
                  <w:sz w:val="21"/>
                  <w:szCs w:val="21"/>
                </w:rPr>
                <w:delText>20,209.17</w:delText>
              </w:r>
            </w:del>
          </w:p>
        </w:tc>
        <w:tc>
          <w:tcPr>
            <w:tcW w:w="1182" w:type="dxa"/>
            <w:tcBorders>
              <w:top w:val="single" w:sz="4" w:space="0" w:color="auto"/>
              <w:left w:val="single" w:sz="4" w:space="0" w:color="auto"/>
              <w:bottom w:val="single" w:sz="4" w:space="0" w:color="auto"/>
              <w:right w:val="single" w:sz="4" w:space="0" w:color="auto"/>
            </w:tcBorders>
            <w:vAlign w:val="center"/>
          </w:tcPr>
          <w:p w14:paraId="0F2CC1BA" w14:textId="0412CCDB" w:rsidR="005F457E" w:rsidDel="00964E30" w:rsidRDefault="00000000">
            <w:pPr>
              <w:adjustRightInd w:val="0"/>
              <w:snapToGrid w:val="0"/>
              <w:spacing w:after="0" w:line="240" w:lineRule="auto"/>
              <w:ind w:firstLineChars="0" w:firstLine="0"/>
              <w:jc w:val="right"/>
              <w:rPr>
                <w:del w:id="2435" w:author="Si-yuan LIU" w:date="2026-07-24T14:26:00Z" w16du:dateUtc="2026-07-24T06:26:00Z"/>
                <w:rFonts w:eastAsia="等线"/>
                <w:color w:val="000000" w:themeColor="text1"/>
                <w:sz w:val="21"/>
                <w:szCs w:val="21"/>
              </w:rPr>
            </w:pPr>
            <w:del w:id="2436" w:author="Si-yuan LIU" w:date="2026-07-24T14:26:00Z" w16du:dateUtc="2026-07-24T06:26:00Z">
              <w:r w:rsidDel="00964E30">
                <w:rPr>
                  <w:rFonts w:eastAsia="等线"/>
                  <w:color w:val="000000"/>
                  <w:sz w:val="21"/>
                  <w:szCs w:val="21"/>
                </w:rPr>
                <w:delText>25,420.66</w:delText>
              </w:r>
            </w:del>
          </w:p>
        </w:tc>
        <w:tc>
          <w:tcPr>
            <w:tcW w:w="1580" w:type="dxa"/>
            <w:tcBorders>
              <w:top w:val="single" w:sz="4" w:space="0" w:color="auto"/>
              <w:left w:val="single" w:sz="4" w:space="0" w:color="auto"/>
              <w:bottom w:val="single" w:sz="4" w:space="0" w:color="auto"/>
              <w:right w:val="single" w:sz="4" w:space="0" w:color="auto"/>
            </w:tcBorders>
            <w:vAlign w:val="center"/>
          </w:tcPr>
          <w:p w14:paraId="4310B3CB" w14:textId="0257D798" w:rsidR="005F457E" w:rsidDel="00964E30" w:rsidRDefault="00000000">
            <w:pPr>
              <w:adjustRightInd w:val="0"/>
              <w:snapToGrid w:val="0"/>
              <w:spacing w:after="0" w:line="240" w:lineRule="auto"/>
              <w:ind w:firstLineChars="0" w:firstLine="0"/>
              <w:jc w:val="right"/>
              <w:rPr>
                <w:del w:id="2437" w:author="Si-yuan LIU" w:date="2026-07-24T14:26:00Z" w16du:dateUtc="2026-07-24T06:26:00Z"/>
                <w:rFonts w:eastAsia="等线"/>
                <w:color w:val="000000" w:themeColor="text1"/>
                <w:sz w:val="21"/>
                <w:szCs w:val="21"/>
              </w:rPr>
            </w:pPr>
            <w:del w:id="2438" w:author="Si-yuan LIU" w:date="2026-07-24T14:26:00Z" w16du:dateUtc="2026-07-24T06:26:00Z">
              <w:r w:rsidDel="00964E30">
                <w:rPr>
                  <w:rFonts w:eastAsia="等线"/>
                  <w:color w:val="000000"/>
                  <w:sz w:val="21"/>
                  <w:szCs w:val="21"/>
                </w:rPr>
                <w:delText>6,316.41</w:delText>
              </w:r>
            </w:del>
          </w:p>
        </w:tc>
      </w:tr>
      <w:tr w:rsidR="005F457E" w:rsidDel="00964E30" w14:paraId="13E5AA29" w14:textId="237132DA">
        <w:trPr>
          <w:trHeight w:val="20"/>
          <w:del w:id="2439" w:author="Si-yuan LIU" w:date="2026-07-24T14:26:00Z" w16du:dateUtc="2026-07-24T06:26:00Z"/>
        </w:trPr>
        <w:tc>
          <w:tcPr>
            <w:tcW w:w="3538" w:type="dxa"/>
            <w:tcBorders>
              <w:top w:val="single" w:sz="4" w:space="0" w:color="auto"/>
              <w:left w:val="single" w:sz="4" w:space="0" w:color="auto"/>
              <w:bottom w:val="single" w:sz="4" w:space="0" w:color="auto"/>
              <w:right w:val="single" w:sz="4" w:space="0" w:color="auto"/>
            </w:tcBorders>
            <w:vAlign w:val="center"/>
          </w:tcPr>
          <w:p w14:paraId="6E9C50D4" w14:textId="37D5B167" w:rsidR="005F457E" w:rsidDel="00964E30" w:rsidRDefault="00000000">
            <w:pPr>
              <w:adjustRightInd w:val="0"/>
              <w:snapToGrid w:val="0"/>
              <w:spacing w:after="0" w:line="240" w:lineRule="auto"/>
              <w:ind w:firstLineChars="0" w:firstLine="0"/>
              <w:rPr>
                <w:del w:id="2440" w:author="Si-yuan LIU" w:date="2026-07-24T14:26:00Z" w16du:dateUtc="2026-07-24T06:26:00Z"/>
                <w:color w:val="000000" w:themeColor="text1"/>
                <w:sz w:val="21"/>
                <w:szCs w:val="21"/>
              </w:rPr>
            </w:pPr>
            <w:del w:id="2441" w:author="Si-yuan LIU" w:date="2026-07-24T14:26:00Z" w16du:dateUtc="2026-07-24T06:26:00Z">
              <w:r w:rsidDel="00964E30">
                <w:rPr>
                  <w:rFonts w:hint="eastAsia"/>
                  <w:color w:val="000000" w:themeColor="text1"/>
                  <w:sz w:val="21"/>
                  <w:szCs w:val="21"/>
                </w:rPr>
                <w:delText>营业成本</w:delText>
              </w:r>
            </w:del>
          </w:p>
        </w:tc>
        <w:tc>
          <w:tcPr>
            <w:tcW w:w="1182" w:type="dxa"/>
            <w:tcBorders>
              <w:top w:val="single" w:sz="4" w:space="0" w:color="auto"/>
              <w:left w:val="single" w:sz="4" w:space="0" w:color="auto"/>
              <w:bottom w:val="single" w:sz="4" w:space="0" w:color="auto"/>
              <w:right w:val="single" w:sz="4" w:space="0" w:color="auto"/>
            </w:tcBorders>
            <w:vAlign w:val="center"/>
          </w:tcPr>
          <w:p w14:paraId="7DD5B60B" w14:textId="4D2A3BDE" w:rsidR="005F457E" w:rsidDel="00964E30" w:rsidRDefault="00000000">
            <w:pPr>
              <w:adjustRightInd w:val="0"/>
              <w:snapToGrid w:val="0"/>
              <w:spacing w:after="0" w:line="240" w:lineRule="auto"/>
              <w:ind w:firstLineChars="0" w:firstLine="0"/>
              <w:jc w:val="right"/>
              <w:rPr>
                <w:del w:id="2442" w:author="Si-yuan LIU" w:date="2026-07-24T14:26:00Z" w16du:dateUtc="2026-07-24T06:26:00Z"/>
                <w:rFonts w:eastAsia="等线"/>
                <w:color w:val="000000" w:themeColor="text1"/>
                <w:sz w:val="21"/>
                <w:szCs w:val="21"/>
              </w:rPr>
            </w:pPr>
            <w:del w:id="2443" w:author="Si-yuan LIU" w:date="2026-07-24T14:26:00Z" w16du:dateUtc="2026-07-24T06:26:00Z">
              <w:r w:rsidDel="00964E30">
                <w:rPr>
                  <w:rFonts w:eastAsia="等线"/>
                  <w:color w:val="000000"/>
                  <w:sz w:val="21"/>
                  <w:szCs w:val="21"/>
                </w:rPr>
                <w:delText>4,749.84</w:delText>
              </w:r>
            </w:del>
          </w:p>
        </w:tc>
        <w:tc>
          <w:tcPr>
            <w:tcW w:w="1182" w:type="dxa"/>
            <w:tcBorders>
              <w:top w:val="single" w:sz="4" w:space="0" w:color="auto"/>
              <w:left w:val="single" w:sz="4" w:space="0" w:color="auto"/>
              <w:bottom w:val="single" w:sz="4" w:space="0" w:color="auto"/>
              <w:right w:val="single" w:sz="4" w:space="0" w:color="auto"/>
            </w:tcBorders>
            <w:vAlign w:val="center"/>
          </w:tcPr>
          <w:p w14:paraId="0AB5CCE5" w14:textId="1E534BD5" w:rsidR="005F457E" w:rsidDel="00964E30" w:rsidRDefault="00000000">
            <w:pPr>
              <w:adjustRightInd w:val="0"/>
              <w:snapToGrid w:val="0"/>
              <w:spacing w:after="0" w:line="240" w:lineRule="auto"/>
              <w:ind w:firstLineChars="0" w:firstLine="0"/>
              <w:jc w:val="right"/>
              <w:rPr>
                <w:del w:id="2444" w:author="Si-yuan LIU" w:date="2026-07-24T14:26:00Z" w16du:dateUtc="2026-07-24T06:26:00Z"/>
                <w:rFonts w:eastAsia="等线"/>
                <w:color w:val="000000" w:themeColor="text1"/>
                <w:sz w:val="21"/>
                <w:szCs w:val="21"/>
              </w:rPr>
            </w:pPr>
            <w:del w:id="2445" w:author="Si-yuan LIU" w:date="2026-07-24T14:26:00Z" w16du:dateUtc="2026-07-24T06:26:00Z">
              <w:r w:rsidDel="00964E30">
                <w:rPr>
                  <w:rFonts w:eastAsia="等线"/>
                  <w:color w:val="000000"/>
                  <w:sz w:val="21"/>
                  <w:szCs w:val="21"/>
                </w:rPr>
                <w:delText>12,056.84</w:delText>
              </w:r>
            </w:del>
          </w:p>
        </w:tc>
        <w:tc>
          <w:tcPr>
            <w:tcW w:w="1182" w:type="dxa"/>
            <w:tcBorders>
              <w:top w:val="single" w:sz="4" w:space="0" w:color="auto"/>
              <w:left w:val="single" w:sz="4" w:space="0" w:color="auto"/>
              <w:bottom w:val="single" w:sz="4" w:space="0" w:color="auto"/>
              <w:right w:val="single" w:sz="4" w:space="0" w:color="auto"/>
            </w:tcBorders>
            <w:vAlign w:val="center"/>
          </w:tcPr>
          <w:p w14:paraId="7B821B45" w14:textId="5DA74034" w:rsidR="005F457E" w:rsidDel="00964E30" w:rsidRDefault="00000000">
            <w:pPr>
              <w:adjustRightInd w:val="0"/>
              <w:snapToGrid w:val="0"/>
              <w:spacing w:after="0" w:line="240" w:lineRule="auto"/>
              <w:ind w:firstLineChars="0" w:firstLine="0"/>
              <w:jc w:val="right"/>
              <w:rPr>
                <w:del w:id="2446" w:author="Si-yuan LIU" w:date="2026-07-24T14:26:00Z" w16du:dateUtc="2026-07-24T06:26:00Z"/>
                <w:rFonts w:eastAsia="等线"/>
                <w:color w:val="000000" w:themeColor="text1"/>
                <w:sz w:val="21"/>
                <w:szCs w:val="21"/>
              </w:rPr>
            </w:pPr>
            <w:del w:id="2447" w:author="Si-yuan LIU" w:date="2026-07-24T14:26:00Z" w16du:dateUtc="2026-07-24T06:26:00Z">
              <w:r w:rsidDel="00964E30">
                <w:rPr>
                  <w:rFonts w:eastAsia="等线"/>
                  <w:color w:val="000000"/>
                  <w:sz w:val="21"/>
                  <w:szCs w:val="21"/>
                </w:rPr>
                <w:delText>12,479.61</w:delText>
              </w:r>
            </w:del>
          </w:p>
        </w:tc>
        <w:tc>
          <w:tcPr>
            <w:tcW w:w="1580" w:type="dxa"/>
            <w:tcBorders>
              <w:top w:val="single" w:sz="4" w:space="0" w:color="auto"/>
              <w:left w:val="single" w:sz="4" w:space="0" w:color="auto"/>
              <w:bottom w:val="single" w:sz="4" w:space="0" w:color="auto"/>
              <w:right w:val="single" w:sz="4" w:space="0" w:color="auto"/>
            </w:tcBorders>
            <w:vAlign w:val="center"/>
          </w:tcPr>
          <w:p w14:paraId="495D1B1B" w14:textId="4491AB9B" w:rsidR="005F457E" w:rsidDel="00964E30" w:rsidRDefault="00000000">
            <w:pPr>
              <w:adjustRightInd w:val="0"/>
              <w:snapToGrid w:val="0"/>
              <w:spacing w:after="0" w:line="240" w:lineRule="auto"/>
              <w:ind w:firstLineChars="0" w:firstLine="0"/>
              <w:jc w:val="right"/>
              <w:rPr>
                <w:del w:id="2448" w:author="Si-yuan LIU" w:date="2026-07-24T14:26:00Z" w16du:dateUtc="2026-07-24T06:26:00Z"/>
                <w:rFonts w:eastAsia="等线"/>
                <w:color w:val="000000" w:themeColor="text1"/>
                <w:sz w:val="21"/>
                <w:szCs w:val="21"/>
              </w:rPr>
            </w:pPr>
            <w:del w:id="2449" w:author="Si-yuan LIU" w:date="2026-07-24T14:26:00Z" w16du:dateUtc="2026-07-24T06:26:00Z">
              <w:r w:rsidDel="00964E30">
                <w:rPr>
                  <w:rFonts w:eastAsia="等线"/>
                  <w:color w:val="000000"/>
                  <w:sz w:val="21"/>
                  <w:szCs w:val="21"/>
                </w:rPr>
                <w:delText>3,309.69</w:delText>
              </w:r>
            </w:del>
          </w:p>
        </w:tc>
      </w:tr>
      <w:tr w:rsidR="005F457E" w:rsidDel="00964E30" w14:paraId="1639C70A" w14:textId="33666493">
        <w:trPr>
          <w:trHeight w:val="20"/>
          <w:del w:id="2450" w:author="Si-yuan LIU" w:date="2026-07-24T14:26:00Z" w16du:dateUtc="2026-07-24T06:26:00Z"/>
        </w:trPr>
        <w:tc>
          <w:tcPr>
            <w:tcW w:w="3538" w:type="dxa"/>
            <w:tcBorders>
              <w:top w:val="single" w:sz="4" w:space="0" w:color="auto"/>
              <w:left w:val="single" w:sz="4" w:space="0" w:color="auto"/>
              <w:bottom w:val="single" w:sz="4" w:space="0" w:color="auto"/>
              <w:right w:val="single" w:sz="4" w:space="0" w:color="auto"/>
            </w:tcBorders>
            <w:vAlign w:val="center"/>
          </w:tcPr>
          <w:p w14:paraId="6CBDA814" w14:textId="6AB91C25" w:rsidR="005F457E" w:rsidDel="00964E30" w:rsidRDefault="00000000">
            <w:pPr>
              <w:adjustRightInd w:val="0"/>
              <w:snapToGrid w:val="0"/>
              <w:spacing w:after="0" w:line="240" w:lineRule="auto"/>
              <w:ind w:firstLineChars="0" w:firstLine="0"/>
              <w:rPr>
                <w:del w:id="2451" w:author="Si-yuan LIU" w:date="2026-07-24T14:26:00Z" w16du:dateUtc="2026-07-24T06:26:00Z"/>
                <w:color w:val="000000" w:themeColor="text1"/>
                <w:sz w:val="21"/>
                <w:szCs w:val="21"/>
              </w:rPr>
            </w:pPr>
            <w:del w:id="2452" w:author="Si-yuan LIU" w:date="2026-07-24T14:26:00Z" w16du:dateUtc="2026-07-24T06:26:00Z">
              <w:r w:rsidDel="00964E30">
                <w:rPr>
                  <w:rFonts w:hint="eastAsia"/>
                  <w:color w:val="000000" w:themeColor="text1"/>
                  <w:sz w:val="21"/>
                  <w:szCs w:val="21"/>
                </w:rPr>
                <w:delText>净利润</w:delText>
              </w:r>
            </w:del>
          </w:p>
        </w:tc>
        <w:tc>
          <w:tcPr>
            <w:tcW w:w="1182" w:type="dxa"/>
            <w:tcBorders>
              <w:top w:val="single" w:sz="4" w:space="0" w:color="auto"/>
              <w:left w:val="single" w:sz="4" w:space="0" w:color="auto"/>
              <w:bottom w:val="single" w:sz="4" w:space="0" w:color="auto"/>
              <w:right w:val="single" w:sz="4" w:space="0" w:color="auto"/>
            </w:tcBorders>
            <w:vAlign w:val="center"/>
          </w:tcPr>
          <w:p w14:paraId="42E60884" w14:textId="088FFD40" w:rsidR="005F457E" w:rsidDel="00964E30" w:rsidRDefault="00000000">
            <w:pPr>
              <w:adjustRightInd w:val="0"/>
              <w:snapToGrid w:val="0"/>
              <w:spacing w:after="0" w:line="240" w:lineRule="auto"/>
              <w:ind w:firstLineChars="0" w:firstLine="0"/>
              <w:jc w:val="right"/>
              <w:rPr>
                <w:del w:id="2453" w:author="Si-yuan LIU" w:date="2026-07-24T14:26:00Z" w16du:dateUtc="2026-07-24T06:26:00Z"/>
                <w:rFonts w:eastAsia="等线"/>
                <w:color w:val="000000" w:themeColor="text1"/>
                <w:sz w:val="21"/>
                <w:szCs w:val="21"/>
              </w:rPr>
            </w:pPr>
            <w:del w:id="2454" w:author="Si-yuan LIU" w:date="2026-07-24T14:26:00Z" w16du:dateUtc="2026-07-24T06:26:00Z">
              <w:r w:rsidDel="00964E30">
                <w:rPr>
                  <w:rFonts w:eastAsia="等线"/>
                  <w:color w:val="000000"/>
                  <w:sz w:val="21"/>
                  <w:szCs w:val="21"/>
                </w:rPr>
                <w:delText>-321.89</w:delText>
              </w:r>
            </w:del>
          </w:p>
        </w:tc>
        <w:tc>
          <w:tcPr>
            <w:tcW w:w="1182" w:type="dxa"/>
            <w:tcBorders>
              <w:top w:val="single" w:sz="4" w:space="0" w:color="auto"/>
              <w:left w:val="single" w:sz="4" w:space="0" w:color="auto"/>
              <w:bottom w:val="single" w:sz="4" w:space="0" w:color="auto"/>
              <w:right w:val="single" w:sz="4" w:space="0" w:color="auto"/>
            </w:tcBorders>
            <w:vAlign w:val="center"/>
          </w:tcPr>
          <w:p w14:paraId="0DE19689" w14:textId="09DAE658" w:rsidR="005F457E" w:rsidDel="00964E30" w:rsidRDefault="00000000">
            <w:pPr>
              <w:adjustRightInd w:val="0"/>
              <w:snapToGrid w:val="0"/>
              <w:spacing w:after="0" w:line="240" w:lineRule="auto"/>
              <w:ind w:firstLineChars="0" w:firstLine="0"/>
              <w:jc w:val="right"/>
              <w:rPr>
                <w:del w:id="2455" w:author="Si-yuan LIU" w:date="2026-07-24T14:26:00Z" w16du:dateUtc="2026-07-24T06:26:00Z"/>
                <w:rFonts w:eastAsia="等线"/>
                <w:color w:val="000000" w:themeColor="text1"/>
                <w:sz w:val="21"/>
                <w:szCs w:val="21"/>
              </w:rPr>
            </w:pPr>
            <w:del w:id="2456" w:author="Si-yuan LIU" w:date="2026-07-24T14:26:00Z" w16du:dateUtc="2026-07-24T06:26:00Z">
              <w:r w:rsidDel="00964E30">
                <w:rPr>
                  <w:rFonts w:eastAsia="等线"/>
                  <w:color w:val="000000"/>
                  <w:sz w:val="21"/>
                  <w:szCs w:val="21"/>
                </w:rPr>
                <w:delText>3,703.13</w:delText>
              </w:r>
            </w:del>
          </w:p>
        </w:tc>
        <w:tc>
          <w:tcPr>
            <w:tcW w:w="1182" w:type="dxa"/>
            <w:tcBorders>
              <w:top w:val="single" w:sz="4" w:space="0" w:color="auto"/>
              <w:left w:val="single" w:sz="4" w:space="0" w:color="auto"/>
              <w:bottom w:val="single" w:sz="4" w:space="0" w:color="auto"/>
              <w:right w:val="single" w:sz="4" w:space="0" w:color="auto"/>
            </w:tcBorders>
            <w:vAlign w:val="center"/>
          </w:tcPr>
          <w:p w14:paraId="2258AC6F" w14:textId="3C266822" w:rsidR="005F457E" w:rsidDel="00964E30" w:rsidRDefault="00000000">
            <w:pPr>
              <w:adjustRightInd w:val="0"/>
              <w:snapToGrid w:val="0"/>
              <w:spacing w:after="0" w:line="240" w:lineRule="auto"/>
              <w:ind w:firstLineChars="0" w:firstLine="0"/>
              <w:jc w:val="right"/>
              <w:rPr>
                <w:del w:id="2457" w:author="Si-yuan LIU" w:date="2026-07-24T14:26:00Z" w16du:dateUtc="2026-07-24T06:26:00Z"/>
                <w:rFonts w:eastAsia="等线"/>
                <w:color w:val="000000" w:themeColor="text1"/>
                <w:sz w:val="21"/>
                <w:szCs w:val="21"/>
              </w:rPr>
            </w:pPr>
            <w:del w:id="2458" w:author="Si-yuan LIU" w:date="2026-07-24T14:26:00Z" w16du:dateUtc="2026-07-24T06:26:00Z">
              <w:r w:rsidDel="00964E30">
                <w:rPr>
                  <w:rFonts w:eastAsia="等线"/>
                  <w:color w:val="000000"/>
                  <w:sz w:val="21"/>
                  <w:szCs w:val="21"/>
                </w:rPr>
                <w:delText>7,544.55</w:delText>
              </w:r>
            </w:del>
          </w:p>
        </w:tc>
        <w:tc>
          <w:tcPr>
            <w:tcW w:w="1580" w:type="dxa"/>
            <w:tcBorders>
              <w:top w:val="single" w:sz="4" w:space="0" w:color="auto"/>
              <w:left w:val="single" w:sz="4" w:space="0" w:color="auto"/>
              <w:bottom w:val="single" w:sz="4" w:space="0" w:color="auto"/>
              <w:right w:val="single" w:sz="4" w:space="0" w:color="auto"/>
            </w:tcBorders>
            <w:vAlign w:val="center"/>
          </w:tcPr>
          <w:p w14:paraId="3EDBEDAC" w14:textId="4560F366" w:rsidR="005F457E" w:rsidDel="00964E30" w:rsidRDefault="00000000">
            <w:pPr>
              <w:adjustRightInd w:val="0"/>
              <w:snapToGrid w:val="0"/>
              <w:spacing w:after="0" w:line="240" w:lineRule="auto"/>
              <w:ind w:firstLineChars="0" w:firstLine="0"/>
              <w:jc w:val="right"/>
              <w:rPr>
                <w:del w:id="2459" w:author="Si-yuan LIU" w:date="2026-07-24T14:26:00Z" w16du:dateUtc="2026-07-24T06:26:00Z"/>
                <w:rFonts w:eastAsia="等线"/>
                <w:color w:val="000000" w:themeColor="text1"/>
                <w:sz w:val="21"/>
                <w:szCs w:val="21"/>
              </w:rPr>
            </w:pPr>
            <w:del w:id="2460" w:author="Si-yuan LIU" w:date="2026-07-24T14:26:00Z" w16du:dateUtc="2026-07-24T06:26:00Z">
              <w:r w:rsidDel="00964E30">
                <w:rPr>
                  <w:rFonts w:eastAsia="等线"/>
                  <w:color w:val="000000"/>
                  <w:sz w:val="21"/>
                  <w:szCs w:val="21"/>
                </w:rPr>
                <w:delText>1,838.62</w:delText>
              </w:r>
            </w:del>
          </w:p>
        </w:tc>
      </w:tr>
      <w:tr w:rsidR="005F457E" w:rsidDel="00964E30" w14:paraId="25FDED9E" w14:textId="19EC6088">
        <w:trPr>
          <w:trHeight w:val="20"/>
          <w:del w:id="2461" w:author="Si-yuan LIU" w:date="2026-07-24T14:26:00Z" w16du:dateUtc="2026-07-24T06:26:00Z"/>
        </w:trPr>
        <w:tc>
          <w:tcPr>
            <w:tcW w:w="3538" w:type="dxa"/>
            <w:tcBorders>
              <w:top w:val="single" w:sz="4" w:space="0" w:color="auto"/>
              <w:left w:val="single" w:sz="4" w:space="0" w:color="auto"/>
              <w:bottom w:val="single" w:sz="4" w:space="0" w:color="auto"/>
              <w:right w:val="single" w:sz="4" w:space="0" w:color="auto"/>
            </w:tcBorders>
            <w:vAlign w:val="center"/>
          </w:tcPr>
          <w:p w14:paraId="41957F28" w14:textId="0FC66F96" w:rsidR="005F457E" w:rsidDel="00964E30" w:rsidRDefault="00000000">
            <w:pPr>
              <w:adjustRightInd w:val="0"/>
              <w:snapToGrid w:val="0"/>
              <w:spacing w:after="0" w:line="240" w:lineRule="auto"/>
              <w:ind w:firstLineChars="0" w:firstLine="0"/>
              <w:rPr>
                <w:del w:id="2462" w:author="Si-yuan LIU" w:date="2026-07-24T14:26:00Z" w16du:dateUtc="2026-07-24T06:26:00Z"/>
                <w:color w:val="000000" w:themeColor="text1"/>
                <w:sz w:val="21"/>
                <w:szCs w:val="21"/>
              </w:rPr>
            </w:pPr>
            <w:del w:id="2463" w:author="Si-yuan LIU" w:date="2026-07-24T14:26:00Z" w16du:dateUtc="2026-07-24T06:26:00Z">
              <w:r w:rsidDel="00964E30">
                <w:rPr>
                  <w:rFonts w:hint="eastAsia"/>
                  <w:color w:val="000000" w:themeColor="text1"/>
                  <w:sz w:val="21"/>
                  <w:szCs w:val="21"/>
                </w:rPr>
                <w:delText>息税折旧摊销前利润（</w:delText>
              </w:r>
              <w:r w:rsidDel="00964E30">
                <w:rPr>
                  <w:color w:val="000000" w:themeColor="text1"/>
                  <w:sz w:val="21"/>
                  <w:szCs w:val="21"/>
                </w:rPr>
                <w:delText>EBITDA</w:delText>
              </w:r>
              <w:r w:rsidDel="00964E30">
                <w:rPr>
                  <w:rFonts w:hint="eastAsia"/>
                  <w:color w:val="000000" w:themeColor="text1"/>
                  <w:sz w:val="21"/>
                  <w:szCs w:val="21"/>
                </w:rPr>
                <w:delText>）</w:delText>
              </w:r>
              <w:r w:rsidDel="00964E30">
                <w:rPr>
                  <w:color w:val="000000" w:themeColor="text1"/>
                  <w:sz w:val="21"/>
                  <w:szCs w:val="21"/>
                  <w:vertAlign w:val="superscript"/>
                </w:rPr>
                <w:footnoteReference w:id="9"/>
              </w:r>
            </w:del>
          </w:p>
        </w:tc>
        <w:tc>
          <w:tcPr>
            <w:tcW w:w="1182" w:type="dxa"/>
            <w:tcBorders>
              <w:top w:val="single" w:sz="4" w:space="0" w:color="auto"/>
              <w:left w:val="single" w:sz="4" w:space="0" w:color="auto"/>
              <w:bottom w:val="single" w:sz="4" w:space="0" w:color="auto"/>
              <w:right w:val="single" w:sz="4" w:space="0" w:color="auto"/>
            </w:tcBorders>
            <w:vAlign w:val="center"/>
          </w:tcPr>
          <w:p w14:paraId="1F3C0809" w14:textId="63FA152B" w:rsidR="005F457E" w:rsidDel="00964E30" w:rsidRDefault="00000000">
            <w:pPr>
              <w:adjustRightInd w:val="0"/>
              <w:snapToGrid w:val="0"/>
              <w:spacing w:after="0" w:line="240" w:lineRule="auto"/>
              <w:ind w:firstLineChars="0" w:firstLine="0"/>
              <w:jc w:val="right"/>
              <w:rPr>
                <w:del w:id="2466" w:author="Si-yuan LIU" w:date="2026-07-24T14:26:00Z" w16du:dateUtc="2026-07-24T06:26:00Z"/>
                <w:rFonts w:eastAsia="等线"/>
                <w:color w:val="000000" w:themeColor="text1"/>
                <w:sz w:val="21"/>
                <w:szCs w:val="21"/>
              </w:rPr>
            </w:pPr>
            <w:del w:id="2467" w:author="Si-yuan LIU" w:date="2026-07-24T14:26:00Z" w16du:dateUtc="2026-07-24T06:26:00Z">
              <w:r w:rsidDel="00964E30">
                <w:rPr>
                  <w:rFonts w:eastAsia="等线"/>
                  <w:color w:val="000000"/>
                  <w:sz w:val="21"/>
                  <w:szCs w:val="21"/>
                </w:rPr>
                <w:delText>4,404.10</w:delText>
              </w:r>
            </w:del>
          </w:p>
        </w:tc>
        <w:tc>
          <w:tcPr>
            <w:tcW w:w="1182" w:type="dxa"/>
            <w:tcBorders>
              <w:top w:val="single" w:sz="4" w:space="0" w:color="auto"/>
              <w:left w:val="single" w:sz="4" w:space="0" w:color="auto"/>
              <w:bottom w:val="single" w:sz="4" w:space="0" w:color="auto"/>
              <w:right w:val="single" w:sz="4" w:space="0" w:color="auto"/>
            </w:tcBorders>
            <w:vAlign w:val="center"/>
          </w:tcPr>
          <w:p w14:paraId="5D0D0753" w14:textId="1D0C7ACA" w:rsidR="005F457E" w:rsidDel="00964E30" w:rsidRDefault="00000000">
            <w:pPr>
              <w:adjustRightInd w:val="0"/>
              <w:snapToGrid w:val="0"/>
              <w:spacing w:after="0" w:line="240" w:lineRule="auto"/>
              <w:ind w:firstLineChars="0" w:firstLine="0"/>
              <w:jc w:val="right"/>
              <w:rPr>
                <w:del w:id="2468" w:author="Si-yuan LIU" w:date="2026-07-24T14:26:00Z" w16du:dateUtc="2026-07-24T06:26:00Z"/>
                <w:rFonts w:eastAsia="等线"/>
                <w:color w:val="000000" w:themeColor="text1"/>
                <w:sz w:val="21"/>
                <w:szCs w:val="21"/>
              </w:rPr>
            </w:pPr>
            <w:del w:id="2469" w:author="Si-yuan LIU" w:date="2026-07-24T14:26:00Z" w16du:dateUtc="2026-07-24T06:26:00Z">
              <w:r w:rsidDel="00964E30">
                <w:rPr>
                  <w:rFonts w:eastAsia="等线"/>
                  <w:color w:val="000000"/>
                  <w:sz w:val="21"/>
                  <w:szCs w:val="21"/>
                </w:rPr>
                <w:delText>12,142.79</w:delText>
              </w:r>
            </w:del>
          </w:p>
        </w:tc>
        <w:tc>
          <w:tcPr>
            <w:tcW w:w="1182" w:type="dxa"/>
            <w:tcBorders>
              <w:top w:val="single" w:sz="4" w:space="0" w:color="auto"/>
              <w:left w:val="single" w:sz="4" w:space="0" w:color="auto"/>
              <w:bottom w:val="single" w:sz="4" w:space="0" w:color="auto"/>
              <w:right w:val="single" w:sz="4" w:space="0" w:color="auto"/>
            </w:tcBorders>
            <w:vAlign w:val="center"/>
          </w:tcPr>
          <w:p w14:paraId="57DEF4FC" w14:textId="652FCED3" w:rsidR="005F457E" w:rsidDel="00964E30" w:rsidRDefault="00000000">
            <w:pPr>
              <w:adjustRightInd w:val="0"/>
              <w:snapToGrid w:val="0"/>
              <w:spacing w:after="0" w:line="240" w:lineRule="auto"/>
              <w:ind w:firstLineChars="0" w:firstLine="0"/>
              <w:jc w:val="right"/>
              <w:rPr>
                <w:del w:id="2470" w:author="Si-yuan LIU" w:date="2026-07-24T14:26:00Z" w16du:dateUtc="2026-07-24T06:26:00Z"/>
                <w:rFonts w:eastAsia="等线"/>
                <w:color w:val="000000" w:themeColor="text1"/>
                <w:sz w:val="21"/>
                <w:szCs w:val="21"/>
              </w:rPr>
            </w:pPr>
            <w:del w:id="2471" w:author="Si-yuan LIU" w:date="2026-07-24T14:26:00Z" w16du:dateUtc="2026-07-24T06:26:00Z">
              <w:r w:rsidDel="00964E30">
                <w:rPr>
                  <w:rFonts w:eastAsia="等线"/>
                  <w:color w:val="000000"/>
                  <w:sz w:val="21"/>
                  <w:szCs w:val="21"/>
                </w:rPr>
                <w:delText>16,033.49</w:delText>
              </w:r>
            </w:del>
          </w:p>
        </w:tc>
        <w:tc>
          <w:tcPr>
            <w:tcW w:w="1580" w:type="dxa"/>
            <w:tcBorders>
              <w:top w:val="single" w:sz="4" w:space="0" w:color="auto"/>
              <w:left w:val="single" w:sz="4" w:space="0" w:color="auto"/>
              <w:bottom w:val="single" w:sz="4" w:space="0" w:color="auto"/>
              <w:right w:val="single" w:sz="4" w:space="0" w:color="auto"/>
            </w:tcBorders>
            <w:vAlign w:val="center"/>
          </w:tcPr>
          <w:p w14:paraId="1F694EBA" w14:textId="0795D3D6" w:rsidR="005F457E" w:rsidDel="00964E30" w:rsidRDefault="00000000">
            <w:pPr>
              <w:adjustRightInd w:val="0"/>
              <w:snapToGrid w:val="0"/>
              <w:spacing w:after="0" w:line="240" w:lineRule="auto"/>
              <w:ind w:firstLineChars="0" w:firstLine="0"/>
              <w:jc w:val="right"/>
              <w:rPr>
                <w:del w:id="2472" w:author="Si-yuan LIU" w:date="2026-07-24T14:26:00Z" w16du:dateUtc="2026-07-24T06:26:00Z"/>
                <w:rFonts w:eastAsia="等线"/>
                <w:color w:val="000000" w:themeColor="text1"/>
                <w:sz w:val="21"/>
                <w:szCs w:val="21"/>
              </w:rPr>
            </w:pPr>
            <w:del w:id="2473" w:author="Si-yuan LIU" w:date="2026-07-24T14:26:00Z" w16du:dateUtc="2026-07-24T06:26:00Z">
              <w:r w:rsidDel="00964E30">
                <w:rPr>
                  <w:rFonts w:eastAsia="等线"/>
                  <w:color w:val="000000"/>
                  <w:sz w:val="21"/>
                  <w:szCs w:val="21"/>
                </w:rPr>
                <w:delText>3,938.98</w:delText>
              </w:r>
            </w:del>
          </w:p>
        </w:tc>
      </w:tr>
      <w:tr w:rsidR="005F457E" w:rsidDel="00964E30" w14:paraId="2998CC23" w14:textId="5713B021">
        <w:trPr>
          <w:trHeight w:val="20"/>
          <w:del w:id="2474" w:author="Si-yuan LIU" w:date="2026-07-24T14:26:00Z" w16du:dateUtc="2026-07-24T06:26:00Z"/>
        </w:trPr>
        <w:tc>
          <w:tcPr>
            <w:tcW w:w="3538" w:type="dxa"/>
            <w:tcBorders>
              <w:top w:val="single" w:sz="4" w:space="0" w:color="auto"/>
              <w:left w:val="single" w:sz="4" w:space="0" w:color="auto"/>
              <w:bottom w:val="single" w:sz="4" w:space="0" w:color="auto"/>
              <w:right w:val="single" w:sz="4" w:space="0" w:color="auto"/>
            </w:tcBorders>
            <w:vAlign w:val="center"/>
          </w:tcPr>
          <w:p w14:paraId="19919B25" w14:textId="24747F72" w:rsidR="005F457E" w:rsidDel="00964E30" w:rsidRDefault="00000000">
            <w:pPr>
              <w:adjustRightInd w:val="0"/>
              <w:snapToGrid w:val="0"/>
              <w:spacing w:after="0" w:line="240" w:lineRule="auto"/>
              <w:ind w:firstLineChars="0" w:firstLine="0"/>
              <w:rPr>
                <w:del w:id="2475" w:author="Si-yuan LIU" w:date="2026-07-24T14:26:00Z" w16du:dateUtc="2026-07-24T06:26:00Z"/>
                <w:color w:val="000000" w:themeColor="text1"/>
                <w:sz w:val="21"/>
                <w:szCs w:val="21"/>
              </w:rPr>
            </w:pPr>
            <w:del w:id="2476" w:author="Si-yuan LIU" w:date="2026-07-24T14:26:00Z" w16du:dateUtc="2026-07-24T06:26:00Z">
              <w:r w:rsidDel="00964E30">
                <w:rPr>
                  <w:rFonts w:hint="eastAsia"/>
                  <w:color w:val="000000" w:themeColor="text1"/>
                  <w:sz w:val="21"/>
                  <w:szCs w:val="21"/>
                </w:rPr>
                <w:delText>经营性净</w:delText>
              </w:r>
              <w:r w:rsidDel="00964E30">
                <w:rPr>
                  <w:rFonts w:hint="eastAsia"/>
                  <w:bCs/>
                  <w:color w:val="000000" w:themeColor="text1"/>
                  <w:sz w:val="21"/>
                  <w:szCs w:val="21"/>
                </w:rPr>
                <w:delText>现金</w:delText>
              </w:r>
              <w:r w:rsidDel="00964E30">
                <w:rPr>
                  <w:rFonts w:hint="eastAsia"/>
                  <w:color w:val="000000" w:themeColor="text1"/>
                  <w:sz w:val="21"/>
                  <w:szCs w:val="21"/>
                </w:rPr>
                <w:delText>流</w:delText>
              </w:r>
              <w:r w:rsidDel="00964E30">
                <w:rPr>
                  <w:color w:val="000000" w:themeColor="text1"/>
                  <w:sz w:val="21"/>
                  <w:szCs w:val="21"/>
                  <w:vertAlign w:val="superscript"/>
                </w:rPr>
                <w:footnoteReference w:id="10"/>
              </w:r>
            </w:del>
          </w:p>
        </w:tc>
        <w:tc>
          <w:tcPr>
            <w:tcW w:w="1182" w:type="dxa"/>
            <w:tcBorders>
              <w:top w:val="single" w:sz="4" w:space="0" w:color="auto"/>
              <w:left w:val="single" w:sz="4" w:space="0" w:color="auto"/>
              <w:bottom w:val="single" w:sz="4" w:space="0" w:color="auto"/>
              <w:right w:val="single" w:sz="4" w:space="0" w:color="auto"/>
            </w:tcBorders>
            <w:vAlign w:val="center"/>
          </w:tcPr>
          <w:p w14:paraId="01F99EA1" w14:textId="462CF5FF" w:rsidR="005F457E" w:rsidDel="00964E30" w:rsidRDefault="00000000">
            <w:pPr>
              <w:adjustRightInd w:val="0"/>
              <w:snapToGrid w:val="0"/>
              <w:spacing w:after="0" w:line="240" w:lineRule="auto"/>
              <w:ind w:firstLineChars="0" w:firstLine="0"/>
              <w:jc w:val="right"/>
              <w:rPr>
                <w:del w:id="2479" w:author="Si-yuan LIU" w:date="2026-07-24T14:26:00Z" w16du:dateUtc="2026-07-24T06:26:00Z"/>
                <w:rFonts w:eastAsia="等线"/>
                <w:color w:val="000000" w:themeColor="text1"/>
                <w:sz w:val="21"/>
                <w:szCs w:val="21"/>
              </w:rPr>
            </w:pPr>
            <w:del w:id="2480" w:author="Si-yuan LIU" w:date="2026-07-24T14:26:00Z" w16du:dateUtc="2026-07-24T06:26:00Z">
              <w:r w:rsidDel="00964E30">
                <w:rPr>
                  <w:rFonts w:eastAsia="等线"/>
                  <w:color w:val="000000"/>
                  <w:sz w:val="21"/>
                  <w:szCs w:val="21"/>
                </w:rPr>
                <w:delText>3,632.75</w:delText>
              </w:r>
            </w:del>
          </w:p>
        </w:tc>
        <w:tc>
          <w:tcPr>
            <w:tcW w:w="1182" w:type="dxa"/>
            <w:tcBorders>
              <w:top w:val="single" w:sz="4" w:space="0" w:color="auto"/>
              <w:left w:val="single" w:sz="4" w:space="0" w:color="auto"/>
              <w:bottom w:val="single" w:sz="4" w:space="0" w:color="auto"/>
              <w:right w:val="single" w:sz="4" w:space="0" w:color="auto"/>
            </w:tcBorders>
            <w:vAlign w:val="center"/>
          </w:tcPr>
          <w:p w14:paraId="60474534" w14:textId="2547D1DC" w:rsidR="005F457E" w:rsidDel="00964E30" w:rsidRDefault="00000000">
            <w:pPr>
              <w:adjustRightInd w:val="0"/>
              <w:snapToGrid w:val="0"/>
              <w:spacing w:after="0" w:line="240" w:lineRule="auto"/>
              <w:ind w:firstLineChars="0" w:firstLine="0"/>
              <w:jc w:val="right"/>
              <w:rPr>
                <w:del w:id="2481" w:author="Si-yuan LIU" w:date="2026-07-24T14:26:00Z" w16du:dateUtc="2026-07-24T06:26:00Z"/>
                <w:rFonts w:eastAsia="等线"/>
                <w:color w:val="000000" w:themeColor="text1"/>
                <w:sz w:val="21"/>
                <w:szCs w:val="21"/>
              </w:rPr>
            </w:pPr>
            <w:del w:id="2482" w:author="Si-yuan LIU" w:date="2026-07-24T14:26:00Z" w16du:dateUtc="2026-07-24T06:26:00Z">
              <w:r w:rsidDel="00964E30">
                <w:rPr>
                  <w:rFonts w:eastAsia="等线"/>
                  <w:color w:val="000000"/>
                  <w:sz w:val="21"/>
                  <w:szCs w:val="21"/>
                </w:rPr>
                <w:delText>10,224.38</w:delText>
              </w:r>
            </w:del>
          </w:p>
        </w:tc>
        <w:tc>
          <w:tcPr>
            <w:tcW w:w="1182" w:type="dxa"/>
            <w:tcBorders>
              <w:top w:val="single" w:sz="4" w:space="0" w:color="auto"/>
              <w:left w:val="single" w:sz="4" w:space="0" w:color="auto"/>
              <w:bottom w:val="single" w:sz="4" w:space="0" w:color="auto"/>
              <w:right w:val="single" w:sz="4" w:space="0" w:color="auto"/>
            </w:tcBorders>
            <w:vAlign w:val="center"/>
          </w:tcPr>
          <w:p w14:paraId="2936B702" w14:textId="7BD691F2" w:rsidR="005F457E" w:rsidDel="00964E30" w:rsidRDefault="00000000">
            <w:pPr>
              <w:adjustRightInd w:val="0"/>
              <w:snapToGrid w:val="0"/>
              <w:spacing w:after="0" w:line="240" w:lineRule="auto"/>
              <w:ind w:firstLineChars="0" w:firstLine="0"/>
              <w:jc w:val="right"/>
              <w:rPr>
                <w:del w:id="2483" w:author="Si-yuan LIU" w:date="2026-07-24T14:26:00Z" w16du:dateUtc="2026-07-24T06:26:00Z"/>
                <w:rFonts w:eastAsia="等线"/>
                <w:color w:val="000000" w:themeColor="text1"/>
                <w:sz w:val="21"/>
                <w:szCs w:val="21"/>
              </w:rPr>
            </w:pPr>
            <w:del w:id="2484" w:author="Si-yuan LIU" w:date="2026-07-24T14:26:00Z" w16du:dateUtc="2026-07-24T06:26:00Z">
              <w:r w:rsidDel="00964E30">
                <w:rPr>
                  <w:rFonts w:eastAsia="等线"/>
                  <w:color w:val="000000"/>
                  <w:sz w:val="21"/>
                  <w:szCs w:val="21"/>
                </w:rPr>
                <w:delText>16,990.11</w:delText>
              </w:r>
            </w:del>
          </w:p>
        </w:tc>
        <w:tc>
          <w:tcPr>
            <w:tcW w:w="1580" w:type="dxa"/>
            <w:tcBorders>
              <w:top w:val="single" w:sz="4" w:space="0" w:color="auto"/>
              <w:left w:val="single" w:sz="4" w:space="0" w:color="auto"/>
              <w:bottom w:val="single" w:sz="4" w:space="0" w:color="auto"/>
              <w:right w:val="single" w:sz="4" w:space="0" w:color="auto"/>
            </w:tcBorders>
            <w:vAlign w:val="center"/>
          </w:tcPr>
          <w:p w14:paraId="33178D69" w14:textId="218DC6E3" w:rsidR="005F457E" w:rsidDel="00964E30" w:rsidRDefault="00000000">
            <w:pPr>
              <w:adjustRightInd w:val="0"/>
              <w:snapToGrid w:val="0"/>
              <w:spacing w:after="0" w:line="240" w:lineRule="auto"/>
              <w:ind w:firstLineChars="0" w:firstLine="0"/>
              <w:jc w:val="right"/>
              <w:rPr>
                <w:del w:id="2485" w:author="Si-yuan LIU" w:date="2026-07-24T14:26:00Z" w16du:dateUtc="2026-07-24T06:26:00Z"/>
                <w:rFonts w:eastAsia="等线"/>
                <w:color w:val="000000" w:themeColor="text1"/>
                <w:sz w:val="21"/>
                <w:szCs w:val="21"/>
              </w:rPr>
            </w:pPr>
            <w:del w:id="2486" w:author="Si-yuan LIU" w:date="2026-07-24T14:26:00Z" w16du:dateUtc="2026-07-24T06:26:00Z">
              <w:r w:rsidDel="00964E30">
                <w:rPr>
                  <w:rFonts w:eastAsia="等线"/>
                  <w:color w:val="000000"/>
                  <w:sz w:val="21"/>
                  <w:szCs w:val="21"/>
                </w:rPr>
                <w:delText>4,354.48</w:delText>
              </w:r>
            </w:del>
          </w:p>
        </w:tc>
      </w:tr>
    </w:tbl>
    <w:p w14:paraId="65DC3022" w14:textId="3347979F" w:rsidR="005F457E" w:rsidDel="00964E30" w:rsidRDefault="00000000">
      <w:pPr>
        <w:spacing w:after="0" w:line="312" w:lineRule="auto"/>
        <w:ind w:firstLine="480"/>
        <w:rPr>
          <w:del w:id="2487" w:author="Si-yuan LIU" w:date="2026-07-24T14:26:00Z" w16du:dateUtc="2026-07-24T06:26:00Z"/>
          <w:color w:val="000000" w:themeColor="text1"/>
          <w:szCs w:val="24"/>
        </w:rPr>
      </w:pPr>
      <w:del w:id="2488" w:author="Si-yuan LIU" w:date="2026-07-24T14:26:00Z" w16du:dateUtc="2026-07-24T06:26:00Z">
        <w:r w:rsidDel="00964E30">
          <w:rPr>
            <w:rFonts w:hint="eastAsia"/>
            <w:color w:val="000000" w:themeColor="text1"/>
            <w:szCs w:val="24"/>
          </w:rPr>
          <w:delText>南沙大岗数据中心自</w:delText>
        </w:r>
        <w:r w:rsidDel="00964E30">
          <w:rPr>
            <w:color w:val="000000" w:themeColor="text1"/>
            <w:szCs w:val="24"/>
          </w:rPr>
          <w:delText>2023</w:delText>
        </w:r>
        <w:r w:rsidDel="00964E30">
          <w:rPr>
            <w:rFonts w:hint="eastAsia"/>
            <w:color w:val="000000" w:themeColor="text1"/>
            <w:szCs w:val="24"/>
          </w:rPr>
          <w:delText>年</w:delText>
        </w:r>
        <w:r w:rsidDel="00964E30">
          <w:rPr>
            <w:color w:val="000000" w:themeColor="text1"/>
            <w:szCs w:val="24"/>
          </w:rPr>
          <w:delText>2</w:delText>
        </w:r>
        <w:r w:rsidDel="00964E30">
          <w:rPr>
            <w:rFonts w:hint="eastAsia"/>
            <w:color w:val="000000" w:themeColor="text1"/>
            <w:szCs w:val="24"/>
          </w:rPr>
          <w:delText>月起分批次投入运营，</w:delText>
        </w:r>
      </w:del>
      <w:ins w:id="2489" w:author="唐潇" w:date="2026-06-04T13:40:00Z">
        <w:del w:id="2490" w:author="Si-yuan LIU" w:date="2026-07-24T14:26:00Z" w16du:dateUtc="2026-07-24T06:26:00Z">
          <w:r w:rsidDel="00964E30">
            <w:rPr>
              <w:rFonts w:hint="eastAsia"/>
              <w:color w:val="000000" w:themeColor="text1"/>
              <w:szCs w:val="24"/>
            </w:rPr>
            <w:delText>2</w:delText>
          </w:r>
          <w:r w:rsidDel="00964E30">
            <w:rPr>
              <w:color w:val="000000" w:themeColor="text1"/>
              <w:szCs w:val="24"/>
            </w:rPr>
            <w:delText>023</w:delText>
          </w:r>
          <w:r w:rsidDel="00964E30">
            <w:rPr>
              <w:rFonts w:hint="eastAsia"/>
              <w:color w:val="000000" w:themeColor="text1"/>
              <w:szCs w:val="24"/>
            </w:rPr>
            <w:delText>年净利润为负主要系由于上架率较低所致，</w:delText>
          </w:r>
          <w:r w:rsidDel="00964E30">
            <w:rPr>
              <w:rFonts w:hint="eastAsia"/>
              <w:color w:val="000000" w:themeColor="text1"/>
              <w:szCs w:val="24"/>
            </w:rPr>
            <w:delText>2</w:delText>
          </w:r>
          <w:r w:rsidDel="00964E30">
            <w:rPr>
              <w:color w:val="000000" w:themeColor="text1"/>
              <w:szCs w:val="24"/>
            </w:rPr>
            <w:delText>024</w:delText>
          </w:r>
          <w:r w:rsidDel="00964E30">
            <w:rPr>
              <w:rFonts w:hint="eastAsia"/>
              <w:color w:val="000000" w:themeColor="text1"/>
              <w:szCs w:val="24"/>
            </w:rPr>
            <w:delText>年起整体计费上架功率以及计费上架率均逐渐上升</w:delText>
          </w:r>
        </w:del>
      </w:ins>
      <w:del w:id="2491" w:author="Si-yuan LIU" w:date="2026-07-24T14:26:00Z" w16du:dateUtc="2026-07-24T06:26:00Z">
        <w:r w:rsidDel="00964E30">
          <w:rPr>
            <w:rFonts w:hint="eastAsia"/>
            <w:color w:val="000000" w:themeColor="text1"/>
            <w:szCs w:val="24"/>
          </w:rPr>
          <w:delText>整体上架功率以及</w:delText>
        </w:r>
        <w:bookmarkEnd w:id="2426"/>
        <w:r w:rsidDel="00964E30">
          <w:rPr>
            <w:rFonts w:hint="eastAsia"/>
            <w:color w:val="000000" w:themeColor="text1"/>
            <w:szCs w:val="24"/>
          </w:rPr>
          <w:delText>上架率均逐渐上升，</w:delText>
        </w:r>
        <w:bookmarkStart w:id="2492" w:name="OLE_LINK27"/>
        <w:r w:rsidDel="00964E30">
          <w:rPr>
            <w:color w:val="000000" w:themeColor="text1"/>
            <w:szCs w:val="24"/>
          </w:rPr>
          <w:delText>202</w:delText>
        </w:r>
        <w:r w:rsidDel="00964E30">
          <w:rPr>
            <w:rFonts w:hint="eastAsia"/>
            <w:color w:val="000000" w:themeColor="text1"/>
            <w:szCs w:val="24"/>
          </w:rPr>
          <w:delText>6</w:delText>
        </w:r>
        <w:r w:rsidDel="00964E30">
          <w:rPr>
            <w:rFonts w:hint="eastAsia"/>
            <w:color w:val="000000" w:themeColor="text1"/>
            <w:szCs w:val="24"/>
          </w:rPr>
          <w:delText>年</w:delText>
        </w:r>
        <w:r w:rsidDel="00964E30">
          <w:rPr>
            <w:rFonts w:hint="eastAsia"/>
            <w:color w:val="000000" w:themeColor="text1"/>
            <w:szCs w:val="24"/>
          </w:rPr>
          <w:delText>1-3</w:delText>
        </w:r>
        <w:r w:rsidDel="00964E30">
          <w:rPr>
            <w:rFonts w:hint="eastAsia"/>
            <w:color w:val="000000" w:themeColor="text1"/>
            <w:szCs w:val="24"/>
          </w:rPr>
          <w:delText>月平均上架率已超过</w:delText>
        </w:r>
        <w:r w:rsidDel="00964E30">
          <w:rPr>
            <w:color w:val="000000" w:themeColor="text1"/>
            <w:szCs w:val="24"/>
          </w:rPr>
          <w:delText>85%</w:delText>
        </w:r>
        <w:bookmarkEnd w:id="2492"/>
        <w:r w:rsidDel="00964E30">
          <w:rPr>
            <w:rFonts w:hint="eastAsia"/>
            <w:color w:val="000000" w:themeColor="text1"/>
            <w:szCs w:val="24"/>
          </w:rPr>
          <w:delText>，运营进入</w:delText>
        </w:r>
      </w:del>
      <w:ins w:id="2493" w:author="Jiaxing Cui" w:date="2026-06-21T18:04:00Z">
        <w:del w:id="2494" w:author="Si-yuan LIU" w:date="2026-07-24T14:26:00Z" w16du:dateUtc="2026-07-24T06:26:00Z">
          <w:r w:rsidDel="00964E30">
            <w:rPr>
              <w:color w:val="000000" w:themeColor="text1"/>
              <w:szCs w:val="24"/>
            </w:rPr>
            <w:delText>稳定期</w:delText>
          </w:r>
        </w:del>
      </w:ins>
      <w:del w:id="2495" w:author="Si-yuan LIU" w:date="2026-07-24T14:26:00Z" w16du:dateUtc="2026-07-24T06:26:00Z">
        <w:r w:rsidDel="00964E30">
          <w:rPr>
            <w:rFonts w:hint="eastAsia"/>
            <w:color w:val="000000" w:themeColor="text1"/>
            <w:szCs w:val="24"/>
          </w:rPr>
          <w:delText>成熟期。南沙大岗数据中心实际服务价格自</w:delText>
        </w:r>
        <w:r w:rsidDel="00964E30">
          <w:rPr>
            <w:color w:val="000000" w:themeColor="text1"/>
            <w:szCs w:val="24"/>
          </w:rPr>
          <w:delText>202</w:delText>
        </w:r>
        <w:r w:rsidDel="00964E30">
          <w:rPr>
            <w:rFonts w:hint="eastAsia"/>
            <w:color w:val="000000" w:themeColor="text1"/>
            <w:szCs w:val="24"/>
          </w:rPr>
          <w:delText>3</w:delText>
        </w:r>
        <w:r w:rsidDel="00964E30">
          <w:rPr>
            <w:rFonts w:hint="eastAsia"/>
            <w:color w:val="000000" w:themeColor="text1"/>
            <w:szCs w:val="24"/>
          </w:rPr>
          <w:delText>年起呈现小幅下降的趋势，主要系随着客户上架率的提升，单价较高的核心配套机柜在收入中的占比逐渐降低，叠加</w:delText>
        </w:r>
        <w:r w:rsidDel="00964E30">
          <w:rPr>
            <w:color w:val="000000" w:themeColor="text1"/>
            <w:szCs w:val="24"/>
          </w:rPr>
          <w:delText>2024</w:delText>
        </w:r>
        <w:r w:rsidDel="00964E30">
          <w:rPr>
            <w:rFonts w:hint="eastAsia"/>
            <w:color w:val="000000" w:themeColor="text1"/>
            <w:szCs w:val="24"/>
          </w:rPr>
          <w:delText>年以及</w:delText>
        </w:r>
        <w:r w:rsidDel="00964E30">
          <w:rPr>
            <w:rFonts w:hint="eastAsia"/>
            <w:color w:val="000000" w:themeColor="text1"/>
            <w:szCs w:val="24"/>
          </w:rPr>
          <w:delText>2026</w:delText>
        </w:r>
        <w:r w:rsidDel="00964E30">
          <w:rPr>
            <w:rFonts w:hint="eastAsia"/>
            <w:color w:val="000000" w:themeColor="text1"/>
            <w:szCs w:val="24"/>
          </w:rPr>
          <w:delText>年客户进行降价所致。</w:delText>
        </w:r>
      </w:del>
    </w:p>
    <w:p w14:paraId="280EC82C" w14:textId="1FA2AB71" w:rsidR="005F457E" w:rsidDel="00964E30" w:rsidRDefault="00000000">
      <w:pPr>
        <w:spacing w:after="0" w:line="312" w:lineRule="auto"/>
        <w:ind w:firstLine="480"/>
        <w:rPr>
          <w:del w:id="2496" w:author="Si-yuan LIU" w:date="2026-07-24T14:26:00Z" w16du:dateUtc="2026-07-24T06:26:00Z"/>
          <w:color w:val="000000" w:themeColor="text1"/>
          <w:szCs w:val="24"/>
        </w:rPr>
      </w:pPr>
      <w:del w:id="2497" w:author="Si-yuan LIU" w:date="2026-07-24T14:26:00Z" w16du:dateUtc="2026-07-24T06:26:00Z">
        <w:r w:rsidDel="00964E30">
          <w:rPr>
            <w:color w:val="000000" w:themeColor="text1"/>
            <w:szCs w:val="24"/>
          </w:rPr>
          <w:delText>2024</w:delText>
        </w:r>
        <w:r w:rsidDel="00964E30">
          <w:rPr>
            <w:color w:val="000000" w:themeColor="text1"/>
            <w:szCs w:val="24"/>
          </w:rPr>
          <w:delText>年，主要客户百度</w:delText>
        </w:r>
        <w:r w:rsidDel="00964E30">
          <w:rPr>
            <w:rFonts w:hint="eastAsia"/>
            <w:color w:val="000000" w:themeColor="text1"/>
            <w:szCs w:val="24"/>
          </w:rPr>
          <w:delText>科技</w:delText>
        </w:r>
        <w:r w:rsidDel="00964E30">
          <w:rPr>
            <w:color w:val="000000" w:themeColor="text1"/>
            <w:szCs w:val="24"/>
          </w:rPr>
          <w:delText>对机柜服务价格进行了小幅下调，平均降幅约为</w:delText>
        </w:r>
        <w:r w:rsidDel="00964E30">
          <w:rPr>
            <w:color w:val="000000" w:themeColor="text1"/>
            <w:szCs w:val="24"/>
          </w:rPr>
          <w:delText>3%</w:delText>
        </w:r>
        <w:r w:rsidDel="00964E30">
          <w:rPr>
            <w:color w:val="000000" w:themeColor="text1"/>
            <w:szCs w:val="24"/>
          </w:rPr>
          <w:delText>。该价格调整已在</w:delText>
        </w:r>
        <w:r w:rsidDel="00964E30">
          <w:rPr>
            <w:color w:val="000000" w:themeColor="text1"/>
            <w:szCs w:val="24"/>
          </w:rPr>
          <w:delText>2024</w:delText>
        </w:r>
        <w:r w:rsidDel="00964E30">
          <w:rPr>
            <w:color w:val="000000" w:themeColor="text1"/>
            <w:szCs w:val="24"/>
          </w:rPr>
          <w:delText>年</w:delText>
        </w:r>
        <w:r w:rsidDel="00964E30">
          <w:rPr>
            <w:color w:val="000000" w:themeColor="text1"/>
            <w:szCs w:val="24"/>
          </w:rPr>
          <w:delText>9</w:delText>
        </w:r>
        <w:r w:rsidDel="00964E30">
          <w:rPr>
            <w:color w:val="000000" w:themeColor="text1"/>
            <w:szCs w:val="24"/>
          </w:rPr>
          <w:delText>月签署的补充协议中予以确认，并自</w:delText>
        </w:r>
        <w:r w:rsidDel="00964E30">
          <w:rPr>
            <w:color w:val="000000" w:themeColor="text1"/>
            <w:szCs w:val="24"/>
          </w:rPr>
          <w:delText>2024</w:delText>
        </w:r>
        <w:r w:rsidDel="00964E30">
          <w:rPr>
            <w:color w:val="000000" w:themeColor="text1"/>
            <w:szCs w:val="24"/>
          </w:rPr>
          <w:delText>年</w:delText>
        </w:r>
        <w:r w:rsidDel="00964E30">
          <w:rPr>
            <w:color w:val="000000" w:themeColor="text1"/>
            <w:szCs w:val="24"/>
          </w:rPr>
          <w:delText>9</w:delText>
        </w:r>
        <w:r w:rsidDel="00964E30">
          <w:rPr>
            <w:color w:val="000000" w:themeColor="text1"/>
            <w:szCs w:val="24"/>
          </w:rPr>
          <w:delText>月</w:delText>
        </w:r>
        <w:r w:rsidDel="00964E30">
          <w:rPr>
            <w:color w:val="000000" w:themeColor="text1"/>
            <w:szCs w:val="24"/>
          </w:rPr>
          <w:delText>1</w:delText>
        </w:r>
        <w:r w:rsidDel="00964E30">
          <w:rPr>
            <w:color w:val="000000" w:themeColor="text1"/>
            <w:szCs w:val="24"/>
          </w:rPr>
          <w:delText>日起执行。因此，</w:delText>
        </w:r>
        <w:r w:rsidDel="00964E30">
          <w:rPr>
            <w:color w:val="000000" w:themeColor="text1"/>
            <w:szCs w:val="24"/>
          </w:rPr>
          <w:delText>2024</w:delText>
        </w:r>
        <w:r w:rsidDel="00964E30">
          <w:rPr>
            <w:color w:val="000000" w:themeColor="text1"/>
            <w:szCs w:val="24"/>
          </w:rPr>
          <w:delText>年及</w:delText>
        </w:r>
        <w:r w:rsidDel="00964E30">
          <w:rPr>
            <w:color w:val="000000" w:themeColor="text1"/>
            <w:szCs w:val="24"/>
          </w:rPr>
          <w:delText>2025</w:delText>
        </w:r>
        <w:r w:rsidDel="00964E30">
          <w:rPr>
            <w:color w:val="000000" w:themeColor="text1"/>
            <w:szCs w:val="24"/>
          </w:rPr>
          <w:delText>年的服务价格均受到该因素的影响而有所下降。此外，根据项目公司与百度科技关于续签合同达成的一致约定，自</w:delText>
        </w:r>
        <w:r w:rsidDel="00964E30">
          <w:rPr>
            <w:color w:val="000000" w:themeColor="text1"/>
            <w:szCs w:val="24"/>
          </w:rPr>
          <w:delText>2026</w:delText>
        </w:r>
        <w:r w:rsidDel="00964E30">
          <w:rPr>
            <w:color w:val="000000" w:themeColor="text1"/>
            <w:szCs w:val="24"/>
          </w:rPr>
          <w:delText>年</w:delText>
        </w:r>
        <w:r w:rsidDel="00964E30">
          <w:rPr>
            <w:color w:val="000000" w:themeColor="text1"/>
            <w:szCs w:val="24"/>
          </w:rPr>
          <w:delText>1</w:delText>
        </w:r>
        <w:r w:rsidDel="00964E30">
          <w:rPr>
            <w:color w:val="000000" w:themeColor="text1"/>
            <w:szCs w:val="24"/>
          </w:rPr>
          <w:delText>月</w:delText>
        </w:r>
        <w:r w:rsidDel="00964E30">
          <w:rPr>
            <w:color w:val="000000" w:themeColor="text1"/>
            <w:szCs w:val="24"/>
          </w:rPr>
          <w:delText>1</w:delText>
        </w:r>
        <w:r w:rsidDel="00964E30">
          <w:rPr>
            <w:color w:val="000000" w:themeColor="text1"/>
            <w:szCs w:val="24"/>
          </w:rPr>
          <w:delText>日开始，本项目的机柜托管服务费下调至</w:delText>
        </w:r>
        <w:r w:rsidDel="00964E30">
          <w:rPr>
            <w:color w:val="000000" w:themeColor="text1"/>
            <w:szCs w:val="24"/>
          </w:rPr>
          <w:delText>966</w:delText>
        </w:r>
        <w:r w:rsidDel="00964E30">
          <w:rPr>
            <w:color w:val="000000" w:themeColor="text1"/>
            <w:szCs w:val="24"/>
          </w:rPr>
          <w:delText>元</w:delText>
        </w:r>
        <w:r w:rsidDel="00964E30">
          <w:rPr>
            <w:color w:val="000000" w:themeColor="text1"/>
            <w:szCs w:val="24"/>
          </w:rPr>
          <w:delText>/kW/</w:delText>
        </w:r>
        <w:r w:rsidDel="00964E30">
          <w:rPr>
            <w:color w:val="000000" w:themeColor="text1"/>
            <w:szCs w:val="24"/>
          </w:rPr>
          <w:delText>月，下调幅度为</w:delText>
        </w:r>
        <w:r w:rsidDel="00964E30">
          <w:rPr>
            <w:color w:val="000000" w:themeColor="text1"/>
            <w:szCs w:val="24"/>
          </w:rPr>
          <w:delText>10.5%</w:delText>
        </w:r>
        <w:r w:rsidDel="00964E30">
          <w:rPr>
            <w:color w:val="000000" w:themeColor="text1"/>
            <w:szCs w:val="24"/>
          </w:rPr>
          <w:delText>。</w:delText>
        </w:r>
      </w:del>
    </w:p>
    <w:p w14:paraId="3D2ECBB9" w14:textId="53253752" w:rsidR="005F457E" w:rsidDel="00964E30" w:rsidRDefault="00000000">
      <w:pPr>
        <w:spacing w:after="0" w:line="312" w:lineRule="auto"/>
        <w:ind w:firstLine="480"/>
        <w:rPr>
          <w:ins w:id="2498" w:author="Jiaxing Cui" w:date="2026-06-23T22:26:00Z"/>
          <w:del w:id="2499" w:author="Si-yuan LIU" w:date="2026-07-24T14:26:00Z" w16du:dateUtc="2026-07-24T06:26:00Z"/>
          <w:color w:val="000000" w:themeColor="text1"/>
          <w:szCs w:val="24"/>
        </w:rPr>
      </w:pPr>
      <w:del w:id="2500" w:author="Si-yuan LIU" w:date="2026-07-24T14:26:00Z" w16du:dateUtc="2026-07-24T06:26:00Z">
        <w:r w:rsidDel="00964E30">
          <w:rPr>
            <w:color w:val="000000" w:themeColor="text1"/>
            <w:szCs w:val="24"/>
          </w:rPr>
          <w:delText>数据中心服务价格在合同期内通常保持稳定，通常在合同续约时根据市场情况进行调整。目前，项目公司已完成与百度科技关于合同续签的沟通，更新后的服务合同含税单价已确认为</w:delText>
        </w:r>
        <w:r w:rsidDel="00964E30">
          <w:rPr>
            <w:color w:val="000000" w:themeColor="text1"/>
            <w:szCs w:val="24"/>
          </w:rPr>
          <w:delText>966</w:delText>
        </w:r>
        <w:r w:rsidDel="00964E30">
          <w:rPr>
            <w:color w:val="000000" w:themeColor="text1"/>
            <w:szCs w:val="24"/>
          </w:rPr>
          <w:delText>元</w:delText>
        </w:r>
        <w:r w:rsidDel="00964E30">
          <w:rPr>
            <w:color w:val="000000" w:themeColor="text1"/>
            <w:szCs w:val="24"/>
          </w:rPr>
          <w:delText>/kW/</w:delText>
        </w:r>
        <w:r w:rsidDel="00964E30">
          <w:rPr>
            <w:color w:val="000000" w:themeColor="text1"/>
            <w:szCs w:val="24"/>
          </w:rPr>
          <w:delText>月，合同到期日为</w:delText>
        </w:r>
        <w:r w:rsidDel="00964E30">
          <w:rPr>
            <w:color w:val="000000" w:themeColor="text1"/>
            <w:szCs w:val="24"/>
          </w:rPr>
          <w:delText>2029</w:delText>
        </w:r>
        <w:r w:rsidDel="00964E30">
          <w:rPr>
            <w:color w:val="000000" w:themeColor="text1"/>
            <w:szCs w:val="24"/>
          </w:rPr>
          <w:delText>年</w:delText>
        </w:r>
        <w:r w:rsidDel="00964E30">
          <w:rPr>
            <w:color w:val="000000" w:themeColor="text1"/>
            <w:szCs w:val="24"/>
          </w:rPr>
          <w:delText>12</w:delText>
        </w:r>
        <w:r w:rsidDel="00964E30">
          <w:rPr>
            <w:color w:val="000000" w:themeColor="text1"/>
            <w:szCs w:val="24"/>
          </w:rPr>
          <w:delText>月</w:delText>
        </w:r>
        <w:r w:rsidDel="00964E30">
          <w:rPr>
            <w:color w:val="000000" w:themeColor="text1"/>
            <w:szCs w:val="24"/>
          </w:rPr>
          <w:delText>31</w:delText>
        </w:r>
        <w:r w:rsidDel="00964E30">
          <w:rPr>
            <w:color w:val="000000" w:themeColor="text1"/>
            <w:szCs w:val="24"/>
          </w:rPr>
          <w:delText>日，并设置合同到期后双方如无异议，自动续约一年条款。</w:delText>
        </w:r>
      </w:del>
    </w:p>
    <w:p w14:paraId="13CDDEF8" w14:textId="2FEE02A9" w:rsidR="005F457E" w:rsidDel="00964E30" w:rsidRDefault="00000000">
      <w:pPr>
        <w:spacing w:after="0" w:line="312" w:lineRule="auto"/>
        <w:ind w:firstLine="480"/>
        <w:rPr>
          <w:ins w:id="2501" w:author="Jiaxing Cui" w:date="2026-06-23T22:27:00Z"/>
          <w:del w:id="2502" w:author="Si-yuan LIU" w:date="2026-07-24T14:26:00Z" w16du:dateUtc="2026-07-24T06:26:00Z"/>
          <w:color w:val="000000" w:themeColor="text1"/>
          <w:szCs w:val="24"/>
        </w:rPr>
      </w:pPr>
      <w:del w:id="2503" w:author="Si-yuan LIU" w:date="2026-07-24T14:26:00Z" w16du:dateUtc="2026-07-24T06:26:00Z">
        <w:r w:rsidDel="00964E30">
          <w:rPr>
            <w:color w:val="000000" w:themeColor="text1"/>
            <w:szCs w:val="24"/>
          </w:rPr>
          <w:delText>根据百度科技的市场操作惯例，其机柜服务协议通常以</w:delText>
        </w:r>
        <w:r w:rsidDel="00964E30">
          <w:rPr>
            <w:color w:val="000000" w:themeColor="text1"/>
            <w:szCs w:val="24"/>
          </w:rPr>
          <w:delText>4-</w:delText>
        </w:r>
        <w:r w:rsidDel="00964E30">
          <w:rPr>
            <w:rFonts w:hint="eastAsia"/>
            <w:color w:val="000000" w:themeColor="text1"/>
            <w:szCs w:val="24"/>
          </w:rPr>
          <w:delText>6</w:delText>
        </w:r>
        <w:r w:rsidDel="00964E30">
          <w:rPr>
            <w:color w:val="000000" w:themeColor="text1"/>
            <w:szCs w:val="24"/>
          </w:rPr>
          <w:delText>年为一个续约周期，数据中心服务费用在协议期内通常保持不变</w:delText>
        </w:r>
        <w:r w:rsidDel="00964E30">
          <w:rPr>
            <w:rFonts w:hint="eastAsia"/>
            <w:color w:val="000000" w:themeColor="text1"/>
            <w:szCs w:val="24"/>
          </w:rPr>
          <w:delText>，</w:delText>
        </w:r>
      </w:del>
      <w:ins w:id="2504" w:author="Jiaxing Cui" w:date="2026-06-23T22:27:00Z">
        <w:del w:id="2505" w:author="Si-yuan LIU" w:date="2026-07-24T14:26:00Z" w16du:dateUtc="2026-07-24T06:26:00Z">
          <w:r w:rsidDel="00964E30">
            <w:rPr>
              <w:rFonts w:hint="eastAsia"/>
              <w:color w:val="000000" w:themeColor="text1"/>
              <w:szCs w:val="24"/>
            </w:rPr>
            <w:delText>。</w:delText>
          </w:r>
          <w:r w:rsidDel="00964E30">
            <w:rPr>
              <w:color w:val="000000" w:themeColor="text1"/>
              <w:szCs w:val="24"/>
            </w:rPr>
            <w:delText>因此，在本次续签合同期限内，项目服务价格预计将保持稳定，项目收入及盈利水平具有较强的稳定性。</w:delText>
          </w:r>
        </w:del>
      </w:ins>
    </w:p>
    <w:p w14:paraId="32540435" w14:textId="08C66539" w:rsidR="005F457E" w:rsidDel="00964E30" w:rsidRDefault="00000000">
      <w:pPr>
        <w:spacing w:after="0" w:line="312" w:lineRule="auto"/>
        <w:ind w:firstLine="480"/>
        <w:rPr>
          <w:del w:id="2506" w:author="Si-yuan LIU" w:date="2026-07-24T14:26:00Z" w16du:dateUtc="2026-07-24T06:26:00Z"/>
          <w:color w:val="000000" w:themeColor="text1"/>
          <w:szCs w:val="24"/>
        </w:rPr>
      </w:pPr>
      <w:del w:id="2507" w:author="Si-yuan LIU" w:date="2026-07-24T14:26:00Z" w16du:dateUtc="2026-07-24T06:26:00Z">
        <w:r w:rsidDel="00964E30">
          <w:rPr>
            <w:color w:val="000000" w:themeColor="text1"/>
            <w:szCs w:val="24"/>
          </w:rPr>
          <w:delText>该续签价格系在百度已实现大规模上架的背景下，基于长期战略合作达成的市场公允价格，本项目已完成从</w:delText>
        </w:r>
        <w:r w:rsidDel="00964E30">
          <w:rPr>
            <w:color w:val="000000" w:themeColor="text1"/>
            <w:szCs w:val="24"/>
          </w:rPr>
          <w:delText>“</w:delText>
        </w:r>
        <w:r w:rsidDel="00964E30">
          <w:rPr>
            <w:color w:val="000000" w:themeColor="text1"/>
            <w:szCs w:val="24"/>
          </w:rPr>
          <w:delText>爬坡期</w:delText>
        </w:r>
        <w:r w:rsidDel="00964E30">
          <w:rPr>
            <w:color w:val="000000" w:themeColor="text1"/>
            <w:szCs w:val="24"/>
          </w:rPr>
          <w:delText>”</w:delText>
        </w:r>
        <w:r w:rsidDel="00964E30">
          <w:rPr>
            <w:color w:val="000000" w:themeColor="text1"/>
            <w:szCs w:val="24"/>
          </w:rPr>
          <w:delText>较高单价向</w:delText>
        </w:r>
        <w:r w:rsidDel="00964E30">
          <w:rPr>
            <w:color w:val="000000" w:themeColor="text1"/>
            <w:szCs w:val="24"/>
          </w:rPr>
          <w:delText>“</w:delText>
        </w:r>
        <w:r w:rsidDel="00964E30">
          <w:rPr>
            <w:color w:val="000000" w:themeColor="text1"/>
            <w:szCs w:val="24"/>
          </w:rPr>
          <w:delText>成熟期</w:delText>
        </w:r>
        <w:r w:rsidDel="00964E30">
          <w:rPr>
            <w:color w:val="000000" w:themeColor="text1"/>
            <w:szCs w:val="24"/>
          </w:rPr>
          <w:delText>”</w:delText>
        </w:r>
        <w:r w:rsidDel="00964E30">
          <w:rPr>
            <w:color w:val="000000" w:themeColor="text1"/>
            <w:szCs w:val="24"/>
          </w:rPr>
          <w:delText>稳定单价的平稳过渡。</w:delText>
        </w:r>
      </w:del>
    </w:p>
    <w:p w14:paraId="699BC79B" w14:textId="216CFB71" w:rsidR="005F457E" w:rsidDel="00964E30" w:rsidRDefault="00000000">
      <w:pPr>
        <w:spacing w:after="0" w:line="312" w:lineRule="auto"/>
        <w:ind w:firstLine="480"/>
        <w:rPr>
          <w:del w:id="2508" w:author="Si-yuan LIU" w:date="2026-07-24T14:26:00Z" w16du:dateUtc="2026-07-24T06:26:00Z"/>
          <w:color w:val="000000" w:themeColor="text1"/>
          <w:szCs w:val="24"/>
        </w:rPr>
      </w:pPr>
      <w:del w:id="2509" w:author="Si-yuan LIU" w:date="2026-07-24T14:26:00Z" w16du:dateUtc="2026-07-24T06:26:00Z">
        <w:r w:rsidDel="00964E30">
          <w:rPr>
            <w:rFonts w:hint="eastAsia"/>
            <w:color w:val="000000" w:themeColor="text1"/>
            <w:szCs w:val="24"/>
          </w:rPr>
          <w:delText>长期来看，随着数字经济持续发展、人工智能算力需求快速增长，广东省及广州市对智算中心、数据中心等算力基础设施的建设需求将持续保持高速增长态势，本项目作为核心区域内已获批的合规存量资产，服务价格将得到有效支撑。本项目未来服务价格稳定性的具体分析如下：</w:delText>
        </w:r>
      </w:del>
    </w:p>
    <w:p w14:paraId="264E6D00" w14:textId="1E07B6A0" w:rsidR="005F457E" w:rsidDel="00964E30" w:rsidRDefault="00000000">
      <w:pPr>
        <w:spacing w:after="0" w:line="312" w:lineRule="auto"/>
        <w:ind w:firstLine="480"/>
        <w:rPr>
          <w:ins w:id="2510" w:author="Jiaxing Cui" w:date="2026-06-23T22:27:00Z"/>
          <w:del w:id="2511" w:author="Si-yuan LIU" w:date="2026-07-24T14:26:00Z" w16du:dateUtc="2026-07-24T06:26:00Z"/>
          <w:color w:val="000000" w:themeColor="text1"/>
          <w:szCs w:val="24"/>
        </w:rPr>
      </w:pPr>
      <w:ins w:id="2512" w:author="Jiaxing Cui" w:date="2026-06-23T22:27:00Z">
        <w:del w:id="2513" w:author="Si-yuan LIU" w:date="2026-07-24T14:26:00Z" w16du:dateUtc="2026-07-24T06:26:00Z">
          <w:r w:rsidDel="00964E30">
            <w:rPr>
              <w:color w:val="000000" w:themeColor="text1"/>
              <w:szCs w:val="24"/>
            </w:rPr>
            <w:delText>1</w:delText>
          </w:r>
          <w:r w:rsidDel="00964E30">
            <w:rPr>
              <w:color w:val="000000" w:themeColor="text1"/>
              <w:szCs w:val="24"/>
            </w:rPr>
            <w:delText>）本项目已完成从</w:delText>
          </w:r>
          <w:r w:rsidDel="00964E30">
            <w:rPr>
              <w:color w:val="000000" w:themeColor="text1"/>
              <w:szCs w:val="24"/>
            </w:rPr>
            <w:delText>“</w:delText>
          </w:r>
          <w:r w:rsidDel="00964E30">
            <w:rPr>
              <w:color w:val="000000" w:themeColor="text1"/>
              <w:szCs w:val="24"/>
            </w:rPr>
            <w:delText>爬坡期</w:delText>
          </w:r>
          <w:r w:rsidDel="00964E30">
            <w:rPr>
              <w:color w:val="000000" w:themeColor="text1"/>
              <w:szCs w:val="24"/>
            </w:rPr>
            <w:delText>”</w:delText>
          </w:r>
          <w:r w:rsidDel="00964E30">
            <w:rPr>
              <w:color w:val="000000" w:themeColor="text1"/>
              <w:szCs w:val="24"/>
            </w:rPr>
            <w:delText>较高单价向</w:delText>
          </w:r>
          <w:r w:rsidDel="00964E30">
            <w:rPr>
              <w:color w:val="000000" w:themeColor="text1"/>
              <w:szCs w:val="24"/>
            </w:rPr>
            <w:delText>“</w:delText>
          </w:r>
          <w:r w:rsidDel="00964E30">
            <w:rPr>
              <w:color w:val="000000" w:themeColor="text1"/>
              <w:szCs w:val="24"/>
            </w:rPr>
            <w:delText>稳定期</w:delText>
          </w:r>
          <w:r w:rsidDel="00964E30">
            <w:rPr>
              <w:color w:val="000000" w:themeColor="text1"/>
              <w:szCs w:val="24"/>
            </w:rPr>
            <w:delText>”</w:delText>
          </w:r>
          <w:r w:rsidDel="00964E30">
            <w:rPr>
              <w:color w:val="000000" w:themeColor="text1"/>
              <w:szCs w:val="24"/>
            </w:rPr>
            <w:delText>市场化单价的平稳过渡</w:delText>
          </w:r>
        </w:del>
      </w:ins>
    </w:p>
    <w:p w14:paraId="29B86042" w14:textId="09C48B6C" w:rsidR="005F457E" w:rsidDel="00964E30" w:rsidRDefault="00000000">
      <w:pPr>
        <w:spacing w:after="0" w:line="312" w:lineRule="auto"/>
        <w:ind w:firstLine="480"/>
        <w:rPr>
          <w:ins w:id="2514" w:author="Jiaxing Cui" w:date="2026-06-23T22:27:00Z"/>
          <w:del w:id="2515" w:author="Si-yuan LIU" w:date="2026-07-24T14:26:00Z" w16du:dateUtc="2026-07-24T06:26:00Z"/>
          <w:color w:val="000000" w:themeColor="text1"/>
          <w:szCs w:val="24"/>
        </w:rPr>
      </w:pPr>
      <w:ins w:id="2516" w:author="Jiaxing Cui" w:date="2026-06-23T22:27:00Z">
        <w:del w:id="2517" w:author="Si-yuan LIU" w:date="2026-07-24T14:26:00Z" w16du:dateUtc="2026-07-24T06:26:00Z">
          <w:r w:rsidDel="00964E30">
            <w:rPr>
              <w:color w:val="000000" w:themeColor="text1"/>
              <w:szCs w:val="24"/>
            </w:rPr>
            <w:delText>本项目续签价格系在百度科技已实现月平均上架率</w:delText>
          </w:r>
          <w:r w:rsidDel="00964E30">
            <w:rPr>
              <w:color w:val="000000" w:themeColor="text1"/>
              <w:szCs w:val="24"/>
            </w:rPr>
            <w:delText>85%</w:delText>
          </w:r>
          <w:r w:rsidDel="00964E30">
            <w:rPr>
              <w:color w:val="000000" w:themeColor="text1"/>
              <w:szCs w:val="24"/>
            </w:rPr>
            <w:delText>的基础上，结合项目运营情况、区域市场供需状况及双方长期合作关系，经双方协商确定，类似可比项目的签约价格情况如下：</w:delText>
          </w:r>
        </w:del>
      </w:ins>
    </w:p>
    <w:tbl>
      <w:tblPr>
        <w:tblW w:w="5000" w:type="pct"/>
        <w:jc w:val="center"/>
        <w:tblBorders>
          <w:top w:val="single" w:sz="12" w:space="0" w:color="010000"/>
          <w:left w:val="single" w:sz="12" w:space="0" w:color="010000"/>
          <w:bottom w:val="single" w:sz="12" w:space="0" w:color="010000"/>
          <w:right w:val="single" w:sz="12" w:space="0" w:color="010000"/>
          <w:insideH w:val="single" w:sz="4" w:space="0" w:color="010000"/>
          <w:insideV w:val="single" w:sz="4" w:space="0" w:color="010000"/>
        </w:tblBorders>
        <w:tblLook w:val="04A0" w:firstRow="1" w:lastRow="0" w:firstColumn="1" w:lastColumn="0" w:noHBand="0" w:noVBand="1"/>
      </w:tblPr>
      <w:tblGrid>
        <w:gridCol w:w="1683"/>
        <w:gridCol w:w="1116"/>
        <w:gridCol w:w="1629"/>
        <w:gridCol w:w="1924"/>
        <w:gridCol w:w="2292"/>
      </w:tblGrid>
      <w:tr w:rsidR="005F457E" w:rsidDel="00964E30" w14:paraId="5DBDC8EF" w14:textId="345576E3">
        <w:trPr>
          <w:cantSplit/>
          <w:trHeight w:val="397"/>
          <w:tblHeader/>
          <w:jc w:val="center"/>
          <w:ins w:id="2518" w:author="Jiaxing Cui" w:date="2026-06-23T22:27:00Z"/>
          <w:del w:id="2519" w:author="Si-yuan LIU" w:date="2026-07-24T14:26:00Z" w16du:dateUtc="2026-07-24T06:26:00Z"/>
        </w:trPr>
        <w:tc>
          <w:tcPr>
            <w:tcW w:w="973" w:type="pct"/>
            <w:tcBorders>
              <w:top w:val="single" w:sz="12" w:space="0" w:color="010000"/>
              <w:left w:val="single" w:sz="12" w:space="0" w:color="010000"/>
              <w:bottom w:val="single" w:sz="4" w:space="0" w:color="010000"/>
              <w:right w:val="single" w:sz="4" w:space="0" w:color="010000"/>
            </w:tcBorders>
            <w:vAlign w:val="center"/>
          </w:tcPr>
          <w:p w14:paraId="215193DA" w14:textId="37480A21" w:rsidR="005F457E" w:rsidDel="00964E30" w:rsidRDefault="00000000">
            <w:pPr>
              <w:adjustRightInd w:val="0"/>
              <w:snapToGrid w:val="0"/>
              <w:spacing w:after="0" w:line="240" w:lineRule="auto"/>
              <w:ind w:firstLineChars="0" w:firstLine="0"/>
              <w:rPr>
                <w:ins w:id="2520" w:author="Jiaxing Cui" w:date="2026-06-23T22:27:00Z"/>
                <w:del w:id="2521" w:author="Si-yuan LIU" w:date="2026-07-24T14:26:00Z" w16du:dateUtc="2026-07-24T06:26:00Z"/>
                <w:b/>
                <w:color w:val="000000" w:themeColor="text1"/>
                <w:sz w:val="21"/>
                <w:szCs w:val="21"/>
              </w:rPr>
            </w:pPr>
            <w:ins w:id="2522" w:author="Jiaxing Cui" w:date="2026-06-23T22:27:00Z">
              <w:del w:id="2523" w:author="Si-yuan LIU" w:date="2026-07-24T14:26:00Z" w16du:dateUtc="2026-07-24T06:26:00Z">
                <w:r w:rsidDel="00964E30">
                  <w:rPr>
                    <w:rFonts w:hint="eastAsia"/>
                    <w:b/>
                    <w:color w:val="000000" w:themeColor="text1"/>
                    <w:sz w:val="21"/>
                    <w:szCs w:val="21"/>
                  </w:rPr>
                  <w:delText>项目名称</w:delText>
                </w:r>
              </w:del>
            </w:ins>
          </w:p>
        </w:tc>
        <w:tc>
          <w:tcPr>
            <w:tcW w:w="645" w:type="pct"/>
            <w:tcBorders>
              <w:top w:val="single" w:sz="12" w:space="0" w:color="010000"/>
              <w:left w:val="single" w:sz="4" w:space="0" w:color="010000"/>
              <w:bottom w:val="single" w:sz="4" w:space="0" w:color="010000"/>
              <w:right w:val="single" w:sz="4" w:space="0" w:color="010000"/>
            </w:tcBorders>
            <w:vAlign w:val="center"/>
          </w:tcPr>
          <w:p w14:paraId="51A1DDCC" w14:textId="2010A2B3" w:rsidR="005F457E" w:rsidDel="00964E30" w:rsidRDefault="00000000">
            <w:pPr>
              <w:adjustRightInd w:val="0"/>
              <w:snapToGrid w:val="0"/>
              <w:spacing w:after="0" w:line="240" w:lineRule="auto"/>
              <w:ind w:firstLineChars="0" w:firstLine="0"/>
              <w:rPr>
                <w:ins w:id="2524" w:author="Jiaxing Cui" w:date="2026-06-23T22:27:00Z"/>
                <w:del w:id="2525" w:author="Si-yuan LIU" w:date="2026-07-24T14:26:00Z" w16du:dateUtc="2026-07-24T06:26:00Z"/>
                <w:b/>
                <w:color w:val="000000" w:themeColor="text1"/>
                <w:sz w:val="21"/>
                <w:szCs w:val="21"/>
              </w:rPr>
            </w:pPr>
            <w:ins w:id="2526" w:author="Jiaxing Cui" w:date="2026-06-23T22:27:00Z">
              <w:del w:id="2527" w:author="Si-yuan LIU" w:date="2026-07-24T14:26:00Z" w16du:dateUtc="2026-07-24T06:26:00Z">
                <w:r w:rsidDel="00964E30">
                  <w:rPr>
                    <w:rFonts w:hint="eastAsia"/>
                    <w:b/>
                    <w:color w:val="000000" w:themeColor="text1"/>
                    <w:sz w:val="21"/>
                    <w:szCs w:val="21"/>
                  </w:rPr>
                  <w:delText>项目规模</w:delText>
                </w:r>
              </w:del>
            </w:ins>
          </w:p>
        </w:tc>
        <w:tc>
          <w:tcPr>
            <w:tcW w:w="942" w:type="pct"/>
            <w:tcBorders>
              <w:top w:val="single" w:sz="12" w:space="0" w:color="010000"/>
              <w:left w:val="single" w:sz="4" w:space="0" w:color="010000"/>
              <w:bottom w:val="single" w:sz="4" w:space="0" w:color="010000"/>
              <w:right w:val="single" w:sz="4" w:space="0" w:color="010000"/>
            </w:tcBorders>
            <w:vAlign w:val="center"/>
          </w:tcPr>
          <w:p w14:paraId="49C6BF83" w14:textId="2D83F2F0" w:rsidR="005F457E" w:rsidDel="00964E30" w:rsidRDefault="00000000">
            <w:pPr>
              <w:adjustRightInd w:val="0"/>
              <w:snapToGrid w:val="0"/>
              <w:spacing w:after="0" w:line="240" w:lineRule="auto"/>
              <w:ind w:firstLineChars="0" w:firstLine="0"/>
              <w:rPr>
                <w:ins w:id="2528" w:author="Jiaxing Cui" w:date="2026-06-23T22:27:00Z"/>
                <w:del w:id="2529" w:author="Si-yuan LIU" w:date="2026-07-24T14:26:00Z" w16du:dateUtc="2026-07-24T06:26:00Z"/>
                <w:b/>
                <w:color w:val="000000" w:themeColor="text1"/>
                <w:sz w:val="21"/>
                <w:szCs w:val="21"/>
              </w:rPr>
            </w:pPr>
            <w:ins w:id="2530" w:author="Jiaxing Cui" w:date="2026-06-23T22:27:00Z">
              <w:del w:id="2531" w:author="Si-yuan LIU" w:date="2026-07-24T14:26:00Z" w16du:dateUtc="2026-07-24T06:26:00Z">
                <w:r w:rsidDel="00964E30">
                  <w:rPr>
                    <w:rFonts w:hint="eastAsia"/>
                    <w:b/>
                    <w:color w:val="000000" w:themeColor="text1"/>
                    <w:sz w:val="21"/>
                    <w:szCs w:val="21"/>
                  </w:rPr>
                  <w:delText>项目区位</w:delText>
                </w:r>
              </w:del>
            </w:ins>
          </w:p>
        </w:tc>
        <w:tc>
          <w:tcPr>
            <w:tcW w:w="1113" w:type="pct"/>
            <w:tcBorders>
              <w:top w:val="single" w:sz="12" w:space="0" w:color="010000"/>
              <w:left w:val="single" w:sz="4" w:space="0" w:color="010000"/>
              <w:bottom w:val="single" w:sz="4" w:space="0" w:color="010000"/>
              <w:right w:val="single" w:sz="4" w:space="0" w:color="010000"/>
            </w:tcBorders>
            <w:vAlign w:val="center"/>
          </w:tcPr>
          <w:p w14:paraId="68ADEDB6" w14:textId="6A0DE705" w:rsidR="005F457E" w:rsidDel="00964E30" w:rsidRDefault="00000000">
            <w:pPr>
              <w:adjustRightInd w:val="0"/>
              <w:snapToGrid w:val="0"/>
              <w:spacing w:after="0" w:line="240" w:lineRule="auto"/>
              <w:ind w:firstLineChars="0" w:firstLine="0"/>
              <w:rPr>
                <w:ins w:id="2532" w:author="Jiaxing Cui" w:date="2026-06-23T22:27:00Z"/>
                <w:del w:id="2533" w:author="Si-yuan LIU" w:date="2026-07-24T14:26:00Z" w16du:dateUtc="2026-07-24T06:26:00Z"/>
                <w:b/>
                <w:color w:val="000000" w:themeColor="text1"/>
                <w:sz w:val="21"/>
                <w:szCs w:val="21"/>
              </w:rPr>
            </w:pPr>
            <w:ins w:id="2534" w:author="Jiaxing Cui" w:date="2026-06-23T22:27:00Z">
              <w:del w:id="2535" w:author="Si-yuan LIU" w:date="2026-07-24T14:26:00Z" w16du:dateUtc="2026-07-24T06:26:00Z">
                <w:r w:rsidDel="00964E30">
                  <w:rPr>
                    <w:rFonts w:hint="eastAsia"/>
                    <w:b/>
                    <w:color w:val="000000" w:themeColor="text1"/>
                    <w:sz w:val="21"/>
                    <w:szCs w:val="21"/>
                  </w:rPr>
                  <w:delText>最新签约时间</w:delText>
                </w:r>
              </w:del>
            </w:ins>
          </w:p>
        </w:tc>
        <w:tc>
          <w:tcPr>
            <w:tcW w:w="1326" w:type="pct"/>
            <w:tcBorders>
              <w:top w:val="single" w:sz="12" w:space="0" w:color="010000"/>
              <w:left w:val="single" w:sz="4" w:space="0" w:color="010000"/>
              <w:bottom w:val="single" w:sz="4" w:space="0" w:color="010000"/>
              <w:right w:val="single" w:sz="12" w:space="0" w:color="010000"/>
            </w:tcBorders>
            <w:vAlign w:val="center"/>
          </w:tcPr>
          <w:p w14:paraId="7385593F" w14:textId="32C46B4F" w:rsidR="005F457E" w:rsidDel="00964E30" w:rsidRDefault="00000000">
            <w:pPr>
              <w:adjustRightInd w:val="0"/>
              <w:snapToGrid w:val="0"/>
              <w:spacing w:after="0" w:line="240" w:lineRule="auto"/>
              <w:ind w:firstLineChars="0" w:firstLine="0"/>
              <w:rPr>
                <w:ins w:id="2536" w:author="Jiaxing Cui" w:date="2026-06-23T22:27:00Z"/>
                <w:del w:id="2537" w:author="Si-yuan LIU" w:date="2026-07-24T14:26:00Z" w16du:dateUtc="2026-07-24T06:26:00Z"/>
                <w:b/>
                <w:color w:val="000000" w:themeColor="text1"/>
                <w:sz w:val="21"/>
                <w:szCs w:val="21"/>
              </w:rPr>
            </w:pPr>
            <w:ins w:id="2538" w:author="Jiaxing Cui" w:date="2026-06-23T22:27:00Z">
              <w:del w:id="2539" w:author="Si-yuan LIU" w:date="2026-07-24T14:26:00Z" w16du:dateUtc="2026-07-24T06:26:00Z">
                <w:r w:rsidDel="00964E30">
                  <w:rPr>
                    <w:rFonts w:hint="eastAsia"/>
                    <w:b/>
                    <w:color w:val="000000" w:themeColor="text1"/>
                    <w:sz w:val="21"/>
                    <w:szCs w:val="21"/>
                  </w:rPr>
                  <w:delText>项目包电单价（元</w:delText>
                </w:r>
                <w:r w:rsidDel="00964E30">
                  <w:rPr>
                    <w:b/>
                    <w:color w:val="000000" w:themeColor="text1"/>
                    <w:sz w:val="21"/>
                    <w:szCs w:val="21"/>
                  </w:rPr>
                  <w:delText>/kW/</w:delText>
                </w:r>
                <w:r w:rsidDel="00964E30">
                  <w:rPr>
                    <w:rFonts w:hint="eastAsia"/>
                    <w:b/>
                    <w:color w:val="000000" w:themeColor="text1"/>
                    <w:sz w:val="21"/>
                    <w:szCs w:val="21"/>
                  </w:rPr>
                  <w:delText>月，含增值税）</w:delText>
                </w:r>
              </w:del>
            </w:ins>
          </w:p>
        </w:tc>
      </w:tr>
      <w:tr w:rsidR="005F457E" w:rsidDel="00964E30" w14:paraId="4FBBD957" w14:textId="76ECDAEB">
        <w:trPr>
          <w:cantSplit/>
          <w:trHeight w:val="397"/>
          <w:jc w:val="center"/>
          <w:ins w:id="2540" w:author="Jiaxing Cui" w:date="2026-06-23T22:27:00Z"/>
          <w:del w:id="2541" w:author="Si-yuan LIU" w:date="2026-07-24T14:26:00Z" w16du:dateUtc="2026-07-24T06:26:00Z"/>
        </w:trPr>
        <w:tc>
          <w:tcPr>
            <w:tcW w:w="973" w:type="pct"/>
            <w:tcBorders>
              <w:top w:val="single" w:sz="4" w:space="0" w:color="010000"/>
              <w:left w:val="single" w:sz="12" w:space="0" w:color="010000"/>
              <w:bottom w:val="single" w:sz="4" w:space="0" w:color="010000"/>
              <w:right w:val="single" w:sz="4" w:space="0" w:color="010000"/>
            </w:tcBorders>
            <w:vAlign w:val="center"/>
          </w:tcPr>
          <w:p w14:paraId="54D26D30" w14:textId="3DA7C696" w:rsidR="005F457E" w:rsidDel="00964E30" w:rsidRDefault="00000000">
            <w:pPr>
              <w:adjustRightInd w:val="0"/>
              <w:snapToGrid w:val="0"/>
              <w:spacing w:after="0" w:line="240" w:lineRule="auto"/>
              <w:ind w:firstLineChars="0" w:firstLine="0"/>
              <w:jc w:val="center"/>
              <w:rPr>
                <w:ins w:id="2542" w:author="Jiaxing Cui" w:date="2026-06-23T22:27:00Z"/>
                <w:del w:id="2543" w:author="Si-yuan LIU" w:date="2026-07-24T14:26:00Z" w16du:dateUtc="2026-07-24T06:26:00Z"/>
                <w:color w:val="000000" w:themeColor="text1"/>
                <w:sz w:val="21"/>
                <w:szCs w:val="21"/>
              </w:rPr>
            </w:pPr>
            <w:ins w:id="2544" w:author="Jiaxing Cui" w:date="2026-06-23T22:27:00Z">
              <w:del w:id="2545" w:author="Si-yuan LIU" w:date="2026-07-24T14:26:00Z" w16du:dateUtc="2026-07-24T06:26:00Z">
                <w:r w:rsidDel="00964E30">
                  <w:rPr>
                    <w:color w:val="000000" w:themeColor="text1"/>
                    <w:sz w:val="21"/>
                    <w:szCs w:val="21"/>
                  </w:rPr>
                  <w:delText>B</w:delText>
                </w:r>
                <w:r w:rsidDel="00964E30">
                  <w:rPr>
                    <w:rFonts w:hint="eastAsia"/>
                    <w:color w:val="000000" w:themeColor="text1"/>
                    <w:sz w:val="21"/>
                    <w:szCs w:val="21"/>
                  </w:rPr>
                  <w:delText>项目</w:delText>
                </w:r>
              </w:del>
            </w:ins>
          </w:p>
        </w:tc>
        <w:tc>
          <w:tcPr>
            <w:tcW w:w="645" w:type="pct"/>
            <w:tcBorders>
              <w:top w:val="single" w:sz="4" w:space="0" w:color="010000"/>
              <w:left w:val="single" w:sz="4" w:space="0" w:color="010000"/>
              <w:bottom w:val="single" w:sz="4" w:space="0" w:color="010000"/>
              <w:right w:val="single" w:sz="4" w:space="0" w:color="010000"/>
            </w:tcBorders>
            <w:vAlign w:val="center"/>
          </w:tcPr>
          <w:p w14:paraId="27B3A7A6" w14:textId="345B338B" w:rsidR="005F457E" w:rsidDel="00964E30" w:rsidRDefault="00000000">
            <w:pPr>
              <w:adjustRightInd w:val="0"/>
              <w:snapToGrid w:val="0"/>
              <w:spacing w:after="0" w:line="240" w:lineRule="auto"/>
              <w:ind w:firstLineChars="0" w:firstLine="0"/>
              <w:jc w:val="center"/>
              <w:rPr>
                <w:ins w:id="2546" w:author="Jiaxing Cui" w:date="2026-06-23T22:27:00Z"/>
                <w:del w:id="2547" w:author="Si-yuan LIU" w:date="2026-07-24T14:26:00Z" w16du:dateUtc="2026-07-24T06:26:00Z"/>
                <w:color w:val="000000" w:themeColor="text1"/>
                <w:sz w:val="21"/>
                <w:szCs w:val="21"/>
              </w:rPr>
            </w:pPr>
            <w:ins w:id="2548" w:author="Jiaxing Cui" w:date="2026-06-23T22:27:00Z">
              <w:del w:id="2549" w:author="Si-yuan LIU" w:date="2026-07-24T14:26:00Z" w16du:dateUtc="2026-07-24T06:26:00Z">
                <w:r w:rsidDel="00964E30">
                  <w:rPr>
                    <w:color w:val="000000" w:themeColor="text1"/>
                    <w:sz w:val="21"/>
                    <w:szCs w:val="21"/>
                  </w:rPr>
                  <w:delText>22.9MW</w:delText>
                </w:r>
              </w:del>
            </w:ins>
          </w:p>
        </w:tc>
        <w:tc>
          <w:tcPr>
            <w:tcW w:w="942" w:type="pct"/>
            <w:tcBorders>
              <w:top w:val="single" w:sz="4" w:space="0" w:color="010000"/>
              <w:left w:val="single" w:sz="4" w:space="0" w:color="010000"/>
              <w:bottom w:val="single" w:sz="4" w:space="0" w:color="010000"/>
              <w:right w:val="single" w:sz="4" w:space="0" w:color="010000"/>
            </w:tcBorders>
            <w:vAlign w:val="center"/>
          </w:tcPr>
          <w:p w14:paraId="323363A5" w14:textId="741B4E06" w:rsidR="005F457E" w:rsidDel="00964E30" w:rsidRDefault="00000000">
            <w:pPr>
              <w:adjustRightInd w:val="0"/>
              <w:snapToGrid w:val="0"/>
              <w:spacing w:after="0" w:line="240" w:lineRule="auto"/>
              <w:ind w:firstLineChars="0" w:firstLine="0"/>
              <w:jc w:val="center"/>
              <w:rPr>
                <w:ins w:id="2550" w:author="Jiaxing Cui" w:date="2026-06-23T22:27:00Z"/>
                <w:del w:id="2551" w:author="Si-yuan LIU" w:date="2026-07-24T14:26:00Z" w16du:dateUtc="2026-07-24T06:26:00Z"/>
                <w:color w:val="000000" w:themeColor="text1"/>
                <w:sz w:val="21"/>
                <w:szCs w:val="21"/>
              </w:rPr>
            </w:pPr>
            <w:ins w:id="2552" w:author="Jiaxing Cui" w:date="2026-06-23T22:27:00Z">
              <w:del w:id="2553" w:author="Si-yuan LIU" w:date="2026-07-24T14:26:00Z" w16du:dateUtc="2026-07-24T06:26:00Z">
                <w:r w:rsidDel="00964E30">
                  <w:rPr>
                    <w:rFonts w:hint="eastAsia"/>
                    <w:color w:val="000000" w:themeColor="text1"/>
                    <w:sz w:val="21"/>
                    <w:szCs w:val="21"/>
                  </w:rPr>
                  <w:delText>广州市南沙区</w:delText>
                </w:r>
              </w:del>
            </w:ins>
          </w:p>
        </w:tc>
        <w:tc>
          <w:tcPr>
            <w:tcW w:w="1113" w:type="pct"/>
            <w:tcBorders>
              <w:top w:val="single" w:sz="4" w:space="0" w:color="010000"/>
              <w:left w:val="single" w:sz="4" w:space="0" w:color="010000"/>
              <w:bottom w:val="single" w:sz="4" w:space="0" w:color="010000"/>
              <w:right w:val="single" w:sz="4" w:space="0" w:color="010000"/>
            </w:tcBorders>
            <w:vAlign w:val="center"/>
          </w:tcPr>
          <w:p w14:paraId="788290B2" w14:textId="09F3852A" w:rsidR="005F457E" w:rsidDel="00964E30" w:rsidRDefault="00000000">
            <w:pPr>
              <w:adjustRightInd w:val="0"/>
              <w:snapToGrid w:val="0"/>
              <w:spacing w:after="0" w:line="240" w:lineRule="auto"/>
              <w:ind w:firstLineChars="0" w:firstLine="0"/>
              <w:jc w:val="center"/>
              <w:rPr>
                <w:ins w:id="2554" w:author="Jiaxing Cui" w:date="2026-06-23T22:27:00Z"/>
                <w:del w:id="2555" w:author="Si-yuan LIU" w:date="2026-07-24T14:26:00Z" w16du:dateUtc="2026-07-24T06:26:00Z"/>
                <w:color w:val="000000" w:themeColor="text1"/>
                <w:sz w:val="21"/>
                <w:szCs w:val="21"/>
              </w:rPr>
            </w:pPr>
            <w:ins w:id="2556" w:author="Jiaxing Cui" w:date="2026-06-23T22:27:00Z">
              <w:del w:id="2557" w:author="Si-yuan LIU" w:date="2026-07-24T14:26:00Z" w16du:dateUtc="2026-07-24T06:26:00Z">
                <w:r w:rsidDel="00964E30">
                  <w:rPr>
                    <w:color w:val="000000" w:themeColor="text1"/>
                    <w:sz w:val="21"/>
                    <w:szCs w:val="21"/>
                  </w:rPr>
                  <w:delText>2022</w:delText>
                </w:r>
                <w:r w:rsidDel="00964E30">
                  <w:rPr>
                    <w:rFonts w:hint="eastAsia"/>
                    <w:color w:val="000000" w:themeColor="text1"/>
                    <w:sz w:val="21"/>
                    <w:szCs w:val="21"/>
                  </w:rPr>
                  <w:delText>年分批签署</w:delText>
                </w:r>
              </w:del>
            </w:ins>
          </w:p>
        </w:tc>
        <w:tc>
          <w:tcPr>
            <w:tcW w:w="1326" w:type="pct"/>
            <w:tcBorders>
              <w:top w:val="single" w:sz="4" w:space="0" w:color="010000"/>
              <w:left w:val="single" w:sz="4" w:space="0" w:color="010000"/>
              <w:bottom w:val="single" w:sz="4" w:space="0" w:color="010000"/>
              <w:right w:val="single" w:sz="12" w:space="0" w:color="010000"/>
            </w:tcBorders>
            <w:vAlign w:val="center"/>
          </w:tcPr>
          <w:p w14:paraId="43F6021D" w14:textId="15339521" w:rsidR="005F457E" w:rsidDel="00964E30" w:rsidRDefault="00000000">
            <w:pPr>
              <w:adjustRightInd w:val="0"/>
              <w:snapToGrid w:val="0"/>
              <w:spacing w:after="0" w:line="240" w:lineRule="auto"/>
              <w:ind w:firstLineChars="0" w:firstLine="0"/>
              <w:jc w:val="center"/>
              <w:rPr>
                <w:ins w:id="2558" w:author="Jiaxing Cui" w:date="2026-06-23T22:27:00Z"/>
                <w:del w:id="2559" w:author="Si-yuan LIU" w:date="2026-07-24T14:26:00Z" w16du:dateUtc="2026-07-24T06:26:00Z"/>
                <w:color w:val="000000" w:themeColor="text1"/>
                <w:sz w:val="21"/>
                <w:szCs w:val="21"/>
              </w:rPr>
            </w:pPr>
            <w:ins w:id="2560" w:author="Jiaxing Cui" w:date="2026-06-23T22:27:00Z">
              <w:del w:id="2561" w:author="Si-yuan LIU" w:date="2026-07-24T14:26:00Z" w16du:dateUtc="2026-07-24T06:26:00Z">
                <w:r w:rsidDel="00964E30">
                  <w:rPr>
                    <w:color w:val="000000" w:themeColor="text1"/>
                    <w:sz w:val="21"/>
                    <w:szCs w:val="21"/>
                  </w:rPr>
                  <w:delText>1,000-1,100</w:delText>
                </w:r>
              </w:del>
            </w:ins>
          </w:p>
        </w:tc>
      </w:tr>
      <w:tr w:rsidR="005F457E" w:rsidDel="00964E30" w14:paraId="461730A2" w14:textId="0ED5EB7D">
        <w:trPr>
          <w:cantSplit/>
          <w:trHeight w:val="397"/>
          <w:jc w:val="center"/>
          <w:ins w:id="2562" w:author="Jiaxing Cui" w:date="2026-06-23T22:27:00Z"/>
          <w:del w:id="2563" w:author="Si-yuan LIU" w:date="2026-07-24T14:26:00Z" w16du:dateUtc="2026-07-24T06:26:00Z"/>
        </w:trPr>
        <w:tc>
          <w:tcPr>
            <w:tcW w:w="973" w:type="pct"/>
            <w:tcBorders>
              <w:top w:val="single" w:sz="4" w:space="0" w:color="010000"/>
              <w:left w:val="single" w:sz="12" w:space="0" w:color="010000"/>
              <w:bottom w:val="single" w:sz="4" w:space="0" w:color="010000"/>
              <w:right w:val="single" w:sz="4" w:space="0" w:color="010000"/>
            </w:tcBorders>
            <w:vAlign w:val="center"/>
          </w:tcPr>
          <w:p w14:paraId="748DD165" w14:textId="50537B39" w:rsidR="005F457E" w:rsidDel="00964E30" w:rsidRDefault="00000000">
            <w:pPr>
              <w:adjustRightInd w:val="0"/>
              <w:snapToGrid w:val="0"/>
              <w:spacing w:after="0" w:line="240" w:lineRule="auto"/>
              <w:ind w:firstLineChars="0" w:firstLine="0"/>
              <w:jc w:val="center"/>
              <w:rPr>
                <w:ins w:id="2564" w:author="Jiaxing Cui" w:date="2026-06-23T22:27:00Z"/>
                <w:del w:id="2565" w:author="Si-yuan LIU" w:date="2026-07-24T14:26:00Z" w16du:dateUtc="2026-07-24T06:26:00Z"/>
                <w:color w:val="000000" w:themeColor="text1"/>
                <w:sz w:val="21"/>
                <w:szCs w:val="21"/>
              </w:rPr>
            </w:pPr>
            <w:ins w:id="2566" w:author="Jiaxing Cui" w:date="2026-06-23T22:27:00Z">
              <w:del w:id="2567" w:author="Si-yuan LIU" w:date="2026-07-24T14:26:00Z" w16du:dateUtc="2026-07-24T06:26:00Z">
                <w:r w:rsidDel="00964E30">
                  <w:rPr>
                    <w:color w:val="000000" w:themeColor="text1"/>
                    <w:sz w:val="21"/>
                    <w:szCs w:val="21"/>
                  </w:rPr>
                  <w:delText>K</w:delText>
                </w:r>
                <w:r w:rsidDel="00964E30">
                  <w:rPr>
                    <w:rFonts w:hint="eastAsia"/>
                    <w:color w:val="000000" w:themeColor="text1"/>
                    <w:sz w:val="21"/>
                    <w:szCs w:val="21"/>
                  </w:rPr>
                  <w:delText>项目</w:delText>
                </w:r>
              </w:del>
            </w:ins>
          </w:p>
        </w:tc>
        <w:tc>
          <w:tcPr>
            <w:tcW w:w="645" w:type="pct"/>
            <w:tcBorders>
              <w:top w:val="single" w:sz="4" w:space="0" w:color="010000"/>
              <w:left w:val="single" w:sz="4" w:space="0" w:color="010000"/>
              <w:bottom w:val="single" w:sz="4" w:space="0" w:color="010000"/>
              <w:right w:val="single" w:sz="4" w:space="0" w:color="010000"/>
            </w:tcBorders>
            <w:vAlign w:val="center"/>
          </w:tcPr>
          <w:p w14:paraId="7FA6F404" w14:textId="1AD13FBB" w:rsidR="005F457E" w:rsidDel="00964E30" w:rsidRDefault="00000000">
            <w:pPr>
              <w:adjustRightInd w:val="0"/>
              <w:snapToGrid w:val="0"/>
              <w:spacing w:after="0" w:line="240" w:lineRule="auto"/>
              <w:ind w:firstLineChars="0" w:firstLine="0"/>
              <w:jc w:val="center"/>
              <w:rPr>
                <w:ins w:id="2568" w:author="Jiaxing Cui" w:date="2026-06-23T22:27:00Z"/>
                <w:del w:id="2569" w:author="Si-yuan LIU" w:date="2026-07-24T14:26:00Z" w16du:dateUtc="2026-07-24T06:26:00Z"/>
                <w:color w:val="000000" w:themeColor="text1"/>
                <w:sz w:val="21"/>
                <w:szCs w:val="21"/>
              </w:rPr>
            </w:pPr>
            <w:ins w:id="2570" w:author="Jiaxing Cui" w:date="2026-06-23T22:27:00Z">
              <w:del w:id="2571" w:author="Si-yuan LIU" w:date="2026-07-24T14:26:00Z" w16du:dateUtc="2026-07-24T06:26:00Z">
                <w:r w:rsidDel="00964E30">
                  <w:rPr>
                    <w:color w:val="000000" w:themeColor="text1"/>
                    <w:sz w:val="21"/>
                    <w:szCs w:val="21"/>
                  </w:rPr>
                  <w:delText>28.9MW</w:delText>
                </w:r>
              </w:del>
            </w:ins>
          </w:p>
        </w:tc>
        <w:tc>
          <w:tcPr>
            <w:tcW w:w="942" w:type="pct"/>
            <w:tcBorders>
              <w:top w:val="single" w:sz="4" w:space="0" w:color="010000"/>
              <w:left w:val="single" w:sz="4" w:space="0" w:color="010000"/>
              <w:bottom w:val="single" w:sz="4" w:space="0" w:color="010000"/>
              <w:right w:val="single" w:sz="4" w:space="0" w:color="010000"/>
            </w:tcBorders>
            <w:vAlign w:val="center"/>
          </w:tcPr>
          <w:p w14:paraId="42EC460C" w14:textId="104AACE3" w:rsidR="005F457E" w:rsidDel="00964E30" w:rsidRDefault="00000000">
            <w:pPr>
              <w:adjustRightInd w:val="0"/>
              <w:snapToGrid w:val="0"/>
              <w:spacing w:after="0" w:line="240" w:lineRule="auto"/>
              <w:ind w:firstLineChars="0" w:firstLine="0"/>
              <w:jc w:val="center"/>
              <w:rPr>
                <w:ins w:id="2572" w:author="Jiaxing Cui" w:date="2026-06-23T22:27:00Z"/>
                <w:del w:id="2573" w:author="Si-yuan LIU" w:date="2026-07-24T14:26:00Z" w16du:dateUtc="2026-07-24T06:26:00Z"/>
                <w:color w:val="000000" w:themeColor="text1"/>
                <w:sz w:val="21"/>
                <w:szCs w:val="21"/>
              </w:rPr>
            </w:pPr>
            <w:ins w:id="2574" w:author="Jiaxing Cui" w:date="2026-06-23T22:27:00Z">
              <w:del w:id="2575" w:author="Si-yuan LIU" w:date="2026-07-24T14:26:00Z" w16du:dateUtc="2026-07-24T06:26:00Z">
                <w:r w:rsidDel="00964E30">
                  <w:rPr>
                    <w:rFonts w:hint="eastAsia"/>
                    <w:color w:val="000000" w:themeColor="text1"/>
                    <w:sz w:val="21"/>
                    <w:szCs w:val="21"/>
                  </w:rPr>
                  <w:delText>广州市黄埔区</w:delText>
                </w:r>
              </w:del>
            </w:ins>
          </w:p>
        </w:tc>
        <w:tc>
          <w:tcPr>
            <w:tcW w:w="1113" w:type="pct"/>
            <w:tcBorders>
              <w:top w:val="single" w:sz="4" w:space="0" w:color="010000"/>
              <w:left w:val="single" w:sz="4" w:space="0" w:color="010000"/>
              <w:bottom w:val="single" w:sz="4" w:space="0" w:color="010000"/>
              <w:right w:val="single" w:sz="4" w:space="0" w:color="010000"/>
            </w:tcBorders>
            <w:vAlign w:val="center"/>
          </w:tcPr>
          <w:p w14:paraId="7D48194A" w14:textId="42B5ADF2" w:rsidR="005F457E" w:rsidDel="00964E30" w:rsidRDefault="00000000">
            <w:pPr>
              <w:adjustRightInd w:val="0"/>
              <w:snapToGrid w:val="0"/>
              <w:spacing w:after="0" w:line="240" w:lineRule="auto"/>
              <w:ind w:firstLineChars="0" w:firstLine="0"/>
              <w:jc w:val="center"/>
              <w:rPr>
                <w:ins w:id="2576" w:author="Jiaxing Cui" w:date="2026-06-23T22:27:00Z"/>
                <w:del w:id="2577" w:author="Si-yuan LIU" w:date="2026-07-24T14:26:00Z" w16du:dateUtc="2026-07-24T06:26:00Z"/>
                <w:color w:val="000000" w:themeColor="text1"/>
                <w:sz w:val="21"/>
                <w:szCs w:val="21"/>
              </w:rPr>
            </w:pPr>
            <w:ins w:id="2578" w:author="Jiaxing Cui" w:date="2026-06-23T22:27:00Z">
              <w:del w:id="2579" w:author="Si-yuan LIU" w:date="2026-07-24T14:26:00Z" w16du:dateUtc="2026-07-24T06:26:00Z">
                <w:r w:rsidDel="00964E30">
                  <w:rPr>
                    <w:color w:val="000000" w:themeColor="text1"/>
                    <w:sz w:val="21"/>
                    <w:szCs w:val="21"/>
                  </w:rPr>
                  <w:delText>2025</w:delText>
                </w:r>
                <w:r w:rsidDel="00964E30">
                  <w:rPr>
                    <w:rFonts w:hint="eastAsia"/>
                    <w:color w:val="000000" w:themeColor="text1"/>
                    <w:sz w:val="21"/>
                    <w:szCs w:val="21"/>
                  </w:rPr>
                  <w:delText>年</w:delText>
                </w:r>
                <w:r w:rsidDel="00964E30">
                  <w:rPr>
                    <w:color w:val="000000" w:themeColor="text1"/>
                    <w:sz w:val="21"/>
                    <w:szCs w:val="21"/>
                  </w:rPr>
                  <w:delText>9</w:delText>
                </w:r>
                <w:r w:rsidDel="00964E30">
                  <w:rPr>
                    <w:rFonts w:hint="eastAsia"/>
                    <w:color w:val="000000" w:themeColor="text1"/>
                    <w:sz w:val="21"/>
                    <w:szCs w:val="21"/>
                  </w:rPr>
                  <w:delText>月</w:delText>
                </w:r>
              </w:del>
            </w:ins>
          </w:p>
        </w:tc>
        <w:tc>
          <w:tcPr>
            <w:tcW w:w="1326" w:type="pct"/>
            <w:tcBorders>
              <w:top w:val="single" w:sz="4" w:space="0" w:color="010000"/>
              <w:left w:val="single" w:sz="4" w:space="0" w:color="010000"/>
              <w:bottom w:val="single" w:sz="4" w:space="0" w:color="010000"/>
              <w:right w:val="single" w:sz="12" w:space="0" w:color="010000"/>
            </w:tcBorders>
            <w:vAlign w:val="center"/>
          </w:tcPr>
          <w:p w14:paraId="51FF3167" w14:textId="5A767E3E" w:rsidR="005F457E" w:rsidDel="00964E30" w:rsidRDefault="00000000">
            <w:pPr>
              <w:adjustRightInd w:val="0"/>
              <w:snapToGrid w:val="0"/>
              <w:spacing w:after="0" w:line="240" w:lineRule="auto"/>
              <w:ind w:firstLineChars="0" w:firstLine="0"/>
              <w:jc w:val="center"/>
              <w:rPr>
                <w:ins w:id="2580" w:author="Jiaxing Cui" w:date="2026-06-23T22:27:00Z"/>
                <w:del w:id="2581" w:author="Si-yuan LIU" w:date="2026-07-24T14:26:00Z" w16du:dateUtc="2026-07-24T06:26:00Z"/>
                <w:color w:val="000000" w:themeColor="text1"/>
                <w:sz w:val="21"/>
                <w:szCs w:val="21"/>
              </w:rPr>
            </w:pPr>
            <w:ins w:id="2582" w:author="Jiaxing Cui" w:date="2026-06-23T22:27:00Z">
              <w:del w:id="2583" w:author="Si-yuan LIU" w:date="2026-07-24T14:26:00Z" w16du:dateUtc="2026-07-24T06:26:00Z">
                <w:r w:rsidDel="00964E30">
                  <w:rPr>
                    <w:color w:val="000000" w:themeColor="text1"/>
                    <w:sz w:val="21"/>
                    <w:szCs w:val="21"/>
                  </w:rPr>
                  <w:delText>883</w:delText>
                </w:r>
              </w:del>
            </w:ins>
          </w:p>
        </w:tc>
      </w:tr>
      <w:tr w:rsidR="005F457E" w:rsidDel="00964E30" w14:paraId="57B37162" w14:textId="2358F96E">
        <w:trPr>
          <w:cantSplit/>
          <w:trHeight w:val="397"/>
          <w:jc w:val="center"/>
          <w:ins w:id="2584" w:author="Jiaxing Cui" w:date="2026-06-23T22:27:00Z"/>
          <w:del w:id="2585" w:author="Si-yuan LIU" w:date="2026-07-24T14:26:00Z" w16du:dateUtc="2026-07-24T06:26:00Z"/>
        </w:trPr>
        <w:tc>
          <w:tcPr>
            <w:tcW w:w="973" w:type="pct"/>
            <w:tcBorders>
              <w:top w:val="single" w:sz="4" w:space="0" w:color="010000"/>
              <w:left w:val="single" w:sz="12" w:space="0" w:color="010000"/>
              <w:bottom w:val="single" w:sz="12" w:space="0" w:color="010000"/>
              <w:right w:val="single" w:sz="4" w:space="0" w:color="010000"/>
            </w:tcBorders>
            <w:vAlign w:val="center"/>
          </w:tcPr>
          <w:p w14:paraId="02B18621" w14:textId="77932A74" w:rsidR="005F457E" w:rsidDel="00964E30" w:rsidRDefault="00000000">
            <w:pPr>
              <w:adjustRightInd w:val="0"/>
              <w:snapToGrid w:val="0"/>
              <w:spacing w:after="0" w:line="240" w:lineRule="auto"/>
              <w:ind w:firstLineChars="0" w:firstLine="0"/>
              <w:jc w:val="center"/>
              <w:rPr>
                <w:ins w:id="2586" w:author="Jiaxing Cui" w:date="2026-06-23T22:27:00Z"/>
                <w:del w:id="2587" w:author="Si-yuan LIU" w:date="2026-07-24T14:26:00Z" w16du:dateUtc="2026-07-24T06:26:00Z"/>
                <w:color w:val="000000" w:themeColor="text1"/>
                <w:sz w:val="21"/>
                <w:szCs w:val="21"/>
              </w:rPr>
            </w:pPr>
            <w:ins w:id="2588" w:author="Jiaxing Cui" w:date="2026-06-23T22:27:00Z">
              <w:del w:id="2589" w:author="Si-yuan LIU" w:date="2026-07-24T14:26:00Z" w16du:dateUtc="2026-07-24T06:26:00Z">
                <w:r w:rsidDel="00964E30">
                  <w:rPr>
                    <w:color w:val="000000" w:themeColor="text1"/>
                    <w:sz w:val="21"/>
                    <w:szCs w:val="21"/>
                  </w:rPr>
                  <w:delText>Y</w:delText>
                </w:r>
                <w:r w:rsidDel="00964E30">
                  <w:rPr>
                    <w:rFonts w:hint="eastAsia"/>
                    <w:color w:val="000000" w:themeColor="text1"/>
                    <w:sz w:val="21"/>
                    <w:szCs w:val="21"/>
                  </w:rPr>
                  <w:delText>项目</w:delText>
                </w:r>
              </w:del>
            </w:ins>
          </w:p>
        </w:tc>
        <w:tc>
          <w:tcPr>
            <w:tcW w:w="645" w:type="pct"/>
            <w:tcBorders>
              <w:top w:val="single" w:sz="4" w:space="0" w:color="010000"/>
              <w:left w:val="single" w:sz="4" w:space="0" w:color="010000"/>
              <w:bottom w:val="single" w:sz="12" w:space="0" w:color="010000"/>
              <w:right w:val="single" w:sz="4" w:space="0" w:color="010000"/>
            </w:tcBorders>
            <w:vAlign w:val="center"/>
          </w:tcPr>
          <w:p w14:paraId="6F735A34" w14:textId="57B624D9" w:rsidR="005F457E" w:rsidDel="00964E30" w:rsidRDefault="00000000">
            <w:pPr>
              <w:adjustRightInd w:val="0"/>
              <w:snapToGrid w:val="0"/>
              <w:spacing w:after="0" w:line="240" w:lineRule="auto"/>
              <w:ind w:firstLineChars="0" w:firstLine="0"/>
              <w:jc w:val="center"/>
              <w:rPr>
                <w:ins w:id="2590" w:author="Jiaxing Cui" w:date="2026-06-23T22:27:00Z"/>
                <w:del w:id="2591" w:author="Si-yuan LIU" w:date="2026-07-24T14:26:00Z" w16du:dateUtc="2026-07-24T06:26:00Z"/>
                <w:color w:val="000000" w:themeColor="text1"/>
                <w:sz w:val="21"/>
                <w:szCs w:val="21"/>
              </w:rPr>
            </w:pPr>
            <w:ins w:id="2592" w:author="Jiaxing Cui" w:date="2026-06-23T22:27:00Z">
              <w:del w:id="2593" w:author="Si-yuan LIU" w:date="2026-07-24T14:26:00Z" w16du:dateUtc="2026-07-24T06:26:00Z">
                <w:r w:rsidDel="00964E30">
                  <w:rPr>
                    <w:color w:val="000000" w:themeColor="text1"/>
                    <w:sz w:val="21"/>
                    <w:szCs w:val="21"/>
                  </w:rPr>
                  <w:delText>12.3MW</w:delText>
                </w:r>
              </w:del>
            </w:ins>
          </w:p>
        </w:tc>
        <w:tc>
          <w:tcPr>
            <w:tcW w:w="942" w:type="pct"/>
            <w:tcBorders>
              <w:top w:val="single" w:sz="4" w:space="0" w:color="010000"/>
              <w:left w:val="single" w:sz="4" w:space="0" w:color="010000"/>
              <w:bottom w:val="single" w:sz="12" w:space="0" w:color="010000"/>
              <w:right w:val="single" w:sz="4" w:space="0" w:color="010000"/>
            </w:tcBorders>
            <w:vAlign w:val="center"/>
          </w:tcPr>
          <w:p w14:paraId="37588244" w14:textId="6AC70FA9" w:rsidR="005F457E" w:rsidDel="00964E30" w:rsidRDefault="00000000">
            <w:pPr>
              <w:adjustRightInd w:val="0"/>
              <w:snapToGrid w:val="0"/>
              <w:spacing w:after="0" w:line="240" w:lineRule="auto"/>
              <w:ind w:firstLineChars="0" w:firstLine="0"/>
              <w:jc w:val="center"/>
              <w:rPr>
                <w:ins w:id="2594" w:author="Jiaxing Cui" w:date="2026-06-23T22:27:00Z"/>
                <w:del w:id="2595" w:author="Si-yuan LIU" w:date="2026-07-24T14:26:00Z" w16du:dateUtc="2026-07-24T06:26:00Z"/>
                <w:color w:val="000000" w:themeColor="text1"/>
                <w:sz w:val="21"/>
                <w:szCs w:val="21"/>
              </w:rPr>
            </w:pPr>
            <w:ins w:id="2596" w:author="Jiaxing Cui" w:date="2026-06-23T22:27:00Z">
              <w:del w:id="2597" w:author="Si-yuan LIU" w:date="2026-07-24T14:26:00Z" w16du:dateUtc="2026-07-24T06:26:00Z">
                <w:r w:rsidDel="00964E30">
                  <w:rPr>
                    <w:rFonts w:hint="eastAsia"/>
                    <w:color w:val="000000" w:themeColor="text1"/>
                    <w:sz w:val="21"/>
                    <w:szCs w:val="21"/>
                  </w:rPr>
                  <w:delText>广州市黄埔区</w:delText>
                </w:r>
              </w:del>
            </w:ins>
          </w:p>
        </w:tc>
        <w:tc>
          <w:tcPr>
            <w:tcW w:w="1113" w:type="pct"/>
            <w:tcBorders>
              <w:top w:val="single" w:sz="4" w:space="0" w:color="010000"/>
              <w:left w:val="single" w:sz="4" w:space="0" w:color="010000"/>
              <w:bottom w:val="single" w:sz="12" w:space="0" w:color="010000"/>
              <w:right w:val="single" w:sz="4" w:space="0" w:color="010000"/>
            </w:tcBorders>
            <w:vAlign w:val="center"/>
          </w:tcPr>
          <w:p w14:paraId="598A418B" w14:textId="7D443979" w:rsidR="005F457E" w:rsidDel="00964E30" w:rsidRDefault="00000000">
            <w:pPr>
              <w:adjustRightInd w:val="0"/>
              <w:snapToGrid w:val="0"/>
              <w:spacing w:after="0" w:line="240" w:lineRule="auto"/>
              <w:ind w:firstLineChars="0" w:firstLine="0"/>
              <w:jc w:val="center"/>
              <w:rPr>
                <w:ins w:id="2598" w:author="Jiaxing Cui" w:date="2026-06-23T22:27:00Z"/>
                <w:del w:id="2599" w:author="Si-yuan LIU" w:date="2026-07-24T14:26:00Z" w16du:dateUtc="2026-07-24T06:26:00Z"/>
                <w:color w:val="000000" w:themeColor="text1"/>
                <w:sz w:val="21"/>
                <w:szCs w:val="21"/>
              </w:rPr>
            </w:pPr>
            <w:ins w:id="2600" w:author="Jiaxing Cui" w:date="2026-06-23T22:27:00Z">
              <w:del w:id="2601" w:author="Si-yuan LIU" w:date="2026-07-24T14:26:00Z" w16du:dateUtc="2026-07-24T06:26:00Z">
                <w:r w:rsidDel="00964E30">
                  <w:rPr>
                    <w:color w:val="000000" w:themeColor="text1"/>
                    <w:sz w:val="21"/>
                    <w:szCs w:val="21"/>
                  </w:rPr>
                  <w:delText>2020</w:delText>
                </w:r>
                <w:r w:rsidDel="00964E30">
                  <w:rPr>
                    <w:rFonts w:hint="eastAsia"/>
                    <w:color w:val="000000" w:themeColor="text1"/>
                    <w:sz w:val="21"/>
                    <w:szCs w:val="21"/>
                  </w:rPr>
                  <w:delText>年</w:delText>
                </w:r>
                <w:r w:rsidDel="00964E30">
                  <w:rPr>
                    <w:color w:val="000000" w:themeColor="text1"/>
                    <w:sz w:val="21"/>
                    <w:szCs w:val="21"/>
                  </w:rPr>
                  <w:delText>6</w:delText>
                </w:r>
                <w:r w:rsidDel="00964E30">
                  <w:rPr>
                    <w:rFonts w:hint="eastAsia"/>
                    <w:color w:val="000000" w:themeColor="text1"/>
                    <w:sz w:val="21"/>
                    <w:szCs w:val="21"/>
                  </w:rPr>
                  <w:delText>月</w:delText>
                </w:r>
              </w:del>
            </w:ins>
          </w:p>
        </w:tc>
        <w:tc>
          <w:tcPr>
            <w:tcW w:w="1326" w:type="pct"/>
            <w:tcBorders>
              <w:top w:val="single" w:sz="4" w:space="0" w:color="010000"/>
              <w:left w:val="single" w:sz="4" w:space="0" w:color="010000"/>
              <w:bottom w:val="single" w:sz="12" w:space="0" w:color="010000"/>
              <w:right w:val="single" w:sz="12" w:space="0" w:color="010000"/>
            </w:tcBorders>
            <w:vAlign w:val="center"/>
          </w:tcPr>
          <w:p w14:paraId="28015F58" w14:textId="51902E9C" w:rsidR="005F457E" w:rsidDel="00964E30" w:rsidRDefault="00000000">
            <w:pPr>
              <w:adjustRightInd w:val="0"/>
              <w:snapToGrid w:val="0"/>
              <w:spacing w:after="0" w:line="240" w:lineRule="auto"/>
              <w:ind w:firstLineChars="0" w:firstLine="0"/>
              <w:jc w:val="center"/>
              <w:rPr>
                <w:ins w:id="2602" w:author="Jiaxing Cui" w:date="2026-06-23T22:27:00Z"/>
                <w:del w:id="2603" w:author="Si-yuan LIU" w:date="2026-07-24T14:26:00Z" w16du:dateUtc="2026-07-24T06:26:00Z"/>
                <w:color w:val="000000" w:themeColor="text1"/>
                <w:sz w:val="21"/>
                <w:szCs w:val="21"/>
              </w:rPr>
            </w:pPr>
            <w:ins w:id="2604" w:author="Jiaxing Cui" w:date="2026-06-23T22:27:00Z">
              <w:del w:id="2605" w:author="Si-yuan LIU" w:date="2026-07-24T14:26:00Z" w16du:dateUtc="2026-07-24T06:26:00Z">
                <w:r w:rsidDel="00964E30">
                  <w:rPr>
                    <w:color w:val="000000" w:themeColor="text1"/>
                    <w:sz w:val="21"/>
                    <w:szCs w:val="21"/>
                  </w:rPr>
                  <w:delText>953</w:delText>
                </w:r>
              </w:del>
            </w:ins>
          </w:p>
        </w:tc>
      </w:tr>
    </w:tbl>
    <w:p w14:paraId="1A11A235" w14:textId="1DFB0931" w:rsidR="005F457E" w:rsidDel="00964E30" w:rsidRDefault="00000000">
      <w:pPr>
        <w:spacing w:after="0" w:line="240" w:lineRule="auto"/>
        <w:ind w:firstLine="420"/>
        <w:rPr>
          <w:ins w:id="2606" w:author="Jiaxing Cui" w:date="2026-06-23T22:27:00Z"/>
          <w:del w:id="2607" w:author="Si-yuan LIU" w:date="2026-07-24T14:26:00Z" w16du:dateUtc="2026-07-24T06:26:00Z"/>
          <w:color w:val="000000" w:themeColor="text1"/>
          <w:sz w:val="21"/>
          <w:szCs w:val="21"/>
        </w:rPr>
      </w:pPr>
      <w:ins w:id="2608" w:author="Jiaxing Cui" w:date="2026-06-23T22:27:00Z">
        <w:del w:id="2609" w:author="Si-yuan LIU" w:date="2026-07-24T14:26:00Z" w16du:dateUtc="2026-07-24T06:26:00Z">
          <w:r w:rsidDel="00964E30">
            <w:rPr>
              <w:rFonts w:hint="eastAsia"/>
              <w:color w:val="000000" w:themeColor="text1"/>
              <w:sz w:val="21"/>
              <w:szCs w:val="21"/>
            </w:rPr>
            <w:delText>注：</w:delText>
          </w:r>
          <w:r w:rsidDel="00964E30">
            <w:rPr>
              <w:color w:val="000000" w:themeColor="text1"/>
              <w:sz w:val="21"/>
              <w:szCs w:val="21"/>
            </w:rPr>
            <w:delText>K</w:delText>
          </w:r>
          <w:r w:rsidDel="00964E30">
            <w:rPr>
              <w:rFonts w:hint="eastAsia"/>
              <w:color w:val="000000" w:themeColor="text1"/>
              <w:sz w:val="21"/>
              <w:szCs w:val="21"/>
            </w:rPr>
            <w:delText>项目与</w:delText>
          </w:r>
          <w:r w:rsidDel="00964E30">
            <w:rPr>
              <w:color w:val="000000" w:themeColor="text1"/>
              <w:sz w:val="21"/>
              <w:szCs w:val="21"/>
            </w:rPr>
            <w:delText>Y</w:delText>
          </w:r>
          <w:r w:rsidDel="00964E30">
            <w:rPr>
              <w:rFonts w:hint="eastAsia"/>
              <w:color w:val="000000" w:themeColor="text1"/>
              <w:sz w:val="21"/>
              <w:szCs w:val="21"/>
            </w:rPr>
            <w:delText>项目均签署不包电合同。为便于横向比较，表中包电单价系在假设机柜负载率为</w:delText>
          </w:r>
          <w:r w:rsidDel="00964E30">
            <w:rPr>
              <w:color w:val="000000" w:themeColor="text1"/>
              <w:sz w:val="21"/>
              <w:szCs w:val="21"/>
            </w:rPr>
            <w:delText>70%</w:delText>
          </w:r>
          <w:r w:rsidDel="00964E30">
            <w:rPr>
              <w:rFonts w:hint="eastAsia"/>
              <w:color w:val="000000" w:themeColor="text1"/>
              <w:sz w:val="21"/>
              <w:szCs w:val="21"/>
            </w:rPr>
            <w:delText>的基础上，并按照</w:delText>
          </w:r>
          <w:r w:rsidDel="00964E30">
            <w:rPr>
              <w:color w:val="000000" w:themeColor="text1"/>
              <w:sz w:val="21"/>
              <w:szCs w:val="21"/>
            </w:rPr>
            <w:delText>2026</w:delText>
          </w:r>
          <w:r w:rsidDel="00964E30">
            <w:rPr>
              <w:rFonts w:hint="eastAsia"/>
              <w:color w:val="000000" w:themeColor="text1"/>
              <w:sz w:val="21"/>
              <w:szCs w:val="21"/>
            </w:rPr>
            <w:delText>年</w:delText>
          </w:r>
          <w:r w:rsidDel="00964E30">
            <w:rPr>
              <w:color w:val="000000" w:themeColor="text1"/>
              <w:sz w:val="21"/>
              <w:szCs w:val="21"/>
            </w:rPr>
            <w:delText>3</w:delText>
          </w:r>
          <w:r w:rsidDel="00964E30">
            <w:rPr>
              <w:rFonts w:hint="eastAsia"/>
              <w:color w:val="000000" w:themeColor="text1"/>
              <w:sz w:val="21"/>
              <w:szCs w:val="21"/>
            </w:rPr>
            <w:delText>月电价水平（</w:delText>
          </w:r>
          <w:r w:rsidDel="00964E30">
            <w:rPr>
              <w:color w:val="000000" w:themeColor="text1"/>
              <w:sz w:val="21"/>
              <w:szCs w:val="21"/>
            </w:rPr>
            <w:delText>0.74</w:delText>
          </w:r>
          <w:r w:rsidDel="00964E30">
            <w:rPr>
              <w:rFonts w:hint="eastAsia"/>
              <w:color w:val="000000" w:themeColor="text1"/>
              <w:sz w:val="21"/>
              <w:szCs w:val="21"/>
            </w:rPr>
            <w:delText>元</w:delText>
          </w:r>
          <w:r w:rsidDel="00964E30">
            <w:rPr>
              <w:color w:val="000000" w:themeColor="text1"/>
              <w:sz w:val="21"/>
              <w:szCs w:val="21"/>
            </w:rPr>
            <w:delText>/</w:delText>
          </w:r>
          <w:r w:rsidDel="00964E30">
            <w:rPr>
              <w:rFonts w:hint="eastAsia"/>
              <w:color w:val="000000" w:themeColor="text1"/>
              <w:sz w:val="21"/>
              <w:szCs w:val="21"/>
            </w:rPr>
            <w:delText>千瓦时）换算得出。</w:delText>
          </w:r>
        </w:del>
      </w:ins>
    </w:p>
    <w:p w14:paraId="31888A6B" w14:textId="03F10C40" w:rsidR="005F457E" w:rsidDel="00964E30" w:rsidRDefault="00000000">
      <w:pPr>
        <w:spacing w:after="0" w:line="312" w:lineRule="auto"/>
        <w:ind w:firstLine="480"/>
        <w:rPr>
          <w:ins w:id="2610" w:author="Jiaxing Cui" w:date="2026-06-23T22:27:00Z"/>
          <w:del w:id="2611" w:author="Si-yuan LIU" w:date="2026-07-24T14:26:00Z" w16du:dateUtc="2026-07-24T06:26:00Z"/>
          <w:color w:val="000000" w:themeColor="text1"/>
          <w:szCs w:val="24"/>
        </w:rPr>
      </w:pPr>
      <w:ins w:id="2612" w:author="Jiaxing Cui" w:date="2026-06-23T22:27:00Z">
        <w:del w:id="2613" w:author="Si-yuan LIU" w:date="2026-07-24T14:26:00Z" w16du:dateUtc="2026-07-24T06:26:00Z">
          <w:r w:rsidDel="00964E30">
            <w:rPr>
              <w:color w:val="000000" w:themeColor="text1"/>
              <w:szCs w:val="24"/>
            </w:rPr>
            <w:delText>从广州区域可比项目情况来看，本项目续签单价与同区域同类型项目价格水平不存在重大差异，处于同区域可比项目的合理价格区间，具有合理性和公允性。此外，本项目为百度科技在广州区域的重要数据中心节点，双方合作历史较长，业务协同性较强。考虑到区域内优质数据中心资源相对稀缺以及与客户间长期稳定的合作关系，本项目服务价格具备较为稳固的支撑基础，未来具有稳定性和可持续性。</w:delText>
          </w:r>
        </w:del>
      </w:ins>
    </w:p>
    <w:p w14:paraId="18458238" w14:textId="102D617F" w:rsidR="005F457E" w:rsidDel="00964E30" w:rsidRDefault="00000000">
      <w:pPr>
        <w:spacing w:after="0" w:line="312" w:lineRule="auto"/>
        <w:ind w:firstLine="480"/>
        <w:rPr>
          <w:del w:id="2614" w:author="Si-yuan LIU" w:date="2026-07-24T14:26:00Z" w16du:dateUtc="2026-07-24T06:26:00Z"/>
          <w:color w:val="000000" w:themeColor="text1"/>
          <w:szCs w:val="24"/>
        </w:rPr>
      </w:pPr>
      <w:del w:id="2615" w:author="Si-yuan LIU" w:date="2026-07-24T14:26:00Z" w16du:dateUtc="2026-07-24T06:26:00Z">
        <w:r w:rsidDel="00964E30">
          <w:rPr>
            <w:rFonts w:hint="eastAsia"/>
            <w:color w:val="000000" w:themeColor="text1"/>
            <w:szCs w:val="24"/>
          </w:rPr>
          <w:delText>1</w:delText>
        </w:r>
      </w:del>
      <w:ins w:id="2616" w:author="Jiaxing Cui" w:date="2026-06-23T22:29:00Z">
        <w:del w:id="2617" w:author="Si-yuan LIU" w:date="2026-07-24T14:26:00Z" w16du:dateUtc="2026-07-24T06:26:00Z">
          <w:r w:rsidDel="00964E30">
            <w:rPr>
              <w:rFonts w:hint="eastAsia"/>
              <w:color w:val="000000" w:themeColor="text1"/>
              <w:szCs w:val="24"/>
            </w:rPr>
            <w:delText>2</w:delText>
          </w:r>
        </w:del>
      </w:ins>
      <w:del w:id="2618" w:author="Si-yuan LIU" w:date="2026-07-24T14:26:00Z" w16du:dateUtc="2026-07-24T06:26:00Z">
        <w:r w:rsidDel="00964E30">
          <w:rPr>
            <w:rFonts w:hint="eastAsia"/>
            <w:color w:val="000000" w:themeColor="text1"/>
            <w:szCs w:val="24"/>
          </w:rPr>
          <w:delText>）广东省数字经济发展规划及相关政策导向为本项目提供强有力的区域政策支持</w:delText>
        </w:r>
      </w:del>
    </w:p>
    <w:p w14:paraId="44B780CF" w14:textId="661C27D2" w:rsidR="005F457E" w:rsidDel="00964E30" w:rsidRDefault="00000000">
      <w:pPr>
        <w:spacing w:after="0" w:line="312" w:lineRule="auto"/>
        <w:ind w:firstLine="480"/>
        <w:rPr>
          <w:del w:id="2619" w:author="Si-yuan LIU" w:date="2026-07-24T14:26:00Z" w16du:dateUtc="2026-07-24T06:26:00Z"/>
          <w:color w:val="000000" w:themeColor="text1"/>
          <w:szCs w:val="24"/>
        </w:rPr>
      </w:pPr>
      <w:del w:id="2620" w:author="Si-yuan LIU" w:date="2026-07-24T14:26:00Z" w16du:dateUtc="2026-07-24T06:26:00Z">
        <w:r w:rsidDel="00964E30">
          <w:rPr>
            <w:rFonts w:hint="eastAsia"/>
            <w:color w:val="000000" w:themeColor="text1"/>
            <w:szCs w:val="24"/>
          </w:rPr>
          <w:delText>根据广东省数字经济发展规划及相关政策导向，本项目所在地享有强有力的区域政策支持。广东作为中国改革开放前沿与经济第一大省，</w:delText>
        </w:r>
        <w:r w:rsidDel="00964E30">
          <w:rPr>
            <w:rFonts w:hint="eastAsia"/>
            <w:color w:val="000000" w:themeColor="text1"/>
            <w:szCs w:val="24"/>
          </w:rPr>
          <w:delText>2025</w:delText>
        </w:r>
        <w:r w:rsidDel="00964E30">
          <w:rPr>
            <w:rFonts w:hint="eastAsia"/>
            <w:color w:val="000000" w:themeColor="text1"/>
            <w:szCs w:val="24"/>
          </w:rPr>
          <w:delText>年数字经济规模已突破</w:delText>
        </w:r>
        <w:r w:rsidDel="00964E30">
          <w:rPr>
            <w:rFonts w:hint="eastAsia"/>
            <w:color w:val="000000" w:themeColor="text1"/>
            <w:szCs w:val="24"/>
          </w:rPr>
          <w:delText>8</w:delText>
        </w:r>
        <w:r w:rsidDel="00964E30">
          <w:rPr>
            <w:rFonts w:hint="eastAsia"/>
            <w:color w:val="000000" w:themeColor="text1"/>
            <w:szCs w:val="24"/>
          </w:rPr>
          <w:delText>万亿元，持续领跑全国。依据《广东省国家数字经济创新发展试验区建设方案（</w:delText>
        </w:r>
        <w:r w:rsidDel="00964E30">
          <w:rPr>
            <w:rFonts w:hint="eastAsia"/>
            <w:color w:val="000000" w:themeColor="text1"/>
            <w:szCs w:val="24"/>
          </w:rPr>
          <w:delText>2025-2027</w:delText>
        </w:r>
        <w:r w:rsidDel="00964E30">
          <w:rPr>
            <w:rFonts w:hint="eastAsia"/>
            <w:color w:val="000000" w:themeColor="text1"/>
            <w:szCs w:val="24"/>
          </w:rPr>
          <w:delText>年）》，到</w:delText>
        </w:r>
        <w:r w:rsidDel="00964E30">
          <w:rPr>
            <w:rFonts w:hint="eastAsia"/>
            <w:color w:val="000000" w:themeColor="text1"/>
            <w:szCs w:val="24"/>
          </w:rPr>
          <w:delText>2027</w:delText>
        </w:r>
        <w:r w:rsidDel="00964E30">
          <w:rPr>
            <w:rFonts w:hint="eastAsia"/>
            <w:color w:val="000000" w:themeColor="text1"/>
            <w:szCs w:val="24"/>
          </w:rPr>
          <w:delText>年广东数字经济发展水平要稳居全国首位，数字经济核心产业增加值占</w:delText>
        </w:r>
        <w:r w:rsidDel="00964E30">
          <w:rPr>
            <w:rFonts w:hint="eastAsia"/>
            <w:color w:val="000000" w:themeColor="text1"/>
            <w:szCs w:val="24"/>
          </w:rPr>
          <w:delText>GDP</w:delText>
        </w:r>
        <w:r w:rsidDel="00964E30">
          <w:rPr>
            <w:rFonts w:hint="eastAsia"/>
            <w:color w:val="000000" w:themeColor="text1"/>
            <w:szCs w:val="24"/>
          </w:rPr>
          <w:delText>比重将超过</w:delText>
        </w:r>
        <w:r w:rsidDel="00964E30">
          <w:rPr>
            <w:rFonts w:hint="eastAsia"/>
            <w:color w:val="000000" w:themeColor="text1"/>
            <w:szCs w:val="24"/>
          </w:rPr>
          <w:delText>16%</w:delText>
        </w:r>
        <w:r w:rsidDel="00964E30">
          <w:rPr>
            <w:rFonts w:hint="eastAsia"/>
            <w:color w:val="000000" w:themeColor="text1"/>
            <w:szCs w:val="24"/>
          </w:rPr>
          <w:delText>，并重点打造</w:delText>
        </w:r>
        <w:r w:rsidDel="00964E30">
          <w:rPr>
            <w:rFonts w:hint="eastAsia"/>
            <w:color w:val="000000" w:themeColor="text1"/>
            <w:szCs w:val="24"/>
          </w:rPr>
          <w:delText>3</w:delText>
        </w:r>
        <w:r w:rsidDel="00964E30">
          <w:rPr>
            <w:rFonts w:hint="eastAsia"/>
            <w:color w:val="000000" w:themeColor="text1"/>
            <w:szCs w:val="24"/>
          </w:rPr>
          <w:delText>个具有国际竞争力的万亿级数字产业集群。同时，广东省相继出台《广东省关于人工智能赋能千行百业的若干措施》《广东省推动人工智能与机器人产业创新发展若干政策措施》等专项政策，明确将人工智能作为核心战略新兴产业培育，提出到</w:delText>
        </w:r>
        <w:r w:rsidDel="00964E30">
          <w:rPr>
            <w:rFonts w:hint="eastAsia"/>
            <w:color w:val="000000" w:themeColor="text1"/>
            <w:szCs w:val="24"/>
          </w:rPr>
          <w:delText>2027</w:delText>
        </w:r>
        <w:r w:rsidDel="00964E30">
          <w:rPr>
            <w:rFonts w:hint="eastAsia"/>
            <w:color w:val="000000" w:themeColor="text1"/>
            <w:szCs w:val="24"/>
          </w:rPr>
          <w:delText>年实现人工智能核心产业规模突破</w:delText>
        </w:r>
        <w:r w:rsidDel="00964E30">
          <w:rPr>
            <w:rFonts w:hint="eastAsia"/>
            <w:color w:val="000000" w:themeColor="text1"/>
            <w:szCs w:val="24"/>
          </w:rPr>
          <w:delText>4</w:delText>
        </w:r>
      </w:del>
      <w:ins w:id="2621" w:author="怡然 刘" w:date="2026-06-24T17:37:00Z">
        <w:del w:id="2622" w:author="Si-yuan LIU" w:date="2026-07-24T14:26:00Z" w16du:dateUtc="2026-07-24T06:26:00Z">
          <w:r w:rsidDel="00964E30">
            <w:rPr>
              <w:color w:val="000000" w:themeColor="text1"/>
              <w:szCs w:val="24"/>
            </w:rPr>
            <w:delText>,</w:delText>
          </w:r>
        </w:del>
      </w:ins>
      <w:del w:id="2623" w:author="Si-yuan LIU" w:date="2026-07-24T14:26:00Z" w16du:dateUtc="2026-07-24T06:26:00Z">
        <w:r w:rsidDel="00964E30">
          <w:rPr>
            <w:rFonts w:hint="eastAsia"/>
            <w:color w:val="000000" w:themeColor="text1"/>
            <w:szCs w:val="24"/>
          </w:rPr>
          <w:delText>400</w:delText>
        </w:r>
        <w:r w:rsidDel="00964E30">
          <w:rPr>
            <w:rFonts w:hint="eastAsia"/>
            <w:color w:val="000000" w:themeColor="text1"/>
            <w:szCs w:val="24"/>
          </w:rPr>
          <w:delText>亿元，重点支持打造通用人工智能算力生态及国家算力网络枢纽节点。随着上述政策目标的推进，广东省对智算中心、数据中心等算力基础设施的建设需求将持续高速增长。本项目作为广州市南沙区内已获批、具备合规能耗指标的规模化存量资产，契合广东省大力发展数字经济和人工智能产业的战略方向，享有明确政策红利。在需求端持续扩容、政策端重点扶持的背景下，项目所处的市场环境积极向好，当前单价已处于同区域可比项目的合理价格区间，依托政策支持和市场需求增长，具备良好的议价空间与后续价值提升潜力。</w:delText>
        </w:r>
      </w:del>
    </w:p>
    <w:p w14:paraId="26C85D0E" w14:textId="6EC50655" w:rsidR="005F457E" w:rsidDel="00964E30" w:rsidRDefault="00000000">
      <w:pPr>
        <w:spacing w:after="0" w:line="312" w:lineRule="auto"/>
        <w:ind w:firstLine="480"/>
        <w:rPr>
          <w:del w:id="2624" w:author="Si-yuan LIU" w:date="2026-07-24T14:26:00Z" w16du:dateUtc="2026-07-24T06:26:00Z"/>
          <w:color w:val="000000" w:themeColor="text1"/>
          <w:szCs w:val="24"/>
        </w:rPr>
      </w:pPr>
      <w:ins w:id="2625" w:author="Jiaxing Cui" w:date="2026-06-23T22:29:00Z">
        <w:del w:id="2626" w:author="Si-yuan LIU" w:date="2026-07-24T14:26:00Z" w16du:dateUtc="2026-07-24T06:26:00Z">
          <w:r w:rsidDel="00964E30">
            <w:rPr>
              <w:rFonts w:hint="eastAsia"/>
              <w:color w:val="000000" w:themeColor="text1"/>
              <w:szCs w:val="24"/>
            </w:rPr>
            <w:delText>3</w:delText>
          </w:r>
        </w:del>
      </w:ins>
      <w:del w:id="2627" w:author="Si-yuan LIU" w:date="2026-07-24T14:26:00Z" w16du:dateUtc="2026-07-24T06:26:00Z">
        <w:r w:rsidDel="00964E30">
          <w:rPr>
            <w:rFonts w:hint="eastAsia"/>
            <w:color w:val="000000" w:themeColor="text1"/>
            <w:szCs w:val="24"/>
          </w:rPr>
          <w:delText>2</w:delText>
        </w:r>
        <w:r w:rsidDel="00964E30">
          <w:rPr>
            <w:rFonts w:hint="eastAsia"/>
            <w:color w:val="000000" w:themeColor="text1"/>
            <w:szCs w:val="24"/>
          </w:rPr>
          <w:delText>）算力需求与应用场景持续爆发，低时延刚需确保了价格的稳健性</w:delText>
        </w:r>
      </w:del>
    </w:p>
    <w:p w14:paraId="6FA6A179" w14:textId="35B99A0B" w:rsidR="005F457E" w:rsidDel="00964E30" w:rsidRDefault="00000000">
      <w:pPr>
        <w:spacing w:after="0" w:line="312" w:lineRule="auto"/>
        <w:ind w:firstLine="480"/>
        <w:rPr>
          <w:del w:id="2628" w:author="Si-yuan LIU" w:date="2026-07-24T14:26:00Z" w16du:dateUtc="2026-07-24T06:26:00Z"/>
          <w:color w:val="000000" w:themeColor="text1"/>
          <w:szCs w:val="24"/>
        </w:rPr>
      </w:pPr>
      <w:del w:id="2629" w:author="Si-yuan LIU" w:date="2026-07-24T14:26:00Z" w16du:dateUtc="2026-07-24T06:26:00Z">
        <w:r w:rsidDel="00964E30">
          <w:rPr>
            <w:rFonts w:hint="eastAsia"/>
            <w:color w:val="000000" w:themeColor="text1"/>
            <w:szCs w:val="24"/>
          </w:rPr>
          <w:delText>随着人工智能及数字经济的深入发展，尤其是“人工智能</w:delText>
        </w:r>
        <w:r w:rsidDel="00964E30">
          <w:rPr>
            <w:rFonts w:hint="eastAsia"/>
            <w:color w:val="000000" w:themeColor="text1"/>
            <w:szCs w:val="24"/>
          </w:rPr>
          <w:delText>+</w:delText>
        </w:r>
        <w:r w:rsidDel="00964E30">
          <w:rPr>
            <w:rFonts w:hint="eastAsia"/>
            <w:color w:val="000000" w:themeColor="text1"/>
            <w:szCs w:val="24"/>
          </w:rPr>
          <w:delText>”与“机器人</w:delText>
        </w:r>
        <w:r w:rsidDel="00964E30">
          <w:rPr>
            <w:rFonts w:hint="eastAsia"/>
            <w:color w:val="000000" w:themeColor="text1"/>
            <w:szCs w:val="24"/>
          </w:rPr>
          <w:delText>+</w:delText>
        </w:r>
        <w:r w:rsidDel="00964E30">
          <w:rPr>
            <w:rFonts w:hint="eastAsia"/>
            <w:color w:val="000000" w:themeColor="text1"/>
            <w:szCs w:val="24"/>
          </w:rPr>
          <w:delText>”行动的落地，市场对本地化、极低时延（</w:delText>
        </w:r>
        <w:r w:rsidDel="00964E30">
          <w:rPr>
            <w:rFonts w:hint="eastAsia"/>
            <w:color w:val="000000" w:themeColor="text1"/>
            <w:szCs w:val="24"/>
          </w:rPr>
          <w:delText>&lt;10ms</w:delText>
        </w:r>
        <w:r w:rsidDel="00964E30">
          <w:rPr>
            <w:rFonts w:hint="eastAsia"/>
            <w:color w:val="000000" w:themeColor="text1"/>
            <w:szCs w:val="24"/>
          </w:rPr>
          <w:delText>）实时推理算力的依赖程度显著增强。由于模型推理及实时决策场景无法完全外迁至偏远算力集群，本项目所在的广州核心经济圈机房面临持续的需求溢出。在需求量级激增与本地化算力刚性依赖的双重驱动下，存量机房利用率将保持高位，从而为机柜服务价格提供了坚实的市场支撑。</w:delText>
        </w:r>
      </w:del>
    </w:p>
    <w:p w14:paraId="668D926B" w14:textId="00B9C791" w:rsidR="005F457E" w:rsidDel="00964E30" w:rsidRDefault="00000000">
      <w:pPr>
        <w:spacing w:after="0" w:line="312" w:lineRule="auto"/>
        <w:ind w:firstLine="480"/>
        <w:rPr>
          <w:del w:id="2630" w:author="Si-yuan LIU" w:date="2026-07-24T14:26:00Z" w16du:dateUtc="2026-07-24T06:26:00Z"/>
          <w:color w:val="000000" w:themeColor="text1"/>
          <w:szCs w:val="24"/>
        </w:rPr>
      </w:pPr>
      <w:ins w:id="2631" w:author="Jiaxing Cui" w:date="2026-06-23T22:29:00Z">
        <w:del w:id="2632" w:author="Si-yuan LIU" w:date="2026-07-24T14:26:00Z" w16du:dateUtc="2026-07-24T06:26:00Z">
          <w:r w:rsidDel="00964E30">
            <w:rPr>
              <w:rFonts w:hint="eastAsia"/>
              <w:color w:val="000000" w:themeColor="text1"/>
              <w:szCs w:val="24"/>
            </w:rPr>
            <w:delText>4</w:delText>
          </w:r>
        </w:del>
      </w:ins>
      <w:del w:id="2633" w:author="Si-yuan LIU" w:date="2026-07-24T14:26:00Z" w16du:dateUtc="2026-07-24T06:26:00Z">
        <w:r w:rsidDel="00964E30">
          <w:rPr>
            <w:rFonts w:hint="eastAsia"/>
            <w:color w:val="000000" w:themeColor="text1"/>
            <w:szCs w:val="24"/>
          </w:rPr>
          <w:delText>3</w:delText>
        </w:r>
        <w:r w:rsidDel="00964E30">
          <w:rPr>
            <w:rFonts w:hint="eastAsia"/>
            <w:color w:val="000000" w:themeColor="text1"/>
            <w:szCs w:val="24"/>
          </w:rPr>
          <w:delText>）高粘性的客户结构与业务连续性需求，构筑了稳定的价格基础</w:delText>
        </w:r>
      </w:del>
    </w:p>
    <w:p w14:paraId="60370FA0" w14:textId="464937FD" w:rsidR="005F457E" w:rsidDel="00964E30" w:rsidRDefault="00000000">
      <w:pPr>
        <w:spacing w:after="0" w:line="312" w:lineRule="auto"/>
        <w:ind w:firstLine="480"/>
        <w:rPr>
          <w:del w:id="2634" w:author="Si-yuan LIU" w:date="2026-07-24T14:26:00Z" w16du:dateUtc="2026-07-24T06:26:00Z"/>
          <w:color w:val="000000" w:themeColor="text1"/>
          <w:szCs w:val="24"/>
        </w:rPr>
      </w:pPr>
      <w:del w:id="2635" w:author="Si-yuan LIU" w:date="2026-07-24T14:26:00Z" w16du:dateUtc="2026-07-24T06:26:00Z">
        <w:r w:rsidDel="00964E30">
          <w:rPr>
            <w:rFonts w:hint="eastAsia"/>
            <w:color w:val="000000" w:themeColor="text1"/>
            <w:szCs w:val="24"/>
          </w:rPr>
          <w:delText>客户采购数据中心服务具有极高的转换成本，尤其是对于承载核心算力业务的政企或头部互联网客户，机房迁移涉及巨大的硬件调整与业务中断风险。本项目依托优质的算力基础设施支撑，与核心客户建立了基于“业务安全”与“高转换成本”的长期稳定合作关系，有效缓解了市场价格波动带来的影响，确保了后续服务价格的平稳衔接与稳健预期。</w:delText>
        </w:r>
      </w:del>
    </w:p>
    <w:p w14:paraId="5D3D0DFE" w14:textId="7FB973BA" w:rsidR="005F457E" w:rsidDel="00964E30" w:rsidRDefault="00000000">
      <w:pPr>
        <w:spacing w:after="0" w:line="312" w:lineRule="auto"/>
        <w:ind w:firstLine="480"/>
        <w:rPr>
          <w:del w:id="2636" w:author="Si-yuan LIU" w:date="2026-07-24T14:26:00Z" w16du:dateUtc="2026-07-24T06:26:00Z"/>
          <w:color w:val="000000" w:themeColor="text1"/>
          <w:szCs w:val="24"/>
        </w:rPr>
      </w:pPr>
      <w:ins w:id="2637" w:author="Jiaxing Cui" w:date="2026-06-23T22:29:00Z">
        <w:del w:id="2638" w:author="Si-yuan LIU" w:date="2026-07-24T14:26:00Z" w16du:dateUtc="2026-07-24T06:26:00Z">
          <w:r w:rsidDel="00964E30">
            <w:rPr>
              <w:color w:val="000000" w:themeColor="text1"/>
              <w:szCs w:val="24"/>
            </w:rPr>
            <w:delText>综上所述，本项目已完成客户导入及上架爬坡阶段，进入稳定运营期，机柜上架率保持较高水平，客户结构稳定，运营管理体系持续完善，具备成熟的数据中心资产运营特征。在续签合同价格已明确、行业需求持续增长、区域优质供给相对有限以及客户合作关系长期稳定的背景下，项目经营基础稳固，运营情况持续向好，资产运营具备较强的成熟稳定性。</w:delText>
          </w:r>
        </w:del>
      </w:ins>
      <w:del w:id="2639" w:author="Si-yuan LIU" w:date="2026-07-24T14:26:00Z" w16du:dateUtc="2026-07-24T06:26:00Z">
        <w:r w:rsidDel="00964E30">
          <w:rPr>
            <w:rFonts w:hint="eastAsia"/>
            <w:color w:val="000000" w:themeColor="text1"/>
            <w:szCs w:val="24"/>
          </w:rPr>
          <w:delText>综上所述，在行业需求持续增长、供给受限及高客户粘性的背景下，本项目服务价格预计将在合同续期过程中根据市场情况进行调整，长期呈现稳中有升的趋势。</w:delText>
        </w:r>
      </w:del>
    </w:p>
    <w:p w14:paraId="4B2F64E3" w14:textId="78C19A2D" w:rsidR="005F457E" w:rsidDel="00964E30" w:rsidRDefault="00000000">
      <w:pPr>
        <w:spacing w:after="0" w:line="312" w:lineRule="auto"/>
        <w:ind w:firstLine="480"/>
        <w:rPr>
          <w:del w:id="2640" w:author="Si-yuan LIU" w:date="2026-07-24T14:26:00Z" w16du:dateUtc="2026-07-24T06:26:00Z"/>
          <w:color w:val="000000" w:themeColor="text1"/>
          <w:szCs w:val="24"/>
        </w:rPr>
      </w:pPr>
      <w:del w:id="2641" w:author="Si-yuan LIU" w:date="2026-07-24T14:26:00Z" w16du:dateUtc="2026-07-24T06:26:00Z">
        <w:r w:rsidDel="00964E30">
          <w:rPr>
            <w:color w:val="000000" w:themeColor="text1"/>
            <w:szCs w:val="24"/>
          </w:rPr>
          <w:delText>202</w:delText>
        </w:r>
        <w:r w:rsidDel="00964E30">
          <w:rPr>
            <w:rFonts w:hint="eastAsia"/>
            <w:color w:val="000000" w:themeColor="text1"/>
            <w:szCs w:val="24"/>
          </w:rPr>
          <w:delText>3</w:delText>
        </w:r>
        <w:r w:rsidDel="00964E30">
          <w:rPr>
            <w:rFonts w:hint="eastAsia"/>
            <w:color w:val="000000" w:themeColor="text1"/>
            <w:szCs w:val="24"/>
          </w:rPr>
          <w:delText>年至</w:delText>
        </w:r>
        <w:r w:rsidDel="00964E30">
          <w:rPr>
            <w:color w:val="000000" w:themeColor="text1"/>
            <w:szCs w:val="24"/>
          </w:rPr>
          <w:delText>202</w:delText>
        </w:r>
        <w:r w:rsidDel="00964E30">
          <w:rPr>
            <w:rFonts w:hint="eastAsia"/>
            <w:color w:val="000000" w:themeColor="text1"/>
            <w:szCs w:val="24"/>
          </w:rPr>
          <w:delText>6</w:delText>
        </w:r>
        <w:r w:rsidDel="00964E30">
          <w:rPr>
            <w:rFonts w:hint="eastAsia"/>
            <w:color w:val="000000" w:themeColor="text1"/>
            <w:szCs w:val="24"/>
          </w:rPr>
          <w:delText>年</w:delText>
        </w:r>
        <w:r w:rsidDel="00964E30">
          <w:rPr>
            <w:color w:val="000000" w:themeColor="text1"/>
            <w:szCs w:val="24"/>
          </w:rPr>
          <w:delText>1-</w:delText>
        </w:r>
        <w:r w:rsidDel="00964E30">
          <w:rPr>
            <w:rFonts w:hint="eastAsia"/>
            <w:color w:val="000000" w:themeColor="text1"/>
            <w:szCs w:val="24"/>
          </w:rPr>
          <w:delText>3</w:delText>
        </w:r>
        <w:r w:rsidDel="00964E30">
          <w:rPr>
            <w:rFonts w:hint="eastAsia"/>
            <w:color w:val="000000" w:themeColor="text1"/>
            <w:szCs w:val="24"/>
          </w:rPr>
          <w:delText>月，伴随上架</w:delText>
        </w:r>
        <w:r w:rsidDel="00964E30">
          <w:rPr>
            <w:color w:val="000000" w:themeColor="text1"/>
            <w:szCs w:val="24"/>
          </w:rPr>
          <w:delText>IT</w:delText>
        </w:r>
        <w:r w:rsidDel="00964E30">
          <w:rPr>
            <w:rFonts w:hint="eastAsia"/>
            <w:color w:val="000000" w:themeColor="text1"/>
            <w:szCs w:val="24"/>
          </w:rPr>
          <w:delText>规模及平均上架率的不断提升，南沙大岗数据中心营业收入、净利润、</w:delText>
        </w:r>
        <w:r w:rsidDel="00964E30">
          <w:rPr>
            <w:color w:val="000000" w:themeColor="text1"/>
            <w:szCs w:val="24"/>
          </w:rPr>
          <w:delText>EBITDA</w:delText>
        </w:r>
        <w:r w:rsidDel="00964E30">
          <w:rPr>
            <w:rFonts w:hint="eastAsia"/>
            <w:color w:val="000000" w:themeColor="text1"/>
            <w:szCs w:val="24"/>
          </w:rPr>
          <w:delText>、经营性净现金流等财务指标呈同步上升的趋势。</w:delText>
        </w:r>
      </w:del>
    </w:p>
    <w:p w14:paraId="6DFF7E0D" w14:textId="21D6E42A" w:rsidR="005F457E" w:rsidDel="00964E30" w:rsidRDefault="00000000">
      <w:pPr>
        <w:spacing w:after="0" w:line="312" w:lineRule="auto"/>
        <w:ind w:firstLine="480"/>
        <w:rPr>
          <w:del w:id="2642" w:author="Si-yuan LIU" w:date="2026-07-24T14:26:00Z" w16du:dateUtc="2026-07-24T06:26:00Z"/>
          <w:color w:val="000000" w:themeColor="text1"/>
          <w:szCs w:val="24"/>
        </w:rPr>
      </w:pPr>
      <w:del w:id="2643" w:author="Si-yuan LIU" w:date="2026-07-24T14:26:00Z" w16du:dateUtc="2026-07-24T06:26:00Z">
        <w:r w:rsidDel="00964E30">
          <w:rPr>
            <w:rFonts w:hint="eastAsia"/>
            <w:color w:val="000000" w:themeColor="text1"/>
            <w:szCs w:val="24"/>
          </w:rPr>
          <w:delText>（</w:delText>
        </w:r>
        <w:r w:rsidDel="00964E30">
          <w:rPr>
            <w:color w:val="000000" w:themeColor="text1"/>
            <w:szCs w:val="24"/>
          </w:rPr>
          <w:delText>2</w:delText>
        </w:r>
        <w:r w:rsidDel="00964E30">
          <w:rPr>
            <w:rFonts w:hint="eastAsia"/>
            <w:color w:val="000000" w:themeColor="text1"/>
            <w:szCs w:val="24"/>
          </w:rPr>
          <w:delText>）近</w:delText>
        </w:r>
        <w:r w:rsidDel="00964E30">
          <w:rPr>
            <w:color w:val="000000" w:themeColor="text1"/>
            <w:szCs w:val="24"/>
          </w:rPr>
          <w:delText>3</w:delText>
        </w:r>
        <w:r w:rsidDel="00964E30">
          <w:rPr>
            <w:rFonts w:hint="eastAsia"/>
            <w:color w:val="000000" w:themeColor="text1"/>
            <w:szCs w:val="24"/>
          </w:rPr>
          <w:delText>年与未来</w:delText>
        </w:r>
        <w:r w:rsidDel="00964E30">
          <w:rPr>
            <w:color w:val="000000" w:themeColor="text1"/>
            <w:szCs w:val="24"/>
          </w:rPr>
          <w:delText>3</w:delText>
        </w:r>
        <w:r w:rsidDel="00964E30">
          <w:rPr>
            <w:rFonts w:hint="eastAsia"/>
            <w:color w:val="000000" w:themeColor="text1"/>
            <w:szCs w:val="24"/>
          </w:rPr>
          <w:delText>年收益对比情况</w:delText>
        </w:r>
      </w:del>
    </w:p>
    <w:p w14:paraId="68B5720D" w14:textId="0501B1E0" w:rsidR="005F457E" w:rsidDel="00964E30" w:rsidRDefault="00000000">
      <w:pPr>
        <w:spacing w:after="0" w:line="312" w:lineRule="auto"/>
        <w:ind w:firstLine="480"/>
        <w:rPr>
          <w:del w:id="2644" w:author="Si-yuan LIU" w:date="2026-07-24T14:26:00Z" w16du:dateUtc="2026-07-24T06:26:00Z"/>
          <w:color w:val="000000" w:themeColor="text1"/>
          <w:szCs w:val="24"/>
        </w:rPr>
      </w:pPr>
      <w:del w:id="2645" w:author="Si-yuan LIU" w:date="2026-07-24T14:26:00Z" w16du:dateUtc="2026-07-24T06:26:00Z">
        <w:r w:rsidDel="00964E30">
          <w:rPr>
            <w:rFonts w:hint="eastAsia"/>
            <w:color w:val="000000" w:themeColor="text1"/>
            <w:szCs w:val="24"/>
          </w:rPr>
          <w:delText>南沙大岗数据中心</w:delText>
        </w:r>
        <w:r w:rsidDel="00964E30">
          <w:rPr>
            <w:color w:val="000000" w:themeColor="text1"/>
            <w:szCs w:val="24"/>
          </w:rPr>
          <w:delText>2023</w:delText>
        </w:r>
        <w:r w:rsidDel="00964E30">
          <w:rPr>
            <w:rFonts w:hint="eastAsia"/>
            <w:color w:val="000000" w:themeColor="text1"/>
            <w:szCs w:val="24"/>
          </w:rPr>
          <w:delText>年度至</w:delText>
        </w:r>
        <w:r w:rsidDel="00964E30">
          <w:rPr>
            <w:color w:val="000000" w:themeColor="text1"/>
            <w:szCs w:val="24"/>
          </w:rPr>
          <w:delText>2025</w:delText>
        </w:r>
        <w:r w:rsidDel="00964E30">
          <w:rPr>
            <w:rFonts w:hint="eastAsia"/>
            <w:color w:val="000000" w:themeColor="text1"/>
            <w:szCs w:val="24"/>
          </w:rPr>
          <w:delText>年度的息税折旧摊销前利润分别为</w:delText>
        </w:r>
        <w:r w:rsidDel="00964E30">
          <w:rPr>
            <w:color w:val="000000" w:themeColor="text1"/>
            <w:szCs w:val="24"/>
          </w:rPr>
          <w:delText>4,404.10</w:delText>
        </w:r>
        <w:bookmarkStart w:id="2646" w:name="OLE_LINK2"/>
        <w:r w:rsidDel="00964E30">
          <w:rPr>
            <w:rFonts w:hint="eastAsia"/>
            <w:color w:val="000000" w:themeColor="text1"/>
            <w:szCs w:val="24"/>
          </w:rPr>
          <w:delText>万元</w:delText>
        </w:r>
        <w:bookmarkEnd w:id="2646"/>
        <w:r w:rsidDel="00964E30">
          <w:rPr>
            <w:rFonts w:hint="eastAsia"/>
            <w:color w:val="000000" w:themeColor="text1"/>
            <w:szCs w:val="24"/>
          </w:rPr>
          <w:delText>、</w:delText>
        </w:r>
        <w:r w:rsidDel="00964E30">
          <w:rPr>
            <w:color w:val="000000" w:themeColor="text1"/>
            <w:szCs w:val="24"/>
          </w:rPr>
          <w:delText>12,142.79</w:delText>
        </w:r>
        <w:r w:rsidDel="00964E30">
          <w:rPr>
            <w:rFonts w:hint="eastAsia"/>
            <w:color w:val="000000" w:themeColor="text1"/>
            <w:szCs w:val="24"/>
          </w:rPr>
          <w:delText>万元和</w:delText>
        </w:r>
        <w:r w:rsidDel="00964E30">
          <w:rPr>
            <w:color w:val="000000" w:themeColor="text1"/>
            <w:szCs w:val="24"/>
          </w:rPr>
          <w:delText>16,033.49</w:delText>
        </w:r>
        <w:r w:rsidDel="00964E30">
          <w:rPr>
            <w:rFonts w:hint="eastAsia"/>
            <w:color w:val="000000" w:themeColor="text1"/>
            <w:szCs w:val="24"/>
          </w:rPr>
          <w:delText>万元，三个会计年度平均息税折旧摊销前利润为</w:delText>
        </w:r>
        <w:r w:rsidDel="00964E30">
          <w:rPr>
            <w:color w:val="000000" w:themeColor="text1"/>
            <w:szCs w:val="24"/>
          </w:rPr>
          <w:delText>10,860.13</w:delText>
        </w:r>
        <w:r w:rsidDel="00964E30">
          <w:rPr>
            <w:rFonts w:hint="eastAsia"/>
            <w:color w:val="000000" w:themeColor="text1"/>
            <w:szCs w:val="24"/>
          </w:rPr>
          <w:delText>万元，是未来三个会计年度的平均预计息税折旧摊销前利润</w:delText>
        </w:r>
        <w:r w:rsidDel="00964E30">
          <w:rPr>
            <w:color w:val="000000" w:themeColor="text1"/>
            <w:szCs w:val="24"/>
          </w:rPr>
          <w:delText>15,368.47</w:delText>
        </w:r>
        <w:r w:rsidDel="00964E30">
          <w:rPr>
            <w:rFonts w:hint="eastAsia"/>
            <w:color w:val="000000" w:themeColor="text1"/>
            <w:szCs w:val="24"/>
          </w:rPr>
          <w:delText>万元的</w:delText>
        </w:r>
        <w:r w:rsidDel="00964E30">
          <w:rPr>
            <w:color w:val="000000" w:themeColor="text1"/>
            <w:szCs w:val="24"/>
          </w:rPr>
          <w:delText>70.67%</w:delText>
        </w:r>
        <w:r w:rsidDel="00964E30">
          <w:rPr>
            <w:rFonts w:hint="eastAsia"/>
            <w:color w:val="000000" w:themeColor="text1"/>
            <w:szCs w:val="24"/>
          </w:rPr>
          <w:delText>，不低于</w:delText>
        </w:r>
        <w:r w:rsidDel="00964E30">
          <w:rPr>
            <w:color w:val="000000" w:themeColor="text1"/>
            <w:szCs w:val="24"/>
          </w:rPr>
          <w:delText>70%</w:delText>
        </w:r>
        <w:r w:rsidDel="00964E30">
          <w:rPr>
            <w:rFonts w:hint="eastAsia"/>
            <w:color w:val="000000" w:themeColor="text1"/>
            <w:szCs w:val="24"/>
          </w:rPr>
          <w:delText>。</w:delText>
        </w:r>
      </w:del>
    </w:p>
    <w:p w14:paraId="2C8FDBF4" w14:textId="0FE1770E" w:rsidR="005F457E" w:rsidDel="00964E30" w:rsidRDefault="00000000">
      <w:pPr>
        <w:spacing w:after="0" w:line="312" w:lineRule="auto"/>
        <w:ind w:firstLineChars="0" w:firstLine="0"/>
        <w:jc w:val="center"/>
        <w:rPr>
          <w:del w:id="2647" w:author="Si-yuan LIU" w:date="2026-07-24T14:26:00Z" w16du:dateUtc="2026-07-24T06:26:00Z"/>
          <w:color w:val="000000" w:themeColor="text1"/>
          <w:szCs w:val="24"/>
        </w:rPr>
      </w:pPr>
      <w:del w:id="2648" w:author="Si-yuan LIU" w:date="2026-07-24T14:26:00Z" w16du:dateUtc="2026-07-24T06:26:00Z">
        <w:r w:rsidDel="00964E30">
          <w:rPr>
            <w:rFonts w:hint="eastAsia"/>
            <w:color w:val="000000" w:themeColor="text1"/>
            <w:szCs w:val="24"/>
          </w:rPr>
          <w:delText>表</w:delText>
        </w:r>
        <w:r w:rsidDel="00964E30">
          <w:rPr>
            <w:color w:val="000000" w:themeColor="text1"/>
            <w:szCs w:val="24"/>
          </w:rPr>
          <w:delText xml:space="preserve"> </w:delText>
        </w:r>
        <w:r w:rsidDel="00964E30">
          <w:rPr>
            <w:color w:val="000000" w:themeColor="text1"/>
            <w:szCs w:val="24"/>
          </w:rPr>
          <w:fldChar w:fldCharType="begin"/>
        </w:r>
        <w:r w:rsidDel="00964E30">
          <w:rPr>
            <w:color w:val="000000" w:themeColor="text1"/>
            <w:szCs w:val="24"/>
          </w:rPr>
          <w:delInstrText xml:space="preserve"> SEQ </w:delInstrText>
        </w:r>
        <w:r w:rsidDel="00964E30">
          <w:rPr>
            <w:rFonts w:hint="eastAsia"/>
            <w:color w:val="000000" w:themeColor="text1"/>
            <w:szCs w:val="24"/>
          </w:rPr>
          <w:delInstrText>表</w:delInstrText>
        </w:r>
        <w:r w:rsidDel="00964E30">
          <w:rPr>
            <w:color w:val="000000" w:themeColor="text1"/>
            <w:szCs w:val="24"/>
          </w:rPr>
          <w:delInstrText xml:space="preserve"> \* ARABIC </w:delInstrText>
        </w:r>
        <w:r w:rsidDel="00964E30">
          <w:rPr>
            <w:color w:val="000000" w:themeColor="text1"/>
            <w:szCs w:val="24"/>
          </w:rPr>
          <w:fldChar w:fldCharType="separate"/>
        </w:r>
      </w:del>
      <w:ins w:id="2649" w:author="怡然 刘 [2]" w:date="2026-07-08T15:02:00Z">
        <w:del w:id="2650" w:author="Si-yuan LIU" w:date="2026-07-24T14:26:00Z" w16du:dateUtc="2026-07-24T06:26:00Z">
          <w:r w:rsidR="004A5B2B" w:rsidDel="00964E30">
            <w:rPr>
              <w:noProof/>
              <w:color w:val="000000" w:themeColor="text1"/>
              <w:szCs w:val="24"/>
            </w:rPr>
            <w:delText>15</w:delText>
          </w:r>
        </w:del>
      </w:ins>
      <w:ins w:id="2651" w:author="Bentayga-" w:date="2026-07-05T17:09:00Z">
        <w:del w:id="2652" w:author="Si-yuan LIU" w:date="2026-07-24T14:26:00Z" w16du:dateUtc="2026-07-24T06:26:00Z">
          <w:r w:rsidDel="00964E30">
            <w:rPr>
              <w:noProof/>
              <w:color w:val="000000" w:themeColor="text1"/>
              <w:szCs w:val="24"/>
            </w:rPr>
            <w:delText>15</w:delText>
          </w:r>
        </w:del>
      </w:ins>
      <w:del w:id="2653" w:author="Si-yuan LIU" w:date="2026-07-24T14:26:00Z" w16du:dateUtc="2026-07-24T06:26:00Z">
        <w:r w:rsidDel="00964E30">
          <w:rPr>
            <w:noProof/>
            <w:color w:val="000000" w:themeColor="text1"/>
            <w:szCs w:val="24"/>
          </w:rPr>
          <w:delText>15</w:delText>
        </w:r>
        <w:r w:rsidDel="00964E30">
          <w:rPr>
            <w:color w:val="000000" w:themeColor="text1"/>
            <w:szCs w:val="24"/>
          </w:rPr>
          <w:fldChar w:fldCharType="end"/>
        </w:r>
        <w:r w:rsidDel="00964E30">
          <w:rPr>
            <w:color w:val="000000" w:themeColor="text1"/>
            <w:szCs w:val="24"/>
          </w:rPr>
          <w:delText xml:space="preserve"> </w:delText>
        </w:r>
        <w:r w:rsidDel="00964E30">
          <w:rPr>
            <w:rFonts w:hint="eastAsia"/>
            <w:color w:val="000000" w:themeColor="text1"/>
            <w:szCs w:val="24"/>
          </w:rPr>
          <w:delText>项目最近</w:delText>
        </w:r>
        <w:r w:rsidDel="00964E30">
          <w:rPr>
            <w:color w:val="000000" w:themeColor="text1"/>
            <w:szCs w:val="24"/>
          </w:rPr>
          <w:delText>3</w:delText>
        </w:r>
        <w:r w:rsidDel="00964E30">
          <w:rPr>
            <w:rFonts w:hint="eastAsia"/>
            <w:color w:val="000000" w:themeColor="text1"/>
            <w:szCs w:val="24"/>
          </w:rPr>
          <w:delText>个会计年度及一期收益情况</w:delText>
        </w:r>
      </w:del>
    </w:p>
    <w:tbl>
      <w:tblPr>
        <w:tblW w:w="100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84"/>
        <w:gridCol w:w="910"/>
        <w:gridCol w:w="910"/>
        <w:gridCol w:w="911"/>
        <w:gridCol w:w="923"/>
        <w:gridCol w:w="901"/>
        <w:gridCol w:w="910"/>
        <w:gridCol w:w="916"/>
      </w:tblGrid>
      <w:tr w:rsidR="005F457E" w:rsidDel="00964E30" w14:paraId="4E0314A3" w14:textId="4970FA03">
        <w:trPr>
          <w:trHeight w:val="20"/>
          <w:tblHeader/>
          <w:jc w:val="center"/>
          <w:del w:id="2654" w:author="Si-yuan LIU" w:date="2026-07-24T14:26:00Z" w16du:dateUtc="2026-07-24T06:26:00Z"/>
        </w:trPr>
        <w:tc>
          <w:tcPr>
            <w:tcW w:w="3684" w:type="dxa"/>
            <w:vAlign w:val="center"/>
          </w:tcPr>
          <w:p w14:paraId="5CC3F477" w14:textId="56BA7BD9" w:rsidR="005F457E" w:rsidDel="00964E30" w:rsidRDefault="00000000">
            <w:pPr>
              <w:pStyle w:val="afc"/>
              <w:adjustRightInd w:val="0"/>
              <w:snapToGrid w:val="0"/>
              <w:spacing w:after="0" w:line="240" w:lineRule="auto"/>
              <w:ind w:firstLineChars="0" w:firstLine="0"/>
              <w:jc w:val="center"/>
              <w:textAlignment w:val="auto"/>
              <w:rPr>
                <w:del w:id="2655" w:author="Si-yuan LIU" w:date="2026-07-24T14:26:00Z" w16du:dateUtc="2026-07-24T06:26:00Z"/>
                <w:rFonts w:ascii="Times New Roman" w:eastAsia="仿宋" w:hAnsi="Times New Roman" w:cs="Times New Roman"/>
                <w:b/>
                <w:bCs/>
                <w:color w:val="000000" w:themeColor="text1"/>
                <w:sz w:val="21"/>
                <w:szCs w:val="21"/>
              </w:rPr>
            </w:pPr>
            <w:del w:id="2656" w:author="Si-yuan LIU" w:date="2026-07-24T14:26:00Z" w16du:dateUtc="2026-07-24T06:26:00Z">
              <w:r w:rsidDel="00964E30">
                <w:rPr>
                  <w:rFonts w:ascii="Times New Roman" w:eastAsia="仿宋" w:hAnsi="Times New Roman" w:cs="Times New Roman" w:hint="eastAsia"/>
                  <w:b/>
                  <w:bCs/>
                  <w:color w:val="000000" w:themeColor="text1"/>
                  <w:sz w:val="21"/>
                  <w:szCs w:val="21"/>
                </w:rPr>
                <w:delText>类别（万元）</w:delText>
              </w:r>
            </w:del>
          </w:p>
        </w:tc>
        <w:tc>
          <w:tcPr>
            <w:tcW w:w="910" w:type="dxa"/>
            <w:vAlign w:val="center"/>
          </w:tcPr>
          <w:p w14:paraId="648656D0" w14:textId="020FC045" w:rsidR="005F457E" w:rsidDel="00964E30" w:rsidRDefault="00000000">
            <w:pPr>
              <w:pStyle w:val="afc"/>
              <w:adjustRightInd w:val="0"/>
              <w:snapToGrid w:val="0"/>
              <w:spacing w:after="0" w:line="240" w:lineRule="auto"/>
              <w:ind w:firstLineChars="0" w:firstLine="0"/>
              <w:jc w:val="center"/>
              <w:textAlignment w:val="auto"/>
              <w:rPr>
                <w:del w:id="2657" w:author="Si-yuan LIU" w:date="2026-07-24T14:26:00Z" w16du:dateUtc="2026-07-24T06:26:00Z"/>
                <w:rFonts w:ascii="Times New Roman" w:eastAsia="仿宋" w:hAnsi="Times New Roman" w:cs="Times New Roman"/>
                <w:b/>
                <w:bCs/>
                <w:color w:val="000000" w:themeColor="text1"/>
                <w:sz w:val="21"/>
                <w:szCs w:val="21"/>
              </w:rPr>
            </w:pPr>
            <w:del w:id="2658" w:author="Si-yuan LIU" w:date="2026-07-24T14:26:00Z" w16du:dateUtc="2026-07-24T06:26:00Z">
              <w:r w:rsidDel="00964E30">
                <w:rPr>
                  <w:rFonts w:ascii="Times New Roman" w:eastAsia="仿宋" w:hAnsi="Times New Roman" w:cs="Times New Roman"/>
                  <w:b/>
                  <w:bCs/>
                  <w:color w:val="000000" w:themeColor="text1"/>
                  <w:sz w:val="21"/>
                  <w:szCs w:val="21"/>
                </w:rPr>
                <w:delText>2023</w:delText>
              </w:r>
              <w:r w:rsidDel="00964E30">
                <w:rPr>
                  <w:rFonts w:ascii="Times New Roman" w:eastAsia="仿宋" w:hAnsi="Times New Roman" w:cs="Times New Roman" w:hint="eastAsia"/>
                  <w:b/>
                  <w:bCs/>
                  <w:color w:val="000000" w:themeColor="text1"/>
                  <w:sz w:val="21"/>
                  <w:szCs w:val="21"/>
                </w:rPr>
                <w:delText>年</w:delText>
              </w:r>
            </w:del>
          </w:p>
        </w:tc>
        <w:tc>
          <w:tcPr>
            <w:tcW w:w="910" w:type="dxa"/>
            <w:vAlign w:val="center"/>
          </w:tcPr>
          <w:p w14:paraId="10BD64BF" w14:textId="725695AE" w:rsidR="005F457E" w:rsidDel="00964E30" w:rsidRDefault="00000000">
            <w:pPr>
              <w:pStyle w:val="afc"/>
              <w:adjustRightInd w:val="0"/>
              <w:snapToGrid w:val="0"/>
              <w:spacing w:after="0" w:line="240" w:lineRule="auto"/>
              <w:ind w:firstLineChars="0" w:firstLine="0"/>
              <w:jc w:val="center"/>
              <w:textAlignment w:val="auto"/>
              <w:rPr>
                <w:del w:id="2659" w:author="Si-yuan LIU" w:date="2026-07-24T14:26:00Z" w16du:dateUtc="2026-07-24T06:26:00Z"/>
                <w:rFonts w:ascii="Times New Roman" w:eastAsia="仿宋" w:hAnsi="Times New Roman" w:cs="Times New Roman"/>
                <w:b/>
                <w:bCs/>
                <w:color w:val="000000" w:themeColor="text1"/>
                <w:sz w:val="21"/>
                <w:szCs w:val="21"/>
              </w:rPr>
            </w:pPr>
            <w:del w:id="2660" w:author="Si-yuan LIU" w:date="2026-07-24T14:26:00Z" w16du:dateUtc="2026-07-24T06:26:00Z">
              <w:r w:rsidDel="00964E30">
                <w:rPr>
                  <w:rFonts w:ascii="Times New Roman" w:eastAsia="仿宋" w:hAnsi="Times New Roman" w:cs="Times New Roman"/>
                  <w:b/>
                  <w:bCs/>
                  <w:color w:val="000000" w:themeColor="text1"/>
                  <w:sz w:val="21"/>
                  <w:szCs w:val="21"/>
                </w:rPr>
                <w:delText>2024</w:delText>
              </w:r>
              <w:r w:rsidDel="00964E30">
                <w:rPr>
                  <w:rFonts w:ascii="Times New Roman" w:eastAsia="仿宋" w:hAnsi="Times New Roman" w:cs="Times New Roman" w:hint="eastAsia"/>
                  <w:b/>
                  <w:bCs/>
                  <w:color w:val="000000" w:themeColor="text1"/>
                  <w:sz w:val="21"/>
                  <w:szCs w:val="21"/>
                </w:rPr>
                <w:delText>年</w:delText>
              </w:r>
            </w:del>
          </w:p>
        </w:tc>
        <w:tc>
          <w:tcPr>
            <w:tcW w:w="911" w:type="dxa"/>
            <w:vAlign w:val="center"/>
          </w:tcPr>
          <w:p w14:paraId="4CCEBE8A" w14:textId="2D0DCE73" w:rsidR="005F457E" w:rsidDel="00964E30" w:rsidRDefault="00000000">
            <w:pPr>
              <w:pStyle w:val="afc"/>
              <w:adjustRightInd w:val="0"/>
              <w:snapToGrid w:val="0"/>
              <w:spacing w:after="0" w:line="240" w:lineRule="auto"/>
              <w:ind w:firstLineChars="0" w:firstLine="0"/>
              <w:jc w:val="center"/>
              <w:textAlignment w:val="auto"/>
              <w:rPr>
                <w:del w:id="2661" w:author="Si-yuan LIU" w:date="2026-07-24T14:26:00Z" w16du:dateUtc="2026-07-24T06:26:00Z"/>
                <w:rFonts w:ascii="Times New Roman" w:eastAsia="仿宋" w:hAnsi="Times New Roman" w:cs="Times New Roman"/>
                <w:b/>
                <w:bCs/>
                <w:color w:val="000000" w:themeColor="text1"/>
                <w:sz w:val="21"/>
                <w:szCs w:val="21"/>
              </w:rPr>
            </w:pPr>
            <w:del w:id="2662" w:author="Si-yuan LIU" w:date="2026-07-24T14:26:00Z" w16du:dateUtc="2026-07-24T06:26:00Z">
              <w:r w:rsidDel="00964E30">
                <w:rPr>
                  <w:rFonts w:ascii="Times New Roman" w:eastAsia="仿宋" w:hAnsi="Times New Roman" w:cs="Times New Roman"/>
                  <w:b/>
                  <w:bCs/>
                  <w:color w:val="000000" w:themeColor="text1"/>
                  <w:sz w:val="21"/>
                  <w:szCs w:val="21"/>
                </w:rPr>
                <w:delText>2025</w:delText>
              </w:r>
              <w:r w:rsidDel="00964E30">
                <w:rPr>
                  <w:rFonts w:ascii="Times New Roman" w:eastAsia="仿宋" w:hAnsi="Times New Roman" w:cs="Times New Roman" w:hint="eastAsia"/>
                  <w:b/>
                  <w:bCs/>
                  <w:color w:val="000000" w:themeColor="text1"/>
                  <w:sz w:val="21"/>
                  <w:szCs w:val="21"/>
                </w:rPr>
                <w:delText>年</w:delText>
              </w:r>
            </w:del>
          </w:p>
        </w:tc>
        <w:tc>
          <w:tcPr>
            <w:tcW w:w="923" w:type="dxa"/>
            <w:vAlign w:val="center"/>
          </w:tcPr>
          <w:p w14:paraId="24146ED8" w14:textId="450C303B" w:rsidR="005F457E" w:rsidDel="00964E30" w:rsidRDefault="00000000">
            <w:pPr>
              <w:pStyle w:val="afc"/>
              <w:adjustRightInd w:val="0"/>
              <w:snapToGrid w:val="0"/>
              <w:spacing w:after="0" w:line="240" w:lineRule="auto"/>
              <w:ind w:firstLineChars="0" w:firstLine="0"/>
              <w:jc w:val="center"/>
              <w:textAlignment w:val="auto"/>
              <w:rPr>
                <w:del w:id="2663" w:author="Si-yuan LIU" w:date="2026-07-24T14:26:00Z" w16du:dateUtc="2026-07-24T06:26:00Z"/>
                <w:rFonts w:ascii="Times New Roman" w:eastAsia="仿宋" w:hAnsi="Times New Roman" w:cs="Times New Roman"/>
                <w:b/>
                <w:bCs/>
                <w:color w:val="000000" w:themeColor="text1"/>
                <w:sz w:val="21"/>
                <w:szCs w:val="21"/>
              </w:rPr>
            </w:pPr>
            <w:del w:id="2664" w:author="Si-yuan LIU" w:date="2026-07-24T14:26:00Z" w16du:dateUtc="2026-07-24T06:26:00Z">
              <w:r w:rsidDel="00964E30">
                <w:rPr>
                  <w:rFonts w:ascii="Times New Roman" w:eastAsia="仿宋" w:hAnsi="Times New Roman" w:cs="Times New Roman"/>
                  <w:b/>
                  <w:bCs/>
                  <w:color w:val="000000" w:themeColor="text1"/>
                  <w:sz w:val="21"/>
                  <w:szCs w:val="21"/>
                </w:rPr>
                <w:delText>2026</w:delText>
              </w:r>
              <w:r w:rsidDel="00964E30">
                <w:rPr>
                  <w:rFonts w:ascii="Times New Roman" w:eastAsia="仿宋" w:hAnsi="Times New Roman" w:cs="Times New Roman" w:hint="eastAsia"/>
                  <w:b/>
                  <w:bCs/>
                  <w:color w:val="000000" w:themeColor="text1"/>
                  <w:sz w:val="21"/>
                  <w:szCs w:val="21"/>
                </w:rPr>
                <w:delText>年</w:delText>
              </w:r>
              <w:r w:rsidDel="00964E30">
                <w:rPr>
                  <w:rFonts w:ascii="Times New Roman" w:eastAsia="仿宋" w:hAnsi="Times New Roman" w:cs="Times New Roman" w:hint="eastAsia"/>
                  <w:b/>
                  <w:bCs/>
                  <w:color w:val="000000" w:themeColor="text1"/>
                  <w:sz w:val="21"/>
                  <w:szCs w:val="21"/>
                </w:rPr>
                <w:delText>1-3</w:delText>
              </w:r>
              <w:r w:rsidDel="00964E30">
                <w:rPr>
                  <w:rFonts w:ascii="Times New Roman" w:eastAsia="仿宋" w:hAnsi="Times New Roman" w:cs="Times New Roman" w:hint="eastAsia"/>
                  <w:b/>
                  <w:bCs/>
                  <w:color w:val="000000" w:themeColor="text1"/>
                  <w:sz w:val="21"/>
                  <w:szCs w:val="21"/>
                </w:rPr>
                <w:delText>月</w:delText>
              </w:r>
            </w:del>
          </w:p>
        </w:tc>
        <w:tc>
          <w:tcPr>
            <w:tcW w:w="901" w:type="dxa"/>
            <w:vAlign w:val="center"/>
          </w:tcPr>
          <w:p w14:paraId="3EED25FE" w14:textId="5758A7AC" w:rsidR="005F457E" w:rsidDel="00964E30" w:rsidRDefault="00000000">
            <w:pPr>
              <w:pStyle w:val="afc"/>
              <w:adjustRightInd w:val="0"/>
              <w:snapToGrid w:val="0"/>
              <w:spacing w:after="0" w:line="240" w:lineRule="auto"/>
              <w:ind w:firstLineChars="0" w:firstLine="0"/>
              <w:jc w:val="center"/>
              <w:textAlignment w:val="auto"/>
              <w:rPr>
                <w:del w:id="2665" w:author="Si-yuan LIU" w:date="2026-07-24T14:26:00Z" w16du:dateUtc="2026-07-24T06:26:00Z"/>
                <w:rFonts w:ascii="Times New Roman" w:eastAsia="仿宋" w:hAnsi="Times New Roman" w:cs="Times New Roman"/>
                <w:b/>
                <w:bCs/>
                <w:color w:val="000000" w:themeColor="text1"/>
                <w:sz w:val="21"/>
                <w:szCs w:val="21"/>
              </w:rPr>
            </w:pPr>
            <w:del w:id="2666" w:author="Si-yuan LIU" w:date="2026-07-24T14:26:00Z" w16du:dateUtc="2026-07-24T06:26:00Z">
              <w:r w:rsidDel="00964E30">
                <w:rPr>
                  <w:rFonts w:ascii="Times New Roman" w:eastAsia="仿宋" w:hAnsi="Times New Roman" w:cs="Times New Roman"/>
                  <w:b/>
                  <w:bCs/>
                  <w:color w:val="000000" w:themeColor="text1"/>
                  <w:sz w:val="21"/>
                  <w:szCs w:val="21"/>
                </w:rPr>
                <w:delText>2027</w:delText>
              </w:r>
              <w:r w:rsidDel="00964E30">
                <w:rPr>
                  <w:rFonts w:ascii="Times New Roman" w:eastAsia="仿宋" w:hAnsi="Times New Roman" w:cs="Times New Roman" w:hint="eastAsia"/>
                  <w:b/>
                  <w:bCs/>
                  <w:color w:val="000000" w:themeColor="text1"/>
                  <w:sz w:val="21"/>
                  <w:szCs w:val="21"/>
                </w:rPr>
                <w:delText>年</w:delText>
              </w:r>
            </w:del>
          </w:p>
        </w:tc>
        <w:tc>
          <w:tcPr>
            <w:tcW w:w="910" w:type="dxa"/>
            <w:vAlign w:val="center"/>
          </w:tcPr>
          <w:p w14:paraId="2AD74CBA" w14:textId="29E0EB4B" w:rsidR="005F457E" w:rsidDel="00964E30" w:rsidRDefault="00000000">
            <w:pPr>
              <w:pStyle w:val="afc"/>
              <w:adjustRightInd w:val="0"/>
              <w:snapToGrid w:val="0"/>
              <w:spacing w:after="0" w:line="240" w:lineRule="auto"/>
              <w:ind w:firstLineChars="0" w:firstLine="0"/>
              <w:jc w:val="center"/>
              <w:textAlignment w:val="auto"/>
              <w:rPr>
                <w:del w:id="2667" w:author="Si-yuan LIU" w:date="2026-07-24T14:26:00Z" w16du:dateUtc="2026-07-24T06:26:00Z"/>
                <w:rFonts w:ascii="Times New Roman" w:eastAsia="仿宋" w:hAnsi="Times New Roman" w:cs="Times New Roman"/>
                <w:b/>
                <w:bCs/>
                <w:color w:val="000000" w:themeColor="text1"/>
                <w:sz w:val="21"/>
                <w:szCs w:val="21"/>
              </w:rPr>
            </w:pPr>
            <w:del w:id="2668" w:author="Si-yuan LIU" w:date="2026-07-24T14:26:00Z" w16du:dateUtc="2026-07-24T06:26:00Z">
              <w:r w:rsidDel="00964E30">
                <w:rPr>
                  <w:rFonts w:ascii="Times New Roman" w:eastAsia="仿宋" w:hAnsi="Times New Roman" w:cs="Times New Roman"/>
                  <w:b/>
                  <w:bCs/>
                  <w:color w:val="000000" w:themeColor="text1"/>
                  <w:sz w:val="21"/>
                  <w:szCs w:val="21"/>
                </w:rPr>
                <w:delText>2028</w:delText>
              </w:r>
              <w:r w:rsidDel="00964E30">
                <w:rPr>
                  <w:rFonts w:ascii="Times New Roman" w:eastAsia="仿宋" w:hAnsi="Times New Roman" w:cs="Times New Roman" w:hint="eastAsia"/>
                  <w:b/>
                  <w:bCs/>
                  <w:color w:val="000000" w:themeColor="text1"/>
                  <w:sz w:val="21"/>
                  <w:szCs w:val="21"/>
                </w:rPr>
                <w:delText>年</w:delText>
              </w:r>
            </w:del>
          </w:p>
        </w:tc>
        <w:tc>
          <w:tcPr>
            <w:tcW w:w="916" w:type="dxa"/>
            <w:vAlign w:val="center"/>
          </w:tcPr>
          <w:p w14:paraId="20A7520A" w14:textId="3E75D4C9" w:rsidR="005F457E" w:rsidDel="00964E30" w:rsidRDefault="00000000">
            <w:pPr>
              <w:pStyle w:val="afc"/>
              <w:adjustRightInd w:val="0"/>
              <w:snapToGrid w:val="0"/>
              <w:spacing w:after="0" w:line="240" w:lineRule="auto"/>
              <w:ind w:firstLineChars="0" w:firstLine="0"/>
              <w:jc w:val="center"/>
              <w:textAlignment w:val="auto"/>
              <w:rPr>
                <w:del w:id="2669" w:author="Si-yuan LIU" w:date="2026-07-24T14:26:00Z" w16du:dateUtc="2026-07-24T06:26:00Z"/>
                <w:rFonts w:ascii="Times New Roman" w:eastAsia="仿宋" w:hAnsi="Times New Roman" w:cs="Times New Roman"/>
                <w:b/>
                <w:bCs/>
                <w:color w:val="000000" w:themeColor="text1"/>
                <w:sz w:val="21"/>
                <w:szCs w:val="21"/>
              </w:rPr>
            </w:pPr>
            <w:del w:id="2670" w:author="Si-yuan LIU" w:date="2026-07-24T14:26:00Z" w16du:dateUtc="2026-07-24T06:26:00Z">
              <w:r w:rsidDel="00964E30">
                <w:rPr>
                  <w:rFonts w:ascii="Times New Roman" w:eastAsia="仿宋" w:hAnsi="Times New Roman" w:cs="Times New Roman"/>
                  <w:b/>
                  <w:bCs/>
                  <w:color w:val="000000" w:themeColor="text1"/>
                  <w:sz w:val="21"/>
                  <w:szCs w:val="21"/>
                </w:rPr>
                <w:delText>2029</w:delText>
              </w:r>
              <w:r w:rsidDel="00964E30">
                <w:rPr>
                  <w:rFonts w:ascii="Times New Roman" w:eastAsia="仿宋" w:hAnsi="Times New Roman" w:cs="Times New Roman" w:hint="eastAsia"/>
                  <w:b/>
                  <w:bCs/>
                  <w:color w:val="000000" w:themeColor="text1"/>
                  <w:sz w:val="21"/>
                  <w:szCs w:val="21"/>
                </w:rPr>
                <w:delText>年</w:delText>
              </w:r>
            </w:del>
          </w:p>
        </w:tc>
      </w:tr>
      <w:tr w:rsidR="005F457E" w:rsidDel="00964E30" w14:paraId="100E7ED9" w14:textId="64A53795">
        <w:trPr>
          <w:trHeight w:val="20"/>
          <w:jc w:val="center"/>
          <w:del w:id="2671" w:author="Si-yuan LIU" w:date="2026-07-24T14:26:00Z" w16du:dateUtc="2026-07-24T06:26:00Z"/>
        </w:trPr>
        <w:tc>
          <w:tcPr>
            <w:tcW w:w="3684" w:type="dxa"/>
            <w:vAlign w:val="center"/>
          </w:tcPr>
          <w:p w14:paraId="673B843C" w14:textId="7FE9C9C2" w:rsidR="005F457E" w:rsidDel="00964E30" w:rsidRDefault="00000000">
            <w:pPr>
              <w:pStyle w:val="afc"/>
              <w:adjustRightInd w:val="0"/>
              <w:snapToGrid w:val="0"/>
              <w:spacing w:after="0" w:line="240" w:lineRule="auto"/>
              <w:ind w:firstLineChars="0" w:firstLine="0"/>
              <w:textAlignment w:val="auto"/>
              <w:rPr>
                <w:del w:id="2672" w:author="Si-yuan LIU" w:date="2026-07-24T14:26:00Z" w16du:dateUtc="2026-07-24T06:26:00Z"/>
                <w:rFonts w:ascii="Times New Roman" w:eastAsia="仿宋" w:hAnsi="Times New Roman" w:cs="Times New Roman"/>
                <w:color w:val="000000" w:themeColor="text1"/>
                <w:sz w:val="21"/>
                <w:szCs w:val="21"/>
              </w:rPr>
            </w:pPr>
            <w:del w:id="2673" w:author="Si-yuan LIU" w:date="2026-07-24T14:26:00Z" w16du:dateUtc="2026-07-24T06:26:00Z">
              <w:r w:rsidDel="00964E30">
                <w:rPr>
                  <w:rFonts w:ascii="Times New Roman" w:eastAsia="仿宋" w:hAnsi="Times New Roman" w:cs="Times New Roman" w:hint="eastAsia"/>
                  <w:color w:val="000000" w:themeColor="text1"/>
                  <w:sz w:val="21"/>
                  <w:szCs w:val="21"/>
                </w:rPr>
                <w:delText>营业收入</w:delText>
              </w:r>
            </w:del>
          </w:p>
        </w:tc>
        <w:tc>
          <w:tcPr>
            <w:tcW w:w="910" w:type="dxa"/>
            <w:vAlign w:val="center"/>
          </w:tcPr>
          <w:p w14:paraId="714CD586" w14:textId="38EF4A70" w:rsidR="005F457E" w:rsidDel="00964E30" w:rsidRDefault="00000000">
            <w:pPr>
              <w:adjustRightInd w:val="0"/>
              <w:snapToGrid w:val="0"/>
              <w:spacing w:after="0" w:line="240" w:lineRule="auto"/>
              <w:ind w:firstLineChars="0" w:firstLine="0"/>
              <w:jc w:val="right"/>
              <w:textAlignment w:val="auto"/>
              <w:rPr>
                <w:del w:id="2674" w:author="Si-yuan LIU" w:date="2026-07-24T14:26:00Z" w16du:dateUtc="2026-07-24T06:26:00Z"/>
                <w:color w:val="000000" w:themeColor="text1"/>
                <w:sz w:val="21"/>
                <w:szCs w:val="21"/>
              </w:rPr>
            </w:pPr>
            <w:del w:id="2675" w:author="Si-yuan LIU" w:date="2026-07-24T14:26:00Z" w16du:dateUtc="2026-07-24T06:26:00Z">
              <w:r w:rsidDel="00964E30">
                <w:rPr>
                  <w:rFonts w:eastAsia="等线"/>
                  <w:color w:val="000000"/>
                  <w:sz w:val="21"/>
                  <w:szCs w:val="21"/>
                </w:rPr>
                <w:delText>7,462.90</w:delText>
              </w:r>
            </w:del>
          </w:p>
        </w:tc>
        <w:tc>
          <w:tcPr>
            <w:tcW w:w="910" w:type="dxa"/>
            <w:vAlign w:val="center"/>
          </w:tcPr>
          <w:p w14:paraId="2BA86CD1" w14:textId="6B12C7A4" w:rsidR="005F457E" w:rsidDel="00964E30" w:rsidRDefault="00000000">
            <w:pPr>
              <w:adjustRightInd w:val="0"/>
              <w:snapToGrid w:val="0"/>
              <w:spacing w:after="0" w:line="240" w:lineRule="auto"/>
              <w:ind w:firstLineChars="0" w:firstLine="0"/>
              <w:jc w:val="right"/>
              <w:textAlignment w:val="auto"/>
              <w:rPr>
                <w:del w:id="2676" w:author="Si-yuan LIU" w:date="2026-07-24T14:26:00Z" w16du:dateUtc="2026-07-24T06:26:00Z"/>
                <w:color w:val="000000" w:themeColor="text1"/>
                <w:sz w:val="21"/>
                <w:szCs w:val="21"/>
              </w:rPr>
            </w:pPr>
            <w:del w:id="2677" w:author="Si-yuan LIU" w:date="2026-07-24T14:26:00Z" w16du:dateUtc="2026-07-24T06:26:00Z">
              <w:r w:rsidDel="00964E30">
                <w:rPr>
                  <w:rFonts w:eastAsia="等线"/>
                  <w:color w:val="000000"/>
                  <w:sz w:val="21"/>
                  <w:szCs w:val="21"/>
                </w:rPr>
                <w:delText>20,209.17</w:delText>
              </w:r>
            </w:del>
          </w:p>
        </w:tc>
        <w:tc>
          <w:tcPr>
            <w:tcW w:w="911" w:type="dxa"/>
            <w:vAlign w:val="center"/>
          </w:tcPr>
          <w:p w14:paraId="77636092" w14:textId="6F66FD34" w:rsidR="005F457E" w:rsidDel="00964E30" w:rsidRDefault="00000000">
            <w:pPr>
              <w:adjustRightInd w:val="0"/>
              <w:snapToGrid w:val="0"/>
              <w:spacing w:after="0" w:line="240" w:lineRule="auto"/>
              <w:ind w:firstLineChars="0" w:firstLine="0"/>
              <w:jc w:val="right"/>
              <w:textAlignment w:val="auto"/>
              <w:rPr>
                <w:del w:id="2678" w:author="Si-yuan LIU" w:date="2026-07-24T14:26:00Z" w16du:dateUtc="2026-07-24T06:26:00Z"/>
                <w:color w:val="000000" w:themeColor="text1"/>
                <w:sz w:val="21"/>
                <w:szCs w:val="21"/>
              </w:rPr>
            </w:pPr>
            <w:del w:id="2679" w:author="Si-yuan LIU" w:date="2026-07-24T14:26:00Z" w16du:dateUtc="2026-07-24T06:26:00Z">
              <w:r w:rsidDel="00964E30">
                <w:rPr>
                  <w:rFonts w:eastAsia="等线"/>
                  <w:color w:val="000000"/>
                  <w:sz w:val="21"/>
                  <w:szCs w:val="21"/>
                </w:rPr>
                <w:delText>25,420.66</w:delText>
              </w:r>
            </w:del>
          </w:p>
        </w:tc>
        <w:tc>
          <w:tcPr>
            <w:tcW w:w="923" w:type="dxa"/>
            <w:vAlign w:val="center"/>
          </w:tcPr>
          <w:p w14:paraId="3A7CA84A" w14:textId="472A1F4C" w:rsidR="005F457E" w:rsidDel="00964E30" w:rsidRDefault="00000000">
            <w:pPr>
              <w:adjustRightInd w:val="0"/>
              <w:snapToGrid w:val="0"/>
              <w:spacing w:after="0" w:line="240" w:lineRule="auto"/>
              <w:ind w:firstLineChars="0" w:firstLine="0"/>
              <w:jc w:val="right"/>
              <w:textAlignment w:val="auto"/>
              <w:rPr>
                <w:del w:id="2680" w:author="Si-yuan LIU" w:date="2026-07-24T14:26:00Z" w16du:dateUtc="2026-07-24T06:26:00Z"/>
                <w:color w:val="000000" w:themeColor="text1"/>
                <w:sz w:val="21"/>
                <w:szCs w:val="21"/>
              </w:rPr>
            </w:pPr>
            <w:del w:id="2681" w:author="Si-yuan LIU" w:date="2026-07-24T14:26:00Z" w16du:dateUtc="2026-07-24T06:26:00Z">
              <w:r w:rsidDel="00964E30">
                <w:rPr>
                  <w:rFonts w:eastAsia="等线"/>
                  <w:color w:val="000000"/>
                  <w:sz w:val="21"/>
                  <w:szCs w:val="21"/>
                </w:rPr>
                <w:delText>6,316.41</w:delText>
              </w:r>
            </w:del>
          </w:p>
        </w:tc>
        <w:tc>
          <w:tcPr>
            <w:tcW w:w="901" w:type="dxa"/>
            <w:vAlign w:val="center"/>
          </w:tcPr>
          <w:p w14:paraId="5B510469" w14:textId="25123769" w:rsidR="005F457E" w:rsidDel="00964E30" w:rsidRDefault="00000000">
            <w:pPr>
              <w:adjustRightInd w:val="0"/>
              <w:snapToGrid w:val="0"/>
              <w:spacing w:after="0" w:line="240" w:lineRule="auto"/>
              <w:ind w:firstLineChars="0" w:firstLine="0"/>
              <w:jc w:val="right"/>
              <w:textAlignment w:val="auto"/>
              <w:rPr>
                <w:del w:id="2682" w:author="Si-yuan LIU" w:date="2026-07-24T14:26:00Z" w16du:dateUtc="2026-07-24T06:26:00Z"/>
                <w:color w:val="000000" w:themeColor="text1"/>
                <w:sz w:val="21"/>
                <w:szCs w:val="21"/>
              </w:rPr>
            </w:pPr>
            <w:del w:id="2683" w:author="Si-yuan LIU" w:date="2026-07-24T14:26:00Z" w16du:dateUtc="2026-07-24T06:26:00Z">
              <w:r w:rsidDel="00964E30">
                <w:rPr>
                  <w:rFonts w:eastAsia="等线"/>
                  <w:color w:val="000000"/>
                  <w:sz w:val="21"/>
                  <w:szCs w:val="21"/>
                </w:rPr>
                <w:delText>26,290.27</w:delText>
              </w:r>
            </w:del>
          </w:p>
        </w:tc>
        <w:tc>
          <w:tcPr>
            <w:tcW w:w="910" w:type="dxa"/>
            <w:vAlign w:val="center"/>
          </w:tcPr>
          <w:p w14:paraId="4E230EB4" w14:textId="4559763C" w:rsidR="005F457E" w:rsidDel="00964E30" w:rsidRDefault="00000000">
            <w:pPr>
              <w:adjustRightInd w:val="0"/>
              <w:snapToGrid w:val="0"/>
              <w:spacing w:after="0" w:line="240" w:lineRule="auto"/>
              <w:ind w:firstLineChars="0" w:firstLine="0"/>
              <w:jc w:val="right"/>
              <w:textAlignment w:val="auto"/>
              <w:rPr>
                <w:del w:id="2684" w:author="Si-yuan LIU" w:date="2026-07-24T14:26:00Z" w16du:dateUtc="2026-07-24T06:26:00Z"/>
                <w:color w:val="000000" w:themeColor="text1"/>
                <w:sz w:val="21"/>
                <w:szCs w:val="21"/>
              </w:rPr>
            </w:pPr>
            <w:del w:id="2685" w:author="Si-yuan LIU" w:date="2026-07-24T14:26:00Z" w16du:dateUtc="2026-07-24T06:26:00Z">
              <w:r w:rsidDel="00964E30">
                <w:rPr>
                  <w:rFonts w:eastAsia="等线"/>
                  <w:color w:val="000000"/>
                  <w:sz w:val="21"/>
                  <w:szCs w:val="21"/>
                </w:rPr>
                <w:delText>26,868.32</w:delText>
              </w:r>
            </w:del>
          </w:p>
        </w:tc>
        <w:tc>
          <w:tcPr>
            <w:tcW w:w="916" w:type="dxa"/>
            <w:vAlign w:val="center"/>
          </w:tcPr>
          <w:p w14:paraId="31F7F213" w14:textId="37A233AD" w:rsidR="005F457E" w:rsidDel="00964E30" w:rsidRDefault="00000000">
            <w:pPr>
              <w:adjustRightInd w:val="0"/>
              <w:snapToGrid w:val="0"/>
              <w:spacing w:after="0" w:line="240" w:lineRule="auto"/>
              <w:ind w:firstLineChars="0" w:firstLine="0"/>
              <w:jc w:val="right"/>
              <w:textAlignment w:val="auto"/>
              <w:rPr>
                <w:del w:id="2686" w:author="Si-yuan LIU" w:date="2026-07-24T14:26:00Z" w16du:dateUtc="2026-07-24T06:26:00Z"/>
                <w:color w:val="000000" w:themeColor="text1"/>
                <w:sz w:val="21"/>
                <w:szCs w:val="21"/>
              </w:rPr>
            </w:pPr>
            <w:del w:id="2687" w:author="Si-yuan LIU" w:date="2026-07-24T14:26:00Z" w16du:dateUtc="2026-07-24T06:26:00Z">
              <w:r w:rsidDel="00964E30">
                <w:rPr>
                  <w:rFonts w:eastAsia="等线"/>
                  <w:color w:val="000000"/>
                  <w:sz w:val="21"/>
                  <w:szCs w:val="21"/>
                </w:rPr>
                <w:delText>27,157.35</w:delText>
              </w:r>
            </w:del>
          </w:p>
        </w:tc>
      </w:tr>
      <w:tr w:rsidR="005F457E" w:rsidDel="00964E30" w14:paraId="12BC7C34" w14:textId="5CC77526">
        <w:trPr>
          <w:trHeight w:val="20"/>
          <w:jc w:val="center"/>
          <w:del w:id="2688" w:author="Si-yuan LIU" w:date="2026-07-24T14:26:00Z" w16du:dateUtc="2026-07-24T06:26:00Z"/>
        </w:trPr>
        <w:tc>
          <w:tcPr>
            <w:tcW w:w="3684" w:type="dxa"/>
            <w:vAlign w:val="center"/>
          </w:tcPr>
          <w:p w14:paraId="17250A4D" w14:textId="39257651" w:rsidR="005F457E" w:rsidDel="00964E30" w:rsidRDefault="00000000">
            <w:pPr>
              <w:pStyle w:val="afc"/>
              <w:adjustRightInd w:val="0"/>
              <w:snapToGrid w:val="0"/>
              <w:spacing w:after="0" w:line="240" w:lineRule="auto"/>
              <w:ind w:firstLineChars="0" w:firstLine="0"/>
              <w:textAlignment w:val="auto"/>
              <w:rPr>
                <w:del w:id="2689" w:author="Si-yuan LIU" w:date="2026-07-24T14:26:00Z" w16du:dateUtc="2026-07-24T06:26:00Z"/>
                <w:rFonts w:ascii="Times New Roman" w:eastAsia="仿宋" w:hAnsi="Times New Roman" w:cs="Times New Roman"/>
                <w:color w:val="000000" w:themeColor="text1"/>
                <w:sz w:val="21"/>
                <w:szCs w:val="21"/>
              </w:rPr>
            </w:pPr>
            <w:del w:id="2690" w:author="Si-yuan LIU" w:date="2026-07-24T14:26:00Z" w16du:dateUtc="2026-07-24T06:26:00Z">
              <w:r w:rsidDel="00964E30">
                <w:rPr>
                  <w:rFonts w:ascii="Times New Roman" w:eastAsia="仿宋" w:hAnsi="Times New Roman" w:cs="Times New Roman" w:hint="eastAsia"/>
                  <w:color w:val="000000" w:themeColor="text1"/>
                  <w:sz w:val="21"/>
                  <w:szCs w:val="21"/>
                </w:rPr>
                <w:delText>营业成本</w:delText>
              </w:r>
            </w:del>
          </w:p>
        </w:tc>
        <w:tc>
          <w:tcPr>
            <w:tcW w:w="910" w:type="dxa"/>
            <w:vAlign w:val="center"/>
          </w:tcPr>
          <w:p w14:paraId="0308D9AF" w14:textId="38325D88" w:rsidR="005F457E" w:rsidDel="00964E30" w:rsidRDefault="00000000">
            <w:pPr>
              <w:adjustRightInd w:val="0"/>
              <w:snapToGrid w:val="0"/>
              <w:spacing w:after="0" w:line="240" w:lineRule="auto"/>
              <w:ind w:firstLineChars="0" w:firstLine="0"/>
              <w:jc w:val="right"/>
              <w:textAlignment w:val="auto"/>
              <w:rPr>
                <w:del w:id="2691" w:author="Si-yuan LIU" w:date="2026-07-24T14:26:00Z" w16du:dateUtc="2026-07-24T06:26:00Z"/>
                <w:color w:val="000000" w:themeColor="text1"/>
                <w:sz w:val="21"/>
                <w:szCs w:val="21"/>
              </w:rPr>
            </w:pPr>
            <w:del w:id="2692" w:author="Si-yuan LIU" w:date="2026-07-24T14:26:00Z" w16du:dateUtc="2026-07-24T06:26:00Z">
              <w:r w:rsidDel="00964E30">
                <w:rPr>
                  <w:rFonts w:eastAsia="等线"/>
                  <w:color w:val="000000"/>
                  <w:sz w:val="21"/>
                  <w:szCs w:val="21"/>
                </w:rPr>
                <w:delText>4,749.84</w:delText>
              </w:r>
            </w:del>
          </w:p>
        </w:tc>
        <w:tc>
          <w:tcPr>
            <w:tcW w:w="910" w:type="dxa"/>
            <w:vAlign w:val="center"/>
          </w:tcPr>
          <w:p w14:paraId="0593BA69" w14:textId="169D30DF" w:rsidR="005F457E" w:rsidDel="00964E30" w:rsidRDefault="00000000">
            <w:pPr>
              <w:adjustRightInd w:val="0"/>
              <w:snapToGrid w:val="0"/>
              <w:spacing w:after="0" w:line="240" w:lineRule="auto"/>
              <w:ind w:firstLineChars="0" w:firstLine="0"/>
              <w:jc w:val="right"/>
              <w:textAlignment w:val="auto"/>
              <w:rPr>
                <w:del w:id="2693" w:author="Si-yuan LIU" w:date="2026-07-24T14:26:00Z" w16du:dateUtc="2026-07-24T06:26:00Z"/>
                <w:color w:val="000000" w:themeColor="text1"/>
                <w:sz w:val="21"/>
                <w:szCs w:val="21"/>
              </w:rPr>
            </w:pPr>
            <w:del w:id="2694" w:author="Si-yuan LIU" w:date="2026-07-24T14:26:00Z" w16du:dateUtc="2026-07-24T06:26:00Z">
              <w:r w:rsidDel="00964E30">
                <w:rPr>
                  <w:rFonts w:eastAsia="等线"/>
                  <w:color w:val="000000"/>
                  <w:sz w:val="21"/>
                  <w:szCs w:val="21"/>
                </w:rPr>
                <w:delText>12,056.84</w:delText>
              </w:r>
            </w:del>
          </w:p>
        </w:tc>
        <w:tc>
          <w:tcPr>
            <w:tcW w:w="911" w:type="dxa"/>
            <w:vAlign w:val="center"/>
          </w:tcPr>
          <w:p w14:paraId="0F630B97" w14:textId="72B6117E" w:rsidR="005F457E" w:rsidDel="00964E30" w:rsidRDefault="00000000">
            <w:pPr>
              <w:adjustRightInd w:val="0"/>
              <w:snapToGrid w:val="0"/>
              <w:spacing w:after="0" w:line="240" w:lineRule="auto"/>
              <w:ind w:firstLineChars="0" w:firstLine="0"/>
              <w:jc w:val="right"/>
              <w:textAlignment w:val="auto"/>
              <w:rPr>
                <w:del w:id="2695" w:author="Si-yuan LIU" w:date="2026-07-24T14:26:00Z" w16du:dateUtc="2026-07-24T06:26:00Z"/>
                <w:color w:val="000000" w:themeColor="text1"/>
                <w:sz w:val="21"/>
                <w:szCs w:val="21"/>
              </w:rPr>
            </w:pPr>
            <w:del w:id="2696" w:author="Si-yuan LIU" w:date="2026-07-24T14:26:00Z" w16du:dateUtc="2026-07-24T06:26:00Z">
              <w:r w:rsidDel="00964E30">
                <w:rPr>
                  <w:rFonts w:eastAsia="等线"/>
                  <w:color w:val="000000"/>
                  <w:sz w:val="21"/>
                  <w:szCs w:val="21"/>
                </w:rPr>
                <w:delText>12,479.61</w:delText>
              </w:r>
            </w:del>
          </w:p>
        </w:tc>
        <w:tc>
          <w:tcPr>
            <w:tcW w:w="923" w:type="dxa"/>
            <w:vAlign w:val="center"/>
          </w:tcPr>
          <w:p w14:paraId="65C0683A" w14:textId="581B47B1" w:rsidR="005F457E" w:rsidDel="00964E30" w:rsidRDefault="00000000">
            <w:pPr>
              <w:adjustRightInd w:val="0"/>
              <w:snapToGrid w:val="0"/>
              <w:spacing w:after="0" w:line="240" w:lineRule="auto"/>
              <w:ind w:firstLineChars="0" w:firstLine="0"/>
              <w:jc w:val="right"/>
              <w:textAlignment w:val="auto"/>
              <w:rPr>
                <w:del w:id="2697" w:author="Si-yuan LIU" w:date="2026-07-24T14:26:00Z" w16du:dateUtc="2026-07-24T06:26:00Z"/>
                <w:color w:val="000000" w:themeColor="text1"/>
                <w:sz w:val="21"/>
                <w:szCs w:val="21"/>
              </w:rPr>
            </w:pPr>
            <w:del w:id="2698" w:author="Si-yuan LIU" w:date="2026-07-24T14:26:00Z" w16du:dateUtc="2026-07-24T06:26:00Z">
              <w:r w:rsidDel="00964E30">
                <w:rPr>
                  <w:rFonts w:eastAsia="等线"/>
                  <w:color w:val="000000"/>
                  <w:sz w:val="21"/>
                  <w:szCs w:val="21"/>
                </w:rPr>
                <w:delText>3,309.69</w:delText>
              </w:r>
            </w:del>
          </w:p>
        </w:tc>
        <w:tc>
          <w:tcPr>
            <w:tcW w:w="901" w:type="dxa"/>
            <w:vAlign w:val="center"/>
          </w:tcPr>
          <w:p w14:paraId="216B557F" w14:textId="1C5B9FE5" w:rsidR="005F457E" w:rsidDel="00964E30" w:rsidRDefault="00000000">
            <w:pPr>
              <w:adjustRightInd w:val="0"/>
              <w:snapToGrid w:val="0"/>
              <w:spacing w:after="0" w:line="240" w:lineRule="auto"/>
              <w:ind w:firstLineChars="0" w:firstLine="0"/>
              <w:jc w:val="right"/>
              <w:textAlignment w:val="auto"/>
              <w:rPr>
                <w:del w:id="2699" w:author="Si-yuan LIU" w:date="2026-07-24T14:26:00Z" w16du:dateUtc="2026-07-24T06:26:00Z"/>
                <w:color w:val="000000" w:themeColor="text1"/>
                <w:sz w:val="21"/>
                <w:szCs w:val="21"/>
              </w:rPr>
            </w:pPr>
            <w:del w:id="2700" w:author="Si-yuan LIU" w:date="2026-07-24T14:26:00Z" w16du:dateUtc="2026-07-24T06:26:00Z">
              <w:r w:rsidDel="00964E30">
                <w:rPr>
                  <w:rFonts w:eastAsia="等线"/>
                  <w:color w:val="000000"/>
                  <w:sz w:val="21"/>
                  <w:szCs w:val="21"/>
                </w:rPr>
                <w:delText>14,941.42</w:delText>
              </w:r>
            </w:del>
          </w:p>
        </w:tc>
        <w:tc>
          <w:tcPr>
            <w:tcW w:w="910" w:type="dxa"/>
            <w:vAlign w:val="center"/>
          </w:tcPr>
          <w:p w14:paraId="2DBBB1D2" w14:textId="03F12593" w:rsidR="005F457E" w:rsidDel="00964E30" w:rsidRDefault="00000000">
            <w:pPr>
              <w:adjustRightInd w:val="0"/>
              <w:snapToGrid w:val="0"/>
              <w:spacing w:after="0" w:line="240" w:lineRule="auto"/>
              <w:ind w:firstLineChars="0" w:firstLine="0"/>
              <w:jc w:val="right"/>
              <w:textAlignment w:val="auto"/>
              <w:rPr>
                <w:del w:id="2701" w:author="Si-yuan LIU" w:date="2026-07-24T14:26:00Z" w16du:dateUtc="2026-07-24T06:26:00Z"/>
                <w:color w:val="000000" w:themeColor="text1"/>
                <w:sz w:val="21"/>
                <w:szCs w:val="21"/>
              </w:rPr>
            </w:pPr>
            <w:del w:id="2702" w:author="Si-yuan LIU" w:date="2026-07-24T14:26:00Z" w16du:dateUtc="2026-07-24T06:26:00Z">
              <w:r w:rsidDel="00964E30">
                <w:rPr>
                  <w:rFonts w:eastAsia="等线"/>
                  <w:color w:val="000000"/>
                  <w:sz w:val="21"/>
                  <w:szCs w:val="21"/>
                </w:rPr>
                <w:delText>15,204.61</w:delText>
              </w:r>
            </w:del>
          </w:p>
        </w:tc>
        <w:tc>
          <w:tcPr>
            <w:tcW w:w="916" w:type="dxa"/>
            <w:vAlign w:val="center"/>
          </w:tcPr>
          <w:p w14:paraId="14A1801C" w14:textId="5ABE9783" w:rsidR="005F457E" w:rsidDel="00964E30" w:rsidRDefault="00000000">
            <w:pPr>
              <w:adjustRightInd w:val="0"/>
              <w:snapToGrid w:val="0"/>
              <w:spacing w:after="0" w:line="240" w:lineRule="auto"/>
              <w:ind w:firstLineChars="0" w:firstLine="0"/>
              <w:jc w:val="right"/>
              <w:textAlignment w:val="auto"/>
              <w:rPr>
                <w:del w:id="2703" w:author="Si-yuan LIU" w:date="2026-07-24T14:26:00Z" w16du:dateUtc="2026-07-24T06:26:00Z"/>
                <w:color w:val="000000" w:themeColor="text1"/>
                <w:sz w:val="21"/>
                <w:szCs w:val="21"/>
              </w:rPr>
            </w:pPr>
            <w:del w:id="2704" w:author="Si-yuan LIU" w:date="2026-07-24T14:26:00Z" w16du:dateUtc="2026-07-24T06:26:00Z">
              <w:r w:rsidDel="00964E30">
                <w:rPr>
                  <w:rFonts w:eastAsia="等线"/>
                  <w:color w:val="000000"/>
                  <w:sz w:val="21"/>
                  <w:szCs w:val="21"/>
                </w:rPr>
                <w:delText>15,333.20</w:delText>
              </w:r>
            </w:del>
          </w:p>
        </w:tc>
      </w:tr>
      <w:tr w:rsidR="005F457E" w:rsidDel="00964E30" w14:paraId="4714C59C" w14:textId="3A0AB076">
        <w:trPr>
          <w:trHeight w:val="20"/>
          <w:jc w:val="center"/>
          <w:del w:id="2705" w:author="Si-yuan LIU" w:date="2026-07-24T14:26:00Z" w16du:dateUtc="2026-07-24T06:26:00Z"/>
        </w:trPr>
        <w:tc>
          <w:tcPr>
            <w:tcW w:w="3684" w:type="dxa"/>
            <w:vAlign w:val="center"/>
          </w:tcPr>
          <w:p w14:paraId="63F59C0C" w14:textId="17FE366A" w:rsidR="005F457E" w:rsidDel="00964E30" w:rsidRDefault="00000000">
            <w:pPr>
              <w:pStyle w:val="afc"/>
              <w:adjustRightInd w:val="0"/>
              <w:snapToGrid w:val="0"/>
              <w:spacing w:after="0" w:line="240" w:lineRule="auto"/>
              <w:ind w:firstLineChars="0" w:firstLine="0"/>
              <w:textAlignment w:val="auto"/>
              <w:rPr>
                <w:del w:id="2706" w:author="Si-yuan LIU" w:date="2026-07-24T14:26:00Z" w16du:dateUtc="2026-07-24T06:26:00Z"/>
                <w:rFonts w:ascii="Times New Roman" w:eastAsia="仿宋" w:hAnsi="Times New Roman" w:cs="Times New Roman"/>
                <w:color w:val="000000" w:themeColor="text1"/>
                <w:sz w:val="21"/>
                <w:szCs w:val="21"/>
              </w:rPr>
            </w:pPr>
            <w:del w:id="2707" w:author="Si-yuan LIU" w:date="2026-07-24T14:26:00Z" w16du:dateUtc="2026-07-24T06:26:00Z">
              <w:r w:rsidDel="00964E30">
                <w:rPr>
                  <w:rFonts w:ascii="Times New Roman" w:eastAsia="仿宋" w:hAnsi="Times New Roman" w:cs="Times New Roman" w:hint="eastAsia"/>
                  <w:color w:val="000000" w:themeColor="text1"/>
                  <w:sz w:val="21"/>
                  <w:szCs w:val="21"/>
                </w:rPr>
                <w:delText>净利润</w:delText>
              </w:r>
            </w:del>
          </w:p>
        </w:tc>
        <w:tc>
          <w:tcPr>
            <w:tcW w:w="910" w:type="dxa"/>
            <w:vAlign w:val="center"/>
          </w:tcPr>
          <w:p w14:paraId="60706B4C" w14:textId="0533EDAA" w:rsidR="005F457E" w:rsidDel="00964E30" w:rsidRDefault="00000000">
            <w:pPr>
              <w:adjustRightInd w:val="0"/>
              <w:snapToGrid w:val="0"/>
              <w:spacing w:after="0" w:line="240" w:lineRule="auto"/>
              <w:ind w:firstLineChars="0" w:firstLine="0"/>
              <w:jc w:val="right"/>
              <w:textAlignment w:val="auto"/>
              <w:rPr>
                <w:del w:id="2708" w:author="Si-yuan LIU" w:date="2026-07-24T14:26:00Z" w16du:dateUtc="2026-07-24T06:26:00Z"/>
                <w:color w:val="000000" w:themeColor="text1"/>
                <w:sz w:val="21"/>
                <w:szCs w:val="21"/>
              </w:rPr>
            </w:pPr>
            <w:del w:id="2709" w:author="Si-yuan LIU" w:date="2026-07-24T14:26:00Z" w16du:dateUtc="2026-07-24T06:26:00Z">
              <w:r w:rsidDel="00964E30">
                <w:rPr>
                  <w:rFonts w:eastAsia="等线"/>
                  <w:color w:val="000000"/>
                  <w:sz w:val="21"/>
                  <w:szCs w:val="21"/>
                </w:rPr>
                <w:delText>-321.89</w:delText>
              </w:r>
            </w:del>
          </w:p>
        </w:tc>
        <w:tc>
          <w:tcPr>
            <w:tcW w:w="910" w:type="dxa"/>
            <w:vAlign w:val="center"/>
          </w:tcPr>
          <w:p w14:paraId="53D134E0" w14:textId="6331E884" w:rsidR="005F457E" w:rsidDel="00964E30" w:rsidRDefault="00000000">
            <w:pPr>
              <w:adjustRightInd w:val="0"/>
              <w:snapToGrid w:val="0"/>
              <w:spacing w:after="0" w:line="240" w:lineRule="auto"/>
              <w:ind w:firstLineChars="0" w:firstLine="0"/>
              <w:jc w:val="right"/>
              <w:textAlignment w:val="auto"/>
              <w:rPr>
                <w:del w:id="2710" w:author="Si-yuan LIU" w:date="2026-07-24T14:26:00Z" w16du:dateUtc="2026-07-24T06:26:00Z"/>
                <w:color w:val="000000" w:themeColor="text1"/>
                <w:sz w:val="21"/>
                <w:szCs w:val="21"/>
              </w:rPr>
            </w:pPr>
            <w:del w:id="2711" w:author="Si-yuan LIU" w:date="2026-07-24T14:26:00Z" w16du:dateUtc="2026-07-24T06:26:00Z">
              <w:r w:rsidDel="00964E30">
                <w:rPr>
                  <w:rFonts w:eastAsia="等线"/>
                  <w:color w:val="000000"/>
                  <w:sz w:val="21"/>
                  <w:szCs w:val="21"/>
                </w:rPr>
                <w:delText>3,703.13</w:delText>
              </w:r>
            </w:del>
          </w:p>
        </w:tc>
        <w:tc>
          <w:tcPr>
            <w:tcW w:w="911" w:type="dxa"/>
            <w:vAlign w:val="center"/>
          </w:tcPr>
          <w:p w14:paraId="1BE64F4B" w14:textId="23C13B9F" w:rsidR="005F457E" w:rsidDel="00964E30" w:rsidRDefault="00000000">
            <w:pPr>
              <w:adjustRightInd w:val="0"/>
              <w:snapToGrid w:val="0"/>
              <w:spacing w:after="0" w:line="240" w:lineRule="auto"/>
              <w:ind w:firstLineChars="0" w:firstLine="0"/>
              <w:jc w:val="right"/>
              <w:textAlignment w:val="auto"/>
              <w:rPr>
                <w:del w:id="2712" w:author="Si-yuan LIU" w:date="2026-07-24T14:26:00Z" w16du:dateUtc="2026-07-24T06:26:00Z"/>
                <w:color w:val="000000" w:themeColor="text1"/>
                <w:sz w:val="21"/>
                <w:szCs w:val="21"/>
              </w:rPr>
            </w:pPr>
            <w:del w:id="2713" w:author="Si-yuan LIU" w:date="2026-07-24T14:26:00Z" w16du:dateUtc="2026-07-24T06:26:00Z">
              <w:r w:rsidDel="00964E30">
                <w:rPr>
                  <w:rFonts w:eastAsia="等线"/>
                  <w:color w:val="000000"/>
                  <w:sz w:val="21"/>
                  <w:szCs w:val="21"/>
                </w:rPr>
                <w:delText>7,544.55</w:delText>
              </w:r>
            </w:del>
          </w:p>
        </w:tc>
        <w:tc>
          <w:tcPr>
            <w:tcW w:w="923" w:type="dxa"/>
            <w:vAlign w:val="center"/>
          </w:tcPr>
          <w:p w14:paraId="6D7CA285" w14:textId="280C6166" w:rsidR="005F457E" w:rsidDel="00964E30" w:rsidRDefault="00000000">
            <w:pPr>
              <w:adjustRightInd w:val="0"/>
              <w:snapToGrid w:val="0"/>
              <w:spacing w:after="0" w:line="240" w:lineRule="auto"/>
              <w:ind w:firstLineChars="0" w:firstLine="0"/>
              <w:jc w:val="right"/>
              <w:textAlignment w:val="auto"/>
              <w:rPr>
                <w:del w:id="2714" w:author="Si-yuan LIU" w:date="2026-07-24T14:26:00Z" w16du:dateUtc="2026-07-24T06:26:00Z"/>
                <w:color w:val="000000" w:themeColor="text1"/>
                <w:sz w:val="21"/>
                <w:szCs w:val="21"/>
              </w:rPr>
            </w:pPr>
            <w:del w:id="2715" w:author="Si-yuan LIU" w:date="2026-07-24T14:26:00Z" w16du:dateUtc="2026-07-24T06:26:00Z">
              <w:r w:rsidDel="00964E30">
                <w:rPr>
                  <w:rFonts w:eastAsia="等线"/>
                  <w:color w:val="000000"/>
                  <w:sz w:val="21"/>
                  <w:szCs w:val="21"/>
                </w:rPr>
                <w:delText>1,838.62</w:delText>
              </w:r>
            </w:del>
          </w:p>
        </w:tc>
        <w:tc>
          <w:tcPr>
            <w:tcW w:w="901" w:type="dxa"/>
            <w:vAlign w:val="center"/>
          </w:tcPr>
          <w:p w14:paraId="6173C3F2" w14:textId="1092E1E0" w:rsidR="005F457E" w:rsidDel="00964E30" w:rsidRDefault="00000000">
            <w:pPr>
              <w:adjustRightInd w:val="0"/>
              <w:snapToGrid w:val="0"/>
              <w:spacing w:after="0" w:line="240" w:lineRule="auto"/>
              <w:ind w:firstLineChars="0" w:firstLine="0"/>
              <w:jc w:val="right"/>
              <w:textAlignment w:val="auto"/>
              <w:rPr>
                <w:del w:id="2716" w:author="Si-yuan LIU" w:date="2026-07-24T14:26:00Z" w16du:dateUtc="2026-07-24T06:26:00Z"/>
                <w:color w:val="000000" w:themeColor="text1"/>
                <w:sz w:val="21"/>
                <w:szCs w:val="21"/>
              </w:rPr>
            </w:pPr>
            <w:del w:id="2717" w:author="Si-yuan LIU" w:date="2026-07-24T14:26:00Z" w16du:dateUtc="2026-07-24T06:26:00Z">
              <w:r w:rsidDel="00964E30">
                <w:rPr>
                  <w:rFonts w:eastAsia="等线"/>
                  <w:color w:val="000000"/>
                  <w:sz w:val="21"/>
                  <w:szCs w:val="21"/>
                </w:rPr>
                <w:delText>8,122.13</w:delText>
              </w:r>
            </w:del>
          </w:p>
        </w:tc>
        <w:tc>
          <w:tcPr>
            <w:tcW w:w="910" w:type="dxa"/>
            <w:vAlign w:val="center"/>
          </w:tcPr>
          <w:p w14:paraId="31311007" w14:textId="2A9264BB" w:rsidR="005F457E" w:rsidDel="00964E30" w:rsidRDefault="00000000">
            <w:pPr>
              <w:adjustRightInd w:val="0"/>
              <w:snapToGrid w:val="0"/>
              <w:spacing w:after="0" w:line="240" w:lineRule="auto"/>
              <w:ind w:firstLineChars="0" w:firstLine="0"/>
              <w:jc w:val="right"/>
              <w:textAlignment w:val="auto"/>
              <w:rPr>
                <w:del w:id="2718" w:author="Si-yuan LIU" w:date="2026-07-24T14:26:00Z" w16du:dateUtc="2026-07-24T06:26:00Z"/>
                <w:color w:val="000000" w:themeColor="text1"/>
                <w:sz w:val="21"/>
                <w:szCs w:val="21"/>
              </w:rPr>
            </w:pPr>
            <w:del w:id="2719" w:author="Si-yuan LIU" w:date="2026-07-24T14:26:00Z" w16du:dateUtc="2026-07-24T06:26:00Z">
              <w:r w:rsidDel="00964E30">
                <w:rPr>
                  <w:rFonts w:eastAsia="等线"/>
                  <w:color w:val="000000"/>
                  <w:sz w:val="21"/>
                  <w:szCs w:val="21"/>
                </w:rPr>
                <w:delText>8,356.88</w:delText>
              </w:r>
            </w:del>
          </w:p>
        </w:tc>
        <w:tc>
          <w:tcPr>
            <w:tcW w:w="916" w:type="dxa"/>
            <w:vAlign w:val="center"/>
          </w:tcPr>
          <w:p w14:paraId="4240B2B6" w14:textId="26F90392" w:rsidR="005F457E" w:rsidDel="00964E30" w:rsidRDefault="00000000">
            <w:pPr>
              <w:adjustRightInd w:val="0"/>
              <w:snapToGrid w:val="0"/>
              <w:spacing w:after="0" w:line="240" w:lineRule="auto"/>
              <w:ind w:firstLineChars="0" w:firstLine="0"/>
              <w:jc w:val="right"/>
              <w:textAlignment w:val="auto"/>
              <w:rPr>
                <w:del w:id="2720" w:author="Si-yuan LIU" w:date="2026-07-24T14:26:00Z" w16du:dateUtc="2026-07-24T06:26:00Z"/>
                <w:color w:val="000000" w:themeColor="text1"/>
                <w:sz w:val="21"/>
                <w:szCs w:val="21"/>
              </w:rPr>
            </w:pPr>
            <w:del w:id="2721" w:author="Si-yuan LIU" w:date="2026-07-24T14:26:00Z" w16du:dateUtc="2026-07-24T06:26:00Z">
              <w:r w:rsidDel="00964E30">
                <w:rPr>
                  <w:rFonts w:eastAsia="等线"/>
                  <w:color w:val="000000"/>
                  <w:sz w:val="21"/>
                  <w:szCs w:val="21"/>
                </w:rPr>
                <w:delText>8,475.83</w:delText>
              </w:r>
            </w:del>
          </w:p>
        </w:tc>
      </w:tr>
      <w:tr w:rsidR="005F457E" w:rsidDel="00964E30" w14:paraId="68B754A7" w14:textId="1ED3417D">
        <w:trPr>
          <w:trHeight w:val="20"/>
          <w:jc w:val="center"/>
          <w:del w:id="2722" w:author="Si-yuan LIU" w:date="2026-07-24T14:26:00Z" w16du:dateUtc="2026-07-24T06:26:00Z"/>
        </w:trPr>
        <w:tc>
          <w:tcPr>
            <w:tcW w:w="3684" w:type="dxa"/>
            <w:vAlign w:val="center"/>
          </w:tcPr>
          <w:p w14:paraId="02EDD52E" w14:textId="1603F7D2" w:rsidR="005F457E" w:rsidDel="00964E30" w:rsidRDefault="00000000">
            <w:pPr>
              <w:pStyle w:val="afc"/>
              <w:adjustRightInd w:val="0"/>
              <w:snapToGrid w:val="0"/>
              <w:spacing w:after="0" w:line="240" w:lineRule="auto"/>
              <w:ind w:firstLineChars="0" w:firstLine="0"/>
              <w:textAlignment w:val="auto"/>
              <w:rPr>
                <w:del w:id="2723" w:author="Si-yuan LIU" w:date="2026-07-24T14:26:00Z" w16du:dateUtc="2026-07-24T06:26:00Z"/>
                <w:rFonts w:ascii="Times New Roman" w:eastAsia="仿宋" w:hAnsi="Times New Roman" w:cs="Times New Roman"/>
                <w:color w:val="000000" w:themeColor="text1"/>
                <w:sz w:val="21"/>
                <w:szCs w:val="21"/>
              </w:rPr>
            </w:pPr>
            <w:del w:id="2724" w:author="Si-yuan LIU" w:date="2026-07-24T14:26:00Z" w16du:dateUtc="2026-07-24T06:26:00Z">
              <w:r w:rsidDel="00964E30">
                <w:rPr>
                  <w:rFonts w:ascii="Times New Roman" w:eastAsia="仿宋" w:hAnsi="Times New Roman" w:cs="Times New Roman" w:hint="eastAsia"/>
                  <w:color w:val="000000" w:themeColor="text1"/>
                  <w:sz w:val="21"/>
                  <w:szCs w:val="21"/>
                </w:rPr>
                <w:delText>息税折旧摊销前利润（</w:delText>
              </w:r>
              <w:r w:rsidDel="00964E30">
                <w:rPr>
                  <w:rFonts w:ascii="Times New Roman" w:eastAsia="仿宋" w:hAnsi="Times New Roman" w:cs="Times New Roman"/>
                  <w:color w:val="000000" w:themeColor="text1"/>
                  <w:sz w:val="21"/>
                  <w:szCs w:val="21"/>
                </w:rPr>
                <w:delText>EBITDA</w:delText>
              </w:r>
              <w:r w:rsidDel="00964E30">
                <w:rPr>
                  <w:rFonts w:ascii="Times New Roman" w:eastAsia="仿宋" w:hAnsi="Times New Roman" w:cs="Times New Roman" w:hint="eastAsia"/>
                  <w:color w:val="000000" w:themeColor="text1"/>
                  <w:sz w:val="21"/>
                  <w:szCs w:val="21"/>
                </w:rPr>
                <w:delText>）</w:delText>
              </w:r>
            </w:del>
          </w:p>
        </w:tc>
        <w:tc>
          <w:tcPr>
            <w:tcW w:w="910" w:type="dxa"/>
            <w:vAlign w:val="center"/>
          </w:tcPr>
          <w:p w14:paraId="79180193" w14:textId="09269256" w:rsidR="005F457E" w:rsidDel="00964E30" w:rsidRDefault="00000000">
            <w:pPr>
              <w:adjustRightInd w:val="0"/>
              <w:snapToGrid w:val="0"/>
              <w:spacing w:after="0" w:line="240" w:lineRule="auto"/>
              <w:ind w:firstLineChars="0" w:firstLine="0"/>
              <w:jc w:val="right"/>
              <w:textAlignment w:val="auto"/>
              <w:rPr>
                <w:del w:id="2725" w:author="Si-yuan LIU" w:date="2026-07-24T14:26:00Z" w16du:dateUtc="2026-07-24T06:26:00Z"/>
                <w:color w:val="000000" w:themeColor="text1"/>
                <w:sz w:val="21"/>
                <w:szCs w:val="21"/>
              </w:rPr>
            </w:pPr>
            <w:del w:id="2726" w:author="Si-yuan LIU" w:date="2026-07-24T14:26:00Z" w16du:dateUtc="2026-07-24T06:26:00Z">
              <w:r w:rsidDel="00964E30">
                <w:rPr>
                  <w:rFonts w:eastAsia="等线"/>
                  <w:color w:val="000000"/>
                  <w:sz w:val="21"/>
                  <w:szCs w:val="21"/>
                </w:rPr>
                <w:delText>4,404.10</w:delText>
              </w:r>
            </w:del>
          </w:p>
        </w:tc>
        <w:tc>
          <w:tcPr>
            <w:tcW w:w="910" w:type="dxa"/>
            <w:vAlign w:val="center"/>
          </w:tcPr>
          <w:p w14:paraId="290169A1" w14:textId="544F4118" w:rsidR="005F457E" w:rsidDel="00964E30" w:rsidRDefault="00000000">
            <w:pPr>
              <w:adjustRightInd w:val="0"/>
              <w:snapToGrid w:val="0"/>
              <w:spacing w:after="0" w:line="240" w:lineRule="auto"/>
              <w:ind w:firstLineChars="0" w:firstLine="0"/>
              <w:jc w:val="right"/>
              <w:textAlignment w:val="auto"/>
              <w:rPr>
                <w:del w:id="2727" w:author="Si-yuan LIU" w:date="2026-07-24T14:26:00Z" w16du:dateUtc="2026-07-24T06:26:00Z"/>
                <w:color w:val="000000" w:themeColor="text1"/>
                <w:sz w:val="21"/>
                <w:szCs w:val="21"/>
              </w:rPr>
            </w:pPr>
            <w:del w:id="2728" w:author="Si-yuan LIU" w:date="2026-07-24T14:26:00Z" w16du:dateUtc="2026-07-24T06:26:00Z">
              <w:r w:rsidDel="00964E30">
                <w:rPr>
                  <w:rFonts w:eastAsia="等线"/>
                  <w:color w:val="000000"/>
                  <w:sz w:val="21"/>
                  <w:szCs w:val="21"/>
                </w:rPr>
                <w:delText>12,142.79</w:delText>
              </w:r>
            </w:del>
          </w:p>
        </w:tc>
        <w:tc>
          <w:tcPr>
            <w:tcW w:w="911" w:type="dxa"/>
            <w:vAlign w:val="center"/>
          </w:tcPr>
          <w:p w14:paraId="363E0E65" w14:textId="196EE263" w:rsidR="005F457E" w:rsidDel="00964E30" w:rsidRDefault="00000000">
            <w:pPr>
              <w:adjustRightInd w:val="0"/>
              <w:snapToGrid w:val="0"/>
              <w:spacing w:after="0" w:line="240" w:lineRule="auto"/>
              <w:ind w:firstLineChars="0" w:firstLine="0"/>
              <w:jc w:val="right"/>
              <w:textAlignment w:val="auto"/>
              <w:rPr>
                <w:del w:id="2729" w:author="Si-yuan LIU" w:date="2026-07-24T14:26:00Z" w16du:dateUtc="2026-07-24T06:26:00Z"/>
                <w:color w:val="000000" w:themeColor="text1"/>
                <w:sz w:val="21"/>
                <w:szCs w:val="21"/>
              </w:rPr>
            </w:pPr>
            <w:del w:id="2730" w:author="Si-yuan LIU" w:date="2026-07-24T14:26:00Z" w16du:dateUtc="2026-07-24T06:26:00Z">
              <w:r w:rsidDel="00964E30">
                <w:rPr>
                  <w:rFonts w:eastAsia="等线"/>
                  <w:color w:val="000000"/>
                  <w:sz w:val="21"/>
                  <w:szCs w:val="21"/>
                </w:rPr>
                <w:delText>16,033.49</w:delText>
              </w:r>
            </w:del>
          </w:p>
        </w:tc>
        <w:tc>
          <w:tcPr>
            <w:tcW w:w="923" w:type="dxa"/>
            <w:vAlign w:val="center"/>
          </w:tcPr>
          <w:p w14:paraId="05BB086B" w14:textId="7CEAFCE4" w:rsidR="005F457E" w:rsidDel="00964E30" w:rsidRDefault="00000000">
            <w:pPr>
              <w:adjustRightInd w:val="0"/>
              <w:snapToGrid w:val="0"/>
              <w:spacing w:after="0" w:line="240" w:lineRule="auto"/>
              <w:ind w:firstLineChars="0" w:firstLine="0"/>
              <w:jc w:val="right"/>
              <w:textAlignment w:val="auto"/>
              <w:rPr>
                <w:del w:id="2731" w:author="Si-yuan LIU" w:date="2026-07-24T14:26:00Z" w16du:dateUtc="2026-07-24T06:26:00Z"/>
                <w:color w:val="000000" w:themeColor="text1"/>
                <w:sz w:val="21"/>
                <w:szCs w:val="21"/>
              </w:rPr>
            </w:pPr>
            <w:del w:id="2732" w:author="Si-yuan LIU" w:date="2026-07-24T14:26:00Z" w16du:dateUtc="2026-07-24T06:26:00Z">
              <w:r w:rsidDel="00964E30">
                <w:rPr>
                  <w:rFonts w:eastAsia="等线"/>
                  <w:color w:val="000000"/>
                  <w:sz w:val="21"/>
                  <w:szCs w:val="21"/>
                </w:rPr>
                <w:delText>3,938.98</w:delText>
              </w:r>
            </w:del>
          </w:p>
        </w:tc>
        <w:tc>
          <w:tcPr>
            <w:tcW w:w="901" w:type="dxa"/>
            <w:vAlign w:val="center"/>
          </w:tcPr>
          <w:p w14:paraId="733EAE89" w14:textId="11C22CC6" w:rsidR="005F457E" w:rsidDel="00964E30" w:rsidRDefault="00000000">
            <w:pPr>
              <w:adjustRightInd w:val="0"/>
              <w:snapToGrid w:val="0"/>
              <w:spacing w:after="0" w:line="240" w:lineRule="auto"/>
              <w:ind w:firstLineChars="0" w:firstLine="0"/>
              <w:jc w:val="right"/>
              <w:textAlignment w:val="auto"/>
              <w:rPr>
                <w:del w:id="2733" w:author="Si-yuan LIU" w:date="2026-07-24T14:26:00Z" w16du:dateUtc="2026-07-24T06:26:00Z"/>
                <w:color w:val="000000" w:themeColor="text1"/>
                <w:sz w:val="21"/>
                <w:szCs w:val="21"/>
              </w:rPr>
            </w:pPr>
            <w:del w:id="2734" w:author="Si-yuan LIU" w:date="2026-07-24T14:26:00Z" w16du:dateUtc="2026-07-24T06:26:00Z">
              <w:r w:rsidDel="00964E30">
                <w:rPr>
                  <w:rFonts w:eastAsia="等线"/>
                  <w:color w:val="000000"/>
                  <w:sz w:val="21"/>
                  <w:szCs w:val="21"/>
                </w:rPr>
                <w:delText>15,105.92</w:delText>
              </w:r>
            </w:del>
          </w:p>
        </w:tc>
        <w:tc>
          <w:tcPr>
            <w:tcW w:w="910" w:type="dxa"/>
            <w:vAlign w:val="center"/>
          </w:tcPr>
          <w:p w14:paraId="46BAAA6A" w14:textId="66573640" w:rsidR="005F457E" w:rsidDel="00964E30" w:rsidRDefault="00000000">
            <w:pPr>
              <w:adjustRightInd w:val="0"/>
              <w:snapToGrid w:val="0"/>
              <w:spacing w:after="0" w:line="240" w:lineRule="auto"/>
              <w:ind w:firstLineChars="0" w:firstLine="0"/>
              <w:jc w:val="right"/>
              <w:textAlignment w:val="auto"/>
              <w:rPr>
                <w:del w:id="2735" w:author="Si-yuan LIU" w:date="2026-07-24T14:26:00Z" w16du:dateUtc="2026-07-24T06:26:00Z"/>
                <w:color w:val="000000" w:themeColor="text1"/>
                <w:sz w:val="21"/>
                <w:szCs w:val="21"/>
              </w:rPr>
            </w:pPr>
            <w:del w:id="2736" w:author="Si-yuan LIU" w:date="2026-07-24T14:26:00Z" w16du:dateUtc="2026-07-24T06:26:00Z">
              <w:r w:rsidDel="00964E30">
                <w:rPr>
                  <w:rFonts w:eastAsia="等线"/>
                  <w:color w:val="000000"/>
                  <w:sz w:val="21"/>
                  <w:szCs w:val="21"/>
                </w:rPr>
                <w:delText>15,418.02</w:delText>
              </w:r>
            </w:del>
          </w:p>
        </w:tc>
        <w:tc>
          <w:tcPr>
            <w:tcW w:w="916" w:type="dxa"/>
            <w:vAlign w:val="center"/>
          </w:tcPr>
          <w:p w14:paraId="02288D09" w14:textId="4FB6471F" w:rsidR="005F457E" w:rsidDel="00964E30" w:rsidRDefault="00000000">
            <w:pPr>
              <w:adjustRightInd w:val="0"/>
              <w:snapToGrid w:val="0"/>
              <w:spacing w:after="0" w:line="240" w:lineRule="auto"/>
              <w:ind w:firstLineChars="0" w:firstLine="0"/>
              <w:jc w:val="right"/>
              <w:textAlignment w:val="auto"/>
              <w:rPr>
                <w:del w:id="2737" w:author="Si-yuan LIU" w:date="2026-07-24T14:26:00Z" w16du:dateUtc="2026-07-24T06:26:00Z"/>
                <w:color w:val="000000" w:themeColor="text1"/>
                <w:sz w:val="21"/>
                <w:szCs w:val="21"/>
              </w:rPr>
            </w:pPr>
            <w:del w:id="2738" w:author="Si-yuan LIU" w:date="2026-07-24T14:26:00Z" w16du:dateUtc="2026-07-24T06:26:00Z">
              <w:r w:rsidDel="00964E30">
                <w:rPr>
                  <w:rFonts w:eastAsia="等线"/>
                  <w:color w:val="000000"/>
                  <w:sz w:val="21"/>
                  <w:szCs w:val="21"/>
                </w:rPr>
                <w:delText>15,581.46</w:delText>
              </w:r>
            </w:del>
          </w:p>
        </w:tc>
      </w:tr>
      <w:tr w:rsidR="005F457E" w:rsidDel="00964E30" w14:paraId="5A221CF0" w14:textId="615679B8">
        <w:trPr>
          <w:trHeight w:val="20"/>
          <w:jc w:val="center"/>
          <w:del w:id="2739" w:author="Si-yuan LIU" w:date="2026-07-24T14:26:00Z" w16du:dateUtc="2026-07-24T06:26:00Z"/>
        </w:trPr>
        <w:tc>
          <w:tcPr>
            <w:tcW w:w="3684" w:type="dxa"/>
            <w:vAlign w:val="center"/>
          </w:tcPr>
          <w:p w14:paraId="5C378853" w14:textId="49335BDD" w:rsidR="005F457E" w:rsidDel="00964E30" w:rsidRDefault="00000000">
            <w:pPr>
              <w:pStyle w:val="afc"/>
              <w:adjustRightInd w:val="0"/>
              <w:snapToGrid w:val="0"/>
              <w:spacing w:after="0" w:line="240" w:lineRule="auto"/>
              <w:ind w:firstLineChars="0" w:firstLine="0"/>
              <w:textAlignment w:val="auto"/>
              <w:rPr>
                <w:del w:id="2740" w:author="Si-yuan LIU" w:date="2026-07-24T14:26:00Z" w16du:dateUtc="2026-07-24T06:26:00Z"/>
                <w:rFonts w:ascii="Times New Roman" w:eastAsia="仿宋" w:hAnsi="Times New Roman" w:cs="Times New Roman"/>
                <w:color w:val="000000" w:themeColor="text1"/>
                <w:sz w:val="21"/>
                <w:szCs w:val="21"/>
              </w:rPr>
            </w:pPr>
            <w:del w:id="2741" w:author="Si-yuan LIU" w:date="2026-07-24T14:26:00Z" w16du:dateUtc="2026-07-24T06:26:00Z">
              <w:r w:rsidDel="00964E30">
                <w:rPr>
                  <w:rFonts w:ascii="Times New Roman" w:eastAsia="仿宋" w:hAnsi="Times New Roman" w:cs="Times New Roman" w:hint="eastAsia"/>
                  <w:color w:val="000000" w:themeColor="text1"/>
                  <w:sz w:val="21"/>
                  <w:szCs w:val="21"/>
                </w:rPr>
                <w:delText>经营性净现金流</w:delText>
              </w:r>
            </w:del>
          </w:p>
        </w:tc>
        <w:tc>
          <w:tcPr>
            <w:tcW w:w="910" w:type="dxa"/>
            <w:vAlign w:val="center"/>
          </w:tcPr>
          <w:p w14:paraId="5975BA15" w14:textId="13A3847E" w:rsidR="005F457E" w:rsidDel="00964E30" w:rsidRDefault="00000000">
            <w:pPr>
              <w:adjustRightInd w:val="0"/>
              <w:snapToGrid w:val="0"/>
              <w:spacing w:after="0" w:line="240" w:lineRule="auto"/>
              <w:ind w:firstLineChars="0" w:firstLine="0"/>
              <w:jc w:val="right"/>
              <w:textAlignment w:val="auto"/>
              <w:rPr>
                <w:del w:id="2742" w:author="Si-yuan LIU" w:date="2026-07-24T14:26:00Z" w16du:dateUtc="2026-07-24T06:26:00Z"/>
                <w:color w:val="000000" w:themeColor="text1"/>
                <w:sz w:val="21"/>
                <w:szCs w:val="21"/>
              </w:rPr>
            </w:pPr>
            <w:del w:id="2743" w:author="Si-yuan LIU" w:date="2026-07-24T14:26:00Z" w16du:dateUtc="2026-07-24T06:26:00Z">
              <w:r w:rsidDel="00964E30">
                <w:rPr>
                  <w:rFonts w:eastAsia="等线"/>
                  <w:color w:val="000000"/>
                  <w:sz w:val="21"/>
                  <w:szCs w:val="21"/>
                </w:rPr>
                <w:delText>3,632.75</w:delText>
              </w:r>
            </w:del>
          </w:p>
        </w:tc>
        <w:tc>
          <w:tcPr>
            <w:tcW w:w="910" w:type="dxa"/>
            <w:vAlign w:val="center"/>
          </w:tcPr>
          <w:p w14:paraId="1470A0FB" w14:textId="47DA1306" w:rsidR="005F457E" w:rsidDel="00964E30" w:rsidRDefault="00000000">
            <w:pPr>
              <w:adjustRightInd w:val="0"/>
              <w:snapToGrid w:val="0"/>
              <w:spacing w:after="0" w:line="240" w:lineRule="auto"/>
              <w:ind w:firstLineChars="0" w:firstLine="0"/>
              <w:jc w:val="right"/>
              <w:textAlignment w:val="auto"/>
              <w:rPr>
                <w:del w:id="2744" w:author="Si-yuan LIU" w:date="2026-07-24T14:26:00Z" w16du:dateUtc="2026-07-24T06:26:00Z"/>
                <w:color w:val="000000" w:themeColor="text1"/>
                <w:sz w:val="21"/>
                <w:szCs w:val="21"/>
              </w:rPr>
            </w:pPr>
            <w:del w:id="2745" w:author="Si-yuan LIU" w:date="2026-07-24T14:26:00Z" w16du:dateUtc="2026-07-24T06:26:00Z">
              <w:r w:rsidDel="00964E30">
                <w:rPr>
                  <w:rFonts w:eastAsia="等线"/>
                  <w:color w:val="000000"/>
                  <w:sz w:val="21"/>
                  <w:szCs w:val="21"/>
                </w:rPr>
                <w:delText>10,224.38</w:delText>
              </w:r>
            </w:del>
          </w:p>
        </w:tc>
        <w:tc>
          <w:tcPr>
            <w:tcW w:w="911" w:type="dxa"/>
            <w:vAlign w:val="center"/>
          </w:tcPr>
          <w:p w14:paraId="3FDC7F7F" w14:textId="0EC12B08" w:rsidR="005F457E" w:rsidDel="00964E30" w:rsidRDefault="00000000">
            <w:pPr>
              <w:adjustRightInd w:val="0"/>
              <w:snapToGrid w:val="0"/>
              <w:spacing w:after="0" w:line="240" w:lineRule="auto"/>
              <w:ind w:firstLineChars="0" w:firstLine="0"/>
              <w:jc w:val="right"/>
              <w:textAlignment w:val="auto"/>
              <w:rPr>
                <w:del w:id="2746" w:author="Si-yuan LIU" w:date="2026-07-24T14:26:00Z" w16du:dateUtc="2026-07-24T06:26:00Z"/>
                <w:color w:val="000000" w:themeColor="text1"/>
                <w:sz w:val="21"/>
                <w:szCs w:val="21"/>
              </w:rPr>
            </w:pPr>
            <w:del w:id="2747" w:author="Si-yuan LIU" w:date="2026-07-24T14:26:00Z" w16du:dateUtc="2026-07-24T06:26:00Z">
              <w:r w:rsidDel="00964E30">
                <w:rPr>
                  <w:rFonts w:eastAsia="等线"/>
                  <w:color w:val="000000"/>
                  <w:sz w:val="21"/>
                  <w:szCs w:val="21"/>
                </w:rPr>
                <w:delText>16,990.11</w:delText>
              </w:r>
            </w:del>
          </w:p>
        </w:tc>
        <w:tc>
          <w:tcPr>
            <w:tcW w:w="923" w:type="dxa"/>
            <w:vAlign w:val="center"/>
          </w:tcPr>
          <w:p w14:paraId="0913FB77" w14:textId="48735E3A" w:rsidR="005F457E" w:rsidDel="00964E30" w:rsidRDefault="00000000">
            <w:pPr>
              <w:adjustRightInd w:val="0"/>
              <w:snapToGrid w:val="0"/>
              <w:spacing w:after="0" w:line="240" w:lineRule="auto"/>
              <w:ind w:firstLineChars="0" w:firstLine="0"/>
              <w:jc w:val="right"/>
              <w:textAlignment w:val="auto"/>
              <w:rPr>
                <w:del w:id="2748" w:author="Si-yuan LIU" w:date="2026-07-24T14:26:00Z" w16du:dateUtc="2026-07-24T06:26:00Z"/>
                <w:color w:val="000000" w:themeColor="text1"/>
                <w:sz w:val="21"/>
                <w:szCs w:val="21"/>
              </w:rPr>
            </w:pPr>
            <w:del w:id="2749" w:author="Si-yuan LIU" w:date="2026-07-24T14:26:00Z" w16du:dateUtc="2026-07-24T06:26:00Z">
              <w:r w:rsidDel="00964E30">
                <w:rPr>
                  <w:rFonts w:eastAsia="等线"/>
                  <w:color w:val="000000"/>
                  <w:sz w:val="21"/>
                  <w:szCs w:val="21"/>
                </w:rPr>
                <w:delText>4,354.48</w:delText>
              </w:r>
            </w:del>
          </w:p>
        </w:tc>
        <w:tc>
          <w:tcPr>
            <w:tcW w:w="901" w:type="dxa"/>
            <w:vAlign w:val="center"/>
          </w:tcPr>
          <w:p w14:paraId="5EA2ACEA" w14:textId="576AF5F1" w:rsidR="005F457E" w:rsidDel="00964E30" w:rsidRDefault="00000000">
            <w:pPr>
              <w:adjustRightInd w:val="0"/>
              <w:snapToGrid w:val="0"/>
              <w:spacing w:after="0" w:line="240" w:lineRule="auto"/>
              <w:ind w:firstLineChars="0" w:firstLine="0"/>
              <w:jc w:val="right"/>
              <w:textAlignment w:val="auto"/>
              <w:rPr>
                <w:del w:id="2750" w:author="Si-yuan LIU" w:date="2026-07-24T14:26:00Z" w16du:dateUtc="2026-07-24T06:26:00Z"/>
                <w:color w:val="000000" w:themeColor="text1"/>
                <w:sz w:val="21"/>
                <w:szCs w:val="21"/>
              </w:rPr>
            </w:pPr>
            <w:del w:id="2751" w:author="Si-yuan LIU" w:date="2026-07-24T14:26:00Z" w16du:dateUtc="2026-07-24T06:26:00Z">
              <w:r w:rsidDel="00964E30">
                <w:rPr>
                  <w:rFonts w:eastAsia="等线"/>
                  <w:color w:val="000000"/>
                  <w:sz w:val="21"/>
                  <w:szCs w:val="21"/>
                </w:rPr>
                <w:delText>14,519.63</w:delText>
              </w:r>
            </w:del>
          </w:p>
        </w:tc>
        <w:tc>
          <w:tcPr>
            <w:tcW w:w="910" w:type="dxa"/>
            <w:vAlign w:val="center"/>
          </w:tcPr>
          <w:p w14:paraId="21D07F0D" w14:textId="27BDEB3B" w:rsidR="005F457E" w:rsidDel="00964E30" w:rsidRDefault="00000000">
            <w:pPr>
              <w:adjustRightInd w:val="0"/>
              <w:snapToGrid w:val="0"/>
              <w:spacing w:after="0" w:line="240" w:lineRule="auto"/>
              <w:ind w:firstLineChars="0" w:firstLine="0"/>
              <w:jc w:val="right"/>
              <w:textAlignment w:val="auto"/>
              <w:rPr>
                <w:del w:id="2752" w:author="Si-yuan LIU" w:date="2026-07-24T14:26:00Z" w16du:dateUtc="2026-07-24T06:26:00Z"/>
                <w:color w:val="000000" w:themeColor="text1"/>
                <w:sz w:val="21"/>
                <w:szCs w:val="21"/>
              </w:rPr>
            </w:pPr>
            <w:del w:id="2753" w:author="Si-yuan LIU" w:date="2026-07-24T14:26:00Z" w16du:dateUtc="2026-07-24T06:26:00Z">
              <w:r w:rsidDel="00964E30">
                <w:rPr>
                  <w:rFonts w:eastAsia="等线"/>
                  <w:color w:val="000000"/>
                  <w:sz w:val="21"/>
                  <w:szCs w:val="21"/>
                </w:rPr>
                <w:delText>14,842.71</w:delText>
              </w:r>
            </w:del>
          </w:p>
        </w:tc>
        <w:tc>
          <w:tcPr>
            <w:tcW w:w="916" w:type="dxa"/>
            <w:vAlign w:val="center"/>
          </w:tcPr>
          <w:p w14:paraId="56A6DABB" w14:textId="686E0F86" w:rsidR="005F457E" w:rsidDel="00964E30" w:rsidRDefault="00000000">
            <w:pPr>
              <w:adjustRightInd w:val="0"/>
              <w:snapToGrid w:val="0"/>
              <w:spacing w:after="0" w:line="240" w:lineRule="auto"/>
              <w:ind w:firstLineChars="0" w:firstLine="0"/>
              <w:jc w:val="right"/>
              <w:textAlignment w:val="auto"/>
              <w:rPr>
                <w:del w:id="2754" w:author="Si-yuan LIU" w:date="2026-07-24T14:26:00Z" w16du:dateUtc="2026-07-24T06:26:00Z"/>
                <w:color w:val="000000" w:themeColor="text1"/>
                <w:sz w:val="21"/>
                <w:szCs w:val="21"/>
              </w:rPr>
            </w:pPr>
            <w:del w:id="2755" w:author="Si-yuan LIU" w:date="2026-07-24T14:26:00Z" w16du:dateUtc="2026-07-24T06:26:00Z">
              <w:r w:rsidDel="00964E30">
                <w:rPr>
                  <w:rFonts w:eastAsia="等线"/>
                  <w:color w:val="000000"/>
                  <w:sz w:val="21"/>
                  <w:szCs w:val="21"/>
                </w:rPr>
                <w:delText>14,998.21</w:delText>
              </w:r>
            </w:del>
          </w:p>
        </w:tc>
      </w:tr>
      <w:tr w:rsidR="005F457E" w:rsidDel="00964E30" w14:paraId="4E897BAC" w14:textId="48305C2F">
        <w:trPr>
          <w:trHeight w:val="20"/>
          <w:jc w:val="center"/>
          <w:del w:id="2756" w:author="Si-yuan LIU" w:date="2026-07-24T14:26:00Z" w16du:dateUtc="2026-07-24T06:26:00Z"/>
        </w:trPr>
        <w:tc>
          <w:tcPr>
            <w:tcW w:w="3684" w:type="dxa"/>
            <w:vAlign w:val="center"/>
          </w:tcPr>
          <w:p w14:paraId="69BCF754" w14:textId="7EF53CB0" w:rsidR="005F457E" w:rsidDel="00964E30" w:rsidRDefault="00000000">
            <w:pPr>
              <w:pStyle w:val="afc"/>
              <w:adjustRightInd w:val="0"/>
              <w:snapToGrid w:val="0"/>
              <w:spacing w:after="0" w:line="240" w:lineRule="auto"/>
              <w:ind w:firstLineChars="0" w:firstLine="0"/>
              <w:textAlignment w:val="auto"/>
              <w:rPr>
                <w:del w:id="2757" w:author="Si-yuan LIU" w:date="2026-07-24T14:26:00Z" w16du:dateUtc="2026-07-24T06:26:00Z"/>
                <w:rFonts w:ascii="Times New Roman" w:eastAsia="仿宋" w:hAnsi="Times New Roman" w:cs="Times New Roman"/>
                <w:color w:val="000000" w:themeColor="text1"/>
                <w:sz w:val="21"/>
                <w:szCs w:val="21"/>
              </w:rPr>
            </w:pPr>
            <w:del w:id="2758" w:author="Si-yuan LIU" w:date="2026-07-24T14:26:00Z" w16du:dateUtc="2026-07-24T06:26:00Z">
              <w:r w:rsidDel="00964E30">
                <w:rPr>
                  <w:rFonts w:ascii="Times New Roman" w:eastAsia="仿宋" w:hAnsi="Times New Roman" w:cs="Times New Roman"/>
                  <w:color w:val="000000" w:themeColor="text1"/>
                  <w:sz w:val="21"/>
                  <w:szCs w:val="21"/>
                </w:rPr>
                <w:delText>3</w:delText>
              </w:r>
              <w:r w:rsidDel="00964E30">
                <w:rPr>
                  <w:rFonts w:ascii="Times New Roman" w:eastAsia="仿宋" w:hAnsi="Times New Roman" w:cs="Times New Roman" w:hint="eastAsia"/>
                  <w:color w:val="000000" w:themeColor="text1"/>
                  <w:sz w:val="21"/>
                  <w:szCs w:val="21"/>
                </w:rPr>
                <w:delText>年平均息税折旧摊销前利润（或经营性净现金流）</w:delText>
              </w:r>
            </w:del>
          </w:p>
        </w:tc>
        <w:tc>
          <w:tcPr>
            <w:tcW w:w="2731" w:type="dxa"/>
            <w:gridSpan w:val="3"/>
            <w:vAlign w:val="center"/>
          </w:tcPr>
          <w:p w14:paraId="1169510C" w14:textId="505E5410" w:rsidR="005F457E" w:rsidDel="00964E30" w:rsidRDefault="00000000">
            <w:pPr>
              <w:adjustRightInd w:val="0"/>
              <w:snapToGrid w:val="0"/>
              <w:spacing w:after="0" w:line="240" w:lineRule="auto"/>
              <w:ind w:firstLineChars="0" w:firstLine="0"/>
              <w:jc w:val="right"/>
              <w:textAlignment w:val="auto"/>
              <w:rPr>
                <w:del w:id="2759" w:author="Si-yuan LIU" w:date="2026-07-24T14:26:00Z" w16du:dateUtc="2026-07-24T06:26:00Z"/>
                <w:color w:val="000000" w:themeColor="text1"/>
                <w:sz w:val="21"/>
                <w:szCs w:val="21"/>
              </w:rPr>
            </w:pPr>
            <w:del w:id="2760" w:author="Si-yuan LIU" w:date="2026-07-24T14:26:00Z" w16du:dateUtc="2026-07-24T06:26:00Z">
              <w:r w:rsidDel="00964E30">
                <w:rPr>
                  <w:color w:val="000000" w:themeColor="text1"/>
                  <w:sz w:val="21"/>
                  <w:szCs w:val="21"/>
                </w:rPr>
                <w:delText>10,860.13</w:delText>
              </w:r>
            </w:del>
          </w:p>
        </w:tc>
        <w:tc>
          <w:tcPr>
            <w:tcW w:w="923" w:type="dxa"/>
            <w:vAlign w:val="center"/>
          </w:tcPr>
          <w:p w14:paraId="72A8D553" w14:textId="1EF23A43" w:rsidR="005F457E" w:rsidDel="00964E30" w:rsidRDefault="00000000">
            <w:pPr>
              <w:adjustRightInd w:val="0"/>
              <w:snapToGrid w:val="0"/>
              <w:spacing w:after="0" w:line="240" w:lineRule="auto"/>
              <w:ind w:firstLineChars="0" w:firstLine="0"/>
              <w:jc w:val="center"/>
              <w:textAlignment w:val="auto"/>
              <w:rPr>
                <w:del w:id="2761" w:author="Si-yuan LIU" w:date="2026-07-24T14:26:00Z" w16du:dateUtc="2026-07-24T06:26:00Z"/>
                <w:color w:val="000000" w:themeColor="text1"/>
                <w:sz w:val="21"/>
                <w:szCs w:val="21"/>
              </w:rPr>
            </w:pPr>
            <w:del w:id="2762" w:author="Si-yuan LIU" w:date="2026-07-24T14:26:00Z" w16du:dateUtc="2026-07-24T06:26:00Z">
              <w:r w:rsidDel="00964E30">
                <w:rPr>
                  <w:rFonts w:hint="eastAsia"/>
                  <w:color w:val="000000" w:themeColor="text1"/>
                  <w:sz w:val="21"/>
                  <w:szCs w:val="21"/>
                </w:rPr>
                <w:delText>-</w:delText>
              </w:r>
            </w:del>
          </w:p>
        </w:tc>
        <w:tc>
          <w:tcPr>
            <w:tcW w:w="2727" w:type="dxa"/>
            <w:gridSpan w:val="3"/>
            <w:vAlign w:val="center"/>
          </w:tcPr>
          <w:p w14:paraId="520CC25E" w14:textId="3C3E96EA" w:rsidR="005F457E" w:rsidDel="00964E30" w:rsidRDefault="00000000">
            <w:pPr>
              <w:adjustRightInd w:val="0"/>
              <w:snapToGrid w:val="0"/>
              <w:spacing w:after="0" w:line="240" w:lineRule="auto"/>
              <w:ind w:firstLineChars="0" w:firstLine="0"/>
              <w:jc w:val="right"/>
              <w:textAlignment w:val="auto"/>
              <w:rPr>
                <w:del w:id="2763" w:author="Si-yuan LIU" w:date="2026-07-24T14:26:00Z" w16du:dateUtc="2026-07-24T06:26:00Z"/>
                <w:color w:val="000000" w:themeColor="text1"/>
                <w:sz w:val="21"/>
                <w:szCs w:val="21"/>
              </w:rPr>
            </w:pPr>
            <w:del w:id="2764" w:author="Si-yuan LIU" w:date="2026-07-24T14:26:00Z" w16du:dateUtc="2026-07-24T06:26:00Z">
              <w:r w:rsidDel="00964E30">
                <w:rPr>
                  <w:color w:val="000000" w:themeColor="text1"/>
                  <w:sz w:val="21"/>
                  <w:szCs w:val="21"/>
                </w:rPr>
                <w:delText>15,368.47</w:delText>
              </w:r>
            </w:del>
          </w:p>
        </w:tc>
      </w:tr>
      <w:tr w:rsidR="005F457E" w:rsidDel="00964E30" w14:paraId="0AC78A8D" w14:textId="107F06D9">
        <w:trPr>
          <w:trHeight w:val="20"/>
          <w:jc w:val="center"/>
          <w:del w:id="2765" w:author="Si-yuan LIU" w:date="2026-07-24T14:26:00Z" w16du:dateUtc="2026-07-24T06:26:00Z"/>
        </w:trPr>
        <w:tc>
          <w:tcPr>
            <w:tcW w:w="3684" w:type="dxa"/>
            <w:vAlign w:val="center"/>
          </w:tcPr>
          <w:p w14:paraId="24344E23" w14:textId="483FAFA0" w:rsidR="005F457E" w:rsidDel="00964E30" w:rsidRDefault="00000000">
            <w:pPr>
              <w:pStyle w:val="afc"/>
              <w:adjustRightInd w:val="0"/>
              <w:snapToGrid w:val="0"/>
              <w:spacing w:after="0" w:line="240" w:lineRule="auto"/>
              <w:ind w:firstLineChars="0" w:firstLine="0"/>
              <w:textAlignment w:val="auto"/>
              <w:rPr>
                <w:del w:id="2766" w:author="Si-yuan LIU" w:date="2026-07-24T14:26:00Z" w16du:dateUtc="2026-07-24T06:26:00Z"/>
                <w:rFonts w:ascii="Times New Roman" w:eastAsia="仿宋" w:hAnsi="Times New Roman" w:cs="Times New Roman"/>
                <w:color w:val="000000" w:themeColor="text1"/>
                <w:sz w:val="21"/>
                <w:szCs w:val="21"/>
              </w:rPr>
            </w:pPr>
            <w:del w:id="2767" w:author="Si-yuan LIU" w:date="2026-07-24T14:26:00Z" w16du:dateUtc="2026-07-24T06:26:00Z">
              <w:r w:rsidDel="00964E30">
                <w:rPr>
                  <w:rFonts w:ascii="Times New Roman" w:eastAsia="仿宋" w:hAnsi="Times New Roman" w:cs="Times New Roman"/>
                  <w:color w:val="000000" w:themeColor="text1"/>
                  <w:sz w:val="21"/>
                  <w:szCs w:val="21"/>
                </w:rPr>
                <w:delText>最近</w:delText>
              </w:r>
              <w:r w:rsidDel="00964E30">
                <w:rPr>
                  <w:rFonts w:ascii="Times New Roman" w:eastAsia="仿宋" w:hAnsi="Times New Roman" w:cs="Times New Roman"/>
                  <w:color w:val="000000" w:themeColor="text1"/>
                  <w:sz w:val="21"/>
                  <w:szCs w:val="21"/>
                </w:rPr>
                <w:delText>3</w:delText>
              </w:r>
              <w:r w:rsidDel="00964E30">
                <w:rPr>
                  <w:rFonts w:ascii="Times New Roman" w:eastAsia="仿宋" w:hAnsi="Times New Roman" w:cs="Times New Roman"/>
                  <w:color w:val="000000" w:themeColor="text1"/>
                  <w:sz w:val="21"/>
                  <w:szCs w:val="21"/>
                </w:rPr>
                <w:delText>个会计年度平均息税折旧摊销前利润（或经营性净现金流）占未来</w:delText>
              </w:r>
              <w:r w:rsidDel="00964E30">
                <w:rPr>
                  <w:rFonts w:ascii="Times New Roman" w:eastAsia="仿宋" w:hAnsi="Times New Roman" w:cs="Times New Roman"/>
                  <w:color w:val="000000" w:themeColor="text1"/>
                  <w:sz w:val="21"/>
                  <w:szCs w:val="21"/>
                </w:rPr>
                <w:delText>3</w:delText>
              </w:r>
              <w:r w:rsidDel="00964E30">
                <w:rPr>
                  <w:rFonts w:ascii="Times New Roman" w:eastAsia="仿宋" w:hAnsi="Times New Roman" w:cs="Times New Roman"/>
                  <w:color w:val="000000" w:themeColor="text1"/>
                  <w:sz w:val="21"/>
                  <w:szCs w:val="21"/>
                </w:rPr>
                <w:delText>个会计年度平均预计息税折旧摊销前利润（或经营性净现金流）的比例（</w:delText>
              </w:r>
              <w:r w:rsidDel="00964E30">
                <w:rPr>
                  <w:rFonts w:ascii="Times New Roman" w:eastAsia="仿宋" w:hAnsi="Times New Roman" w:cs="Times New Roman"/>
                  <w:color w:val="000000" w:themeColor="text1"/>
                  <w:sz w:val="21"/>
                  <w:szCs w:val="21"/>
                </w:rPr>
                <w:delText>%</w:delText>
              </w:r>
              <w:r w:rsidDel="00964E30">
                <w:rPr>
                  <w:rFonts w:ascii="Times New Roman" w:eastAsia="仿宋" w:hAnsi="Times New Roman" w:cs="Times New Roman"/>
                  <w:color w:val="000000" w:themeColor="text1"/>
                  <w:sz w:val="21"/>
                  <w:szCs w:val="21"/>
                </w:rPr>
                <w:delText>）</w:delText>
              </w:r>
            </w:del>
          </w:p>
        </w:tc>
        <w:tc>
          <w:tcPr>
            <w:tcW w:w="6381" w:type="dxa"/>
            <w:gridSpan w:val="7"/>
            <w:vAlign w:val="center"/>
          </w:tcPr>
          <w:p w14:paraId="1338F2CE" w14:textId="3B85A105" w:rsidR="005F457E" w:rsidDel="00964E30" w:rsidRDefault="00000000">
            <w:pPr>
              <w:adjustRightInd w:val="0"/>
              <w:snapToGrid w:val="0"/>
              <w:spacing w:after="0" w:line="240" w:lineRule="auto"/>
              <w:ind w:firstLineChars="0" w:firstLine="0"/>
              <w:jc w:val="right"/>
              <w:textAlignment w:val="auto"/>
              <w:rPr>
                <w:del w:id="2768" w:author="Si-yuan LIU" w:date="2026-07-24T14:26:00Z" w16du:dateUtc="2026-07-24T06:26:00Z"/>
                <w:color w:val="000000" w:themeColor="text1"/>
                <w:sz w:val="21"/>
                <w:szCs w:val="21"/>
              </w:rPr>
            </w:pPr>
            <w:del w:id="2769" w:author="Si-yuan LIU" w:date="2026-07-24T14:26:00Z" w16du:dateUtc="2026-07-24T06:26:00Z">
              <w:r w:rsidDel="00964E30">
                <w:rPr>
                  <w:color w:val="000000" w:themeColor="text1"/>
                  <w:sz w:val="21"/>
                  <w:szCs w:val="21"/>
                </w:rPr>
                <w:delText>70.67%</w:delText>
              </w:r>
            </w:del>
          </w:p>
        </w:tc>
      </w:tr>
    </w:tbl>
    <w:p w14:paraId="7EB5D217" w14:textId="46EDD23F" w:rsidR="005F457E" w:rsidDel="00964E30" w:rsidRDefault="00000000">
      <w:pPr>
        <w:spacing w:after="0" w:line="312" w:lineRule="auto"/>
        <w:ind w:firstLine="480"/>
        <w:rPr>
          <w:del w:id="2770" w:author="Si-yuan LIU" w:date="2026-07-24T14:26:00Z" w16du:dateUtc="2026-07-24T06:26:00Z"/>
          <w:color w:val="000000" w:themeColor="text1"/>
          <w:szCs w:val="24"/>
        </w:rPr>
      </w:pPr>
      <w:del w:id="2771" w:author="Si-yuan LIU" w:date="2026-07-24T14:26:00Z" w16du:dateUtc="2026-07-24T06:26:00Z">
        <w:r w:rsidDel="00964E30">
          <w:rPr>
            <w:color w:val="000000" w:themeColor="text1"/>
            <w:szCs w:val="24"/>
          </w:rPr>
          <w:delText>3.</w:delText>
        </w:r>
        <w:r w:rsidDel="00964E30">
          <w:rPr>
            <w:rFonts w:hint="eastAsia"/>
            <w:color w:val="000000" w:themeColor="text1"/>
            <w:szCs w:val="24"/>
          </w:rPr>
          <w:delText>收入来源情况</w:delText>
        </w:r>
      </w:del>
    </w:p>
    <w:p w14:paraId="2049B0F2" w14:textId="361AFD0F" w:rsidR="005F457E" w:rsidDel="00964E30" w:rsidRDefault="00000000">
      <w:pPr>
        <w:numPr>
          <w:ilvl w:val="0"/>
          <w:numId w:val="2"/>
        </w:numPr>
        <w:spacing w:after="0" w:line="312" w:lineRule="auto"/>
        <w:ind w:firstLine="480"/>
        <w:rPr>
          <w:del w:id="2772" w:author="Si-yuan LIU" w:date="2026-07-24T14:26:00Z" w16du:dateUtc="2026-07-24T06:26:00Z"/>
          <w:color w:val="000000" w:themeColor="text1"/>
          <w:szCs w:val="24"/>
        </w:rPr>
      </w:pPr>
      <w:del w:id="2773" w:author="Si-yuan LIU" w:date="2026-07-24T14:26:00Z" w16du:dateUtc="2026-07-24T06:26:00Z">
        <w:r w:rsidDel="00964E30">
          <w:rPr>
            <w:rFonts w:hint="eastAsia"/>
            <w:color w:val="000000" w:themeColor="text1"/>
            <w:szCs w:val="24"/>
          </w:rPr>
          <w:delText>收入结构情况</w:delText>
        </w:r>
      </w:del>
    </w:p>
    <w:p w14:paraId="5F2286FC" w14:textId="36081749" w:rsidR="005F457E" w:rsidDel="00964E30" w:rsidRDefault="00000000">
      <w:pPr>
        <w:spacing w:after="0" w:line="312" w:lineRule="auto"/>
        <w:ind w:firstLine="480"/>
        <w:rPr>
          <w:del w:id="2774" w:author="Si-yuan LIU" w:date="2026-07-24T14:26:00Z" w16du:dateUtc="2026-07-24T06:26:00Z"/>
          <w:color w:val="000000" w:themeColor="text1"/>
          <w:szCs w:val="24"/>
        </w:rPr>
      </w:pPr>
      <w:del w:id="2775" w:author="Si-yuan LIU" w:date="2026-07-24T14:26:00Z" w16du:dateUtc="2026-07-24T06:26:00Z">
        <w:r w:rsidDel="00964E30">
          <w:rPr>
            <w:rFonts w:hint="eastAsia"/>
            <w:color w:val="000000" w:themeColor="text1"/>
            <w:szCs w:val="24"/>
          </w:rPr>
          <w:delText>报告期内，南沙大岗数据中心为签约客户提供服务器机柜的托管与运营服务，提供安全、可靠的数据中心环境，包括空调、照明、电力、湿度、温度、网络等，保证安全存放客户的机柜服务器和相关</w:delText>
        </w:r>
        <w:r w:rsidDel="00964E30">
          <w:rPr>
            <w:color w:val="000000" w:themeColor="text1"/>
            <w:szCs w:val="24"/>
          </w:rPr>
          <w:delText>IT</w:delText>
        </w:r>
        <w:r w:rsidDel="00964E30">
          <w:rPr>
            <w:rFonts w:hint="eastAsia"/>
            <w:color w:val="000000" w:themeColor="text1"/>
            <w:szCs w:val="24"/>
          </w:rPr>
          <w:delText>设备。南沙大岗数据中心通过向客户提供上述服务获得相应的报酬，即机柜服务费收入。该类收入占各期营业收入的比重均为</w:delText>
        </w:r>
        <w:r w:rsidDel="00964E30">
          <w:rPr>
            <w:color w:val="000000" w:themeColor="text1"/>
            <w:szCs w:val="24"/>
          </w:rPr>
          <w:delText>100%</w:delText>
        </w:r>
        <w:r w:rsidDel="00964E30">
          <w:rPr>
            <w:rFonts w:hint="eastAsia"/>
            <w:color w:val="000000" w:themeColor="text1"/>
            <w:szCs w:val="24"/>
          </w:rPr>
          <w:delText>，具体如下：</w:delText>
        </w:r>
      </w:del>
    </w:p>
    <w:p w14:paraId="70F9E7DB" w14:textId="0F31657D" w:rsidR="005F457E" w:rsidDel="00964E30" w:rsidRDefault="00000000">
      <w:pPr>
        <w:spacing w:after="0" w:line="312" w:lineRule="auto"/>
        <w:ind w:firstLineChars="0" w:firstLine="0"/>
        <w:jc w:val="center"/>
        <w:rPr>
          <w:del w:id="2776" w:author="Si-yuan LIU" w:date="2026-07-24T14:26:00Z" w16du:dateUtc="2026-07-24T06:26:00Z"/>
          <w:color w:val="000000" w:themeColor="text1"/>
          <w:szCs w:val="24"/>
        </w:rPr>
      </w:pPr>
      <w:del w:id="2777" w:author="Si-yuan LIU" w:date="2026-07-24T14:26:00Z" w16du:dateUtc="2026-07-24T06:26:00Z">
        <w:r w:rsidDel="00964E30">
          <w:rPr>
            <w:rFonts w:hint="eastAsia"/>
            <w:color w:val="000000" w:themeColor="text1"/>
            <w:szCs w:val="24"/>
          </w:rPr>
          <w:delText>表</w:delText>
        </w:r>
        <w:r w:rsidDel="00964E30">
          <w:rPr>
            <w:color w:val="000000" w:themeColor="text1"/>
            <w:szCs w:val="24"/>
          </w:rPr>
          <w:delText xml:space="preserve"> </w:delText>
        </w:r>
        <w:r w:rsidDel="00964E30">
          <w:rPr>
            <w:color w:val="000000" w:themeColor="text1"/>
            <w:szCs w:val="24"/>
          </w:rPr>
          <w:fldChar w:fldCharType="begin"/>
        </w:r>
        <w:r w:rsidDel="00964E30">
          <w:rPr>
            <w:color w:val="000000" w:themeColor="text1"/>
            <w:szCs w:val="24"/>
          </w:rPr>
          <w:delInstrText xml:space="preserve"> SEQ </w:delInstrText>
        </w:r>
        <w:r w:rsidDel="00964E30">
          <w:rPr>
            <w:rFonts w:hint="eastAsia"/>
            <w:color w:val="000000" w:themeColor="text1"/>
            <w:szCs w:val="24"/>
          </w:rPr>
          <w:delInstrText>表</w:delInstrText>
        </w:r>
        <w:r w:rsidDel="00964E30">
          <w:rPr>
            <w:color w:val="000000" w:themeColor="text1"/>
            <w:szCs w:val="24"/>
          </w:rPr>
          <w:delInstrText xml:space="preserve"> \* ARABIC </w:delInstrText>
        </w:r>
        <w:r w:rsidDel="00964E30">
          <w:rPr>
            <w:color w:val="000000" w:themeColor="text1"/>
            <w:szCs w:val="24"/>
          </w:rPr>
          <w:fldChar w:fldCharType="separate"/>
        </w:r>
      </w:del>
      <w:ins w:id="2778" w:author="怡然 刘 [2]" w:date="2026-07-08T15:02:00Z">
        <w:del w:id="2779" w:author="Si-yuan LIU" w:date="2026-07-24T14:26:00Z" w16du:dateUtc="2026-07-24T06:26:00Z">
          <w:r w:rsidR="004A5B2B" w:rsidDel="00964E30">
            <w:rPr>
              <w:noProof/>
              <w:color w:val="000000" w:themeColor="text1"/>
              <w:szCs w:val="24"/>
            </w:rPr>
            <w:delText>16</w:delText>
          </w:r>
        </w:del>
      </w:ins>
      <w:ins w:id="2780" w:author="Bentayga-" w:date="2026-07-05T17:09:00Z">
        <w:del w:id="2781" w:author="Si-yuan LIU" w:date="2026-07-24T14:26:00Z" w16du:dateUtc="2026-07-24T06:26:00Z">
          <w:r w:rsidDel="00964E30">
            <w:rPr>
              <w:noProof/>
              <w:color w:val="000000" w:themeColor="text1"/>
              <w:szCs w:val="24"/>
            </w:rPr>
            <w:delText>16</w:delText>
          </w:r>
        </w:del>
      </w:ins>
      <w:del w:id="2782" w:author="Si-yuan LIU" w:date="2026-07-24T14:26:00Z" w16du:dateUtc="2026-07-24T06:26:00Z">
        <w:r w:rsidDel="00964E30">
          <w:rPr>
            <w:noProof/>
            <w:color w:val="000000" w:themeColor="text1"/>
            <w:szCs w:val="24"/>
          </w:rPr>
          <w:delText>16</w:delText>
        </w:r>
        <w:r w:rsidDel="00964E30">
          <w:rPr>
            <w:color w:val="000000" w:themeColor="text1"/>
            <w:szCs w:val="24"/>
          </w:rPr>
          <w:fldChar w:fldCharType="end"/>
        </w:r>
        <w:r w:rsidDel="00964E30">
          <w:rPr>
            <w:color w:val="000000" w:themeColor="text1"/>
            <w:szCs w:val="24"/>
          </w:rPr>
          <w:delText xml:space="preserve"> </w:delText>
        </w:r>
        <w:r w:rsidDel="00964E30">
          <w:rPr>
            <w:rFonts w:hint="eastAsia"/>
            <w:color w:val="000000" w:themeColor="text1"/>
            <w:szCs w:val="24"/>
          </w:rPr>
          <w:delText>项目最近</w:delText>
        </w:r>
        <w:r w:rsidDel="00964E30">
          <w:rPr>
            <w:color w:val="000000" w:themeColor="text1"/>
            <w:szCs w:val="24"/>
          </w:rPr>
          <w:delText>3</w:delText>
        </w:r>
        <w:r w:rsidDel="00964E30">
          <w:rPr>
            <w:rFonts w:hint="eastAsia"/>
            <w:color w:val="000000" w:themeColor="text1"/>
            <w:szCs w:val="24"/>
          </w:rPr>
          <w:delText>个会计年度及一期收入结构</w:delText>
        </w:r>
      </w:del>
    </w:p>
    <w:tbl>
      <w:tblPr>
        <w:tblStyle w:val="af6"/>
        <w:tblW w:w="9289" w:type="dxa"/>
        <w:jc w:val="center"/>
        <w:tblLayout w:type="fixed"/>
        <w:tblLook w:val="04A0" w:firstRow="1" w:lastRow="0" w:firstColumn="1" w:lastColumn="0" w:noHBand="0" w:noVBand="1"/>
      </w:tblPr>
      <w:tblGrid>
        <w:gridCol w:w="1577"/>
        <w:gridCol w:w="940"/>
        <w:gridCol w:w="1693"/>
        <w:gridCol w:w="1693"/>
        <w:gridCol w:w="1693"/>
        <w:gridCol w:w="1693"/>
      </w:tblGrid>
      <w:tr w:rsidR="005F457E" w:rsidDel="00964E30" w14:paraId="1680A0CF" w14:textId="12070271">
        <w:trPr>
          <w:trHeight w:val="20"/>
          <w:jc w:val="center"/>
          <w:del w:id="2783" w:author="Si-yuan LIU" w:date="2026-07-24T14:26:00Z" w16du:dateUtc="2026-07-24T06:26:00Z"/>
        </w:trPr>
        <w:tc>
          <w:tcPr>
            <w:tcW w:w="2517" w:type="dxa"/>
            <w:gridSpan w:val="2"/>
            <w:vAlign w:val="center"/>
          </w:tcPr>
          <w:p w14:paraId="29B33CAE" w14:textId="7BE533A8" w:rsidR="005F457E" w:rsidDel="00964E30" w:rsidRDefault="00000000">
            <w:pPr>
              <w:spacing w:after="0" w:line="240" w:lineRule="auto"/>
              <w:ind w:firstLineChars="0" w:firstLine="0"/>
              <w:contextualSpacing/>
              <w:jc w:val="center"/>
              <w:textAlignment w:val="auto"/>
              <w:rPr>
                <w:del w:id="2784" w:author="Si-yuan LIU" w:date="2026-07-24T14:26:00Z" w16du:dateUtc="2026-07-24T06:26:00Z"/>
                <w:b/>
                <w:bCs/>
                <w:color w:val="000000" w:themeColor="text1"/>
                <w:sz w:val="21"/>
                <w:szCs w:val="21"/>
              </w:rPr>
            </w:pPr>
            <w:del w:id="2785" w:author="Si-yuan LIU" w:date="2026-07-24T14:26:00Z" w16du:dateUtc="2026-07-24T06:26:00Z">
              <w:r w:rsidDel="00964E30">
                <w:rPr>
                  <w:rFonts w:hint="eastAsia"/>
                  <w:b/>
                  <w:bCs/>
                  <w:color w:val="000000" w:themeColor="text1"/>
                  <w:sz w:val="21"/>
                  <w:szCs w:val="21"/>
                </w:rPr>
                <w:delText>（万元、</w:delText>
              </w:r>
              <w:r w:rsidDel="00964E30">
                <w:rPr>
                  <w:b/>
                  <w:bCs/>
                  <w:color w:val="000000" w:themeColor="text1"/>
                  <w:sz w:val="21"/>
                  <w:szCs w:val="21"/>
                </w:rPr>
                <w:delText>%</w:delText>
              </w:r>
              <w:r w:rsidDel="00964E30">
                <w:rPr>
                  <w:rFonts w:hint="eastAsia"/>
                  <w:b/>
                  <w:bCs/>
                  <w:color w:val="000000" w:themeColor="text1"/>
                  <w:sz w:val="21"/>
                  <w:szCs w:val="21"/>
                </w:rPr>
                <w:delText>）</w:delText>
              </w:r>
            </w:del>
          </w:p>
        </w:tc>
        <w:tc>
          <w:tcPr>
            <w:tcW w:w="1693" w:type="dxa"/>
            <w:vAlign w:val="center"/>
          </w:tcPr>
          <w:p w14:paraId="5C2BAE2F" w14:textId="44C88F87" w:rsidR="005F457E" w:rsidDel="00964E30" w:rsidRDefault="00000000">
            <w:pPr>
              <w:pStyle w:val="afc"/>
              <w:spacing w:after="0" w:line="240" w:lineRule="auto"/>
              <w:ind w:firstLineChars="0" w:firstLine="0"/>
              <w:jc w:val="center"/>
              <w:textAlignment w:val="auto"/>
              <w:rPr>
                <w:del w:id="2786" w:author="Si-yuan LIU" w:date="2026-07-24T14:26:00Z" w16du:dateUtc="2026-07-24T06:26:00Z"/>
                <w:rFonts w:ascii="Times New Roman" w:eastAsia="仿宋" w:hAnsi="Times New Roman" w:cs="Times New Roman"/>
                <w:color w:val="000000" w:themeColor="text1"/>
                <w:sz w:val="21"/>
                <w:szCs w:val="21"/>
              </w:rPr>
            </w:pPr>
            <w:del w:id="2787" w:author="Si-yuan LIU" w:date="2026-07-24T14:26:00Z" w16du:dateUtc="2026-07-24T06:26:00Z">
              <w:r w:rsidDel="00964E30">
                <w:rPr>
                  <w:rFonts w:ascii="Times New Roman" w:eastAsia="仿宋" w:hAnsi="Times New Roman" w:cs="Times New Roman"/>
                  <w:b/>
                  <w:bCs/>
                  <w:color w:val="000000" w:themeColor="text1"/>
                  <w:kern w:val="0"/>
                  <w:sz w:val="22"/>
                  <w:szCs w:val="22"/>
                </w:rPr>
                <w:delText>202</w:delText>
              </w:r>
              <w:r w:rsidDel="00964E30">
                <w:rPr>
                  <w:rFonts w:ascii="Times New Roman" w:eastAsia="仿宋" w:hAnsi="Times New Roman" w:cs="Times New Roman" w:hint="eastAsia"/>
                  <w:b/>
                  <w:bCs/>
                  <w:color w:val="000000" w:themeColor="text1"/>
                  <w:kern w:val="0"/>
                  <w:sz w:val="22"/>
                  <w:szCs w:val="22"/>
                </w:rPr>
                <w:delText>3</w:delText>
              </w:r>
              <w:r w:rsidDel="00964E30">
                <w:rPr>
                  <w:rFonts w:ascii="Times New Roman" w:eastAsia="仿宋" w:hAnsi="Times New Roman" w:cs="Times New Roman" w:hint="eastAsia"/>
                  <w:b/>
                  <w:bCs/>
                  <w:color w:val="000000" w:themeColor="text1"/>
                  <w:kern w:val="0"/>
                  <w:sz w:val="22"/>
                  <w:szCs w:val="22"/>
                </w:rPr>
                <w:delText>年</w:delText>
              </w:r>
            </w:del>
          </w:p>
        </w:tc>
        <w:tc>
          <w:tcPr>
            <w:tcW w:w="1693" w:type="dxa"/>
            <w:vAlign w:val="center"/>
          </w:tcPr>
          <w:p w14:paraId="12C62C26" w14:textId="23C170A4" w:rsidR="005F457E" w:rsidDel="00964E30" w:rsidRDefault="00000000">
            <w:pPr>
              <w:pStyle w:val="afc"/>
              <w:spacing w:after="0" w:line="240" w:lineRule="auto"/>
              <w:ind w:firstLineChars="0" w:firstLine="0"/>
              <w:jc w:val="center"/>
              <w:textAlignment w:val="auto"/>
              <w:rPr>
                <w:del w:id="2788" w:author="Si-yuan LIU" w:date="2026-07-24T14:26:00Z" w16du:dateUtc="2026-07-24T06:26:00Z"/>
                <w:rFonts w:ascii="Times New Roman" w:eastAsia="仿宋" w:hAnsi="Times New Roman" w:cs="Times New Roman"/>
                <w:color w:val="000000" w:themeColor="text1"/>
                <w:sz w:val="21"/>
                <w:szCs w:val="21"/>
              </w:rPr>
            </w:pPr>
            <w:del w:id="2789" w:author="Si-yuan LIU" w:date="2026-07-24T14:26:00Z" w16du:dateUtc="2026-07-24T06:26:00Z">
              <w:r w:rsidDel="00964E30">
                <w:rPr>
                  <w:rFonts w:ascii="Times New Roman" w:eastAsia="仿宋" w:hAnsi="Times New Roman" w:cs="Times New Roman"/>
                  <w:b/>
                  <w:bCs/>
                  <w:color w:val="000000" w:themeColor="text1"/>
                  <w:kern w:val="0"/>
                  <w:sz w:val="22"/>
                  <w:szCs w:val="22"/>
                </w:rPr>
                <w:delText>202</w:delText>
              </w:r>
              <w:r w:rsidDel="00964E30">
                <w:rPr>
                  <w:rFonts w:ascii="Times New Roman" w:eastAsia="仿宋" w:hAnsi="Times New Roman" w:cs="Times New Roman" w:hint="eastAsia"/>
                  <w:b/>
                  <w:bCs/>
                  <w:color w:val="000000" w:themeColor="text1"/>
                  <w:kern w:val="0"/>
                  <w:sz w:val="22"/>
                  <w:szCs w:val="22"/>
                </w:rPr>
                <w:delText>4</w:delText>
              </w:r>
              <w:r w:rsidDel="00964E30">
                <w:rPr>
                  <w:rFonts w:ascii="Times New Roman" w:eastAsia="仿宋" w:hAnsi="Times New Roman" w:cs="Times New Roman" w:hint="eastAsia"/>
                  <w:b/>
                  <w:bCs/>
                  <w:color w:val="000000" w:themeColor="text1"/>
                  <w:kern w:val="0"/>
                  <w:sz w:val="22"/>
                  <w:szCs w:val="22"/>
                </w:rPr>
                <w:delText>年</w:delText>
              </w:r>
            </w:del>
          </w:p>
        </w:tc>
        <w:tc>
          <w:tcPr>
            <w:tcW w:w="1693" w:type="dxa"/>
            <w:vAlign w:val="center"/>
          </w:tcPr>
          <w:p w14:paraId="579876EF" w14:textId="16A98CCC" w:rsidR="005F457E" w:rsidDel="00964E30" w:rsidRDefault="00000000">
            <w:pPr>
              <w:pStyle w:val="afc"/>
              <w:spacing w:after="0" w:line="240" w:lineRule="auto"/>
              <w:ind w:firstLineChars="0" w:firstLine="0"/>
              <w:jc w:val="center"/>
              <w:textAlignment w:val="auto"/>
              <w:rPr>
                <w:del w:id="2790" w:author="Si-yuan LIU" w:date="2026-07-24T14:26:00Z" w16du:dateUtc="2026-07-24T06:26:00Z"/>
                <w:rFonts w:ascii="Times New Roman" w:eastAsia="仿宋" w:hAnsi="Times New Roman" w:cs="Times New Roman"/>
                <w:color w:val="000000" w:themeColor="text1"/>
                <w:sz w:val="21"/>
                <w:szCs w:val="21"/>
              </w:rPr>
            </w:pPr>
            <w:del w:id="2791" w:author="Si-yuan LIU" w:date="2026-07-24T14:26:00Z" w16du:dateUtc="2026-07-24T06:26:00Z">
              <w:r w:rsidDel="00964E30">
                <w:rPr>
                  <w:rFonts w:ascii="Times New Roman" w:eastAsia="仿宋" w:hAnsi="Times New Roman" w:cs="Times New Roman"/>
                  <w:b/>
                  <w:bCs/>
                  <w:color w:val="000000" w:themeColor="text1"/>
                  <w:kern w:val="0"/>
                  <w:sz w:val="22"/>
                  <w:szCs w:val="22"/>
                </w:rPr>
                <w:delText>202</w:delText>
              </w:r>
              <w:r w:rsidDel="00964E30">
                <w:rPr>
                  <w:rFonts w:ascii="Times New Roman" w:eastAsia="仿宋" w:hAnsi="Times New Roman" w:cs="Times New Roman" w:hint="eastAsia"/>
                  <w:b/>
                  <w:bCs/>
                  <w:color w:val="000000" w:themeColor="text1"/>
                  <w:kern w:val="0"/>
                  <w:sz w:val="22"/>
                  <w:szCs w:val="22"/>
                </w:rPr>
                <w:delText>5</w:delText>
              </w:r>
              <w:r w:rsidDel="00964E30">
                <w:rPr>
                  <w:rFonts w:ascii="Times New Roman" w:eastAsia="仿宋" w:hAnsi="Times New Roman" w:cs="Times New Roman" w:hint="eastAsia"/>
                  <w:b/>
                  <w:bCs/>
                  <w:color w:val="000000" w:themeColor="text1"/>
                  <w:kern w:val="0"/>
                  <w:sz w:val="22"/>
                  <w:szCs w:val="22"/>
                </w:rPr>
                <w:delText>年</w:delText>
              </w:r>
            </w:del>
          </w:p>
        </w:tc>
        <w:tc>
          <w:tcPr>
            <w:tcW w:w="1693" w:type="dxa"/>
            <w:vAlign w:val="center"/>
          </w:tcPr>
          <w:p w14:paraId="0F179375" w14:textId="427B5F62" w:rsidR="005F457E" w:rsidDel="00964E30" w:rsidRDefault="00000000">
            <w:pPr>
              <w:pStyle w:val="afc"/>
              <w:spacing w:after="0" w:line="240" w:lineRule="auto"/>
              <w:ind w:firstLineChars="0" w:firstLine="0"/>
              <w:jc w:val="center"/>
              <w:textAlignment w:val="auto"/>
              <w:rPr>
                <w:del w:id="2792" w:author="Si-yuan LIU" w:date="2026-07-24T14:26:00Z" w16du:dateUtc="2026-07-24T06:26:00Z"/>
                <w:rFonts w:ascii="Times New Roman" w:eastAsia="仿宋" w:hAnsi="Times New Roman" w:cs="Times New Roman"/>
                <w:color w:val="000000" w:themeColor="text1"/>
                <w:sz w:val="21"/>
                <w:szCs w:val="21"/>
              </w:rPr>
            </w:pPr>
            <w:del w:id="2793" w:author="Si-yuan LIU" w:date="2026-07-24T14:26:00Z" w16du:dateUtc="2026-07-24T06:26:00Z">
              <w:r w:rsidDel="00964E30">
                <w:rPr>
                  <w:rFonts w:ascii="Times New Roman" w:eastAsia="仿宋" w:hAnsi="Times New Roman" w:cs="Times New Roman"/>
                  <w:b/>
                  <w:bCs/>
                  <w:color w:val="000000" w:themeColor="text1"/>
                  <w:kern w:val="0"/>
                  <w:sz w:val="22"/>
                  <w:szCs w:val="22"/>
                </w:rPr>
                <w:delText>202</w:delText>
              </w:r>
              <w:r w:rsidDel="00964E30">
                <w:rPr>
                  <w:rFonts w:ascii="Times New Roman" w:eastAsia="仿宋" w:hAnsi="Times New Roman" w:cs="Times New Roman" w:hint="eastAsia"/>
                  <w:b/>
                  <w:bCs/>
                  <w:color w:val="000000" w:themeColor="text1"/>
                  <w:kern w:val="0"/>
                  <w:sz w:val="22"/>
                  <w:szCs w:val="22"/>
                </w:rPr>
                <w:delText>6</w:delText>
              </w:r>
              <w:r w:rsidDel="00964E30">
                <w:rPr>
                  <w:rFonts w:ascii="Times New Roman" w:eastAsia="仿宋" w:hAnsi="Times New Roman" w:cs="Times New Roman" w:hint="eastAsia"/>
                  <w:b/>
                  <w:bCs/>
                  <w:color w:val="000000" w:themeColor="text1"/>
                  <w:kern w:val="0"/>
                  <w:sz w:val="22"/>
                  <w:szCs w:val="22"/>
                </w:rPr>
                <w:delText>年</w:delText>
              </w:r>
              <w:r w:rsidDel="00964E30">
                <w:rPr>
                  <w:rFonts w:ascii="Times New Roman" w:eastAsia="仿宋" w:hAnsi="Times New Roman" w:cs="Times New Roman"/>
                  <w:b/>
                  <w:bCs/>
                  <w:color w:val="000000" w:themeColor="text1"/>
                  <w:kern w:val="0"/>
                  <w:sz w:val="22"/>
                  <w:szCs w:val="22"/>
                </w:rPr>
                <w:delText>1-</w:delText>
              </w:r>
              <w:r w:rsidDel="00964E30">
                <w:rPr>
                  <w:rFonts w:ascii="Times New Roman" w:eastAsia="仿宋" w:hAnsi="Times New Roman" w:cs="Times New Roman" w:hint="eastAsia"/>
                  <w:b/>
                  <w:bCs/>
                  <w:color w:val="000000" w:themeColor="text1"/>
                  <w:kern w:val="0"/>
                  <w:sz w:val="22"/>
                  <w:szCs w:val="22"/>
                </w:rPr>
                <w:delText>3</w:delText>
              </w:r>
              <w:r w:rsidDel="00964E30">
                <w:rPr>
                  <w:rFonts w:ascii="Times New Roman" w:eastAsia="仿宋" w:hAnsi="Times New Roman" w:cs="Times New Roman" w:hint="eastAsia"/>
                  <w:b/>
                  <w:bCs/>
                  <w:color w:val="000000" w:themeColor="text1"/>
                  <w:kern w:val="0"/>
                  <w:sz w:val="22"/>
                  <w:szCs w:val="22"/>
                </w:rPr>
                <w:delText>月</w:delText>
              </w:r>
            </w:del>
          </w:p>
        </w:tc>
      </w:tr>
      <w:tr w:rsidR="005F457E" w:rsidDel="00964E30" w14:paraId="06152479" w14:textId="40015365">
        <w:trPr>
          <w:trHeight w:val="20"/>
          <w:jc w:val="center"/>
          <w:del w:id="2794" w:author="Si-yuan LIU" w:date="2026-07-24T14:26:00Z" w16du:dateUtc="2026-07-24T06:26:00Z"/>
        </w:trPr>
        <w:tc>
          <w:tcPr>
            <w:tcW w:w="1577" w:type="dxa"/>
            <w:vAlign w:val="center"/>
          </w:tcPr>
          <w:p w14:paraId="5FA5EC9B" w14:textId="2D221642" w:rsidR="005F457E" w:rsidDel="00964E30" w:rsidRDefault="00000000">
            <w:pPr>
              <w:spacing w:after="0" w:line="240" w:lineRule="auto"/>
              <w:ind w:firstLineChars="0" w:firstLine="0"/>
              <w:contextualSpacing/>
              <w:textAlignment w:val="auto"/>
              <w:rPr>
                <w:del w:id="2795" w:author="Si-yuan LIU" w:date="2026-07-24T14:26:00Z" w16du:dateUtc="2026-07-24T06:26:00Z"/>
                <w:color w:val="000000" w:themeColor="text1"/>
                <w:sz w:val="21"/>
                <w:szCs w:val="21"/>
              </w:rPr>
            </w:pPr>
            <w:del w:id="2796" w:author="Si-yuan LIU" w:date="2026-07-24T14:26:00Z" w16du:dateUtc="2026-07-24T06:26:00Z">
              <w:r w:rsidDel="00964E30">
                <w:rPr>
                  <w:rFonts w:hint="eastAsia"/>
                  <w:color w:val="000000" w:themeColor="text1"/>
                  <w:sz w:val="21"/>
                  <w:szCs w:val="21"/>
                </w:rPr>
                <w:delText>营业收入</w:delText>
              </w:r>
            </w:del>
          </w:p>
        </w:tc>
        <w:tc>
          <w:tcPr>
            <w:tcW w:w="940" w:type="dxa"/>
            <w:vAlign w:val="center"/>
          </w:tcPr>
          <w:p w14:paraId="7B72D41E" w14:textId="56307617" w:rsidR="005F457E" w:rsidDel="00964E30" w:rsidRDefault="00000000">
            <w:pPr>
              <w:spacing w:after="0" w:line="240" w:lineRule="auto"/>
              <w:ind w:firstLineChars="0" w:firstLine="0"/>
              <w:contextualSpacing/>
              <w:jc w:val="center"/>
              <w:textAlignment w:val="auto"/>
              <w:rPr>
                <w:del w:id="2797" w:author="Si-yuan LIU" w:date="2026-07-24T14:26:00Z" w16du:dateUtc="2026-07-24T06:26:00Z"/>
                <w:color w:val="000000" w:themeColor="text1"/>
                <w:sz w:val="21"/>
                <w:szCs w:val="21"/>
              </w:rPr>
            </w:pPr>
            <w:del w:id="2798" w:author="Si-yuan LIU" w:date="2026-07-24T14:26:00Z" w16du:dateUtc="2026-07-24T06:26:00Z">
              <w:r w:rsidDel="00964E30">
                <w:rPr>
                  <w:rFonts w:hint="eastAsia"/>
                  <w:color w:val="000000" w:themeColor="text1"/>
                  <w:sz w:val="21"/>
                  <w:szCs w:val="21"/>
                </w:rPr>
                <w:delText>金额</w:delText>
              </w:r>
            </w:del>
          </w:p>
        </w:tc>
        <w:tc>
          <w:tcPr>
            <w:tcW w:w="1693" w:type="dxa"/>
            <w:vAlign w:val="center"/>
          </w:tcPr>
          <w:p w14:paraId="7F406C9E" w14:textId="57CEB935" w:rsidR="005F457E" w:rsidDel="00964E30" w:rsidRDefault="00000000">
            <w:pPr>
              <w:spacing w:after="0" w:line="240" w:lineRule="auto"/>
              <w:ind w:firstLineChars="0" w:firstLine="0"/>
              <w:contextualSpacing/>
              <w:jc w:val="right"/>
              <w:textAlignment w:val="auto"/>
              <w:rPr>
                <w:del w:id="2799" w:author="Si-yuan LIU" w:date="2026-07-24T14:26:00Z" w16du:dateUtc="2026-07-24T06:26:00Z"/>
                <w:color w:val="000000" w:themeColor="text1"/>
                <w:sz w:val="21"/>
                <w:szCs w:val="21"/>
              </w:rPr>
            </w:pPr>
            <w:del w:id="2800" w:author="Si-yuan LIU" w:date="2026-07-24T14:26:00Z" w16du:dateUtc="2026-07-24T06:26:00Z">
              <w:r w:rsidDel="00964E30">
                <w:rPr>
                  <w:rFonts w:eastAsia="等线"/>
                  <w:color w:val="000000"/>
                  <w:sz w:val="21"/>
                  <w:szCs w:val="21"/>
                </w:rPr>
                <w:delText>7,462.90</w:delText>
              </w:r>
            </w:del>
          </w:p>
        </w:tc>
        <w:tc>
          <w:tcPr>
            <w:tcW w:w="1693" w:type="dxa"/>
            <w:vAlign w:val="center"/>
          </w:tcPr>
          <w:p w14:paraId="6593F4FD" w14:textId="1F484305" w:rsidR="005F457E" w:rsidDel="00964E30" w:rsidRDefault="00000000">
            <w:pPr>
              <w:spacing w:after="0" w:line="240" w:lineRule="auto"/>
              <w:ind w:firstLineChars="0" w:firstLine="0"/>
              <w:contextualSpacing/>
              <w:jc w:val="right"/>
              <w:textAlignment w:val="auto"/>
              <w:rPr>
                <w:del w:id="2801" w:author="Si-yuan LIU" w:date="2026-07-24T14:26:00Z" w16du:dateUtc="2026-07-24T06:26:00Z"/>
                <w:color w:val="000000" w:themeColor="text1"/>
                <w:sz w:val="21"/>
                <w:szCs w:val="21"/>
              </w:rPr>
            </w:pPr>
            <w:del w:id="2802" w:author="Si-yuan LIU" w:date="2026-07-24T14:26:00Z" w16du:dateUtc="2026-07-24T06:26:00Z">
              <w:r w:rsidDel="00964E30">
                <w:rPr>
                  <w:rFonts w:eastAsia="等线"/>
                  <w:color w:val="000000"/>
                  <w:sz w:val="21"/>
                  <w:szCs w:val="21"/>
                </w:rPr>
                <w:delText>20,209.17</w:delText>
              </w:r>
            </w:del>
          </w:p>
        </w:tc>
        <w:tc>
          <w:tcPr>
            <w:tcW w:w="1693" w:type="dxa"/>
            <w:vAlign w:val="center"/>
          </w:tcPr>
          <w:p w14:paraId="782A7708" w14:textId="5939D7A0" w:rsidR="005F457E" w:rsidDel="00964E30" w:rsidRDefault="00000000">
            <w:pPr>
              <w:spacing w:after="0" w:line="240" w:lineRule="auto"/>
              <w:ind w:firstLineChars="0" w:firstLine="0"/>
              <w:contextualSpacing/>
              <w:jc w:val="right"/>
              <w:textAlignment w:val="auto"/>
              <w:rPr>
                <w:del w:id="2803" w:author="Si-yuan LIU" w:date="2026-07-24T14:26:00Z" w16du:dateUtc="2026-07-24T06:26:00Z"/>
                <w:color w:val="000000" w:themeColor="text1"/>
                <w:sz w:val="21"/>
                <w:szCs w:val="21"/>
              </w:rPr>
            </w:pPr>
            <w:del w:id="2804" w:author="Si-yuan LIU" w:date="2026-07-24T14:26:00Z" w16du:dateUtc="2026-07-24T06:26:00Z">
              <w:r w:rsidDel="00964E30">
                <w:rPr>
                  <w:rFonts w:eastAsia="等线"/>
                  <w:color w:val="000000"/>
                  <w:sz w:val="21"/>
                  <w:szCs w:val="21"/>
                </w:rPr>
                <w:delText>25,420.66</w:delText>
              </w:r>
            </w:del>
          </w:p>
        </w:tc>
        <w:tc>
          <w:tcPr>
            <w:tcW w:w="1693" w:type="dxa"/>
            <w:vAlign w:val="center"/>
          </w:tcPr>
          <w:p w14:paraId="1025680B" w14:textId="1C5690E5" w:rsidR="005F457E" w:rsidDel="00964E30" w:rsidRDefault="00000000">
            <w:pPr>
              <w:spacing w:after="0" w:line="240" w:lineRule="auto"/>
              <w:ind w:firstLineChars="0" w:firstLine="0"/>
              <w:contextualSpacing/>
              <w:jc w:val="right"/>
              <w:textAlignment w:val="auto"/>
              <w:rPr>
                <w:del w:id="2805" w:author="Si-yuan LIU" w:date="2026-07-24T14:26:00Z" w16du:dateUtc="2026-07-24T06:26:00Z"/>
                <w:color w:val="000000" w:themeColor="text1"/>
                <w:sz w:val="21"/>
                <w:szCs w:val="21"/>
              </w:rPr>
            </w:pPr>
            <w:del w:id="2806" w:author="Si-yuan LIU" w:date="2026-07-24T14:26:00Z" w16du:dateUtc="2026-07-24T06:26:00Z">
              <w:r w:rsidDel="00964E30">
                <w:rPr>
                  <w:rFonts w:eastAsia="等线"/>
                  <w:color w:val="000000"/>
                  <w:sz w:val="21"/>
                  <w:szCs w:val="21"/>
                </w:rPr>
                <w:delText>6,316.41</w:delText>
              </w:r>
            </w:del>
          </w:p>
        </w:tc>
      </w:tr>
      <w:tr w:rsidR="005F457E" w:rsidDel="00964E30" w14:paraId="3D941FA0" w14:textId="6406E753">
        <w:trPr>
          <w:trHeight w:val="20"/>
          <w:jc w:val="center"/>
          <w:del w:id="2807" w:author="Si-yuan LIU" w:date="2026-07-24T14:26:00Z" w16du:dateUtc="2026-07-24T06:26:00Z"/>
        </w:trPr>
        <w:tc>
          <w:tcPr>
            <w:tcW w:w="1577" w:type="dxa"/>
            <w:vMerge w:val="restart"/>
            <w:vAlign w:val="center"/>
          </w:tcPr>
          <w:p w14:paraId="7424EB74" w14:textId="424A3DFF" w:rsidR="005F457E" w:rsidDel="00964E30" w:rsidRDefault="00000000">
            <w:pPr>
              <w:spacing w:after="0" w:line="240" w:lineRule="auto"/>
              <w:ind w:firstLineChars="0" w:firstLine="0"/>
              <w:contextualSpacing/>
              <w:textAlignment w:val="auto"/>
              <w:rPr>
                <w:del w:id="2808" w:author="Si-yuan LIU" w:date="2026-07-24T14:26:00Z" w16du:dateUtc="2026-07-24T06:26:00Z"/>
                <w:color w:val="000000" w:themeColor="text1"/>
                <w:sz w:val="21"/>
                <w:szCs w:val="21"/>
              </w:rPr>
            </w:pPr>
            <w:del w:id="2809" w:author="Si-yuan LIU" w:date="2026-07-24T14:26:00Z" w16du:dateUtc="2026-07-24T06:26:00Z">
              <w:r w:rsidDel="00964E30">
                <w:rPr>
                  <w:rFonts w:hint="eastAsia"/>
                  <w:color w:val="000000" w:themeColor="text1"/>
                  <w:sz w:val="21"/>
                  <w:szCs w:val="21"/>
                </w:rPr>
                <w:delText>机柜服务费</w:delText>
              </w:r>
            </w:del>
          </w:p>
        </w:tc>
        <w:tc>
          <w:tcPr>
            <w:tcW w:w="940" w:type="dxa"/>
            <w:vAlign w:val="center"/>
          </w:tcPr>
          <w:p w14:paraId="4769B581" w14:textId="6CACEE07" w:rsidR="005F457E" w:rsidDel="00964E30" w:rsidRDefault="00000000">
            <w:pPr>
              <w:spacing w:after="0" w:line="240" w:lineRule="auto"/>
              <w:ind w:firstLineChars="0" w:firstLine="0"/>
              <w:contextualSpacing/>
              <w:jc w:val="center"/>
              <w:textAlignment w:val="auto"/>
              <w:rPr>
                <w:del w:id="2810" w:author="Si-yuan LIU" w:date="2026-07-24T14:26:00Z" w16du:dateUtc="2026-07-24T06:26:00Z"/>
                <w:color w:val="000000" w:themeColor="text1"/>
                <w:sz w:val="21"/>
                <w:szCs w:val="21"/>
              </w:rPr>
            </w:pPr>
            <w:del w:id="2811" w:author="Si-yuan LIU" w:date="2026-07-24T14:26:00Z" w16du:dateUtc="2026-07-24T06:26:00Z">
              <w:r w:rsidDel="00964E30">
                <w:rPr>
                  <w:rFonts w:hint="eastAsia"/>
                  <w:color w:val="000000" w:themeColor="text1"/>
                  <w:sz w:val="21"/>
                  <w:szCs w:val="21"/>
                </w:rPr>
                <w:delText>金额</w:delText>
              </w:r>
            </w:del>
          </w:p>
        </w:tc>
        <w:tc>
          <w:tcPr>
            <w:tcW w:w="1693" w:type="dxa"/>
            <w:vAlign w:val="center"/>
          </w:tcPr>
          <w:p w14:paraId="3D64F326" w14:textId="15357A66" w:rsidR="005F457E" w:rsidDel="00964E30" w:rsidRDefault="00000000">
            <w:pPr>
              <w:spacing w:after="0" w:line="240" w:lineRule="auto"/>
              <w:ind w:firstLineChars="0" w:firstLine="0"/>
              <w:contextualSpacing/>
              <w:jc w:val="right"/>
              <w:textAlignment w:val="auto"/>
              <w:rPr>
                <w:del w:id="2812" w:author="Si-yuan LIU" w:date="2026-07-24T14:26:00Z" w16du:dateUtc="2026-07-24T06:26:00Z"/>
                <w:color w:val="000000" w:themeColor="text1"/>
                <w:sz w:val="21"/>
                <w:szCs w:val="21"/>
              </w:rPr>
            </w:pPr>
            <w:del w:id="2813" w:author="Si-yuan LIU" w:date="2026-07-24T14:26:00Z" w16du:dateUtc="2026-07-24T06:26:00Z">
              <w:r w:rsidDel="00964E30">
                <w:rPr>
                  <w:rFonts w:eastAsia="等线"/>
                  <w:color w:val="000000"/>
                  <w:sz w:val="21"/>
                  <w:szCs w:val="21"/>
                </w:rPr>
                <w:delText>7,462.90</w:delText>
              </w:r>
            </w:del>
          </w:p>
        </w:tc>
        <w:tc>
          <w:tcPr>
            <w:tcW w:w="1693" w:type="dxa"/>
            <w:vAlign w:val="center"/>
          </w:tcPr>
          <w:p w14:paraId="64D0D81D" w14:textId="42DF734C" w:rsidR="005F457E" w:rsidDel="00964E30" w:rsidRDefault="00000000">
            <w:pPr>
              <w:spacing w:after="0" w:line="240" w:lineRule="auto"/>
              <w:ind w:firstLineChars="0" w:firstLine="0"/>
              <w:contextualSpacing/>
              <w:jc w:val="right"/>
              <w:textAlignment w:val="auto"/>
              <w:rPr>
                <w:del w:id="2814" w:author="Si-yuan LIU" w:date="2026-07-24T14:26:00Z" w16du:dateUtc="2026-07-24T06:26:00Z"/>
                <w:color w:val="000000" w:themeColor="text1"/>
                <w:sz w:val="21"/>
                <w:szCs w:val="21"/>
              </w:rPr>
            </w:pPr>
            <w:del w:id="2815" w:author="Si-yuan LIU" w:date="2026-07-24T14:26:00Z" w16du:dateUtc="2026-07-24T06:26:00Z">
              <w:r w:rsidDel="00964E30">
                <w:rPr>
                  <w:rFonts w:eastAsia="等线"/>
                  <w:color w:val="000000"/>
                  <w:sz w:val="21"/>
                  <w:szCs w:val="21"/>
                </w:rPr>
                <w:delText>20,209.17</w:delText>
              </w:r>
            </w:del>
          </w:p>
        </w:tc>
        <w:tc>
          <w:tcPr>
            <w:tcW w:w="1693" w:type="dxa"/>
            <w:vAlign w:val="center"/>
          </w:tcPr>
          <w:p w14:paraId="3AFFAC2C" w14:textId="4F4D443D" w:rsidR="005F457E" w:rsidDel="00964E30" w:rsidRDefault="00000000">
            <w:pPr>
              <w:spacing w:after="0" w:line="240" w:lineRule="auto"/>
              <w:ind w:firstLineChars="0" w:firstLine="0"/>
              <w:contextualSpacing/>
              <w:jc w:val="right"/>
              <w:textAlignment w:val="auto"/>
              <w:rPr>
                <w:del w:id="2816" w:author="Si-yuan LIU" w:date="2026-07-24T14:26:00Z" w16du:dateUtc="2026-07-24T06:26:00Z"/>
                <w:color w:val="000000" w:themeColor="text1"/>
                <w:sz w:val="21"/>
                <w:szCs w:val="21"/>
              </w:rPr>
            </w:pPr>
            <w:del w:id="2817" w:author="Si-yuan LIU" w:date="2026-07-24T14:26:00Z" w16du:dateUtc="2026-07-24T06:26:00Z">
              <w:r w:rsidDel="00964E30">
                <w:rPr>
                  <w:rFonts w:eastAsia="等线"/>
                  <w:color w:val="000000"/>
                  <w:sz w:val="21"/>
                  <w:szCs w:val="21"/>
                </w:rPr>
                <w:delText>25,420.66</w:delText>
              </w:r>
            </w:del>
          </w:p>
        </w:tc>
        <w:tc>
          <w:tcPr>
            <w:tcW w:w="1693" w:type="dxa"/>
            <w:vAlign w:val="center"/>
          </w:tcPr>
          <w:p w14:paraId="7D7CF371" w14:textId="3FF2E34D" w:rsidR="005F457E" w:rsidDel="00964E30" w:rsidRDefault="00000000">
            <w:pPr>
              <w:spacing w:after="0" w:line="240" w:lineRule="auto"/>
              <w:ind w:firstLineChars="0" w:firstLine="0"/>
              <w:contextualSpacing/>
              <w:jc w:val="right"/>
              <w:textAlignment w:val="auto"/>
              <w:rPr>
                <w:del w:id="2818" w:author="Si-yuan LIU" w:date="2026-07-24T14:26:00Z" w16du:dateUtc="2026-07-24T06:26:00Z"/>
                <w:color w:val="000000" w:themeColor="text1"/>
                <w:sz w:val="21"/>
                <w:szCs w:val="21"/>
              </w:rPr>
            </w:pPr>
            <w:del w:id="2819" w:author="Si-yuan LIU" w:date="2026-07-24T14:26:00Z" w16du:dateUtc="2026-07-24T06:26:00Z">
              <w:r w:rsidDel="00964E30">
                <w:rPr>
                  <w:rFonts w:eastAsia="等线"/>
                  <w:color w:val="000000"/>
                  <w:sz w:val="21"/>
                  <w:szCs w:val="21"/>
                </w:rPr>
                <w:delText>6,316.41</w:delText>
              </w:r>
            </w:del>
          </w:p>
        </w:tc>
      </w:tr>
      <w:tr w:rsidR="005F457E" w:rsidDel="00964E30" w14:paraId="1BED711E" w14:textId="0D7FA7BC">
        <w:trPr>
          <w:trHeight w:val="20"/>
          <w:jc w:val="center"/>
          <w:del w:id="2820" w:author="Si-yuan LIU" w:date="2026-07-24T14:26:00Z" w16du:dateUtc="2026-07-24T06:26:00Z"/>
        </w:trPr>
        <w:tc>
          <w:tcPr>
            <w:tcW w:w="1577" w:type="dxa"/>
            <w:vMerge/>
            <w:vAlign w:val="center"/>
          </w:tcPr>
          <w:p w14:paraId="768E146A" w14:textId="77E539A2" w:rsidR="005F457E" w:rsidDel="00964E30" w:rsidRDefault="005F457E">
            <w:pPr>
              <w:spacing w:after="0" w:line="240" w:lineRule="auto"/>
              <w:ind w:firstLineChars="0" w:firstLine="0"/>
              <w:contextualSpacing/>
              <w:textAlignment w:val="auto"/>
              <w:rPr>
                <w:del w:id="2821" w:author="Si-yuan LIU" w:date="2026-07-24T14:26:00Z" w16du:dateUtc="2026-07-24T06:26:00Z"/>
                <w:color w:val="000000" w:themeColor="text1"/>
                <w:sz w:val="21"/>
                <w:szCs w:val="21"/>
              </w:rPr>
            </w:pPr>
          </w:p>
        </w:tc>
        <w:tc>
          <w:tcPr>
            <w:tcW w:w="940" w:type="dxa"/>
            <w:vAlign w:val="center"/>
          </w:tcPr>
          <w:p w14:paraId="43B217CD" w14:textId="657A5386" w:rsidR="005F457E" w:rsidDel="00964E30" w:rsidRDefault="00000000">
            <w:pPr>
              <w:spacing w:after="0" w:line="240" w:lineRule="auto"/>
              <w:ind w:firstLineChars="0" w:firstLine="0"/>
              <w:contextualSpacing/>
              <w:jc w:val="center"/>
              <w:textAlignment w:val="auto"/>
              <w:rPr>
                <w:del w:id="2822" w:author="Si-yuan LIU" w:date="2026-07-24T14:26:00Z" w16du:dateUtc="2026-07-24T06:26:00Z"/>
                <w:color w:val="000000" w:themeColor="text1"/>
                <w:sz w:val="21"/>
                <w:szCs w:val="21"/>
              </w:rPr>
            </w:pPr>
            <w:del w:id="2823" w:author="Si-yuan LIU" w:date="2026-07-24T14:26:00Z" w16du:dateUtc="2026-07-24T06:26:00Z">
              <w:r w:rsidDel="00964E30">
                <w:rPr>
                  <w:rFonts w:hint="eastAsia"/>
                  <w:color w:val="000000" w:themeColor="text1"/>
                  <w:sz w:val="21"/>
                  <w:szCs w:val="21"/>
                </w:rPr>
                <w:delText>占比</w:delText>
              </w:r>
            </w:del>
          </w:p>
        </w:tc>
        <w:tc>
          <w:tcPr>
            <w:tcW w:w="1693" w:type="dxa"/>
            <w:vAlign w:val="center"/>
          </w:tcPr>
          <w:p w14:paraId="2247DF87" w14:textId="447AECF1" w:rsidR="005F457E" w:rsidDel="00964E30" w:rsidRDefault="00000000">
            <w:pPr>
              <w:spacing w:after="0" w:line="240" w:lineRule="auto"/>
              <w:ind w:firstLineChars="0" w:firstLine="0"/>
              <w:contextualSpacing/>
              <w:jc w:val="right"/>
              <w:textAlignment w:val="auto"/>
              <w:rPr>
                <w:del w:id="2824" w:author="Si-yuan LIU" w:date="2026-07-24T14:26:00Z" w16du:dateUtc="2026-07-24T06:26:00Z"/>
                <w:color w:val="000000" w:themeColor="text1"/>
                <w:sz w:val="21"/>
                <w:szCs w:val="21"/>
              </w:rPr>
            </w:pPr>
            <w:del w:id="2825" w:author="Si-yuan LIU" w:date="2026-07-24T14:26:00Z" w16du:dateUtc="2026-07-24T06:26:00Z">
              <w:r w:rsidDel="00964E30">
                <w:rPr>
                  <w:color w:val="000000" w:themeColor="text1"/>
                  <w:sz w:val="21"/>
                  <w:szCs w:val="21"/>
                </w:rPr>
                <w:delText>100.00</w:delText>
              </w:r>
            </w:del>
          </w:p>
        </w:tc>
        <w:tc>
          <w:tcPr>
            <w:tcW w:w="1693" w:type="dxa"/>
            <w:vAlign w:val="center"/>
          </w:tcPr>
          <w:p w14:paraId="3A56FF88" w14:textId="5B401EA0" w:rsidR="005F457E" w:rsidDel="00964E30" w:rsidRDefault="00000000">
            <w:pPr>
              <w:spacing w:after="0" w:line="240" w:lineRule="auto"/>
              <w:ind w:firstLineChars="0" w:firstLine="0"/>
              <w:contextualSpacing/>
              <w:jc w:val="right"/>
              <w:textAlignment w:val="auto"/>
              <w:rPr>
                <w:del w:id="2826" w:author="Si-yuan LIU" w:date="2026-07-24T14:26:00Z" w16du:dateUtc="2026-07-24T06:26:00Z"/>
                <w:color w:val="000000" w:themeColor="text1"/>
                <w:sz w:val="21"/>
                <w:szCs w:val="21"/>
              </w:rPr>
            </w:pPr>
            <w:del w:id="2827" w:author="Si-yuan LIU" w:date="2026-07-24T14:26:00Z" w16du:dateUtc="2026-07-24T06:26:00Z">
              <w:r w:rsidDel="00964E30">
                <w:rPr>
                  <w:color w:val="000000" w:themeColor="text1"/>
                  <w:sz w:val="21"/>
                  <w:szCs w:val="21"/>
                </w:rPr>
                <w:delText>100.00</w:delText>
              </w:r>
            </w:del>
          </w:p>
        </w:tc>
        <w:tc>
          <w:tcPr>
            <w:tcW w:w="1693" w:type="dxa"/>
            <w:vAlign w:val="center"/>
          </w:tcPr>
          <w:p w14:paraId="3695D4CE" w14:textId="4EB50FA2" w:rsidR="005F457E" w:rsidDel="00964E30" w:rsidRDefault="00000000">
            <w:pPr>
              <w:spacing w:after="0" w:line="240" w:lineRule="auto"/>
              <w:ind w:firstLineChars="0" w:firstLine="0"/>
              <w:contextualSpacing/>
              <w:jc w:val="right"/>
              <w:textAlignment w:val="auto"/>
              <w:rPr>
                <w:del w:id="2828" w:author="Si-yuan LIU" w:date="2026-07-24T14:26:00Z" w16du:dateUtc="2026-07-24T06:26:00Z"/>
                <w:color w:val="000000" w:themeColor="text1"/>
                <w:sz w:val="21"/>
                <w:szCs w:val="21"/>
              </w:rPr>
            </w:pPr>
            <w:del w:id="2829" w:author="Si-yuan LIU" w:date="2026-07-24T14:26:00Z" w16du:dateUtc="2026-07-24T06:26:00Z">
              <w:r w:rsidDel="00964E30">
                <w:rPr>
                  <w:color w:val="000000" w:themeColor="text1"/>
                  <w:sz w:val="21"/>
                  <w:szCs w:val="21"/>
                </w:rPr>
                <w:delText>100.00</w:delText>
              </w:r>
            </w:del>
          </w:p>
        </w:tc>
        <w:tc>
          <w:tcPr>
            <w:tcW w:w="1693" w:type="dxa"/>
            <w:vAlign w:val="center"/>
          </w:tcPr>
          <w:p w14:paraId="2D11B8DB" w14:textId="2232AF66" w:rsidR="005F457E" w:rsidDel="00964E30" w:rsidRDefault="00000000">
            <w:pPr>
              <w:spacing w:after="0" w:line="240" w:lineRule="auto"/>
              <w:ind w:firstLineChars="0" w:firstLine="0"/>
              <w:contextualSpacing/>
              <w:jc w:val="right"/>
              <w:textAlignment w:val="auto"/>
              <w:rPr>
                <w:del w:id="2830" w:author="Si-yuan LIU" w:date="2026-07-24T14:26:00Z" w16du:dateUtc="2026-07-24T06:26:00Z"/>
                <w:color w:val="000000" w:themeColor="text1"/>
                <w:sz w:val="21"/>
                <w:szCs w:val="21"/>
              </w:rPr>
            </w:pPr>
            <w:del w:id="2831" w:author="Si-yuan LIU" w:date="2026-07-24T14:26:00Z" w16du:dateUtc="2026-07-24T06:26:00Z">
              <w:r w:rsidDel="00964E30">
                <w:rPr>
                  <w:color w:val="000000" w:themeColor="text1"/>
                  <w:sz w:val="21"/>
                  <w:szCs w:val="21"/>
                </w:rPr>
                <w:delText>100.00</w:delText>
              </w:r>
            </w:del>
          </w:p>
        </w:tc>
      </w:tr>
    </w:tbl>
    <w:p w14:paraId="41EBF4F8" w14:textId="7D434156" w:rsidR="005F457E" w:rsidDel="00964E30" w:rsidRDefault="00000000">
      <w:pPr>
        <w:numPr>
          <w:ilvl w:val="0"/>
          <w:numId w:val="2"/>
        </w:numPr>
        <w:spacing w:after="0" w:line="312" w:lineRule="auto"/>
        <w:ind w:firstLineChars="0" w:firstLine="480"/>
        <w:rPr>
          <w:del w:id="2832" w:author="Si-yuan LIU" w:date="2026-07-24T14:26:00Z" w16du:dateUtc="2026-07-24T06:26:00Z"/>
          <w:color w:val="000000" w:themeColor="text1"/>
          <w:szCs w:val="24"/>
        </w:rPr>
      </w:pPr>
      <w:del w:id="2833" w:author="Si-yuan LIU" w:date="2026-07-24T14:26:00Z" w16du:dateUtc="2026-07-24T06:26:00Z">
        <w:r w:rsidDel="00964E30">
          <w:rPr>
            <w:rFonts w:hint="eastAsia"/>
            <w:color w:val="000000" w:themeColor="text1"/>
            <w:szCs w:val="24"/>
          </w:rPr>
          <w:delText>收入分散度情况</w:delText>
        </w:r>
      </w:del>
    </w:p>
    <w:p w14:paraId="78C18FBA" w14:textId="6AF67CD5" w:rsidR="005F457E" w:rsidDel="00964E30" w:rsidRDefault="00000000">
      <w:pPr>
        <w:spacing w:after="0" w:line="312" w:lineRule="auto"/>
        <w:ind w:firstLine="480"/>
        <w:rPr>
          <w:del w:id="2834" w:author="Si-yuan LIU" w:date="2026-07-24T14:26:00Z" w16du:dateUtc="2026-07-24T06:26:00Z"/>
          <w:color w:val="000000" w:themeColor="text1"/>
          <w:szCs w:val="24"/>
        </w:rPr>
      </w:pPr>
      <w:del w:id="2835" w:author="Si-yuan LIU" w:date="2026-07-24T14:26:00Z" w16du:dateUtc="2026-07-24T06:26:00Z">
        <w:r w:rsidDel="00964E30">
          <w:rPr>
            <w:rFonts w:hint="eastAsia"/>
            <w:color w:val="000000" w:themeColor="text1"/>
            <w:szCs w:val="24"/>
          </w:rPr>
          <w:delText>截至</w:delText>
        </w:r>
        <w:r w:rsidDel="00964E30">
          <w:rPr>
            <w:color w:val="000000" w:themeColor="text1"/>
            <w:szCs w:val="24"/>
          </w:rPr>
          <w:delText>202</w:delText>
        </w:r>
        <w:r w:rsidDel="00964E30">
          <w:rPr>
            <w:rFonts w:hint="eastAsia"/>
            <w:color w:val="000000" w:themeColor="text1"/>
            <w:szCs w:val="24"/>
          </w:rPr>
          <w:delText>6</w:delText>
        </w:r>
        <w:r w:rsidDel="00964E30">
          <w:rPr>
            <w:rFonts w:hint="eastAsia"/>
            <w:color w:val="000000" w:themeColor="text1"/>
            <w:szCs w:val="24"/>
          </w:rPr>
          <w:delText>年</w:delText>
        </w:r>
        <w:r w:rsidDel="00964E30">
          <w:rPr>
            <w:rFonts w:hint="eastAsia"/>
            <w:color w:val="000000" w:themeColor="text1"/>
            <w:szCs w:val="24"/>
          </w:rPr>
          <w:delText>3</w:delText>
        </w:r>
        <w:r w:rsidDel="00964E30">
          <w:rPr>
            <w:rFonts w:hint="eastAsia"/>
            <w:color w:val="000000" w:themeColor="text1"/>
            <w:szCs w:val="24"/>
          </w:rPr>
          <w:delText>月</w:delText>
        </w:r>
        <w:r w:rsidDel="00964E30">
          <w:rPr>
            <w:color w:val="000000" w:themeColor="text1"/>
            <w:szCs w:val="24"/>
          </w:rPr>
          <w:delText>3</w:delText>
        </w:r>
        <w:r w:rsidDel="00964E30">
          <w:rPr>
            <w:rFonts w:hint="eastAsia"/>
            <w:color w:val="000000" w:themeColor="text1"/>
            <w:szCs w:val="24"/>
          </w:rPr>
          <w:delText>1</w:delText>
        </w:r>
        <w:r w:rsidDel="00964E30">
          <w:rPr>
            <w:rFonts w:hint="eastAsia"/>
            <w:color w:val="000000" w:themeColor="text1"/>
            <w:szCs w:val="24"/>
          </w:rPr>
          <w:delText>日，基础设施项目的两个重要现金流提供方分别为百度科技与广州移动。</w:delText>
        </w:r>
        <w:r w:rsidDel="00964E30">
          <w:rPr>
            <w:color w:val="000000" w:themeColor="text1"/>
            <w:szCs w:val="24"/>
          </w:rPr>
          <w:delText>202</w:delText>
        </w:r>
        <w:r w:rsidDel="00964E30">
          <w:rPr>
            <w:rFonts w:hint="eastAsia"/>
            <w:color w:val="000000" w:themeColor="text1"/>
            <w:szCs w:val="24"/>
          </w:rPr>
          <w:delText>6</w:delText>
        </w:r>
        <w:r w:rsidDel="00964E30">
          <w:rPr>
            <w:rFonts w:hint="eastAsia"/>
            <w:color w:val="000000" w:themeColor="text1"/>
            <w:szCs w:val="24"/>
          </w:rPr>
          <w:delText>年</w:delText>
        </w:r>
        <w:r w:rsidDel="00964E30">
          <w:rPr>
            <w:color w:val="000000" w:themeColor="text1"/>
            <w:szCs w:val="24"/>
          </w:rPr>
          <w:delText>1-</w:delText>
        </w:r>
        <w:r w:rsidDel="00964E30">
          <w:rPr>
            <w:rFonts w:hint="eastAsia"/>
            <w:color w:val="000000" w:themeColor="text1"/>
            <w:szCs w:val="24"/>
          </w:rPr>
          <w:delText>3</w:delText>
        </w:r>
        <w:r w:rsidDel="00964E30">
          <w:rPr>
            <w:rFonts w:hint="eastAsia"/>
            <w:color w:val="000000" w:themeColor="text1"/>
            <w:szCs w:val="24"/>
          </w:rPr>
          <w:delText>月，前述两家客户对于基础设施项目收入的贡献占比分别为</w:delText>
        </w:r>
        <w:r w:rsidDel="00964E30">
          <w:rPr>
            <w:color w:val="000000" w:themeColor="text1"/>
            <w:szCs w:val="24"/>
          </w:rPr>
          <w:delText>69.95%</w:delText>
        </w:r>
        <w:r w:rsidDel="00964E30">
          <w:rPr>
            <w:rFonts w:hint="eastAsia"/>
            <w:color w:val="000000" w:themeColor="text1"/>
            <w:szCs w:val="24"/>
          </w:rPr>
          <w:delText>及</w:delText>
        </w:r>
        <w:r w:rsidDel="00964E30">
          <w:rPr>
            <w:color w:val="000000" w:themeColor="text1"/>
            <w:szCs w:val="24"/>
          </w:rPr>
          <w:delText>30.05%</w:delText>
        </w:r>
        <w:r w:rsidDel="00964E30">
          <w:rPr>
            <w:rFonts w:hint="eastAsia"/>
            <w:color w:val="000000" w:themeColor="text1"/>
            <w:szCs w:val="24"/>
          </w:rPr>
          <w:delText>，均超过</w:delText>
        </w:r>
        <w:r w:rsidDel="00964E30">
          <w:rPr>
            <w:color w:val="000000" w:themeColor="text1"/>
            <w:szCs w:val="24"/>
          </w:rPr>
          <w:delText>10%</w:delText>
        </w:r>
        <w:r w:rsidDel="00964E30">
          <w:rPr>
            <w:rFonts w:hint="eastAsia"/>
            <w:color w:val="000000" w:themeColor="text1"/>
            <w:szCs w:val="24"/>
          </w:rPr>
          <w:delText>。</w:delText>
        </w:r>
      </w:del>
    </w:p>
    <w:p w14:paraId="20B2C3AB" w14:textId="58AD5651" w:rsidR="005F457E" w:rsidDel="00964E30" w:rsidRDefault="00000000">
      <w:pPr>
        <w:spacing w:after="0" w:line="312" w:lineRule="auto"/>
        <w:ind w:firstLineChars="0" w:firstLine="0"/>
        <w:jc w:val="center"/>
        <w:rPr>
          <w:del w:id="2836" w:author="Si-yuan LIU" w:date="2026-07-24T14:26:00Z" w16du:dateUtc="2026-07-24T06:26:00Z"/>
          <w:color w:val="000000" w:themeColor="text1"/>
          <w:szCs w:val="24"/>
        </w:rPr>
      </w:pPr>
      <w:del w:id="2837" w:author="Si-yuan LIU" w:date="2026-07-24T14:26:00Z" w16du:dateUtc="2026-07-24T06:26:00Z">
        <w:r w:rsidDel="00964E30">
          <w:rPr>
            <w:rFonts w:hint="eastAsia"/>
            <w:color w:val="000000" w:themeColor="text1"/>
            <w:szCs w:val="24"/>
          </w:rPr>
          <w:delText>表</w:delText>
        </w:r>
        <w:r w:rsidDel="00964E30">
          <w:rPr>
            <w:color w:val="000000" w:themeColor="text1"/>
            <w:szCs w:val="24"/>
          </w:rPr>
          <w:delText xml:space="preserve"> </w:delText>
        </w:r>
        <w:r w:rsidDel="00964E30">
          <w:rPr>
            <w:color w:val="000000" w:themeColor="text1"/>
            <w:szCs w:val="24"/>
          </w:rPr>
          <w:fldChar w:fldCharType="begin"/>
        </w:r>
        <w:r w:rsidDel="00964E30">
          <w:rPr>
            <w:color w:val="000000" w:themeColor="text1"/>
            <w:szCs w:val="24"/>
          </w:rPr>
          <w:delInstrText xml:space="preserve"> SEQ </w:delInstrText>
        </w:r>
        <w:r w:rsidDel="00964E30">
          <w:rPr>
            <w:rFonts w:hint="eastAsia"/>
            <w:color w:val="000000" w:themeColor="text1"/>
            <w:szCs w:val="24"/>
          </w:rPr>
          <w:delInstrText>表</w:delInstrText>
        </w:r>
        <w:r w:rsidDel="00964E30">
          <w:rPr>
            <w:color w:val="000000" w:themeColor="text1"/>
            <w:szCs w:val="24"/>
          </w:rPr>
          <w:delInstrText xml:space="preserve"> \* ARABIC </w:delInstrText>
        </w:r>
        <w:r w:rsidDel="00964E30">
          <w:rPr>
            <w:color w:val="000000" w:themeColor="text1"/>
            <w:szCs w:val="24"/>
          </w:rPr>
          <w:fldChar w:fldCharType="separate"/>
        </w:r>
      </w:del>
      <w:ins w:id="2838" w:author="怡然 刘 [2]" w:date="2026-07-08T15:02:00Z">
        <w:del w:id="2839" w:author="Si-yuan LIU" w:date="2026-07-24T14:26:00Z" w16du:dateUtc="2026-07-24T06:26:00Z">
          <w:r w:rsidR="004A5B2B" w:rsidDel="00964E30">
            <w:rPr>
              <w:noProof/>
              <w:color w:val="000000" w:themeColor="text1"/>
              <w:szCs w:val="24"/>
            </w:rPr>
            <w:delText>17</w:delText>
          </w:r>
        </w:del>
      </w:ins>
      <w:ins w:id="2840" w:author="Bentayga-" w:date="2026-07-05T17:09:00Z">
        <w:del w:id="2841" w:author="Si-yuan LIU" w:date="2026-07-24T14:26:00Z" w16du:dateUtc="2026-07-24T06:26:00Z">
          <w:r w:rsidDel="00964E30">
            <w:rPr>
              <w:noProof/>
              <w:color w:val="000000" w:themeColor="text1"/>
              <w:szCs w:val="24"/>
            </w:rPr>
            <w:delText>17</w:delText>
          </w:r>
        </w:del>
      </w:ins>
      <w:del w:id="2842" w:author="Si-yuan LIU" w:date="2026-07-24T14:26:00Z" w16du:dateUtc="2026-07-24T06:26:00Z">
        <w:r w:rsidDel="00964E30">
          <w:rPr>
            <w:noProof/>
            <w:color w:val="000000" w:themeColor="text1"/>
            <w:szCs w:val="24"/>
          </w:rPr>
          <w:delText>17</w:delText>
        </w:r>
        <w:r w:rsidDel="00964E30">
          <w:rPr>
            <w:color w:val="000000" w:themeColor="text1"/>
            <w:szCs w:val="24"/>
          </w:rPr>
          <w:fldChar w:fldCharType="end"/>
        </w:r>
        <w:r w:rsidDel="00964E30">
          <w:rPr>
            <w:color w:val="000000" w:themeColor="text1"/>
            <w:szCs w:val="24"/>
          </w:rPr>
          <w:delText xml:space="preserve"> </w:delText>
        </w:r>
        <w:r w:rsidDel="00964E30">
          <w:rPr>
            <w:rFonts w:hint="eastAsia"/>
            <w:color w:val="000000" w:themeColor="text1"/>
            <w:szCs w:val="24"/>
          </w:rPr>
          <w:delText>基础设施项目直接客户签约机柜数量及营业收入占比情况</w:delText>
        </w:r>
      </w:del>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5"/>
        <w:gridCol w:w="1559"/>
        <w:gridCol w:w="1559"/>
        <w:gridCol w:w="4227"/>
      </w:tblGrid>
      <w:tr w:rsidR="005F457E" w:rsidDel="00964E30" w14:paraId="4BF326AB" w14:textId="0E91F1A1">
        <w:trPr>
          <w:trHeight w:val="20"/>
          <w:del w:id="2843" w:author="Si-yuan LIU" w:date="2026-07-24T14:26:00Z" w16du:dateUtc="2026-07-24T06:26:00Z"/>
        </w:trPr>
        <w:tc>
          <w:tcPr>
            <w:tcW w:w="1555" w:type="dxa"/>
            <w:tcBorders>
              <w:top w:val="single" w:sz="4" w:space="0" w:color="auto"/>
              <w:left w:val="single" w:sz="4" w:space="0" w:color="auto"/>
              <w:bottom w:val="single" w:sz="4" w:space="0" w:color="auto"/>
              <w:right w:val="single" w:sz="4" w:space="0" w:color="auto"/>
            </w:tcBorders>
            <w:vAlign w:val="center"/>
          </w:tcPr>
          <w:p w14:paraId="6F3FC367" w14:textId="6B695035" w:rsidR="005F457E" w:rsidDel="00964E30" w:rsidRDefault="00000000">
            <w:pPr>
              <w:pStyle w:val="a0"/>
              <w:adjustRightInd w:val="0"/>
              <w:snapToGrid w:val="0"/>
              <w:spacing w:after="0" w:line="240" w:lineRule="auto"/>
              <w:ind w:firstLineChars="0" w:firstLine="0"/>
              <w:jc w:val="center"/>
              <w:rPr>
                <w:del w:id="2844" w:author="Si-yuan LIU" w:date="2026-07-24T14:26:00Z" w16du:dateUtc="2026-07-24T06:26:00Z"/>
                <w:rFonts w:ascii="Times New Roman" w:hAnsi="Times New Roman"/>
                <w:b/>
                <w:color w:val="000000" w:themeColor="text1"/>
                <w:sz w:val="21"/>
                <w:szCs w:val="24"/>
              </w:rPr>
            </w:pPr>
            <w:del w:id="2845" w:author="Si-yuan LIU" w:date="2026-07-24T14:26:00Z" w16du:dateUtc="2026-07-24T06:26:00Z">
              <w:r w:rsidDel="00964E30">
                <w:rPr>
                  <w:rFonts w:ascii="Times New Roman" w:hAnsi="Times New Roman" w:hint="eastAsia"/>
                  <w:b/>
                  <w:color w:val="000000" w:themeColor="text1"/>
                  <w:sz w:val="21"/>
                  <w:szCs w:val="24"/>
                </w:rPr>
                <w:delText>客户名称</w:delText>
              </w:r>
            </w:del>
          </w:p>
        </w:tc>
        <w:tc>
          <w:tcPr>
            <w:tcW w:w="1559" w:type="dxa"/>
            <w:tcBorders>
              <w:top w:val="single" w:sz="4" w:space="0" w:color="auto"/>
              <w:left w:val="single" w:sz="4" w:space="0" w:color="auto"/>
              <w:bottom w:val="single" w:sz="4" w:space="0" w:color="auto"/>
              <w:right w:val="single" w:sz="4" w:space="0" w:color="auto"/>
            </w:tcBorders>
            <w:vAlign w:val="center"/>
          </w:tcPr>
          <w:p w14:paraId="7C3849D7" w14:textId="4AA6F0E6" w:rsidR="005F457E" w:rsidDel="00964E30" w:rsidRDefault="00000000">
            <w:pPr>
              <w:pStyle w:val="a0"/>
              <w:adjustRightInd w:val="0"/>
              <w:snapToGrid w:val="0"/>
              <w:spacing w:after="0" w:line="240" w:lineRule="auto"/>
              <w:ind w:firstLineChars="0" w:firstLine="0"/>
              <w:jc w:val="center"/>
              <w:rPr>
                <w:del w:id="2846" w:author="Si-yuan LIU" w:date="2026-07-24T14:26:00Z" w16du:dateUtc="2026-07-24T06:26:00Z"/>
                <w:rFonts w:ascii="Times New Roman" w:hAnsi="Times New Roman"/>
                <w:b/>
                <w:color w:val="000000" w:themeColor="text1"/>
                <w:sz w:val="21"/>
                <w:szCs w:val="24"/>
              </w:rPr>
            </w:pPr>
            <w:del w:id="2847" w:author="Si-yuan LIU" w:date="2026-07-24T14:26:00Z" w16du:dateUtc="2026-07-24T06:26:00Z">
              <w:r w:rsidDel="00964E30">
                <w:rPr>
                  <w:rFonts w:ascii="Times New Roman" w:hAnsi="Times New Roman" w:hint="eastAsia"/>
                  <w:b/>
                  <w:color w:val="000000" w:themeColor="text1"/>
                  <w:sz w:val="21"/>
                  <w:szCs w:val="24"/>
                </w:rPr>
                <w:delText>签约功率（</w:delText>
              </w:r>
              <w:r w:rsidDel="00964E30">
                <w:rPr>
                  <w:rFonts w:ascii="Times New Roman" w:hAnsi="Times New Roman"/>
                  <w:b/>
                  <w:color w:val="000000" w:themeColor="text1"/>
                  <w:sz w:val="21"/>
                  <w:szCs w:val="24"/>
                </w:rPr>
                <w:delText>MW</w:delText>
              </w:r>
              <w:r w:rsidDel="00964E30">
                <w:rPr>
                  <w:rFonts w:ascii="Times New Roman" w:hAnsi="Times New Roman" w:hint="eastAsia"/>
                  <w:b/>
                  <w:color w:val="000000" w:themeColor="text1"/>
                  <w:sz w:val="21"/>
                  <w:szCs w:val="24"/>
                </w:rPr>
                <w:delText>）</w:delText>
              </w:r>
            </w:del>
          </w:p>
        </w:tc>
        <w:tc>
          <w:tcPr>
            <w:tcW w:w="1559" w:type="dxa"/>
            <w:tcBorders>
              <w:top w:val="single" w:sz="4" w:space="0" w:color="auto"/>
              <w:left w:val="single" w:sz="4" w:space="0" w:color="auto"/>
              <w:bottom w:val="single" w:sz="4" w:space="0" w:color="auto"/>
              <w:right w:val="single" w:sz="4" w:space="0" w:color="auto"/>
            </w:tcBorders>
            <w:vAlign w:val="center"/>
          </w:tcPr>
          <w:p w14:paraId="1675AE06" w14:textId="2EE19E12" w:rsidR="005F457E" w:rsidDel="00964E30" w:rsidRDefault="00000000">
            <w:pPr>
              <w:pStyle w:val="a0"/>
              <w:adjustRightInd w:val="0"/>
              <w:snapToGrid w:val="0"/>
              <w:spacing w:after="0" w:line="240" w:lineRule="auto"/>
              <w:ind w:firstLineChars="0" w:firstLine="0"/>
              <w:jc w:val="center"/>
              <w:rPr>
                <w:del w:id="2848" w:author="Si-yuan LIU" w:date="2026-07-24T14:26:00Z" w16du:dateUtc="2026-07-24T06:26:00Z"/>
                <w:rFonts w:ascii="Times New Roman" w:hAnsi="Times New Roman"/>
                <w:b/>
                <w:color w:val="000000" w:themeColor="text1"/>
                <w:sz w:val="21"/>
                <w:szCs w:val="24"/>
              </w:rPr>
            </w:pPr>
            <w:del w:id="2849" w:author="Si-yuan LIU" w:date="2026-07-24T14:26:00Z" w16du:dateUtc="2026-07-24T06:26:00Z">
              <w:r w:rsidDel="00964E30">
                <w:rPr>
                  <w:rFonts w:ascii="Times New Roman" w:hAnsi="Times New Roman"/>
                  <w:b/>
                  <w:color w:val="000000" w:themeColor="text1"/>
                  <w:sz w:val="21"/>
                  <w:szCs w:val="24"/>
                </w:rPr>
                <w:delText>202</w:delText>
              </w:r>
              <w:r w:rsidDel="00964E30">
                <w:rPr>
                  <w:rFonts w:ascii="Times New Roman" w:hAnsi="Times New Roman" w:hint="eastAsia"/>
                  <w:b/>
                  <w:color w:val="000000" w:themeColor="text1"/>
                  <w:sz w:val="21"/>
                  <w:szCs w:val="24"/>
                </w:rPr>
                <w:delText>6</w:delText>
              </w:r>
              <w:r w:rsidDel="00964E30">
                <w:rPr>
                  <w:rFonts w:ascii="Times New Roman" w:hAnsi="Times New Roman" w:hint="eastAsia"/>
                  <w:b/>
                  <w:color w:val="000000" w:themeColor="text1"/>
                  <w:sz w:val="21"/>
                  <w:szCs w:val="24"/>
                </w:rPr>
                <w:delText>年</w:delText>
              </w:r>
              <w:r w:rsidDel="00964E30">
                <w:rPr>
                  <w:rFonts w:ascii="Times New Roman" w:hAnsi="Times New Roman"/>
                  <w:b/>
                  <w:color w:val="000000" w:themeColor="text1"/>
                  <w:sz w:val="21"/>
                  <w:szCs w:val="24"/>
                </w:rPr>
                <w:delText>1-</w:delText>
              </w:r>
              <w:r w:rsidDel="00964E30">
                <w:rPr>
                  <w:rFonts w:ascii="Times New Roman" w:hAnsi="Times New Roman" w:hint="eastAsia"/>
                  <w:b/>
                  <w:color w:val="000000" w:themeColor="text1"/>
                  <w:sz w:val="21"/>
                  <w:szCs w:val="24"/>
                </w:rPr>
                <w:delText>3</w:delText>
              </w:r>
              <w:r w:rsidDel="00964E30">
                <w:rPr>
                  <w:rFonts w:ascii="Times New Roman" w:hAnsi="Times New Roman" w:hint="eastAsia"/>
                  <w:b/>
                  <w:color w:val="000000" w:themeColor="text1"/>
                  <w:sz w:val="21"/>
                  <w:szCs w:val="24"/>
                </w:rPr>
                <w:delText>月</w:delText>
              </w:r>
            </w:del>
          </w:p>
          <w:p w14:paraId="3BA1EBD4" w14:textId="7FB65788" w:rsidR="005F457E" w:rsidDel="00964E30" w:rsidRDefault="00000000">
            <w:pPr>
              <w:pStyle w:val="a0"/>
              <w:adjustRightInd w:val="0"/>
              <w:snapToGrid w:val="0"/>
              <w:spacing w:after="0" w:line="240" w:lineRule="auto"/>
              <w:ind w:firstLineChars="0" w:firstLine="0"/>
              <w:jc w:val="center"/>
              <w:rPr>
                <w:del w:id="2850" w:author="Si-yuan LIU" w:date="2026-07-24T14:26:00Z" w16du:dateUtc="2026-07-24T06:26:00Z"/>
                <w:rFonts w:ascii="Times New Roman" w:hAnsi="Times New Roman"/>
                <w:b/>
                <w:color w:val="000000" w:themeColor="text1"/>
                <w:sz w:val="21"/>
                <w:szCs w:val="24"/>
              </w:rPr>
            </w:pPr>
            <w:del w:id="2851" w:author="Si-yuan LIU" w:date="2026-07-24T14:26:00Z" w16du:dateUtc="2026-07-24T06:26:00Z">
              <w:r w:rsidDel="00964E30">
                <w:rPr>
                  <w:rFonts w:ascii="Times New Roman" w:hAnsi="Times New Roman" w:hint="eastAsia"/>
                  <w:b/>
                  <w:color w:val="000000" w:themeColor="text1"/>
                  <w:sz w:val="21"/>
                  <w:szCs w:val="24"/>
                </w:rPr>
                <w:delText>营业收入占比</w:delText>
              </w:r>
            </w:del>
          </w:p>
        </w:tc>
        <w:tc>
          <w:tcPr>
            <w:tcW w:w="4227" w:type="dxa"/>
            <w:tcBorders>
              <w:top w:val="single" w:sz="4" w:space="0" w:color="auto"/>
              <w:left w:val="single" w:sz="4" w:space="0" w:color="auto"/>
              <w:bottom w:val="single" w:sz="4" w:space="0" w:color="auto"/>
              <w:right w:val="single" w:sz="4" w:space="0" w:color="auto"/>
            </w:tcBorders>
            <w:vAlign w:val="center"/>
          </w:tcPr>
          <w:p w14:paraId="4DE10113" w14:textId="34F0A25F" w:rsidR="005F457E" w:rsidDel="00964E30" w:rsidRDefault="00000000">
            <w:pPr>
              <w:pStyle w:val="a0"/>
              <w:adjustRightInd w:val="0"/>
              <w:snapToGrid w:val="0"/>
              <w:spacing w:after="0" w:line="240" w:lineRule="auto"/>
              <w:ind w:firstLineChars="0" w:firstLine="0"/>
              <w:jc w:val="center"/>
              <w:rPr>
                <w:del w:id="2852" w:author="Si-yuan LIU" w:date="2026-07-24T14:26:00Z" w16du:dateUtc="2026-07-24T06:26:00Z"/>
                <w:rFonts w:ascii="Times New Roman" w:hAnsi="Times New Roman"/>
                <w:b/>
                <w:color w:val="000000" w:themeColor="text1"/>
                <w:sz w:val="21"/>
                <w:szCs w:val="24"/>
              </w:rPr>
            </w:pPr>
            <w:del w:id="2853" w:author="Si-yuan LIU" w:date="2026-07-24T14:26:00Z" w16du:dateUtc="2026-07-24T06:26:00Z">
              <w:r w:rsidDel="00964E30">
                <w:rPr>
                  <w:rFonts w:ascii="Times New Roman" w:hAnsi="Times New Roman" w:hint="eastAsia"/>
                  <w:b/>
                  <w:color w:val="000000" w:themeColor="text1"/>
                  <w:sz w:val="21"/>
                  <w:szCs w:val="24"/>
                </w:rPr>
                <w:delText>合同期限</w:delText>
              </w:r>
            </w:del>
          </w:p>
        </w:tc>
      </w:tr>
      <w:tr w:rsidR="005F457E" w:rsidDel="00964E30" w14:paraId="28510947" w14:textId="012B2DD1">
        <w:trPr>
          <w:trHeight w:val="20"/>
          <w:del w:id="2854" w:author="Si-yuan LIU" w:date="2026-07-24T14:26:00Z" w16du:dateUtc="2026-07-24T06:26:00Z"/>
        </w:trPr>
        <w:tc>
          <w:tcPr>
            <w:tcW w:w="1555" w:type="dxa"/>
            <w:tcBorders>
              <w:top w:val="single" w:sz="4" w:space="0" w:color="auto"/>
              <w:left w:val="single" w:sz="4" w:space="0" w:color="auto"/>
              <w:bottom w:val="single" w:sz="4" w:space="0" w:color="auto"/>
              <w:right w:val="single" w:sz="4" w:space="0" w:color="auto"/>
            </w:tcBorders>
            <w:vAlign w:val="center"/>
          </w:tcPr>
          <w:p w14:paraId="4A1F561F" w14:textId="6CAFBDAD" w:rsidR="005F457E" w:rsidDel="00964E30" w:rsidRDefault="00000000">
            <w:pPr>
              <w:pStyle w:val="a0"/>
              <w:adjustRightInd w:val="0"/>
              <w:snapToGrid w:val="0"/>
              <w:spacing w:after="0" w:line="240" w:lineRule="auto"/>
              <w:ind w:firstLineChars="0" w:firstLine="0"/>
              <w:rPr>
                <w:del w:id="2855" w:author="Si-yuan LIU" w:date="2026-07-24T14:26:00Z" w16du:dateUtc="2026-07-24T06:26:00Z"/>
                <w:rFonts w:ascii="Times New Roman" w:hAnsi="Times New Roman"/>
                <w:color w:val="000000" w:themeColor="text1"/>
                <w:sz w:val="21"/>
                <w:szCs w:val="24"/>
              </w:rPr>
            </w:pPr>
            <w:del w:id="2856" w:author="Si-yuan LIU" w:date="2026-07-24T14:26:00Z" w16du:dateUtc="2026-07-24T06:26:00Z">
              <w:r w:rsidDel="00964E30">
                <w:rPr>
                  <w:rFonts w:ascii="Times New Roman" w:hAnsi="Times New Roman" w:hint="eastAsia"/>
                  <w:color w:val="000000" w:themeColor="text1"/>
                  <w:sz w:val="21"/>
                  <w:szCs w:val="24"/>
                </w:rPr>
                <w:delText>百度科技</w:delText>
              </w:r>
            </w:del>
          </w:p>
        </w:tc>
        <w:tc>
          <w:tcPr>
            <w:tcW w:w="1559" w:type="dxa"/>
            <w:tcBorders>
              <w:top w:val="single" w:sz="4" w:space="0" w:color="auto"/>
              <w:left w:val="single" w:sz="4" w:space="0" w:color="auto"/>
              <w:bottom w:val="single" w:sz="4" w:space="0" w:color="auto"/>
              <w:right w:val="single" w:sz="4" w:space="0" w:color="auto"/>
            </w:tcBorders>
            <w:vAlign w:val="center"/>
          </w:tcPr>
          <w:p w14:paraId="2F37C199" w14:textId="0CF2E19C" w:rsidR="005F457E" w:rsidDel="00964E30" w:rsidRDefault="00000000">
            <w:pPr>
              <w:pStyle w:val="a0"/>
              <w:adjustRightInd w:val="0"/>
              <w:snapToGrid w:val="0"/>
              <w:spacing w:after="0" w:line="240" w:lineRule="auto"/>
              <w:ind w:firstLineChars="0" w:firstLine="0"/>
              <w:jc w:val="right"/>
              <w:rPr>
                <w:del w:id="2857" w:author="Si-yuan LIU" w:date="2026-07-24T14:26:00Z" w16du:dateUtc="2026-07-24T06:26:00Z"/>
                <w:rFonts w:ascii="Times New Roman" w:hAnsi="Times New Roman"/>
                <w:color w:val="000000" w:themeColor="text1"/>
                <w:sz w:val="21"/>
                <w:szCs w:val="24"/>
              </w:rPr>
            </w:pPr>
            <w:del w:id="2858" w:author="Si-yuan LIU" w:date="2026-07-24T14:26:00Z" w16du:dateUtc="2026-07-24T06:26:00Z">
              <w:r w:rsidDel="00964E30">
                <w:rPr>
                  <w:rFonts w:ascii="Times New Roman" w:hAnsi="Times New Roman"/>
                  <w:color w:val="000000" w:themeColor="text1"/>
                  <w:sz w:val="21"/>
                  <w:szCs w:val="24"/>
                </w:rPr>
                <w:delText>19.</w:delText>
              </w:r>
              <w:r w:rsidDel="00964E30">
                <w:rPr>
                  <w:rFonts w:ascii="Times New Roman" w:hAnsi="Times New Roman" w:hint="eastAsia"/>
                  <w:color w:val="000000" w:themeColor="text1"/>
                  <w:sz w:val="21"/>
                  <w:szCs w:val="24"/>
                </w:rPr>
                <w:delText>39</w:delText>
              </w:r>
            </w:del>
          </w:p>
        </w:tc>
        <w:tc>
          <w:tcPr>
            <w:tcW w:w="1559" w:type="dxa"/>
            <w:tcBorders>
              <w:top w:val="single" w:sz="4" w:space="0" w:color="auto"/>
              <w:left w:val="single" w:sz="4" w:space="0" w:color="auto"/>
              <w:bottom w:val="single" w:sz="4" w:space="0" w:color="auto"/>
              <w:right w:val="single" w:sz="4" w:space="0" w:color="auto"/>
            </w:tcBorders>
            <w:vAlign w:val="center"/>
          </w:tcPr>
          <w:p w14:paraId="090AD85C" w14:textId="2B6B76B0" w:rsidR="005F457E" w:rsidDel="00964E30" w:rsidRDefault="00000000">
            <w:pPr>
              <w:pStyle w:val="a0"/>
              <w:adjustRightInd w:val="0"/>
              <w:snapToGrid w:val="0"/>
              <w:spacing w:after="0" w:line="240" w:lineRule="auto"/>
              <w:ind w:firstLineChars="0" w:firstLine="0"/>
              <w:jc w:val="right"/>
              <w:rPr>
                <w:del w:id="2859" w:author="Si-yuan LIU" w:date="2026-07-24T14:26:00Z" w16du:dateUtc="2026-07-24T06:26:00Z"/>
                <w:rFonts w:ascii="Times New Roman" w:hAnsi="Times New Roman"/>
                <w:color w:val="000000" w:themeColor="text1"/>
                <w:sz w:val="21"/>
                <w:szCs w:val="24"/>
              </w:rPr>
            </w:pPr>
            <w:del w:id="2860" w:author="Si-yuan LIU" w:date="2026-07-24T14:26:00Z" w16du:dateUtc="2026-07-24T06:26:00Z">
              <w:r w:rsidDel="00964E30">
                <w:rPr>
                  <w:rFonts w:ascii="Times New Roman" w:hAnsi="Times New Roman"/>
                  <w:color w:val="000000" w:themeColor="text1"/>
                  <w:sz w:val="21"/>
                  <w:szCs w:val="24"/>
                </w:rPr>
                <w:delText>69.95%</w:delText>
              </w:r>
            </w:del>
          </w:p>
        </w:tc>
        <w:tc>
          <w:tcPr>
            <w:tcW w:w="4227" w:type="dxa"/>
            <w:tcBorders>
              <w:top w:val="single" w:sz="4" w:space="0" w:color="auto"/>
              <w:left w:val="single" w:sz="4" w:space="0" w:color="auto"/>
              <w:bottom w:val="single" w:sz="4" w:space="0" w:color="auto"/>
              <w:right w:val="single" w:sz="4" w:space="0" w:color="auto"/>
            </w:tcBorders>
            <w:vAlign w:val="center"/>
          </w:tcPr>
          <w:p w14:paraId="001B09BB" w14:textId="5ED73578" w:rsidR="005F457E" w:rsidDel="00964E30" w:rsidRDefault="00000000">
            <w:pPr>
              <w:pStyle w:val="a0"/>
              <w:adjustRightInd w:val="0"/>
              <w:snapToGrid w:val="0"/>
              <w:spacing w:after="0" w:line="240" w:lineRule="auto"/>
              <w:ind w:firstLineChars="0" w:firstLine="0"/>
              <w:rPr>
                <w:del w:id="2861" w:author="Si-yuan LIU" w:date="2026-07-24T14:26:00Z" w16du:dateUtc="2026-07-24T06:26:00Z"/>
                <w:rFonts w:ascii="Times New Roman" w:hAnsi="Times New Roman"/>
                <w:color w:val="000000" w:themeColor="text1"/>
                <w:sz w:val="21"/>
                <w:szCs w:val="24"/>
              </w:rPr>
            </w:pPr>
            <w:del w:id="2862" w:author="Si-yuan LIU" w:date="2026-07-24T14:26:00Z" w16du:dateUtc="2026-07-24T06:26:00Z">
              <w:r w:rsidDel="00964E30">
                <w:rPr>
                  <w:rFonts w:ascii="Times New Roman" w:hAnsi="Times New Roman"/>
                  <w:color w:val="000000" w:themeColor="text1"/>
                  <w:sz w:val="21"/>
                  <w:szCs w:val="24"/>
                </w:rPr>
                <w:delText>2022</w:delText>
              </w:r>
              <w:r w:rsidDel="00964E30">
                <w:rPr>
                  <w:rFonts w:ascii="Times New Roman" w:hAnsi="Times New Roman" w:hint="eastAsia"/>
                  <w:color w:val="000000" w:themeColor="text1"/>
                  <w:sz w:val="21"/>
                  <w:szCs w:val="24"/>
                </w:rPr>
                <w:delText>年</w:delText>
              </w:r>
              <w:r w:rsidDel="00964E30">
                <w:rPr>
                  <w:rFonts w:ascii="Times New Roman" w:hAnsi="Times New Roman"/>
                  <w:color w:val="000000" w:themeColor="text1"/>
                  <w:sz w:val="21"/>
                  <w:szCs w:val="24"/>
                </w:rPr>
                <w:delText>9</w:delText>
              </w:r>
              <w:r w:rsidDel="00964E30">
                <w:rPr>
                  <w:rFonts w:ascii="Times New Roman" w:hAnsi="Times New Roman" w:hint="eastAsia"/>
                  <w:color w:val="000000" w:themeColor="text1"/>
                  <w:sz w:val="21"/>
                  <w:szCs w:val="24"/>
                </w:rPr>
                <w:delText>月</w:delText>
              </w:r>
              <w:r w:rsidDel="00964E30">
                <w:rPr>
                  <w:rFonts w:ascii="Times New Roman" w:hAnsi="Times New Roman"/>
                  <w:color w:val="000000" w:themeColor="text1"/>
                  <w:sz w:val="21"/>
                  <w:szCs w:val="24"/>
                </w:rPr>
                <w:delText>1</w:delText>
              </w:r>
              <w:r w:rsidDel="00964E30">
                <w:rPr>
                  <w:rFonts w:ascii="Times New Roman" w:hAnsi="Times New Roman" w:hint="eastAsia"/>
                  <w:color w:val="000000" w:themeColor="text1"/>
                  <w:sz w:val="21"/>
                  <w:szCs w:val="24"/>
                </w:rPr>
                <w:delText>日至</w:delText>
              </w:r>
              <w:r w:rsidDel="00964E30">
                <w:rPr>
                  <w:rFonts w:ascii="Times New Roman" w:hAnsi="Times New Roman"/>
                  <w:color w:val="000000" w:themeColor="text1"/>
                  <w:sz w:val="21"/>
                  <w:szCs w:val="24"/>
                </w:rPr>
                <w:delText>2027</w:delText>
              </w:r>
              <w:r w:rsidDel="00964E30">
                <w:rPr>
                  <w:rFonts w:ascii="Times New Roman" w:hAnsi="Times New Roman" w:hint="eastAsia"/>
                  <w:color w:val="000000" w:themeColor="text1"/>
                  <w:sz w:val="21"/>
                  <w:szCs w:val="24"/>
                </w:rPr>
                <w:delText>年</w:delText>
              </w:r>
              <w:r w:rsidDel="00964E30">
                <w:rPr>
                  <w:rFonts w:ascii="Times New Roman" w:hAnsi="Times New Roman"/>
                  <w:color w:val="000000" w:themeColor="text1"/>
                  <w:sz w:val="21"/>
                  <w:szCs w:val="24"/>
                </w:rPr>
                <w:delText>8</w:delText>
              </w:r>
              <w:r w:rsidDel="00964E30">
                <w:rPr>
                  <w:rFonts w:ascii="Times New Roman" w:hAnsi="Times New Roman" w:hint="eastAsia"/>
                  <w:color w:val="000000" w:themeColor="text1"/>
                  <w:sz w:val="21"/>
                  <w:szCs w:val="24"/>
                </w:rPr>
                <w:delText>月</w:delText>
              </w:r>
              <w:r w:rsidDel="00964E30">
                <w:rPr>
                  <w:rFonts w:ascii="Times New Roman" w:hAnsi="Times New Roman"/>
                  <w:color w:val="000000" w:themeColor="text1"/>
                  <w:sz w:val="21"/>
                  <w:szCs w:val="24"/>
                </w:rPr>
                <w:delText>31</w:delText>
              </w:r>
              <w:r w:rsidDel="00964E30">
                <w:rPr>
                  <w:rFonts w:ascii="Times New Roman" w:hAnsi="Times New Roman" w:hint="eastAsia"/>
                  <w:color w:val="000000" w:themeColor="text1"/>
                  <w:sz w:val="21"/>
                  <w:szCs w:val="24"/>
                </w:rPr>
                <w:delText>日</w:delText>
              </w:r>
              <w:r w:rsidDel="00964E30">
                <w:rPr>
                  <w:rStyle w:val="afb"/>
                  <w:rFonts w:ascii="Times New Roman" w:hAnsi="Times New Roman"/>
                  <w:color w:val="000000" w:themeColor="text1"/>
                  <w:sz w:val="21"/>
                  <w:szCs w:val="24"/>
                </w:rPr>
                <w:footnoteReference w:id="11"/>
              </w:r>
            </w:del>
          </w:p>
        </w:tc>
      </w:tr>
      <w:tr w:rsidR="005F457E" w:rsidDel="00964E30" w14:paraId="3AB2A494" w14:textId="5ABC48FD">
        <w:trPr>
          <w:trHeight w:val="20"/>
          <w:del w:id="2865" w:author="Si-yuan LIU" w:date="2026-07-24T14:26:00Z" w16du:dateUtc="2026-07-24T06:26:00Z"/>
        </w:trPr>
        <w:tc>
          <w:tcPr>
            <w:tcW w:w="1555" w:type="dxa"/>
            <w:tcBorders>
              <w:top w:val="single" w:sz="4" w:space="0" w:color="auto"/>
              <w:left w:val="single" w:sz="4" w:space="0" w:color="auto"/>
              <w:bottom w:val="single" w:sz="4" w:space="0" w:color="auto"/>
              <w:right w:val="single" w:sz="4" w:space="0" w:color="auto"/>
            </w:tcBorders>
            <w:vAlign w:val="center"/>
          </w:tcPr>
          <w:p w14:paraId="47DDA111" w14:textId="5DDB2AEA" w:rsidR="005F457E" w:rsidDel="00964E30" w:rsidRDefault="00000000">
            <w:pPr>
              <w:pStyle w:val="a0"/>
              <w:adjustRightInd w:val="0"/>
              <w:snapToGrid w:val="0"/>
              <w:spacing w:after="0" w:line="240" w:lineRule="auto"/>
              <w:ind w:firstLineChars="0" w:firstLine="0"/>
              <w:rPr>
                <w:del w:id="2866" w:author="Si-yuan LIU" w:date="2026-07-24T14:26:00Z" w16du:dateUtc="2026-07-24T06:26:00Z"/>
                <w:rFonts w:ascii="Times New Roman" w:hAnsi="Times New Roman"/>
                <w:color w:val="000000" w:themeColor="text1"/>
                <w:sz w:val="21"/>
                <w:szCs w:val="24"/>
              </w:rPr>
            </w:pPr>
            <w:del w:id="2867" w:author="Si-yuan LIU" w:date="2026-07-24T14:26:00Z" w16du:dateUtc="2026-07-24T06:26:00Z">
              <w:r w:rsidDel="00964E30">
                <w:rPr>
                  <w:rFonts w:ascii="Times New Roman" w:hAnsi="Times New Roman" w:hint="eastAsia"/>
                  <w:color w:val="000000" w:themeColor="text1"/>
                  <w:sz w:val="21"/>
                  <w:szCs w:val="24"/>
                </w:rPr>
                <w:delText>广州移动</w:delText>
              </w:r>
            </w:del>
          </w:p>
        </w:tc>
        <w:tc>
          <w:tcPr>
            <w:tcW w:w="1559" w:type="dxa"/>
            <w:tcBorders>
              <w:top w:val="single" w:sz="4" w:space="0" w:color="auto"/>
              <w:left w:val="single" w:sz="4" w:space="0" w:color="auto"/>
              <w:bottom w:val="single" w:sz="4" w:space="0" w:color="auto"/>
              <w:right w:val="single" w:sz="4" w:space="0" w:color="auto"/>
            </w:tcBorders>
            <w:vAlign w:val="center"/>
          </w:tcPr>
          <w:p w14:paraId="1C78DADA" w14:textId="066EE5A2" w:rsidR="005F457E" w:rsidDel="00964E30" w:rsidRDefault="00000000">
            <w:pPr>
              <w:pStyle w:val="a0"/>
              <w:adjustRightInd w:val="0"/>
              <w:snapToGrid w:val="0"/>
              <w:spacing w:after="0" w:line="240" w:lineRule="auto"/>
              <w:ind w:firstLineChars="0" w:firstLine="0"/>
              <w:jc w:val="right"/>
              <w:rPr>
                <w:del w:id="2868" w:author="Si-yuan LIU" w:date="2026-07-24T14:26:00Z" w16du:dateUtc="2026-07-24T06:26:00Z"/>
                <w:rFonts w:ascii="Times New Roman" w:hAnsi="Times New Roman"/>
                <w:color w:val="000000" w:themeColor="text1"/>
                <w:sz w:val="21"/>
                <w:szCs w:val="24"/>
              </w:rPr>
            </w:pPr>
            <w:del w:id="2869" w:author="Si-yuan LIU" w:date="2026-07-24T14:26:00Z" w16du:dateUtc="2026-07-24T06:26:00Z">
              <w:r w:rsidDel="00964E30">
                <w:rPr>
                  <w:rFonts w:ascii="Times New Roman" w:hAnsi="Times New Roman"/>
                  <w:color w:val="000000" w:themeColor="text1"/>
                  <w:sz w:val="21"/>
                  <w:szCs w:val="24"/>
                </w:rPr>
                <w:delText>7.0</w:delText>
              </w:r>
              <w:r w:rsidDel="00964E30">
                <w:rPr>
                  <w:rFonts w:ascii="Times New Roman" w:hAnsi="Times New Roman" w:hint="eastAsia"/>
                  <w:color w:val="000000" w:themeColor="text1"/>
                  <w:sz w:val="21"/>
                  <w:szCs w:val="24"/>
                </w:rPr>
                <w:delText>4</w:delText>
              </w:r>
            </w:del>
          </w:p>
        </w:tc>
        <w:tc>
          <w:tcPr>
            <w:tcW w:w="1559" w:type="dxa"/>
            <w:tcBorders>
              <w:top w:val="single" w:sz="4" w:space="0" w:color="auto"/>
              <w:left w:val="single" w:sz="4" w:space="0" w:color="auto"/>
              <w:bottom w:val="single" w:sz="4" w:space="0" w:color="auto"/>
              <w:right w:val="single" w:sz="4" w:space="0" w:color="auto"/>
            </w:tcBorders>
            <w:vAlign w:val="center"/>
          </w:tcPr>
          <w:p w14:paraId="63709038" w14:textId="3B654B96" w:rsidR="005F457E" w:rsidDel="00964E30" w:rsidRDefault="00000000">
            <w:pPr>
              <w:pStyle w:val="a0"/>
              <w:adjustRightInd w:val="0"/>
              <w:snapToGrid w:val="0"/>
              <w:spacing w:after="0" w:line="240" w:lineRule="auto"/>
              <w:ind w:firstLineChars="0" w:firstLine="0"/>
              <w:jc w:val="right"/>
              <w:rPr>
                <w:del w:id="2870" w:author="Si-yuan LIU" w:date="2026-07-24T14:26:00Z" w16du:dateUtc="2026-07-24T06:26:00Z"/>
                <w:rFonts w:ascii="Times New Roman" w:hAnsi="Times New Roman"/>
                <w:color w:val="000000" w:themeColor="text1"/>
                <w:sz w:val="21"/>
                <w:szCs w:val="24"/>
              </w:rPr>
            </w:pPr>
            <w:del w:id="2871" w:author="Si-yuan LIU" w:date="2026-07-24T14:26:00Z" w16du:dateUtc="2026-07-24T06:26:00Z">
              <w:r w:rsidDel="00964E30">
                <w:rPr>
                  <w:rFonts w:ascii="Times New Roman" w:hAnsi="Times New Roman"/>
                  <w:color w:val="000000" w:themeColor="text1"/>
                  <w:sz w:val="21"/>
                  <w:szCs w:val="24"/>
                </w:rPr>
                <w:delText>30.05%</w:delText>
              </w:r>
            </w:del>
          </w:p>
        </w:tc>
        <w:tc>
          <w:tcPr>
            <w:tcW w:w="4227" w:type="dxa"/>
            <w:tcBorders>
              <w:top w:val="single" w:sz="4" w:space="0" w:color="auto"/>
              <w:left w:val="single" w:sz="4" w:space="0" w:color="auto"/>
              <w:bottom w:val="single" w:sz="4" w:space="0" w:color="auto"/>
              <w:right w:val="single" w:sz="4" w:space="0" w:color="auto"/>
            </w:tcBorders>
            <w:vAlign w:val="center"/>
          </w:tcPr>
          <w:p w14:paraId="7059A8EE" w14:textId="52D1EEA0" w:rsidR="005F457E" w:rsidDel="00964E30" w:rsidRDefault="00000000">
            <w:pPr>
              <w:pStyle w:val="a0"/>
              <w:adjustRightInd w:val="0"/>
              <w:snapToGrid w:val="0"/>
              <w:spacing w:after="0" w:line="240" w:lineRule="auto"/>
              <w:ind w:firstLineChars="0" w:firstLine="0"/>
              <w:rPr>
                <w:del w:id="2872" w:author="Si-yuan LIU" w:date="2026-07-24T14:26:00Z" w16du:dateUtc="2026-07-24T06:26:00Z"/>
                <w:rFonts w:ascii="Times New Roman" w:hAnsi="Times New Roman"/>
                <w:color w:val="000000" w:themeColor="text1"/>
                <w:sz w:val="21"/>
                <w:szCs w:val="24"/>
              </w:rPr>
            </w:pPr>
            <w:del w:id="2873" w:author="Si-yuan LIU" w:date="2026-07-24T14:26:00Z" w16du:dateUtc="2026-07-24T06:26:00Z">
              <w:r w:rsidDel="00964E30">
                <w:rPr>
                  <w:rFonts w:ascii="Times New Roman" w:hAnsi="Times New Roman"/>
                  <w:color w:val="000000" w:themeColor="text1"/>
                  <w:sz w:val="21"/>
                  <w:szCs w:val="24"/>
                </w:rPr>
                <w:delText>2023</w:delText>
              </w:r>
              <w:r w:rsidDel="00964E30">
                <w:rPr>
                  <w:rFonts w:ascii="Times New Roman" w:hAnsi="Times New Roman" w:hint="eastAsia"/>
                  <w:color w:val="000000" w:themeColor="text1"/>
                  <w:sz w:val="21"/>
                  <w:szCs w:val="24"/>
                </w:rPr>
                <w:delText>年</w:delText>
              </w:r>
              <w:r w:rsidDel="00964E30">
                <w:rPr>
                  <w:rFonts w:ascii="Times New Roman" w:hAnsi="Times New Roman"/>
                  <w:color w:val="000000" w:themeColor="text1"/>
                  <w:sz w:val="21"/>
                  <w:szCs w:val="24"/>
                </w:rPr>
                <w:delText>7</w:delText>
              </w:r>
              <w:r w:rsidDel="00964E30">
                <w:rPr>
                  <w:rFonts w:ascii="Times New Roman" w:hAnsi="Times New Roman" w:hint="eastAsia"/>
                  <w:color w:val="000000" w:themeColor="text1"/>
                  <w:sz w:val="21"/>
                  <w:szCs w:val="24"/>
                </w:rPr>
                <w:delText>月</w:delText>
              </w:r>
              <w:r w:rsidDel="00964E30">
                <w:rPr>
                  <w:rFonts w:ascii="Times New Roman" w:hAnsi="Times New Roman"/>
                  <w:color w:val="000000" w:themeColor="text1"/>
                  <w:sz w:val="21"/>
                  <w:szCs w:val="24"/>
                </w:rPr>
                <w:delText>1</w:delText>
              </w:r>
              <w:r w:rsidDel="00964E30">
                <w:rPr>
                  <w:rFonts w:ascii="Times New Roman" w:hAnsi="Times New Roman" w:hint="eastAsia"/>
                  <w:color w:val="000000" w:themeColor="text1"/>
                  <w:sz w:val="21"/>
                  <w:szCs w:val="24"/>
                </w:rPr>
                <w:delText>日至</w:delText>
              </w:r>
              <w:r w:rsidDel="00964E30">
                <w:rPr>
                  <w:rFonts w:ascii="Times New Roman" w:hAnsi="Times New Roman"/>
                  <w:color w:val="000000" w:themeColor="text1"/>
                  <w:sz w:val="21"/>
                  <w:szCs w:val="24"/>
                </w:rPr>
                <w:delText>2026</w:delText>
              </w:r>
              <w:r w:rsidDel="00964E30">
                <w:rPr>
                  <w:rFonts w:ascii="Times New Roman" w:hAnsi="Times New Roman" w:hint="eastAsia"/>
                  <w:color w:val="000000" w:themeColor="text1"/>
                  <w:sz w:val="21"/>
                  <w:szCs w:val="24"/>
                </w:rPr>
                <w:delText>年</w:delText>
              </w:r>
              <w:r w:rsidDel="00964E30">
                <w:rPr>
                  <w:rFonts w:ascii="Times New Roman" w:hAnsi="Times New Roman"/>
                  <w:color w:val="000000" w:themeColor="text1"/>
                  <w:sz w:val="21"/>
                  <w:szCs w:val="24"/>
                </w:rPr>
                <w:delText>6</w:delText>
              </w:r>
              <w:r w:rsidDel="00964E30">
                <w:rPr>
                  <w:rFonts w:ascii="Times New Roman" w:hAnsi="Times New Roman" w:hint="eastAsia"/>
                  <w:color w:val="000000" w:themeColor="text1"/>
                  <w:sz w:val="21"/>
                  <w:szCs w:val="24"/>
                </w:rPr>
                <w:delText>月</w:delText>
              </w:r>
              <w:r w:rsidDel="00964E30">
                <w:rPr>
                  <w:rFonts w:ascii="Times New Roman" w:hAnsi="Times New Roman"/>
                  <w:color w:val="000000" w:themeColor="text1"/>
                  <w:sz w:val="21"/>
                  <w:szCs w:val="24"/>
                </w:rPr>
                <w:delText>30</w:delText>
              </w:r>
              <w:r w:rsidDel="00964E30">
                <w:rPr>
                  <w:rFonts w:ascii="Times New Roman" w:hAnsi="Times New Roman" w:hint="eastAsia"/>
                  <w:color w:val="000000" w:themeColor="text1"/>
                  <w:sz w:val="21"/>
                  <w:szCs w:val="24"/>
                </w:rPr>
                <w:delText>日</w:delText>
              </w:r>
              <w:r w:rsidDel="00964E30">
                <w:rPr>
                  <w:rStyle w:val="afb"/>
                  <w:rFonts w:ascii="Times New Roman" w:hAnsi="Times New Roman"/>
                  <w:color w:val="000000" w:themeColor="text1"/>
                  <w:sz w:val="21"/>
                  <w:szCs w:val="24"/>
                </w:rPr>
                <w:footnoteReference w:id="12"/>
              </w:r>
            </w:del>
          </w:p>
        </w:tc>
      </w:tr>
    </w:tbl>
    <w:p w14:paraId="72608DD1" w14:textId="020422A2" w:rsidR="005F457E" w:rsidDel="00964E30" w:rsidRDefault="00000000">
      <w:pPr>
        <w:spacing w:after="0" w:line="312" w:lineRule="auto"/>
        <w:ind w:firstLine="480"/>
        <w:rPr>
          <w:del w:id="2876" w:author="Si-yuan LIU" w:date="2026-07-24T14:26:00Z" w16du:dateUtc="2026-07-24T06:26:00Z"/>
          <w:color w:val="000000" w:themeColor="text1"/>
          <w:szCs w:val="24"/>
        </w:rPr>
      </w:pPr>
      <w:bookmarkStart w:id="2877" w:name="OLE_LINK28"/>
      <w:del w:id="2878" w:author="Si-yuan LIU" w:date="2026-07-24T14:26:00Z" w16du:dateUtc="2026-07-24T06:26:00Z">
        <w:r w:rsidDel="00964E30">
          <w:rPr>
            <w:rFonts w:hint="eastAsia"/>
            <w:color w:val="000000" w:themeColor="text1"/>
            <w:szCs w:val="24"/>
          </w:rPr>
          <w:delText>现状下，针对本项目的两大重要现金流提供方，百度科技直接与项目公司签署服务合同；广州移动则直接与奥飞数据签署服务合同，再由项目公司与奥飞数据签署</w:delText>
        </w:r>
        <w:r w:rsidDel="00964E30">
          <w:rPr>
            <w:color w:val="000000" w:themeColor="text1"/>
            <w:szCs w:val="24"/>
          </w:rPr>
          <w:delText>IDC</w:delText>
        </w:r>
        <w:r w:rsidDel="00964E30">
          <w:rPr>
            <w:rFonts w:hint="eastAsia"/>
            <w:color w:val="000000" w:themeColor="text1"/>
            <w:szCs w:val="24"/>
          </w:rPr>
          <w:delText>业务合同，奥飞数据在保留一定比例的销售佣金后将剩余收入支付给项目公司，作为项目公司提供数据中心场地服务的费用。</w:delText>
        </w:r>
      </w:del>
    </w:p>
    <w:bookmarkEnd w:id="2877"/>
    <w:p w14:paraId="7D2D72C6" w14:textId="060D483A" w:rsidR="005F457E" w:rsidDel="00964E30" w:rsidRDefault="00000000">
      <w:pPr>
        <w:spacing w:after="0" w:line="312" w:lineRule="auto"/>
        <w:ind w:firstLine="480"/>
        <w:rPr>
          <w:del w:id="2879" w:author="Si-yuan LIU" w:date="2026-07-24T14:26:00Z" w16du:dateUtc="2026-07-24T06:26:00Z"/>
          <w:color w:val="000000" w:themeColor="text1"/>
          <w:szCs w:val="24"/>
        </w:rPr>
      </w:pPr>
      <w:del w:id="2880" w:author="Si-yuan LIU" w:date="2026-07-24T14:26:00Z" w16du:dateUtc="2026-07-24T06:26:00Z">
        <w:r w:rsidDel="00964E30">
          <w:rPr>
            <w:rFonts w:hint="eastAsia"/>
            <w:color w:val="000000" w:themeColor="text1"/>
            <w:szCs w:val="24"/>
          </w:rPr>
          <w:delText>广州移动采购南沙大岗数据中心所提供的数据中心资源后，结合自身提供的相关带宽接入等增值服务，最终为百度科技提供一站式服务，本项目的唯一终端重要现金流提供方为百度科技。</w:delText>
        </w:r>
      </w:del>
    </w:p>
    <w:p w14:paraId="53990CD7" w14:textId="79454D5B" w:rsidR="005F457E" w:rsidDel="00964E30" w:rsidRDefault="00000000">
      <w:pPr>
        <w:spacing w:after="0" w:line="312" w:lineRule="auto"/>
        <w:ind w:firstLine="480"/>
        <w:rPr>
          <w:ins w:id="2881" w:author="唐潇" w:date="2026-06-17T17:00:00Z"/>
          <w:del w:id="2882" w:author="Si-yuan LIU" w:date="2026-07-24T14:26:00Z" w16du:dateUtc="2026-07-24T06:26:00Z"/>
          <w:color w:val="000000" w:themeColor="text1"/>
          <w:szCs w:val="24"/>
        </w:rPr>
      </w:pPr>
      <w:del w:id="2883" w:author="Si-yuan LIU" w:date="2026-07-24T14:26:00Z" w16du:dateUtc="2026-07-24T06:26:00Z">
        <w:r w:rsidDel="00964E30">
          <w:rPr>
            <w:rFonts w:hint="eastAsia"/>
            <w:color w:val="000000" w:themeColor="text1"/>
            <w:szCs w:val="24"/>
          </w:rPr>
          <w:delText>数据中心项目通过运营商签署综合服务合同是市场惯例，是终端客户结合运营商提供带宽接入等增值服务而做的相应安排，就本基础设施项目而言，实际业务需求皆源自于终端客户百度科技业务开展的需要。</w:delText>
        </w:r>
      </w:del>
    </w:p>
    <w:p w14:paraId="3E331D7C" w14:textId="1430F793" w:rsidR="005F457E" w:rsidDel="00964E30" w:rsidRDefault="00000000">
      <w:pPr>
        <w:spacing w:after="0" w:line="312" w:lineRule="auto"/>
        <w:ind w:firstLine="480"/>
        <w:rPr>
          <w:ins w:id="2884" w:author="唐潇" w:date="2026-06-22T22:44:00Z"/>
          <w:del w:id="2885" w:author="Si-yuan LIU" w:date="2026-07-24T14:26:00Z" w16du:dateUtc="2026-07-24T06:26:00Z"/>
          <w:color w:val="000000" w:themeColor="text1"/>
          <w:szCs w:val="24"/>
        </w:rPr>
      </w:pPr>
      <w:ins w:id="2886" w:author="唐潇" w:date="2026-06-22T22:44:00Z">
        <w:del w:id="2887" w:author="Si-yuan LIU" w:date="2026-07-24T14:26:00Z" w16du:dateUtc="2026-07-24T06:26:00Z">
          <w:r w:rsidDel="00964E30">
            <w:rPr>
              <w:rFonts w:hint="eastAsia"/>
              <w:color w:val="000000" w:themeColor="text1"/>
              <w:szCs w:val="24"/>
            </w:rPr>
            <w:delText>（</w:delText>
          </w:r>
          <w:r w:rsidDel="00964E30">
            <w:rPr>
              <w:rFonts w:hint="eastAsia"/>
              <w:color w:val="000000" w:themeColor="text1"/>
              <w:szCs w:val="24"/>
            </w:rPr>
            <w:delText>1</w:delText>
          </w:r>
          <w:r w:rsidDel="00964E30">
            <w:rPr>
              <w:rFonts w:hint="eastAsia"/>
              <w:color w:val="000000" w:themeColor="text1"/>
              <w:szCs w:val="24"/>
            </w:rPr>
            <w:delText>）运营模式的合理性</w:delText>
          </w:r>
        </w:del>
      </w:ins>
    </w:p>
    <w:p w14:paraId="586A9234" w14:textId="74BA22EE" w:rsidR="005F457E" w:rsidDel="00964E30" w:rsidRDefault="00000000">
      <w:pPr>
        <w:spacing w:after="0" w:line="312" w:lineRule="auto"/>
        <w:ind w:firstLine="480"/>
        <w:rPr>
          <w:ins w:id="2888" w:author="唐潇" w:date="2026-06-22T22:44:00Z"/>
          <w:del w:id="2889" w:author="Si-yuan LIU" w:date="2026-07-24T14:26:00Z" w16du:dateUtc="2026-07-24T06:26:00Z"/>
          <w:color w:val="000000" w:themeColor="text1"/>
          <w:szCs w:val="24"/>
        </w:rPr>
      </w:pPr>
      <w:ins w:id="2890" w:author="唐潇" w:date="2026-06-22T22:44:00Z">
        <w:del w:id="2891" w:author="Si-yuan LIU" w:date="2026-07-24T14:26:00Z" w16du:dateUtc="2026-07-24T06:26:00Z">
          <w:r w:rsidDel="00964E30">
            <w:rPr>
              <w:rFonts w:hint="eastAsia"/>
              <w:color w:val="000000" w:themeColor="text1"/>
              <w:szCs w:val="24"/>
            </w:rPr>
            <w:delText>针对本项目现金流集中度偏高的相关情况，结合数据中心行业发展情况及境内已上市同类</w:delText>
          </w:r>
          <w:r w:rsidDel="00964E30">
            <w:rPr>
              <w:rFonts w:hint="eastAsia"/>
              <w:color w:val="000000" w:themeColor="text1"/>
              <w:szCs w:val="24"/>
            </w:rPr>
            <w:delText>IDC</w:delText>
          </w:r>
          <w:r w:rsidDel="00964E30">
            <w:rPr>
              <w:rFonts w:hint="eastAsia"/>
              <w:color w:val="000000" w:themeColor="text1"/>
              <w:szCs w:val="24"/>
            </w:rPr>
            <w:delText>公募</w:delText>
          </w:r>
          <w:r w:rsidDel="00964E30">
            <w:rPr>
              <w:rFonts w:hint="eastAsia"/>
              <w:color w:val="000000" w:themeColor="text1"/>
              <w:szCs w:val="24"/>
            </w:rPr>
            <w:delText>REITs</w:delText>
          </w:r>
          <w:r w:rsidDel="00964E30">
            <w:rPr>
              <w:rFonts w:hint="eastAsia"/>
              <w:color w:val="000000" w:themeColor="text1"/>
              <w:szCs w:val="24"/>
            </w:rPr>
            <w:delText>、</w:delText>
          </w:r>
          <w:r w:rsidDel="00964E30">
            <w:rPr>
              <w:rFonts w:hint="eastAsia"/>
              <w:color w:val="000000" w:themeColor="text1"/>
              <w:szCs w:val="24"/>
            </w:rPr>
            <w:delText>IDC</w:delText>
          </w:r>
          <w:r w:rsidDel="00964E30">
            <w:rPr>
              <w:rFonts w:hint="eastAsia"/>
              <w:color w:val="000000" w:themeColor="text1"/>
              <w:szCs w:val="24"/>
            </w:rPr>
            <w:delText>上市公司实操案例，就批发型数据中心运营模式的合理性具体说明如下：</w:delText>
          </w:r>
        </w:del>
      </w:ins>
    </w:p>
    <w:p w14:paraId="66523911" w14:textId="23B66670" w:rsidR="005F457E" w:rsidDel="00964E30" w:rsidRDefault="00000000">
      <w:pPr>
        <w:numPr>
          <w:ilvl w:val="0"/>
          <w:numId w:val="3"/>
        </w:numPr>
        <w:spacing w:after="0" w:line="312" w:lineRule="auto"/>
        <w:ind w:firstLine="480"/>
        <w:rPr>
          <w:ins w:id="2892" w:author="唐潇" w:date="2026-06-22T22:44:00Z"/>
          <w:del w:id="2893" w:author="Si-yuan LIU" w:date="2026-07-24T14:26:00Z" w16du:dateUtc="2026-07-24T06:26:00Z"/>
          <w:color w:val="000000" w:themeColor="text1"/>
          <w:szCs w:val="24"/>
        </w:rPr>
      </w:pPr>
      <w:ins w:id="2894" w:author="唐潇" w:date="2026-06-22T22:44:00Z">
        <w:del w:id="2895" w:author="Si-yuan LIU" w:date="2026-07-24T14:26:00Z" w16du:dateUtc="2026-07-24T06:26:00Z">
          <w:r w:rsidDel="00964E30">
            <w:rPr>
              <w:rFonts w:hint="eastAsia"/>
              <w:color w:val="000000" w:themeColor="text1"/>
              <w:szCs w:val="24"/>
            </w:rPr>
            <w:delText>批发定制型数据中心贴合行业发展规律，客户集中度高是行业合理选择</w:delText>
          </w:r>
        </w:del>
      </w:ins>
    </w:p>
    <w:p w14:paraId="702948EB" w14:textId="22F75BF5" w:rsidR="005F457E" w:rsidDel="00964E30" w:rsidRDefault="00000000">
      <w:pPr>
        <w:numPr>
          <w:ilvl w:val="0"/>
          <w:numId w:val="3"/>
        </w:numPr>
        <w:spacing w:after="0" w:line="312" w:lineRule="auto"/>
        <w:ind w:firstLine="480"/>
        <w:rPr>
          <w:ins w:id="2896" w:author="唐潇" w:date="2026-06-22T22:44:00Z"/>
          <w:del w:id="2897" w:author="Si-yuan LIU" w:date="2026-07-24T14:26:00Z" w16du:dateUtc="2026-07-24T06:26:00Z"/>
          <w:color w:val="000000" w:themeColor="text1"/>
          <w:szCs w:val="24"/>
        </w:rPr>
      </w:pPr>
      <w:ins w:id="2898" w:author="唐潇" w:date="2026-06-22T22:44:00Z">
        <w:del w:id="2899" w:author="Si-yuan LIU" w:date="2026-07-24T14:26:00Z" w16du:dateUtc="2026-07-24T06:26:00Z">
          <w:r w:rsidDel="00964E30">
            <w:rPr>
              <w:rFonts w:hint="eastAsia"/>
              <w:color w:val="000000" w:themeColor="text1"/>
              <w:szCs w:val="24"/>
            </w:rPr>
            <w:delText>我国互联网及云计算行业，头部聚集效应凸显，大型互联网企业、头部云厂商作为数据中心核心需求方，自身业务体量庞大、算力资源布局需求迫切，对数据中心园区单体建设规模、快速交付部署能力、弹性扩容运维能力均有极高要求。基于其业务长期稳定配套需求，头部云厂商及互联网企业通过签订长期战略合作协议、整栋整体承租的合作模式锁定优质数据中心资源，以此保障自身算力业务持续稳定运营，此类合作模式直接决定批发定制型数据中心项目天然具备客户数量少、合作集中度高、核心终端客户单一的经营特点，属于行业常态化经营现状。</w:delText>
          </w:r>
        </w:del>
      </w:ins>
    </w:p>
    <w:p w14:paraId="4FA1A45E" w14:textId="5C42B8BC" w:rsidR="005F457E" w:rsidDel="00964E30" w:rsidRDefault="00000000">
      <w:pPr>
        <w:numPr>
          <w:ilvl w:val="0"/>
          <w:numId w:val="3"/>
        </w:numPr>
        <w:spacing w:after="0" w:line="312" w:lineRule="auto"/>
        <w:ind w:firstLine="480"/>
        <w:rPr>
          <w:ins w:id="2900" w:author="唐潇" w:date="2026-06-22T22:44:00Z"/>
          <w:del w:id="2901" w:author="Si-yuan LIU" w:date="2026-07-24T14:26:00Z" w16du:dateUtc="2026-07-24T06:26:00Z"/>
          <w:color w:val="000000" w:themeColor="text1"/>
          <w:szCs w:val="24"/>
        </w:rPr>
      </w:pPr>
      <w:ins w:id="2902" w:author="唐潇" w:date="2026-06-22T22:44:00Z">
        <w:del w:id="2903" w:author="Si-yuan LIU" w:date="2026-07-24T14:26:00Z" w16du:dateUtc="2026-07-24T06:26:00Z">
          <w:r w:rsidDel="00964E30">
            <w:rPr>
              <w:rFonts w:hint="eastAsia"/>
              <w:color w:val="000000" w:themeColor="text1"/>
              <w:szCs w:val="24"/>
            </w:rPr>
            <w:delText>批发定制型数据中心作为适配行业需求的主流模式，其核心优势体现在三个方面：一是需求匹配度高，契合行业发展主流趋势。批发定制型数据中心以兆瓦（</w:delText>
          </w:r>
          <w:r w:rsidDel="00964E30">
            <w:rPr>
              <w:rFonts w:hint="eastAsia"/>
              <w:color w:val="000000" w:themeColor="text1"/>
              <w:szCs w:val="24"/>
            </w:rPr>
            <w:delText>MW</w:delText>
          </w:r>
          <w:r w:rsidDel="00964E30">
            <w:rPr>
              <w:rFonts w:hint="eastAsia"/>
              <w:color w:val="000000" w:themeColor="text1"/>
              <w:szCs w:val="24"/>
            </w:rPr>
            <w:delText>）为单位，为大型客户提供定制化服务，能够满足头部企业对高功率密度、高可靠性、低延迟的算力需求，而零售型数据中心因电力密度、服务能力有限，难以满足此类核心需求，导致市场需求持续向批发定制型集中。二是批发定制型数据中心爬坡速度快，机柜上架效率高。批发定制型数据中心通常采用“整栋承租、长期绑定”的合作模式，客户在项目建设阶段即锁定资源，无需经历零售型数据中心的零散招商过程，机柜上架率能够快速提升，有效缩短项目收益爬坡周期，实现现金流快速回笼，相较于零售型数据中心客户流动性强、上架率波动大的特点，批发定制型数据中心的收益确定性显著更高。三是收益长期稳定，抗风险能力突出。批发定制型数据中心的合作合同期限普遍较长，客户与服务商形成深度绑定，客户黏性高、流动性极低，大型互联网企业、头部云厂商长期稳定的租赁需求能够确保项目机柜上架率维持高位，现金流回款持续可控，长期经营收益稳定性、长期经营抗风险能力优于零售型数据中心。</w:delText>
          </w:r>
        </w:del>
      </w:ins>
    </w:p>
    <w:p w14:paraId="51EA3E6A" w14:textId="1F8B9929" w:rsidR="005F457E" w:rsidDel="00964E30" w:rsidRDefault="00000000">
      <w:pPr>
        <w:numPr>
          <w:ilvl w:val="0"/>
          <w:numId w:val="3"/>
        </w:numPr>
        <w:spacing w:after="0" w:line="312" w:lineRule="auto"/>
        <w:ind w:firstLine="480"/>
        <w:rPr>
          <w:ins w:id="2904" w:author="唐潇" w:date="2026-06-22T22:44:00Z"/>
          <w:del w:id="2905" w:author="Si-yuan LIU" w:date="2026-07-24T14:26:00Z" w16du:dateUtc="2026-07-24T06:26:00Z"/>
          <w:color w:val="000000" w:themeColor="text1"/>
          <w:szCs w:val="24"/>
        </w:rPr>
      </w:pPr>
      <w:ins w:id="2906" w:author="唐潇" w:date="2026-06-22T22:44:00Z">
        <w:del w:id="2907" w:author="Si-yuan LIU" w:date="2026-07-24T14:26:00Z" w16du:dateUtc="2026-07-24T06:26:00Z">
          <w:r w:rsidDel="00964E30">
            <w:rPr>
              <w:rFonts w:hint="eastAsia"/>
              <w:color w:val="000000" w:themeColor="text1"/>
              <w:szCs w:val="24"/>
            </w:rPr>
            <w:delText>根据标普全球（</w:delText>
          </w:r>
          <w:r w:rsidDel="00964E30">
            <w:rPr>
              <w:rFonts w:hint="eastAsia"/>
              <w:color w:val="000000" w:themeColor="text1"/>
              <w:szCs w:val="24"/>
            </w:rPr>
            <w:delText>S&amp;P</w:delText>
          </w:r>
          <w:r w:rsidDel="00964E30">
            <w:rPr>
              <w:color w:val="000000" w:themeColor="text1"/>
              <w:szCs w:val="24"/>
            </w:rPr>
            <w:delText xml:space="preserve"> </w:delText>
          </w:r>
          <w:r w:rsidDel="00964E30">
            <w:rPr>
              <w:rFonts w:hint="eastAsia"/>
              <w:color w:val="000000" w:themeColor="text1"/>
              <w:szCs w:val="24"/>
            </w:rPr>
            <w:delText>Global</w:delText>
          </w:r>
          <w:r w:rsidDel="00964E30">
            <w:rPr>
              <w:rFonts w:hint="eastAsia"/>
              <w:color w:val="000000" w:themeColor="text1"/>
              <w:szCs w:val="24"/>
            </w:rPr>
            <w:delText>）权威研究统计数据，</w:delText>
          </w:r>
          <w:r w:rsidDel="00964E30">
            <w:rPr>
              <w:rFonts w:hint="eastAsia"/>
              <w:color w:val="000000" w:themeColor="text1"/>
              <w:szCs w:val="24"/>
            </w:rPr>
            <w:delText>2019</w:delText>
          </w:r>
          <w:r w:rsidDel="00964E30">
            <w:rPr>
              <w:rFonts w:hint="eastAsia"/>
              <w:color w:val="000000" w:themeColor="text1"/>
              <w:szCs w:val="24"/>
            </w:rPr>
            <w:delText>年至</w:delText>
          </w:r>
          <w:r w:rsidDel="00964E30">
            <w:rPr>
              <w:rFonts w:hint="eastAsia"/>
              <w:color w:val="000000" w:themeColor="text1"/>
              <w:szCs w:val="24"/>
            </w:rPr>
            <w:delText>2024</w:delText>
          </w:r>
          <w:r w:rsidDel="00964E30">
            <w:rPr>
              <w:rFonts w:hint="eastAsia"/>
              <w:color w:val="000000" w:themeColor="text1"/>
              <w:szCs w:val="24"/>
            </w:rPr>
            <w:delText>年全球批发型数据中心新增总功率达</w:delText>
          </w:r>
          <w:r w:rsidDel="00964E30">
            <w:rPr>
              <w:rFonts w:hint="eastAsia"/>
              <w:color w:val="000000" w:themeColor="text1"/>
              <w:szCs w:val="24"/>
            </w:rPr>
            <w:delText>20,417MW</w:delText>
          </w:r>
          <w:r w:rsidDel="00964E30">
            <w:rPr>
              <w:rFonts w:hint="eastAsia"/>
              <w:color w:val="000000" w:themeColor="text1"/>
              <w:szCs w:val="24"/>
            </w:rPr>
            <w:delText>，而同期零售型数据中心新增总功率仅</w:delText>
          </w:r>
          <w:r w:rsidDel="00964E30">
            <w:rPr>
              <w:rFonts w:hint="eastAsia"/>
              <w:color w:val="000000" w:themeColor="text1"/>
              <w:szCs w:val="24"/>
            </w:rPr>
            <w:delText>3,923MW</w:delText>
          </w:r>
          <w:r w:rsidDel="00964E30">
            <w:rPr>
              <w:rFonts w:hint="eastAsia"/>
              <w:color w:val="000000" w:themeColor="text1"/>
              <w:szCs w:val="24"/>
            </w:rPr>
            <w:delText>，零售型新增规模不足批发型的五分之一。</w:delText>
          </w:r>
        </w:del>
      </w:ins>
    </w:p>
    <w:p w14:paraId="776A215E" w14:textId="3AC70DD6" w:rsidR="005F457E" w:rsidDel="00964E30" w:rsidRDefault="00000000">
      <w:pPr>
        <w:numPr>
          <w:ilvl w:val="0"/>
          <w:numId w:val="3"/>
        </w:numPr>
        <w:spacing w:after="0" w:line="312" w:lineRule="auto"/>
        <w:ind w:firstLine="480"/>
        <w:rPr>
          <w:ins w:id="2908" w:author="唐潇" w:date="2026-06-22T22:44:00Z"/>
          <w:del w:id="2909" w:author="Si-yuan LIU" w:date="2026-07-24T14:26:00Z" w16du:dateUtc="2026-07-24T06:26:00Z"/>
          <w:color w:val="000000" w:themeColor="text1"/>
          <w:szCs w:val="24"/>
        </w:rPr>
      </w:pPr>
      <w:ins w:id="2910" w:author="唐潇" w:date="2026-06-22T22:44:00Z">
        <w:del w:id="2911" w:author="Si-yuan LIU" w:date="2026-07-24T14:26:00Z" w16du:dateUtc="2026-07-24T06:26:00Z">
          <w:r w:rsidDel="00964E30">
            <w:rPr>
              <w:rFonts w:hint="eastAsia"/>
              <w:color w:val="000000" w:themeColor="text1"/>
              <w:szCs w:val="24"/>
            </w:rPr>
            <w:delText>因此，本项目采用批发定制模式，以穿透重要现金流提供方百度科技作为核心终端客户，是顺应行业规律、匹配市场需求的合理选择，现金流提供方集中作为批发定制型数据中心模式的固有特征，能够保障项目收益的稳定性和可持续性。</w:delText>
          </w:r>
        </w:del>
      </w:ins>
    </w:p>
    <w:p w14:paraId="46212897" w14:textId="58D234F9" w:rsidR="005F457E" w:rsidDel="00964E30" w:rsidRDefault="00000000">
      <w:pPr>
        <w:spacing w:after="0" w:line="312" w:lineRule="auto"/>
        <w:ind w:firstLine="480"/>
        <w:rPr>
          <w:ins w:id="2912" w:author="唐潇" w:date="2026-06-22T22:44:00Z"/>
          <w:del w:id="2913" w:author="Si-yuan LIU" w:date="2026-07-24T14:26:00Z" w16du:dateUtc="2026-07-24T06:26:00Z"/>
          <w:color w:val="000000" w:themeColor="text1"/>
          <w:szCs w:val="24"/>
        </w:rPr>
      </w:pPr>
      <w:ins w:id="2914" w:author="唐潇" w:date="2026-06-22T22:44:00Z">
        <w:del w:id="2915" w:author="Si-yuan LIU" w:date="2026-07-24T14:26:00Z" w16du:dateUtc="2026-07-24T06:26:00Z">
          <w:r w:rsidDel="00964E30">
            <w:rPr>
              <w:rFonts w:hint="eastAsia"/>
              <w:color w:val="000000" w:themeColor="text1"/>
              <w:szCs w:val="24"/>
            </w:rPr>
            <w:delText>2</w:delText>
          </w:r>
          <w:r w:rsidDel="00964E30">
            <w:rPr>
              <w:rFonts w:hint="eastAsia"/>
              <w:color w:val="000000" w:themeColor="text1"/>
              <w:szCs w:val="24"/>
            </w:rPr>
            <w:delText>）境内多家已上市</w:delText>
          </w:r>
          <w:r w:rsidDel="00964E30">
            <w:rPr>
              <w:rFonts w:hint="eastAsia"/>
              <w:color w:val="000000" w:themeColor="text1"/>
              <w:szCs w:val="24"/>
            </w:rPr>
            <w:delText>IDC</w:delText>
          </w:r>
          <w:r w:rsidDel="00964E30">
            <w:rPr>
              <w:rFonts w:hint="eastAsia"/>
              <w:color w:val="000000" w:themeColor="text1"/>
              <w:szCs w:val="24"/>
            </w:rPr>
            <w:delText>企业及公募</w:delText>
          </w:r>
          <w:r w:rsidDel="00964E30">
            <w:rPr>
              <w:rFonts w:hint="eastAsia"/>
              <w:color w:val="000000" w:themeColor="text1"/>
              <w:szCs w:val="24"/>
            </w:rPr>
            <w:delText>REITs</w:delText>
          </w:r>
          <w:r w:rsidDel="00964E30">
            <w:rPr>
              <w:rFonts w:hint="eastAsia"/>
              <w:color w:val="000000" w:themeColor="text1"/>
              <w:szCs w:val="24"/>
            </w:rPr>
            <w:delText>底层资产项目均存在同等客户高集中情形，并已取得市场认可</w:delText>
          </w:r>
        </w:del>
      </w:ins>
    </w:p>
    <w:p w14:paraId="7360639A" w14:textId="67231EB4" w:rsidR="005F457E" w:rsidDel="00964E30" w:rsidRDefault="00000000">
      <w:pPr>
        <w:spacing w:after="0" w:line="312" w:lineRule="auto"/>
        <w:ind w:firstLine="480"/>
        <w:rPr>
          <w:ins w:id="2916" w:author="唐潇" w:date="2026-06-22T22:44:00Z"/>
          <w:del w:id="2917" w:author="Si-yuan LIU" w:date="2026-07-24T14:26:00Z" w16du:dateUtc="2026-07-24T06:26:00Z"/>
          <w:color w:val="000000" w:themeColor="text1"/>
          <w:szCs w:val="24"/>
        </w:rPr>
      </w:pPr>
      <w:ins w:id="2918" w:author="唐潇" w:date="2026-06-22T22:44:00Z">
        <w:del w:id="2919" w:author="Si-yuan LIU" w:date="2026-07-24T14:26:00Z" w16du:dateUtc="2026-07-24T06:26:00Z">
          <w:r w:rsidDel="00964E30">
            <w:rPr>
              <w:rFonts w:hint="eastAsia"/>
              <w:color w:val="000000" w:themeColor="text1"/>
              <w:szCs w:val="24"/>
            </w:rPr>
            <w:delText>从国内已上市第三方</w:delText>
          </w:r>
          <w:r w:rsidDel="00964E30">
            <w:rPr>
              <w:rFonts w:hint="eastAsia"/>
              <w:color w:val="000000" w:themeColor="text1"/>
              <w:szCs w:val="24"/>
            </w:rPr>
            <w:delText>IDC</w:delText>
          </w:r>
          <w:r w:rsidDel="00964E30">
            <w:rPr>
              <w:rFonts w:hint="eastAsia"/>
              <w:color w:val="000000" w:themeColor="text1"/>
              <w:szCs w:val="24"/>
            </w:rPr>
            <w:delText>服务商公开数据显示，行业头部企业基本以批发定制型业务为核心，客户高度集中于头部互联网及云厂商：宝信软件旗下宝之云</w:delText>
          </w:r>
          <w:r w:rsidDel="00964E30">
            <w:rPr>
              <w:rFonts w:hint="eastAsia"/>
              <w:color w:val="000000" w:themeColor="text1"/>
              <w:szCs w:val="24"/>
            </w:rPr>
            <w:delText>IDC</w:delText>
          </w:r>
          <w:r w:rsidDel="00964E30">
            <w:rPr>
              <w:rFonts w:hint="eastAsia"/>
              <w:color w:val="000000" w:themeColor="text1"/>
              <w:szCs w:val="24"/>
            </w:rPr>
            <w:delText>一期、三期项目</w:delText>
          </w:r>
          <w:r w:rsidDel="00964E30">
            <w:rPr>
              <w:rFonts w:hint="eastAsia"/>
              <w:color w:val="000000" w:themeColor="text1"/>
              <w:szCs w:val="24"/>
            </w:rPr>
            <w:delText>100%</w:delText>
          </w:r>
          <w:r w:rsidDel="00964E30">
            <w:rPr>
              <w:rFonts w:hint="eastAsia"/>
              <w:color w:val="000000" w:themeColor="text1"/>
              <w:szCs w:val="24"/>
            </w:rPr>
            <w:delText>签约上海电信，二期项目</w:delText>
          </w:r>
          <w:r w:rsidDel="00964E30">
            <w:rPr>
              <w:rFonts w:hint="eastAsia"/>
              <w:color w:val="000000" w:themeColor="text1"/>
              <w:szCs w:val="24"/>
            </w:rPr>
            <w:delText>100%</w:delText>
          </w:r>
          <w:r w:rsidDel="00964E30">
            <w:rPr>
              <w:rFonts w:hint="eastAsia"/>
              <w:color w:val="000000" w:themeColor="text1"/>
              <w:szCs w:val="24"/>
            </w:rPr>
            <w:delText>签约上海移动；数据港核心终端客户百度、阿里、腾讯合计营收占比最高超</w:delText>
          </w:r>
          <w:r w:rsidDel="00964E30">
            <w:rPr>
              <w:rFonts w:hint="eastAsia"/>
              <w:color w:val="000000" w:themeColor="text1"/>
              <w:szCs w:val="24"/>
            </w:rPr>
            <w:delText>96%</w:delText>
          </w:r>
          <w:r w:rsidDel="00964E30">
            <w:rPr>
              <w:rFonts w:hint="eastAsia"/>
              <w:color w:val="000000" w:themeColor="text1"/>
              <w:szCs w:val="24"/>
            </w:rPr>
            <w:delText>，长期维持营收集中度</w:delText>
          </w:r>
          <w:r w:rsidDel="00964E30">
            <w:rPr>
              <w:rFonts w:hint="eastAsia"/>
              <w:color w:val="000000" w:themeColor="text1"/>
              <w:szCs w:val="24"/>
            </w:rPr>
            <w:delText>87%</w:delText>
          </w:r>
          <w:r w:rsidDel="00964E30">
            <w:rPr>
              <w:rFonts w:hint="eastAsia"/>
              <w:color w:val="000000" w:themeColor="text1"/>
              <w:szCs w:val="24"/>
            </w:rPr>
            <w:delText>以上。万国数据、润泽科技已发行的公募</w:delText>
          </w:r>
          <w:r w:rsidDel="00964E30">
            <w:rPr>
              <w:rFonts w:hint="eastAsia"/>
              <w:color w:val="000000" w:themeColor="text1"/>
              <w:szCs w:val="24"/>
            </w:rPr>
            <w:delText>REITs</w:delText>
          </w:r>
          <w:r w:rsidDel="00964E30">
            <w:rPr>
              <w:rFonts w:hint="eastAsia"/>
              <w:color w:val="000000" w:themeColor="text1"/>
              <w:szCs w:val="24"/>
            </w:rPr>
            <w:delText>均呈现客户集中度较高、单一重要现金流提供方的情形，并已取得市场认可，进一步证明此类模式的合理性和可行性。</w:delText>
          </w:r>
        </w:del>
      </w:ins>
    </w:p>
    <w:p w14:paraId="1E7456AB" w14:textId="2D5849EF" w:rsidR="005F457E" w:rsidDel="00964E30" w:rsidRDefault="00000000">
      <w:pPr>
        <w:spacing w:after="0" w:line="312" w:lineRule="auto"/>
        <w:ind w:firstLine="480"/>
        <w:rPr>
          <w:ins w:id="2920" w:author="唐潇" w:date="2026-06-22T22:44:00Z"/>
          <w:del w:id="2921" w:author="Si-yuan LIU" w:date="2026-07-24T14:26:00Z" w16du:dateUtc="2026-07-24T06:26:00Z"/>
          <w:color w:val="000000" w:themeColor="text1"/>
          <w:szCs w:val="24"/>
        </w:rPr>
      </w:pPr>
      <w:ins w:id="2922" w:author="唐潇" w:date="2026-06-22T22:44:00Z">
        <w:del w:id="2923" w:author="Si-yuan LIU" w:date="2026-07-24T14:26:00Z" w16du:dateUtc="2026-07-24T06:26:00Z">
          <w:r w:rsidDel="00964E30">
            <w:rPr>
              <w:rFonts w:hint="eastAsia"/>
              <w:color w:val="000000" w:themeColor="text1"/>
              <w:szCs w:val="24"/>
            </w:rPr>
            <w:delText>综上，本项目现金流集中于百度科技、终端现金流提供方单一的情况，系批发型数据中心行业固有经营属性，非项目经营独有风险。契合行业发展规律，同时以百度科技雄厚的经营实力和可靠的信用水平作为支撑，项目与核心客户合作协议长期稳定、回款履约机制健全，项目现金流稳定性及收益可持续性具备充分保障，相关集中度风险可控。</w:delText>
          </w:r>
        </w:del>
      </w:ins>
    </w:p>
    <w:p w14:paraId="7C6ECEDA" w14:textId="6FD9D162" w:rsidR="005F457E" w:rsidDel="00964E30" w:rsidRDefault="00000000">
      <w:pPr>
        <w:numPr>
          <w:ilvl w:val="0"/>
          <w:numId w:val="4"/>
        </w:numPr>
        <w:spacing w:after="0" w:line="312" w:lineRule="auto"/>
        <w:ind w:firstLine="480"/>
        <w:rPr>
          <w:ins w:id="2924" w:author="唐潇" w:date="2026-06-22T22:44:00Z"/>
          <w:del w:id="2925" w:author="Si-yuan LIU" w:date="2026-07-24T14:26:00Z" w16du:dateUtc="2026-07-24T06:26:00Z"/>
          <w:color w:val="000000" w:themeColor="text1"/>
          <w:szCs w:val="24"/>
        </w:rPr>
      </w:pPr>
      <w:ins w:id="2926" w:author="唐潇" w:date="2026-06-22T22:44:00Z">
        <w:del w:id="2927" w:author="Si-yuan LIU" w:date="2026-07-24T14:26:00Z" w16du:dateUtc="2026-07-24T06:26:00Z">
          <w:r w:rsidDel="00964E30">
            <w:rPr>
              <w:rFonts w:hint="eastAsia"/>
              <w:color w:val="000000" w:themeColor="text1"/>
              <w:szCs w:val="24"/>
            </w:rPr>
            <w:delText>运营收益稳定性的安排</w:delText>
          </w:r>
        </w:del>
      </w:ins>
    </w:p>
    <w:p w14:paraId="2A807AC1" w14:textId="1C928A1C" w:rsidR="005F457E" w:rsidDel="00964E30" w:rsidRDefault="00000000">
      <w:pPr>
        <w:spacing w:after="0" w:line="312" w:lineRule="auto"/>
        <w:ind w:firstLine="480"/>
        <w:rPr>
          <w:ins w:id="2928" w:author="唐潇" w:date="2026-06-22T22:44:00Z"/>
          <w:del w:id="2929" w:author="Si-yuan LIU" w:date="2026-07-24T14:26:00Z" w16du:dateUtc="2026-07-24T06:26:00Z"/>
          <w:color w:val="000000" w:themeColor="text1"/>
          <w:szCs w:val="24"/>
        </w:rPr>
      </w:pPr>
      <w:ins w:id="2930" w:author="唐潇" w:date="2026-06-22T22:44:00Z">
        <w:del w:id="2931" w:author="Si-yuan LIU" w:date="2026-07-24T14:26:00Z" w16du:dateUtc="2026-07-24T06:26:00Z">
          <w:r w:rsidDel="00964E30">
            <w:rPr>
              <w:rFonts w:hint="eastAsia"/>
              <w:color w:val="000000" w:themeColor="text1"/>
              <w:szCs w:val="24"/>
            </w:rPr>
            <w:delText>关于本项目续约安排的情况如下：</w:delText>
          </w:r>
        </w:del>
      </w:ins>
    </w:p>
    <w:p w14:paraId="1A6E43FA" w14:textId="0CB16332" w:rsidR="005F457E" w:rsidDel="00964E30" w:rsidRDefault="00000000">
      <w:pPr>
        <w:spacing w:after="0" w:line="312" w:lineRule="auto"/>
        <w:ind w:firstLine="480"/>
        <w:rPr>
          <w:ins w:id="2932" w:author="唐潇" w:date="2026-06-22T22:44:00Z"/>
          <w:del w:id="2933" w:author="Si-yuan LIU" w:date="2026-07-24T14:26:00Z" w16du:dateUtc="2026-07-24T06:26:00Z"/>
          <w:color w:val="000000" w:themeColor="text1"/>
          <w:szCs w:val="24"/>
        </w:rPr>
      </w:pPr>
      <w:ins w:id="2934" w:author="唐潇" w:date="2026-06-22T22:44:00Z">
        <w:del w:id="2935" w:author="Si-yuan LIU" w:date="2026-07-24T14:26:00Z" w16du:dateUtc="2026-07-24T06:26:00Z">
          <w:r w:rsidDel="00964E30">
            <w:rPr>
              <w:rFonts w:hint="eastAsia"/>
              <w:color w:val="000000" w:themeColor="text1"/>
              <w:szCs w:val="24"/>
            </w:rPr>
            <w:delText>1</w:delText>
          </w:r>
          <w:r w:rsidDel="00964E30">
            <w:rPr>
              <w:rFonts w:hint="eastAsia"/>
              <w:color w:val="000000" w:themeColor="text1"/>
              <w:szCs w:val="24"/>
            </w:rPr>
            <w:delText>）与百度科技为长期战略合作</w:delText>
          </w:r>
        </w:del>
      </w:ins>
    </w:p>
    <w:p w14:paraId="70772337" w14:textId="711BDEDD" w:rsidR="005F457E" w:rsidDel="00964E30" w:rsidRDefault="00000000">
      <w:pPr>
        <w:spacing w:after="0" w:line="312" w:lineRule="auto"/>
        <w:ind w:firstLine="480"/>
        <w:rPr>
          <w:ins w:id="2936" w:author="唐潇" w:date="2026-06-22T22:44:00Z"/>
          <w:del w:id="2937" w:author="Si-yuan LIU" w:date="2026-07-24T14:26:00Z" w16du:dateUtc="2026-07-24T06:26:00Z"/>
          <w:color w:val="000000" w:themeColor="text1"/>
          <w:szCs w:val="24"/>
        </w:rPr>
      </w:pPr>
      <w:ins w:id="2938" w:author="唐潇" w:date="2026-06-22T22:44:00Z">
        <w:del w:id="2939" w:author="Si-yuan LIU" w:date="2026-07-24T14:26:00Z" w16du:dateUtc="2026-07-24T06:26:00Z">
          <w:r w:rsidDel="00964E30">
            <w:rPr>
              <w:rFonts w:hint="eastAsia"/>
              <w:color w:val="000000" w:themeColor="text1"/>
              <w:szCs w:val="24"/>
            </w:rPr>
            <w:delText>本项目托管服务合同已进行补充协议签署，项目公司本次与百度科技续约仅涉及调整服务价格及期限，不涉及其他原合同合约条款的调整，合同到期日调整至</w:delText>
          </w:r>
          <w:r w:rsidDel="00964E30">
            <w:rPr>
              <w:rFonts w:hint="eastAsia"/>
              <w:color w:val="000000" w:themeColor="text1"/>
              <w:szCs w:val="24"/>
            </w:rPr>
            <w:delText>2029</w:delText>
          </w:r>
          <w:r w:rsidDel="00964E30">
            <w:rPr>
              <w:rFonts w:hint="eastAsia"/>
              <w:color w:val="000000" w:themeColor="text1"/>
              <w:szCs w:val="24"/>
            </w:rPr>
            <w:delText>年</w:delText>
          </w:r>
          <w:r w:rsidDel="00964E30">
            <w:rPr>
              <w:rFonts w:hint="eastAsia"/>
              <w:color w:val="000000" w:themeColor="text1"/>
              <w:szCs w:val="24"/>
            </w:rPr>
            <w:delText>12</w:delText>
          </w:r>
          <w:r w:rsidDel="00964E30">
            <w:rPr>
              <w:rFonts w:hint="eastAsia"/>
              <w:color w:val="000000" w:themeColor="text1"/>
              <w:szCs w:val="24"/>
            </w:rPr>
            <w:delText>月</w:delText>
          </w:r>
          <w:r w:rsidDel="00964E30">
            <w:rPr>
              <w:rFonts w:hint="eastAsia"/>
              <w:color w:val="000000" w:themeColor="text1"/>
              <w:szCs w:val="24"/>
            </w:rPr>
            <w:delText>31</w:delText>
          </w:r>
          <w:r w:rsidDel="00964E30">
            <w:rPr>
              <w:rFonts w:hint="eastAsia"/>
              <w:color w:val="000000" w:themeColor="text1"/>
              <w:szCs w:val="24"/>
            </w:rPr>
            <w:delText>日。</w:delText>
          </w:r>
        </w:del>
      </w:ins>
    </w:p>
    <w:p w14:paraId="2F63700F" w14:textId="571BC128" w:rsidR="005F457E" w:rsidDel="00964E30" w:rsidRDefault="00000000">
      <w:pPr>
        <w:spacing w:after="0" w:line="312" w:lineRule="auto"/>
        <w:ind w:firstLine="480"/>
        <w:rPr>
          <w:ins w:id="2940" w:author="唐潇" w:date="2026-06-22T22:44:00Z"/>
          <w:del w:id="2941" w:author="Si-yuan LIU" w:date="2026-07-24T14:26:00Z" w16du:dateUtc="2026-07-24T06:26:00Z"/>
          <w:color w:val="000000" w:themeColor="text1"/>
          <w:szCs w:val="24"/>
        </w:rPr>
      </w:pPr>
      <w:ins w:id="2942" w:author="唐潇" w:date="2026-06-22T22:44:00Z">
        <w:del w:id="2943" w:author="Si-yuan LIU" w:date="2026-07-24T14:26:00Z" w16du:dateUtc="2026-07-24T06:26:00Z">
          <w:r w:rsidDel="00964E30">
            <w:rPr>
              <w:rFonts w:hint="eastAsia"/>
              <w:color w:val="000000" w:themeColor="text1"/>
              <w:szCs w:val="24"/>
            </w:rPr>
            <w:delText>奥飞数据与百度科技为代表的终端客户合作紧密，除本项目外，奥飞数据在廊坊、天津、无锡、定兴等数据中心项目均为百度科技提供托管服务，已形成高信任度、高默契度的稳定合作模式。</w:delText>
          </w:r>
        </w:del>
      </w:ins>
    </w:p>
    <w:p w14:paraId="4C109088" w14:textId="68218018" w:rsidR="005F457E" w:rsidDel="00964E30" w:rsidRDefault="00000000">
      <w:pPr>
        <w:spacing w:after="0" w:line="312" w:lineRule="auto"/>
        <w:ind w:firstLine="480"/>
        <w:rPr>
          <w:ins w:id="2944" w:author="唐潇" w:date="2026-06-22T22:44:00Z"/>
          <w:del w:id="2945" w:author="Si-yuan LIU" w:date="2026-07-24T14:26:00Z" w16du:dateUtc="2026-07-24T06:26:00Z"/>
          <w:color w:val="000000" w:themeColor="text1"/>
          <w:szCs w:val="24"/>
        </w:rPr>
      </w:pPr>
      <w:ins w:id="2946" w:author="唐潇" w:date="2026-06-22T22:44:00Z">
        <w:del w:id="2947" w:author="Si-yuan LIU" w:date="2026-07-24T14:26:00Z" w16du:dateUtc="2026-07-24T06:26:00Z">
          <w:r w:rsidDel="00964E30">
            <w:rPr>
              <w:rFonts w:hint="eastAsia"/>
              <w:color w:val="000000" w:themeColor="text1"/>
              <w:szCs w:val="24"/>
            </w:rPr>
            <w:delText>区别于仓储物流、产业园等其他产权类基础设施资产，数据中心服务商除了提供机房、配套设施等基础硬件外，还需要全年</w:delText>
          </w:r>
          <w:r w:rsidDel="00964E30">
            <w:rPr>
              <w:rFonts w:hint="eastAsia"/>
              <w:color w:val="000000" w:themeColor="text1"/>
              <w:szCs w:val="24"/>
            </w:rPr>
            <w:delText>24</w:delText>
          </w:r>
          <w:r w:rsidDel="00964E30">
            <w:rPr>
              <w:rFonts w:hint="eastAsia"/>
              <w:color w:val="000000" w:themeColor="text1"/>
              <w:szCs w:val="24"/>
            </w:rPr>
            <w:delText>小时高强度保障客户的服务器及相关设备安全稳定运行，需求响应及故障解决速度要求极高。</w:delText>
          </w:r>
        </w:del>
      </w:ins>
    </w:p>
    <w:p w14:paraId="68244C8F" w14:textId="47B57BF6" w:rsidR="005F457E" w:rsidDel="00964E30" w:rsidRDefault="00000000">
      <w:pPr>
        <w:spacing w:after="0" w:line="312" w:lineRule="auto"/>
        <w:ind w:firstLine="480"/>
        <w:rPr>
          <w:ins w:id="2948" w:author="唐潇" w:date="2026-06-22T22:44:00Z"/>
          <w:del w:id="2949" w:author="Si-yuan LIU" w:date="2026-07-24T14:26:00Z" w16du:dateUtc="2026-07-24T06:26:00Z"/>
          <w:color w:val="000000" w:themeColor="text1"/>
          <w:szCs w:val="24"/>
        </w:rPr>
      </w:pPr>
      <w:ins w:id="2950" w:author="唐潇" w:date="2026-06-22T22:44:00Z">
        <w:del w:id="2951" w:author="Si-yuan LIU" w:date="2026-07-24T14:26:00Z" w16du:dateUtc="2026-07-24T06:26:00Z">
          <w:r w:rsidDel="00964E30">
            <w:rPr>
              <w:rFonts w:hint="eastAsia"/>
              <w:color w:val="000000" w:themeColor="text1"/>
              <w:szCs w:val="24"/>
            </w:rPr>
            <w:delText>2</w:delText>
          </w:r>
          <w:r w:rsidDel="00964E30">
            <w:rPr>
              <w:rFonts w:hint="eastAsia"/>
              <w:color w:val="000000" w:themeColor="text1"/>
              <w:szCs w:val="24"/>
            </w:rPr>
            <w:delText>）终端客户粘性强且经营稳健</w:delText>
          </w:r>
        </w:del>
      </w:ins>
    </w:p>
    <w:p w14:paraId="06E1EC77" w14:textId="6B335594" w:rsidR="005F457E" w:rsidDel="00964E30" w:rsidRDefault="00000000">
      <w:pPr>
        <w:spacing w:after="0" w:line="312" w:lineRule="auto"/>
        <w:ind w:firstLine="480"/>
        <w:rPr>
          <w:ins w:id="2952" w:author="唐潇" w:date="2026-06-22T22:44:00Z"/>
          <w:del w:id="2953" w:author="Si-yuan LIU" w:date="2026-07-24T14:26:00Z" w16du:dateUtc="2026-07-24T06:26:00Z"/>
          <w:color w:val="000000" w:themeColor="text1"/>
          <w:szCs w:val="24"/>
        </w:rPr>
      </w:pPr>
      <w:ins w:id="2954" w:author="唐潇" w:date="2026-06-22T22:44:00Z">
        <w:del w:id="2955" w:author="Si-yuan LIU" w:date="2026-07-24T14:26:00Z" w16du:dateUtc="2026-07-24T06:26:00Z">
          <w:r w:rsidDel="00964E30">
            <w:rPr>
              <w:rFonts w:hint="eastAsia"/>
              <w:color w:val="000000" w:themeColor="text1"/>
              <w:szCs w:val="24"/>
            </w:rPr>
            <w:delText>奥飞数据自与百度科技建立合作以来，已与百度科技运维团队共同经历了长期的合作，形成了良好的合作互信关系，双方已建立了高度的默契以及高效的合作机制。此外，数据中心迁移是一个耗时、昂贵且密集的过程，稍有不慎将严重影响数据中心的正常运行和安全性，更换数据中心供应商并搬迁的潜在降本空间与面临风险不成正比。百度科技在合约到期后进行续约更有利于保护其自身数据资产的价值。</w:delText>
          </w:r>
        </w:del>
      </w:ins>
    </w:p>
    <w:p w14:paraId="3EEE4409" w14:textId="23818155" w:rsidR="005F457E" w:rsidDel="00964E30" w:rsidRDefault="00000000">
      <w:pPr>
        <w:spacing w:after="0" w:line="312" w:lineRule="auto"/>
        <w:ind w:firstLine="480"/>
        <w:rPr>
          <w:ins w:id="2956" w:author="唐潇" w:date="2026-06-22T22:44:00Z"/>
          <w:del w:id="2957" w:author="Si-yuan LIU" w:date="2026-07-24T14:26:00Z" w16du:dateUtc="2026-07-24T06:26:00Z"/>
          <w:color w:val="000000" w:themeColor="text1"/>
          <w:szCs w:val="24"/>
        </w:rPr>
      </w:pPr>
      <w:ins w:id="2958" w:author="唐潇" w:date="2026-06-22T22:44:00Z">
        <w:del w:id="2959" w:author="Si-yuan LIU" w:date="2026-07-24T14:26:00Z" w16du:dateUtc="2026-07-24T06:26:00Z">
          <w:r w:rsidDel="00964E30">
            <w:rPr>
              <w:rFonts w:hint="eastAsia"/>
              <w:color w:val="000000" w:themeColor="text1"/>
              <w:szCs w:val="24"/>
            </w:rPr>
            <w:delText>百度科技作为奥飞数据的核心终端客户，经营稳健、信用状况优良，其在互联网云业务和</w:delText>
          </w:r>
          <w:r w:rsidDel="00964E30">
            <w:rPr>
              <w:rFonts w:hint="eastAsia"/>
              <w:color w:val="000000" w:themeColor="text1"/>
              <w:szCs w:val="24"/>
            </w:rPr>
            <w:delText>AI</w:delText>
          </w:r>
          <w:r w:rsidDel="00964E30">
            <w:rPr>
              <w:rFonts w:hint="eastAsia"/>
              <w:color w:val="000000" w:themeColor="text1"/>
              <w:szCs w:val="24"/>
            </w:rPr>
            <w:delText>前沿科技领域位居前列，持续加大数据中心投入、扩展算力布局，其自身业务发展对算力的长期需求，正是批发定制型数据中心模式得以持续发展的核心支撑。</w:delText>
          </w:r>
        </w:del>
      </w:ins>
    </w:p>
    <w:p w14:paraId="027A9DF8" w14:textId="3CE8A5F7" w:rsidR="005F457E" w:rsidDel="00964E30" w:rsidRDefault="00000000">
      <w:pPr>
        <w:spacing w:after="0" w:line="312" w:lineRule="auto"/>
        <w:ind w:firstLine="480"/>
        <w:rPr>
          <w:ins w:id="2960" w:author="唐潇" w:date="2026-06-22T22:44:00Z"/>
          <w:del w:id="2961" w:author="Si-yuan LIU" w:date="2026-07-24T14:26:00Z" w16du:dateUtc="2026-07-24T06:26:00Z"/>
          <w:color w:val="000000" w:themeColor="text1"/>
          <w:szCs w:val="24"/>
        </w:rPr>
      </w:pPr>
      <w:ins w:id="2962" w:author="唐潇" w:date="2026-06-22T22:44:00Z">
        <w:del w:id="2963" w:author="Si-yuan LIU" w:date="2026-07-24T14:26:00Z" w16du:dateUtc="2026-07-24T06:26:00Z">
          <w:r w:rsidDel="00964E30">
            <w:rPr>
              <w:rFonts w:hint="eastAsia"/>
              <w:color w:val="000000" w:themeColor="text1"/>
              <w:szCs w:val="24"/>
            </w:rPr>
            <w:delText>根据百度集团</w:delText>
          </w:r>
          <w:r w:rsidDel="00964E30">
            <w:rPr>
              <w:rFonts w:hint="eastAsia"/>
              <w:color w:val="000000" w:themeColor="text1"/>
              <w:szCs w:val="24"/>
            </w:rPr>
            <w:delText>2025</w:delText>
          </w:r>
          <w:r w:rsidDel="00964E30">
            <w:rPr>
              <w:rFonts w:hint="eastAsia"/>
              <w:color w:val="000000" w:themeColor="text1"/>
              <w:szCs w:val="24"/>
            </w:rPr>
            <w:delText>年年度报告，截至</w:delText>
          </w:r>
          <w:r w:rsidDel="00964E30">
            <w:rPr>
              <w:rFonts w:hint="eastAsia"/>
              <w:color w:val="000000" w:themeColor="text1"/>
              <w:szCs w:val="24"/>
            </w:rPr>
            <w:delText>2025</w:delText>
          </w:r>
          <w:r w:rsidDel="00964E30">
            <w:rPr>
              <w:rFonts w:hint="eastAsia"/>
              <w:color w:val="000000" w:themeColor="text1"/>
              <w:szCs w:val="24"/>
            </w:rPr>
            <w:delText>年末，百度集团（含百度科技相关主体）资产合计达</w:delText>
          </w:r>
          <w:r w:rsidDel="00964E30">
            <w:rPr>
              <w:rFonts w:hint="eastAsia"/>
              <w:color w:val="000000" w:themeColor="text1"/>
              <w:szCs w:val="24"/>
            </w:rPr>
            <w:delText>4,491.57</w:delText>
          </w:r>
          <w:r w:rsidDel="00964E30">
            <w:rPr>
              <w:rFonts w:hint="eastAsia"/>
              <w:color w:val="000000" w:themeColor="text1"/>
              <w:szCs w:val="24"/>
            </w:rPr>
            <w:delText>亿元，归母股东权益合计</w:delText>
          </w:r>
          <w:r w:rsidDel="00964E30">
            <w:rPr>
              <w:rFonts w:hint="eastAsia"/>
              <w:color w:val="000000" w:themeColor="text1"/>
              <w:szCs w:val="24"/>
            </w:rPr>
            <w:delText>2,663.30</w:delText>
          </w:r>
          <w:r w:rsidDel="00964E30">
            <w:rPr>
              <w:rFonts w:hint="eastAsia"/>
              <w:color w:val="000000" w:themeColor="text1"/>
              <w:szCs w:val="24"/>
            </w:rPr>
            <w:delText>亿元，资本实力雄厚，抗风险能力突出。</w:delText>
          </w:r>
          <w:r w:rsidDel="00964E30">
            <w:rPr>
              <w:rFonts w:hint="eastAsia"/>
              <w:color w:val="000000" w:themeColor="text1"/>
              <w:szCs w:val="24"/>
            </w:rPr>
            <w:delText>2025</w:delText>
          </w:r>
          <w:r w:rsidDel="00964E30">
            <w:rPr>
              <w:rFonts w:hint="eastAsia"/>
              <w:color w:val="000000" w:themeColor="text1"/>
              <w:szCs w:val="24"/>
            </w:rPr>
            <w:delText>年全年，百度</w:delText>
          </w:r>
          <w:r w:rsidDel="00964E30">
            <w:rPr>
              <w:rFonts w:hint="eastAsia"/>
              <w:color w:val="000000" w:themeColor="text1"/>
              <w:szCs w:val="24"/>
            </w:rPr>
            <w:delText>AI</w:delText>
          </w:r>
          <w:r w:rsidDel="00964E30">
            <w:rPr>
              <w:rFonts w:hint="eastAsia"/>
              <w:color w:val="000000" w:themeColor="text1"/>
              <w:szCs w:val="24"/>
            </w:rPr>
            <w:delText>云收入达约</w:delText>
          </w:r>
          <w:r w:rsidDel="00964E30">
            <w:rPr>
              <w:rFonts w:hint="eastAsia"/>
              <w:color w:val="000000" w:themeColor="text1"/>
              <w:szCs w:val="24"/>
            </w:rPr>
            <w:delText>300</w:delText>
          </w:r>
          <w:r w:rsidDel="00964E30">
            <w:rPr>
              <w:rFonts w:hint="eastAsia"/>
              <w:color w:val="000000" w:themeColor="text1"/>
              <w:szCs w:val="24"/>
            </w:rPr>
            <w:delText>亿元，同比增长</w:delText>
          </w:r>
          <w:r w:rsidDel="00964E30">
            <w:rPr>
              <w:rFonts w:hint="eastAsia"/>
              <w:color w:val="000000" w:themeColor="text1"/>
              <w:szCs w:val="24"/>
            </w:rPr>
            <w:delText>34%</w:delText>
          </w:r>
          <w:r w:rsidDel="00964E30">
            <w:rPr>
              <w:rFonts w:hint="eastAsia"/>
              <w:color w:val="000000" w:themeColor="text1"/>
              <w:szCs w:val="24"/>
            </w:rPr>
            <w:delText>，其中第四季度</w:delText>
          </w:r>
          <w:r w:rsidDel="00964E30">
            <w:rPr>
              <w:rFonts w:hint="eastAsia"/>
              <w:color w:val="000000" w:themeColor="text1"/>
              <w:szCs w:val="24"/>
            </w:rPr>
            <w:delText>AI</w:delText>
          </w:r>
          <w:r w:rsidDel="00964E30">
            <w:rPr>
              <w:rFonts w:hint="eastAsia"/>
              <w:color w:val="000000" w:themeColor="text1"/>
              <w:szCs w:val="24"/>
            </w:rPr>
            <w:delText>高性能计算设施订阅收入同比增长</w:delText>
          </w:r>
          <w:r w:rsidDel="00964E30">
            <w:rPr>
              <w:rFonts w:hint="eastAsia"/>
              <w:color w:val="000000" w:themeColor="text1"/>
              <w:szCs w:val="24"/>
            </w:rPr>
            <w:delText>143%</w:delText>
          </w:r>
          <w:r w:rsidDel="00964E30">
            <w:rPr>
              <w:rFonts w:hint="eastAsia"/>
              <w:color w:val="000000" w:themeColor="text1"/>
              <w:szCs w:val="24"/>
            </w:rPr>
            <w:delText>。</w:delText>
          </w:r>
          <w:r w:rsidDel="00964E30">
            <w:rPr>
              <w:rFonts w:hint="eastAsia"/>
              <w:color w:val="000000" w:themeColor="text1"/>
              <w:szCs w:val="24"/>
            </w:rPr>
            <w:delText>2026</w:delText>
          </w:r>
          <w:r w:rsidDel="00964E30">
            <w:rPr>
              <w:rFonts w:hint="eastAsia"/>
              <w:color w:val="000000" w:themeColor="text1"/>
              <w:szCs w:val="24"/>
            </w:rPr>
            <w:delText>年第一季度，百度核心</w:delText>
          </w:r>
          <w:r w:rsidDel="00964E30">
            <w:rPr>
              <w:rFonts w:hint="eastAsia"/>
              <w:color w:val="000000" w:themeColor="text1"/>
              <w:szCs w:val="24"/>
            </w:rPr>
            <w:delText>AI</w:delText>
          </w:r>
          <w:r w:rsidDel="00964E30">
            <w:rPr>
              <w:rFonts w:hint="eastAsia"/>
              <w:color w:val="000000" w:themeColor="text1"/>
              <w:szCs w:val="24"/>
            </w:rPr>
            <w:delText>新业务收入达</w:delText>
          </w:r>
          <w:r w:rsidDel="00964E30">
            <w:rPr>
              <w:rFonts w:hint="eastAsia"/>
              <w:color w:val="000000" w:themeColor="text1"/>
              <w:szCs w:val="24"/>
            </w:rPr>
            <w:delText>136</w:delText>
          </w:r>
          <w:r w:rsidDel="00964E30">
            <w:rPr>
              <w:rFonts w:hint="eastAsia"/>
              <w:color w:val="000000" w:themeColor="text1"/>
              <w:szCs w:val="24"/>
            </w:rPr>
            <w:delText>亿元，同比增长</w:delText>
          </w:r>
          <w:r w:rsidDel="00964E30">
            <w:rPr>
              <w:rFonts w:hint="eastAsia"/>
              <w:color w:val="000000" w:themeColor="text1"/>
              <w:szCs w:val="24"/>
            </w:rPr>
            <w:delText>49%</w:delText>
          </w:r>
          <w:r w:rsidDel="00964E30">
            <w:rPr>
              <w:rFonts w:hint="eastAsia"/>
              <w:color w:val="000000" w:themeColor="text1"/>
              <w:szCs w:val="24"/>
            </w:rPr>
            <w:delText>，占一般性业务收入的比重提高至</w:delText>
          </w:r>
          <w:r w:rsidDel="00964E30">
            <w:rPr>
              <w:rFonts w:hint="eastAsia"/>
              <w:color w:val="000000" w:themeColor="text1"/>
              <w:szCs w:val="24"/>
            </w:rPr>
            <w:delText>52%</w:delText>
          </w:r>
          <w:r w:rsidDel="00964E30">
            <w:rPr>
              <w:rFonts w:hint="eastAsia"/>
              <w:color w:val="000000" w:themeColor="text1"/>
              <w:szCs w:val="24"/>
            </w:rPr>
            <w:delText>，其中智能云基础设施收入同比增长</w:delText>
          </w:r>
          <w:r w:rsidDel="00964E30">
            <w:rPr>
              <w:rFonts w:hint="eastAsia"/>
              <w:color w:val="000000" w:themeColor="text1"/>
              <w:szCs w:val="24"/>
            </w:rPr>
            <w:delText>79%</w:delText>
          </w:r>
          <w:r w:rsidDel="00964E30">
            <w:rPr>
              <w:rFonts w:hint="eastAsia"/>
              <w:color w:val="000000" w:themeColor="text1"/>
              <w:szCs w:val="24"/>
            </w:rPr>
            <w:delText>，自研</w:delText>
          </w:r>
          <w:r w:rsidDel="00964E30">
            <w:rPr>
              <w:rFonts w:hint="eastAsia"/>
              <w:color w:val="000000" w:themeColor="text1"/>
              <w:szCs w:val="24"/>
            </w:rPr>
            <w:delText>GPU</w:delText>
          </w:r>
          <w:r w:rsidDel="00964E30">
            <w:rPr>
              <w:rFonts w:hint="eastAsia"/>
              <w:color w:val="000000" w:themeColor="text1"/>
              <w:szCs w:val="24"/>
            </w:rPr>
            <w:delText>云收入同比增幅达到</w:delText>
          </w:r>
          <w:r w:rsidDel="00964E30">
            <w:rPr>
              <w:rFonts w:hint="eastAsia"/>
              <w:color w:val="000000" w:themeColor="text1"/>
              <w:szCs w:val="24"/>
            </w:rPr>
            <w:delText>184%</w:delText>
          </w:r>
          <w:r w:rsidDel="00964E30">
            <w:rPr>
              <w:rFonts w:hint="eastAsia"/>
              <w:color w:val="000000" w:themeColor="text1"/>
              <w:szCs w:val="24"/>
            </w:rPr>
            <w:delText>。在市场份额方面，百度智能云以</w:delText>
          </w:r>
          <w:r w:rsidDel="00964E30">
            <w:rPr>
              <w:rFonts w:hint="eastAsia"/>
              <w:color w:val="000000" w:themeColor="text1"/>
              <w:szCs w:val="24"/>
            </w:rPr>
            <w:delText>40.4%</w:delText>
          </w:r>
          <w:r w:rsidDel="00964E30">
            <w:rPr>
              <w:rFonts w:hint="eastAsia"/>
              <w:color w:val="000000" w:themeColor="text1"/>
              <w:szCs w:val="24"/>
            </w:rPr>
            <w:delText>的份额位居中国自研</w:delText>
          </w:r>
          <w:r w:rsidDel="00964E30">
            <w:rPr>
              <w:rFonts w:hint="eastAsia"/>
              <w:color w:val="000000" w:themeColor="text1"/>
              <w:szCs w:val="24"/>
            </w:rPr>
            <w:delText>GPU</w:delText>
          </w:r>
          <w:r w:rsidDel="00964E30">
            <w:rPr>
              <w:rFonts w:hint="eastAsia"/>
              <w:color w:val="000000" w:themeColor="text1"/>
              <w:szCs w:val="24"/>
            </w:rPr>
            <w:delText>云市场第一。百度云业务兼具稳定性和增长性，百度云业务的收入占比与市场规模优势均在持续扩大，有力保障其对底层数据中心资源的长期需求。</w:delText>
          </w:r>
        </w:del>
      </w:ins>
    </w:p>
    <w:p w14:paraId="0C457326" w14:textId="3A5B946F" w:rsidR="005F457E" w:rsidDel="00964E30" w:rsidRDefault="00000000">
      <w:pPr>
        <w:spacing w:after="0" w:line="312" w:lineRule="auto"/>
        <w:ind w:firstLine="480"/>
        <w:rPr>
          <w:ins w:id="2964" w:author="唐潇" w:date="2026-06-22T22:44:00Z"/>
          <w:del w:id="2965" w:author="Si-yuan LIU" w:date="2026-07-24T14:26:00Z" w16du:dateUtc="2026-07-24T06:26:00Z"/>
          <w:color w:val="000000" w:themeColor="text1"/>
          <w:szCs w:val="24"/>
        </w:rPr>
      </w:pPr>
      <w:ins w:id="2966" w:author="唐潇" w:date="2026-06-22T22:44:00Z">
        <w:del w:id="2967" w:author="Si-yuan LIU" w:date="2026-07-24T14:26:00Z" w16du:dateUtc="2026-07-24T06:26:00Z">
          <w:r w:rsidDel="00964E30">
            <w:rPr>
              <w:rFonts w:hint="eastAsia"/>
              <w:color w:val="000000" w:themeColor="text1"/>
              <w:szCs w:val="24"/>
            </w:rPr>
            <w:delText>在业务部署方面，百度科技已建成覆盖华北、华东、华南的四大核心数据中心集群，总装机量超</w:delText>
          </w:r>
          <w:r w:rsidDel="00964E30">
            <w:rPr>
              <w:rFonts w:hint="eastAsia"/>
              <w:color w:val="000000" w:themeColor="text1"/>
              <w:szCs w:val="24"/>
            </w:rPr>
            <w:delText>50</w:delText>
          </w:r>
          <w:r w:rsidDel="00964E30">
            <w:rPr>
              <w:rFonts w:hint="eastAsia"/>
              <w:color w:val="000000" w:themeColor="text1"/>
              <w:szCs w:val="24"/>
            </w:rPr>
            <w:delText>万台服务器，其中阳泉智能云计算中心作为亚洲最大单体数据中心，承担文心大模型训练等核心算力需求，顺德智能云计算中心则聚焦粤港澳大湾区，辐射华南及东南亚市场，与本项目所在的南沙区域形成战略呼应，算力布局的持续性和扩展性极强。</w:delText>
          </w:r>
        </w:del>
      </w:ins>
    </w:p>
    <w:p w14:paraId="2362D7E3" w14:textId="4839878E" w:rsidR="005F457E" w:rsidDel="00964E30" w:rsidRDefault="00000000">
      <w:pPr>
        <w:spacing w:after="0" w:line="312" w:lineRule="auto"/>
        <w:ind w:firstLine="480"/>
        <w:rPr>
          <w:ins w:id="2968" w:author="唐潇" w:date="2026-06-22T22:44:00Z"/>
          <w:del w:id="2969" w:author="Si-yuan LIU" w:date="2026-07-24T14:26:00Z" w16du:dateUtc="2026-07-24T06:26:00Z"/>
          <w:color w:val="000000" w:themeColor="text1"/>
          <w:szCs w:val="24"/>
        </w:rPr>
      </w:pPr>
      <w:ins w:id="2970" w:author="唐潇" w:date="2026-06-22T22:44:00Z">
        <w:del w:id="2971" w:author="Si-yuan LIU" w:date="2026-07-24T14:26:00Z" w16du:dateUtc="2026-07-24T06:26:00Z">
          <w:r w:rsidDel="00964E30">
            <w:rPr>
              <w:rFonts w:hint="eastAsia"/>
              <w:color w:val="000000" w:themeColor="text1"/>
              <w:szCs w:val="24"/>
            </w:rPr>
            <w:delText>此外，百度科技正加速推进</w:delText>
          </w:r>
          <w:r w:rsidDel="00964E30">
            <w:rPr>
              <w:rFonts w:hint="eastAsia"/>
              <w:color w:val="000000" w:themeColor="text1"/>
              <w:szCs w:val="24"/>
            </w:rPr>
            <w:delText>AI</w:delText>
          </w:r>
          <w:r w:rsidDel="00964E30">
            <w:rPr>
              <w:rFonts w:hint="eastAsia"/>
              <w:color w:val="000000" w:themeColor="text1"/>
              <w:szCs w:val="24"/>
            </w:rPr>
            <w:delText>全栈能力布局，文心大模型、昆仑芯等核心技术持续迭代，</w:delText>
          </w:r>
          <w:r w:rsidDel="00964E30">
            <w:rPr>
              <w:rFonts w:hint="eastAsia"/>
              <w:color w:val="000000" w:themeColor="text1"/>
              <w:szCs w:val="24"/>
            </w:rPr>
            <w:delText>AI</w:delText>
          </w:r>
          <w:r w:rsidDel="00964E30">
            <w:rPr>
              <w:rFonts w:hint="eastAsia"/>
              <w:color w:val="000000" w:themeColor="text1"/>
              <w:szCs w:val="24"/>
            </w:rPr>
            <w:delText>云服务覆盖广泛，市场竞争力突出，其中数据中心相关投入不断加大，西安等新数据中心项目陆续落地，服务器装机容量持续扩容，对优质数据中心资源的长期需求明确。国产</w:delText>
          </w:r>
          <w:r w:rsidDel="00964E30">
            <w:rPr>
              <w:rFonts w:hint="eastAsia"/>
              <w:color w:val="000000" w:themeColor="text1"/>
              <w:szCs w:val="24"/>
            </w:rPr>
            <w:delText>AI</w:delText>
          </w:r>
          <w:r w:rsidDel="00964E30">
            <w:rPr>
              <w:rFonts w:hint="eastAsia"/>
              <w:color w:val="000000" w:themeColor="text1"/>
              <w:szCs w:val="24"/>
            </w:rPr>
            <w:delText>芯片的加速替代与规模化部署，正进一步拉动智算数据中心的增量需求。以百度昆仑芯为代表的自研芯片，已覆盖互联网、自动驾驶等</w:delText>
          </w:r>
          <w:r w:rsidDel="00964E30">
            <w:rPr>
              <w:rFonts w:hint="eastAsia"/>
              <w:color w:val="000000" w:themeColor="text1"/>
              <w:szCs w:val="24"/>
            </w:rPr>
            <w:delText>12</w:delText>
          </w:r>
          <w:r w:rsidDel="00964E30">
            <w:rPr>
              <w:rFonts w:hint="eastAsia"/>
              <w:color w:val="000000" w:themeColor="text1"/>
              <w:szCs w:val="24"/>
            </w:rPr>
            <w:delText>个行业并实现大规模商业落地，其带来的算力密度提升及功耗结构变化，持续推动数据中心迭代升级与扩容需求，从而进一步夯实了头部</w:delText>
          </w:r>
          <w:r w:rsidDel="00964E30">
            <w:rPr>
              <w:rFonts w:hint="eastAsia"/>
              <w:color w:val="000000" w:themeColor="text1"/>
              <w:szCs w:val="24"/>
            </w:rPr>
            <w:delText>IDC</w:delText>
          </w:r>
          <w:r w:rsidDel="00964E30">
            <w:rPr>
              <w:rFonts w:hint="eastAsia"/>
              <w:color w:val="000000" w:themeColor="text1"/>
              <w:szCs w:val="24"/>
            </w:rPr>
            <w:delText>服务商核心资产的长期价值。</w:delText>
          </w:r>
        </w:del>
      </w:ins>
    </w:p>
    <w:p w14:paraId="47F210C4" w14:textId="383A8A56" w:rsidR="005F457E" w:rsidDel="00964E30" w:rsidRDefault="00000000">
      <w:pPr>
        <w:spacing w:after="0" w:line="312" w:lineRule="auto"/>
        <w:ind w:firstLine="480"/>
        <w:rPr>
          <w:ins w:id="2972" w:author="唐潇" w:date="2026-06-22T22:44:00Z"/>
          <w:del w:id="2973" w:author="Si-yuan LIU" w:date="2026-07-24T14:26:00Z" w16du:dateUtc="2026-07-24T06:26:00Z"/>
          <w:color w:val="000000" w:themeColor="text1"/>
          <w:szCs w:val="24"/>
        </w:rPr>
      </w:pPr>
      <w:ins w:id="2974" w:author="唐潇" w:date="2026-06-22T22:44:00Z">
        <w:del w:id="2975" w:author="Si-yuan LIU" w:date="2026-07-24T14:26:00Z" w16du:dateUtc="2026-07-24T06:26:00Z">
          <w:r w:rsidDel="00964E30">
            <w:rPr>
              <w:rFonts w:hint="eastAsia"/>
              <w:color w:val="000000" w:themeColor="text1"/>
              <w:szCs w:val="24"/>
            </w:rPr>
            <w:delText>3</w:delText>
          </w:r>
          <w:r w:rsidDel="00964E30">
            <w:rPr>
              <w:rFonts w:hint="eastAsia"/>
              <w:color w:val="000000" w:themeColor="text1"/>
              <w:szCs w:val="24"/>
            </w:rPr>
            <w:delText>）储备客户充足</w:delText>
          </w:r>
        </w:del>
      </w:ins>
    </w:p>
    <w:p w14:paraId="7CBCD819" w14:textId="24EA571B" w:rsidR="005F457E" w:rsidDel="00964E30" w:rsidRDefault="00000000">
      <w:pPr>
        <w:spacing w:after="0" w:line="312" w:lineRule="auto"/>
        <w:ind w:firstLine="480"/>
        <w:rPr>
          <w:ins w:id="2976" w:author="唐潇" w:date="2026-06-22T22:44:00Z"/>
          <w:del w:id="2977" w:author="Si-yuan LIU" w:date="2026-07-24T14:26:00Z" w16du:dateUtc="2026-07-24T06:26:00Z"/>
          <w:color w:val="000000" w:themeColor="text1"/>
          <w:szCs w:val="24"/>
        </w:rPr>
      </w:pPr>
      <w:ins w:id="2978" w:author="唐潇" w:date="2026-06-22T22:44:00Z">
        <w:del w:id="2979" w:author="Si-yuan LIU" w:date="2026-07-24T14:26:00Z" w16du:dateUtc="2026-07-24T06:26:00Z">
          <w:r w:rsidDel="00964E30">
            <w:rPr>
              <w:rFonts w:hint="eastAsia"/>
              <w:color w:val="000000" w:themeColor="text1"/>
              <w:szCs w:val="24"/>
            </w:rPr>
            <w:delText>根据项目公司与</w:delText>
          </w:r>
        </w:del>
      </w:ins>
      <w:ins w:id="2980" w:author="Kelly Tan" w:date="2026-06-25T12:46:00Z">
        <w:del w:id="2981" w:author="Si-yuan LIU" w:date="2026-07-24T14:26:00Z" w16du:dateUtc="2026-07-24T06:26:00Z">
          <w:r w:rsidDel="00964E30">
            <w:rPr>
              <w:rFonts w:hint="eastAsia"/>
              <w:color w:val="000000" w:themeColor="text1"/>
              <w:szCs w:val="24"/>
            </w:rPr>
            <w:delText>百度</w:delText>
          </w:r>
        </w:del>
      </w:ins>
      <w:ins w:id="2982" w:author="唐潇" w:date="2026-06-22T22:44:00Z">
        <w:del w:id="2983" w:author="Si-yuan LIU" w:date="2026-07-24T14:26:00Z" w16du:dateUtc="2026-07-24T06:26:00Z">
          <w:r w:rsidDel="00964E30">
            <w:rPr>
              <w:rFonts w:hint="eastAsia"/>
              <w:color w:val="000000" w:themeColor="text1"/>
              <w:szCs w:val="24"/>
            </w:rPr>
            <w:delText>百科科技已签署的服务合同，“甲乙双方在合同期未满之前单方面提前终止合同的，应提前</w:delText>
          </w:r>
          <w:r w:rsidDel="00964E30">
            <w:rPr>
              <w:rFonts w:hint="eastAsia"/>
              <w:color w:val="000000" w:themeColor="text1"/>
              <w:szCs w:val="24"/>
            </w:rPr>
            <w:delText>60</w:delText>
          </w:r>
          <w:r w:rsidDel="00964E30">
            <w:rPr>
              <w:rFonts w:hint="eastAsia"/>
              <w:color w:val="000000" w:themeColor="text1"/>
              <w:szCs w:val="24"/>
            </w:rPr>
            <w:delText>日通知对方。”除百度科技外，奥飞数据还与众多互联网、云服务、金融行业等客户保持了长期合作关系，客户储备充足。若出现百度科技提前终止合同或者不续签的极端情况，本项目也可以凭借项目优质属性，寻找其他优质客户。</w:delText>
          </w:r>
        </w:del>
      </w:ins>
    </w:p>
    <w:p w14:paraId="5FE97CEC" w14:textId="5DFC7938" w:rsidR="005F457E" w:rsidDel="00964E30" w:rsidRDefault="00000000">
      <w:pPr>
        <w:spacing w:after="120" w:line="360" w:lineRule="auto"/>
        <w:ind w:firstLine="480"/>
        <w:rPr>
          <w:ins w:id="2984" w:author="唐潇" w:date="2026-06-17T16:57:00Z"/>
          <w:del w:id="2985" w:author="Si-yuan LIU" w:date="2026-07-24T14:26:00Z" w16du:dateUtc="2026-07-24T06:26:00Z"/>
          <w:rFonts w:eastAsia="宋体"/>
        </w:rPr>
      </w:pPr>
      <w:ins w:id="2986" w:author="唐潇" w:date="2026-06-18T15:19:00Z">
        <w:del w:id="2987" w:author="Si-yuan LIU" w:date="2026-07-24T14:26:00Z" w16du:dateUtc="2026-07-24T06:26:00Z">
          <w:r w:rsidDel="00964E30">
            <w:rPr>
              <w:rFonts w:eastAsia="宋体" w:hint="eastAsia"/>
              <w:szCs w:val="24"/>
            </w:rPr>
            <w:delText>针对</w:delText>
          </w:r>
        </w:del>
      </w:ins>
      <w:ins w:id="2988" w:author="唐潇" w:date="2026-06-17T17:00:00Z">
        <w:del w:id="2989" w:author="Si-yuan LIU" w:date="2026-07-24T14:26:00Z" w16du:dateUtc="2026-07-24T06:26:00Z">
          <w:r w:rsidDel="00964E30">
            <w:rPr>
              <w:rFonts w:eastAsia="宋体" w:hint="eastAsia"/>
              <w:szCs w:val="24"/>
            </w:rPr>
            <w:delText>本项目现金流集中度偏高的相关情况，结合数据中心行业发展情况及境内已上市同类</w:delText>
          </w:r>
          <w:r w:rsidDel="00964E30">
            <w:rPr>
              <w:rFonts w:eastAsia="宋体"/>
              <w:szCs w:val="24"/>
            </w:rPr>
            <w:delText>IDC</w:delText>
          </w:r>
          <w:r w:rsidDel="00964E30">
            <w:rPr>
              <w:rFonts w:eastAsia="宋体" w:hint="eastAsia"/>
              <w:szCs w:val="24"/>
            </w:rPr>
            <w:delText>公募</w:delText>
          </w:r>
          <w:r w:rsidDel="00964E30">
            <w:rPr>
              <w:rFonts w:eastAsia="宋体"/>
              <w:szCs w:val="24"/>
            </w:rPr>
            <w:delText>REITs</w:delText>
          </w:r>
          <w:r w:rsidDel="00964E30">
            <w:rPr>
              <w:rFonts w:eastAsia="宋体" w:hint="eastAsia"/>
              <w:szCs w:val="24"/>
            </w:rPr>
            <w:delText>、</w:delText>
          </w:r>
          <w:r w:rsidDel="00964E30">
            <w:rPr>
              <w:rFonts w:eastAsia="宋体"/>
              <w:szCs w:val="24"/>
            </w:rPr>
            <w:delText>IDC</w:delText>
          </w:r>
          <w:r w:rsidDel="00964E30">
            <w:rPr>
              <w:rFonts w:eastAsia="宋体" w:hint="eastAsia"/>
              <w:szCs w:val="24"/>
            </w:rPr>
            <w:delText>上市公司实操案例，</w:delText>
          </w:r>
        </w:del>
      </w:ins>
      <w:ins w:id="2990" w:author="唐潇" w:date="2026-06-18T15:15:00Z">
        <w:del w:id="2991" w:author="Si-yuan LIU" w:date="2026-07-24T14:26:00Z" w16du:dateUtc="2026-07-24T06:26:00Z">
          <w:r w:rsidDel="00964E30">
            <w:rPr>
              <w:rFonts w:eastAsia="宋体" w:hint="eastAsia"/>
              <w:szCs w:val="24"/>
            </w:rPr>
            <w:delText>就</w:delText>
          </w:r>
        </w:del>
      </w:ins>
      <w:ins w:id="2992" w:author="唐潇" w:date="2026-06-17T17:00:00Z">
        <w:del w:id="2993" w:author="Si-yuan LIU" w:date="2026-07-24T14:26:00Z" w16du:dateUtc="2026-07-24T06:26:00Z">
          <w:r w:rsidDel="00964E30">
            <w:rPr>
              <w:rFonts w:eastAsia="宋体" w:hint="eastAsia"/>
              <w:szCs w:val="24"/>
            </w:rPr>
            <w:delText>批发型数据中心</w:delText>
          </w:r>
        </w:del>
      </w:ins>
      <w:ins w:id="2994" w:author="唐潇" w:date="2026-06-17T17:02:00Z">
        <w:del w:id="2995" w:author="Si-yuan LIU" w:date="2026-07-24T14:26:00Z" w16du:dateUtc="2026-07-24T06:26:00Z">
          <w:r w:rsidDel="00964E30">
            <w:rPr>
              <w:rFonts w:eastAsia="宋体" w:hint="eastAsia"/>
              <w:szCs w:val="24"/>
            </w:rPr>
            <w:delText>运营</w:delText>
          </w:r>
        </w:del>
      </w:ins>
      <w:ins w:id="2996" w:author="唐潇" w:date="2026-06-17T17:00:00Z">
        <w:del w:id="2997" w:author="Si-yuan LIU" w:date="2026-07-24T14:26:00Z" w16du:dateUtc="2026-07-24T06:26:00Z">
          <w:r w:rsidDel="00964E30">
            <w:rPr>
              <w:rFonts w:eastAsia="宋体" w:hint="eastAsia"/>
              <w:szCs w:val="24"/>
            </w:rPr>
            <w:delText>模式</w:delText>
          </w:r>
        </w:del>
      </w:ins>
      <w:ins w:id="2998" w:author="唐潇" w:date="2026-06-17T17:08:00Z">
        <w:del w:id="2999" w:author="Si-yuan LIU" w:date="2026-07-24T14:26:00Z" w16du:dateUtc="2026-07-24T06:26:00Z">
          <w:r w:rsidDel="00964E30">
            <w:rPr>
              <w:rFonts w:eastAsia="宋体" w:hint="eastAsia"/>
              <w:szCs w:val="24"/>
            </w:rPr>
            <w:delText>的合理性</w:delText>
          </w:r>
        </w:del>
      </w:ins>
      <w:ins w:id="3000" w:author="唐潇" w:date="2026-06-17T17:00:00Z">
        <w:del w:id="3001" w:author="Si-yuan LIU" w:date="2026-07-24T14:26:00Z" w16du:dateUtc="2026-07-24T06:26:00Z">
          <w:r w:rsidDel="00964E30">
            <w:rPr>
              <w:rFonts w:eastAsia="宋体" w:hint="eastAsia"/>
              <w:szCs w:val="24"/>
            </w:rPr>
            <w:delText>具体</w:delText>
          </w:r>
        </w:del>
      </w:ins>
      <w:ins w:id="3002" w:author="唐潇" w:date="2026-06-17T17:08:00Z">
        <w:del w:id="3003" w:author="Si-yuan LIU" w:date="2026-07-24T14:26:00Z" w16du:dateUtc="2026-07-24T06:26:00Z">
          <w:r w:rsidDel="00964E30">
            <w:rPr>
              <w:rFonts w:eastAsia="宋体" w:hint="eastAsia"/>
              <w:szCs w:val="24"/>
            </w:rPr>
            <w:delText>说明</w:delText>
          </w:r>
        </w:del>
      </w:ins>
      <w:ins w:id="3004" w:author="唐潇" w:date="2026-06-17T17:00:00Z">
        <w:del w:id="3005" w:author="Si-yuan LIU" w:date="2026-07-24T14:26:00Z" w16du:dateUtc="2026-07-24T06:26:00Z">
          <w:r w:rsidDel="00964E30">
            <w:rPr>
              <w:rFonts w:eastAsia="宋体" w:hint="eastAsia"/>
              <w:szCs w:val="24"/>
            </w:rPr>
            <w:delText>如下：</w:delText>
          </w:r>
        </w:del>
      </w:ins>
    </w:p>
    <w:p w14:paraId="03F57FF0" w14:textId="15242EFC" w:rsidR="005F457E" w:rsidDel="00964E30" w:rsidRDefault="00000000">
      <w:pPr>
        <w:numPr>
          <w:ilvl w:val="0"/>
          <w:numId w:val="3"/>
        </w:numPr>
        <w:spacing w:after="120" w:line="360" w:lineRule="auto"/>
        <w:ind w:firstLine="480"/>
        <w:rPr>
          <w:ins w:id="3006" w:author="唐潇" w:date="2026-06-17T16:58:00Z"/>
          <w:del w:id="3007" w:author="Si-yuan LIU" w:date="2026-07-24T14:26:00Z" w16du:dateUtc="2026-07-24T06:26:00Z"/>
          <w:rFonts w:eastAsia="宋体"/>
          <w:szCs w:val="24"/>
        </w:rPr>
      </w:pPr>
      <w:ins w:id="3008" w:author="唐潇" w:date="2026-06-17T16:58:00Z">
        <w:del w:id="3009" w:author="Si-yuan LIU" w:date="2026-07-24T14:26:00Z" w16du:dateUtc="2026-07-24T06:26:00Z">
          <w:r w:rsidDel="00964E30">
            <w:rPr>
              <w:rFonts w:eastAsia="宋体" w:hint="eastAsia"/>
              <w:szCs w:val="24"/>
            </w:rPr>
            <w:delText>批发定制型数据中心贴合行业发展规律，客户集中度高是行业合理选择</w:delText>
          </w:r>
        </w:del>
      </w:ins>
    </w:p>
    <w:p w14:paraId="4FF392A8" w14:textId="1C56C640" w:rsidR="005F457E" w:rsidDel="00964E30" w:rsidRDefault="00000000">
      <w:pPr>
        <w:spacing w:after="120" w:line="360" w:lineRule="auto"/>
        <w:ind w:firstLine="480"/>
        <w:rPr>
          <w:ins w:id="3010" w:author="唐潇" w:date="2026-06-17T16:58:00Z"/>
          <w:del w:id="3011" w:author="Si-yuan LIU" w:date="2026-07-24T14:26:00Z" w16du:dateUtc="2026-07-24T06:26:00Z"/>
          <w:rFonts w:eastAsia="宋体"/>
          <w:szCs w:val="24"/>
        </w:rPr>
      </w:pPr>
      <w:ins w:id="3012" w:author="唐潇" w:date="2026-06-17T16:58:00Z">
        <w:del w:id="3013" w:author="Si-yuan LIU" w:date="2026-07-24T14:26:00Z" w16du:dateUtc="2026-07-24T06:26:00Z">
          <w:r w:rsidDel="00964E30">
            <w:rPr>
              <w:rFonts w:eastAsia="宋体" w:hint="eastAsia"/>
              <w:szCs w:val="24"/>
            </w:rPr>
            <w:delText>我国互联网及云计算行业，头部聚集效应凸显，大型互联网企业、头部云厂商作为数据中心核心需求方，自身业务体量庞大、算力资源布局需求迫切，对数据中心园区单体建设规模、快速交付部署能力、弹性扩容运维能力均有极高要求。基于其业务长期稳定配套需求，头部云厂商及互联网企业通过签订长期战略合作协议、整栋整体承租的合作模式锁定优质数据中心资源，以此保障自身算力业务持续稳定运营，此类合作模式直接决定批发定制型数据中心项目天然具备客户数量少、合作集中度高、核心终端客户单一的经营特点，属于行业常态化经营现状。</w:delText>
          </w:r>
        </w:del>
      </w:ins>
    </w:p>
    <w:p w14:paraId="1A88BC18" w14:textId="133A79E4" w:rsidR="005F457E" w:rsidDel="00964E30" w:rsidRDefault="00000000">
      <w:pPr>
        <w:spacing w:after="120" w:line="360" w:lineRule="auto"/>
        <w:ind w:firstLine="480"/>
        <w:rPr>
          <w:ins w:id="3014" w:author="唐潇" w:date="2026-06-17T16:58:00Z"/>
          <w:del w:id="3015" w:author="Si-yuan LIU" w:date="2026-07-24T14:26:00Z" w16du:dateUtc="2026-07-24T06:26:00Z"/>
          <w:rFonts w:eastAsia="宋体"/>
          <w:szCs w:val="24"/>
        </w:rPr>
      </w:pPr>
      <w:ins w:id="3016" w:author="唐潇" w:date="2026-06-17T16:58:00Z">
        <w:del w:id="3017" w:author="Si-yuan LIU" w:date="2026-07-24T14:26:00Z" w16du:dateUtc="2026-07-24T06:26:00Z">
          <w:r w:rsidDel="00964E30">
            <w:rPr>
              <w:rFonts w:eastAsia="宋体" w:hint="eastAsia"/>
              <w:szCs w:val="24"/>
            </w:rPr>
            <w:delText>批发定制型数据中心作为适配行业需求的主流模式，其核心优势体现在三个方面：一是需求匹配度高，契合行业发展主流趋势。批发定制型数据中心以兆瓦（</w:delText>
          </w:r>
          <w:r w:rsidDel="00964E30">
            <w:rPr>
              <w:rFonts w:eastAsia="宋体"/>
              <w:szCs w:val="24"/>
            </w:rPr>
            <w:delText>MW</w:delText>
          </w:r>
          <w:r w:rsidDel="00964E30">
            <w:rPr>
              <w:rFonts w:eastAsia="宋体" w:hint="eastAsia"/>
              <w:szCs w:val="24"/>
            </w:rPr>
            <w:delText>）为单位，为大型客户提供定制化服务，能够满足头部企业对高功率密度、高可靠性、低延迟的算力需求，而零售型数据中心因电力密度、服务能力有限，难以满足此类核心需求，导致市场需求持续向批发定制型集中。二是批发定制型数据中心爬坡速度快，机柜上架效率高。批发定制型数据中心通常采用“整栋承租、长期绑定”的合作模式，客户在项目建设阶段即锁定资源，无需经历零售型数据中心的零散招商过程，机柜上架率能够快速提升，有效缩短项目收益爬坡周期，实现现金流快速回笼，相较于零售型数据中心客户流动性强、上架率波动大的特点，批发定制型数据中心的收益确定性显著更高。三是收益长期稳定，抗风险能力突出。批发定制型数据中心的合作合同期限普遍较长，客户与服务商形成深度绑定，客户黏性高、流动性极低，大型互联网企业、头部云厂商长期稳定的租赁需求能够确保项目机柜上架率维持高位，现金流回款持续可控，长期经营收益稳定性、长期经营抗风险能力优于零售型数据中心。</w:delText>
          </w:r>
        </w:del>
      </w:ins>
    </w:p>
    <w:p w14:paraId="5112D7A1" w14:textId="1AECABE2" w:rsidR="005F457E" w:rsidDel="00964E30" w:rsidRDefault="00000000">
      <w:pPr>
        <w:spacing w:after="120" w:line="360" w:lineRule="auto"/>
        <w:ind w:firstLine="480"/>
        <w:rPr>
          <w:ins w:id="3018" w:author="唐潇" w:date="2026-06-17T16:58:00Z"/>
          <w:del w:id="3019" w:author="Si-yuan LIU" w:date="2026-07-24T14:26:00Z" w16du:dateUtc="2026-07-24T06:26:00Z"/>
          <w:rFonts w:eastAsia="宋体"/>
          <w:szCs w:val="24"/>
        </w:rPr>
      </w:pPr>
      <w:ins w:id="3020" w:author="唐潇" w:date="2026-06-17T16:58:00Z">
        <w:del w:id="3021" w:author="Si-yuan LIU" w:date="2026-07-24T14:26:00Z" w16du:dateUtc="2026-07-24T06:26:00Z">
          <w:r w:rsidDel="00964E30">
            <w:rPr>
              <w:rFonts w:eastAsia="宋体" w:hint="eastAsia"/>
              <w:szCs w:val="24"/>
            </w:rPr>
            <w:delText>根据标普全球（</w:delText>
          </w:r>
          <w:r w:rsidDel="00964E30">
            <w:rPr>
              <w:rFonts w:eastAsia="宋体"/>
              <w:szCs w:val="24"/>
            </w:rPr>
            <w:delText>S&amp;P Global</w:delText>
          </w:r>
          <w:r w:rsidDel="00964E30">
            <w:rPr>
              <w:rFonts w:eastAsia="宋体" w:hint="eastAsia"/>
              <w:szCs w:val="24"/>
            </w:rPr>
            <w:delText>）权威研究统计数据，</w:delText>
          </w:r>
          <w:r w:rsidDel="00964E30">
            <w:rPr>
              <w:rFonts w:eastAsia="宋体"/>
              <w:szCs w:val="24"/>
            </w:rPr>
            <w:delText>2019</w:delText>
          </w:r>
          <w:r w:rsidDel="00964E30">
            <w:rPr>
              <w:rFonts w:eastAsia="宋体" w:hint="eastAsia"/>
              <w:szCs w:val="24"/>
            </w:rPr>
            <w:delText>年至</w:delText>
          </w:r>
          <w:r w:rsidDel="00964E30">
            <w:rPr>
              <w:rFonts w:eastAsia="宋体"/>
              <w:szCs w:val="24"/>
            </w:rPr>
            <w:delText>2024</w:delText>
          </w:r>
          <w:r w:rsidDel="00964E30">
            <w:rPr>
              <w:rFonts w:eastAsia="宋体" w:hint="eastAsia"/>
              <w:szCs w:val="24"/>
            </w:rPr>
            <w:delText>年全球批发型数据中心新增总功率达</w:delText>
          </w:r>
          <w:r w:rsidDel="00964E30">
            <w:rPr>
              <w:rFonts w:eastAsia="宋体"/>
              <w:szCs w:val="24"/>
            </w:rPr>
            <w:delText>20,417MW</w:delText>
          </w:r>
          <w:r w:rsidDel="00964E30">
            <w:rPr>
              <w:rFonts w:eastAsia="宋体" w:hint="eastAsia"/>
              <w:szCs w:val="24"/>
            </w:rPr>
            <w:delText>，而同期零售型数据中心新增总功率仅</w:delText>
          </w:r>
          <w:r w:rsidDel="00964E30">
            <w:rPr>
              <w:rFonts w:eastAsia="宋体"/>
              <w:szCs w:val="24"/>
            </w:rPr>
            <w:delText>3,923MW</w:delText>
          </w:r>
          <w:r w:rsidDel="00964E30">
            <w:rPr>
              <w:rFonts w:eastAsia="宋体" w:hint="eastAsia"/>
              <w:szCs w:val="24"/>
            </w:rPr>
            <w:delText>，零售型新增规模不足批发型的五分之一。</w:delText>
          </w:r>
        </w:del>
      </w:ins>
    </w:p>
    <w:p w14:paraId="5B5F5EF5" w14:textId="58D2C1DB" w:rsidR="005F457E" w:rsidDel="00964E30" w:rsidRDefault="00000000">
      <w:pPr>
        <w:spacing w:after="120" w:line="360" w:lineRule="auto"/>
        <w:ind w:firstLine="480"/>
        <w:rPr>
          <w:ins w:id="3022" w:author="唐潇" w:date="2026-06-17T16:58:00Z"/>
          <w:del w:id="3023" w:author="Si-yuan LIU" w:date="2026-07-24T14:26:00Z" w16du:dateUtc="2026-07-24T06:26:00Z"/>
          <w:rFonts w:eastAsia="宋体"/>
          <w:szCs w:val="24"/>
        </w:rPr>
      </w:pPr>
      <w:ins w:id="3024" w:author="唐潇" w:date="2026-06-17T16:58:00Z">
        <w:del w:id="3025" w:author="Si-yuan LIU" w:date="2026-07-24T14:26:00Z" w16du:dateUtc="2026-07-24T06:26:00Z">
          <w:r w:rsidDel="00964E30">
            <w:rPr>
              <w:rFonts w:eastAsia="宋体" w:hint="eastAsia"/>
              <w:szCs w:val="24"/>
            </w:rPr>
            <w:delText>因此，本项目采用批发定制模式，以穿透重要现金流提供方百度科技作为核心终端客户，是顺应行业规律、匹配市场需求的合理选择，现金流提供方集中作为批发定制型数据中心模式的固有特征，能够保障项目收益的稳定性和可持续性。</w:delText>
          </w:r>
        </w:del>
      </w:ins>
    </w:p>
    <w:p w14:paraId="51AABDC4" w14:textId="6D342ABA" w:rsidR="005F457E" w:rsidDel="00964E30" w:rsidRDefault="00000000">
      <w:pPr>
        <w:spacing w:after="120" w:line="360" w:lineRule="auto"/>
        <w:ind w:firstLine="480"/>
        <w:rPr>
          <w:ins w:id="3026" w:author="唐潇" w:date="2026-06-17T16:58:00Z"/>
          <w:del w:id="3027" w:author="Si-yuan LIU" w:date="2026-07-24T14:26:00Z" w16du:dateUtc="2026-07-24T06:26:00Z"/>
          <w:rFonts w:eastAsia="宋体"/>
          <w:szCs w:val="24"/>
        </w:rPr>
      </w:pPr>
      <w:ins w:id="3028" w:author="唐潇" w:date="2026-06-17T17:03:00Z">
        <w:del w:id="3029" w:author="Si-yuan LIU" w:date="2026-07-24T14:26:00Z" w16du:dateUtc="2026-07-24T06:26:00Z">
          <w:r w:rsidDel="00964E30">
            <w:rPr>
              <w:rFonts w:eastAsia="宋体"/>
              <w:szCs w:val="24"/>
            </w:rPr>
            <w:delText>2</w:delText>
          </w:r>
          <w:r w:rsidDel="00964E30">
            <w:rPr>
              <w:rFonts w:eastAsia="宋体" w:hint="eastAsia"/>
              <w:szCs w:val="24"/>
            </w:rPr>
            <w:delText>）</w:delText>
          </w:r>
        </w:del>
      </w:ins>
      <w:ins w:id="3030" w:author="唐潇" w:date="2026-06-17T16:58:00Z">
        <w:del w:id="3031" w:author="Si-yuan LIU" w:date="2026-07-24T14:26:00Z" w16du:dateUtc="2026-07-24T06:26:00Z">
          <w:r w:rsidDel="00964E30">
            <w:rPr>
              <w:rFonts w:eastAsia="宋体" w:hint="eastAsia"/>
              <w:szCs w:val="24"/>
            </w:rPr>
            <w:delText>境内多家已上市</w:delText>
          </w:r>
          <w:r w:rsidDel="00964E30">
            <w:rPr>
              <w:rFonts w:eastAsia="宋体"/>
              <w:szCs w:val="24"/>
            </w:rPr>
            <w:delText>IDC</w:delText>
          </w:r>
          <w:r w:rsidDel="00964E30">
            <w:rPr>
              <w:rFonts w:eastAsia="宋体" w:hint="eastAsia"/>
              <w:szCs w:val="24"/>
            </w:rPr>
            <w:delText>企业及公募</w:delText>
          </w:r>
          <w:r w:rsidDel="00964E30">
            <w:rPr>
              <w:rFonts w:eastAsia="宋体"/>
              <w:szCs w:val="24"/>
            </w:rPr>
            <w:delText>REITs</w:delText>
          </w:r>
          <w:r w:rsidDel="00964E30">
            <w:rPr>
              <w:rFonts w:eastAsia="宋体" w:hint="eastAsia"/>
              <w:szCs w:val="24"/>
            </w:rPr>
            <w:delText>底层资产项目均存在同等客户高集中情形，并已取得市场认可</w:delText>
          </w:r>
        </w:del>
      </w:ins>
    </w:p>
    <w:p w14:paraId="6BCB379A" w14:textId="6E06C892" w:rsidR="005F457E" w:rsidDel="00964E30" w:rsidRDefault="00000000">
      <w:pPr>
        <w:spacing w:after="120" w:line="360" w:lineRule="auto"/>
        <w:ind w:firstLine="480"/>
        <w:rPr>
          <w:ins w:id="3032" w:author="唐潇" w:date="2026-06-17T16:58:00Z"/>
          <w:del w:id="3033" w:author="Si-yuan LIU" w:date="2026-07-24T14:26:00Z" w16du:dateUtc="2026-07-24T06:26:00Z"/>
          <w:rFonts w:eastAsia="宋体"/>
          <w:szCs w:val="24"/>
        </w:rPr>
      </w:pPr>
      <w:ins w:id="3034" w:author="唐潇" w:date="2026-06-17T16:58:00Z">
        <w:del w:id="3035" w:author="Si-yuan LIU" w:date="2026-07-24T14:26:00Z" w16du:dateUtc="2026-07-24T06:26:00Z">
          <w:r w:rsidDel="00964E30">
            <w:rPr>
              <w:rFonts w:eastAsia="宋体" w:hint="eastAsia"/>
              <w:szCs w:val="24"/>
            </w:rPr>
            <w:delText>从国内已上市第三方</w:delText>
          </w:r>
          <w:r w:rsidDel="00964E30">
            <w:rPr>
              <w:rFonts w:eastAsia="宋体"/>
              <w:szCs w:val="24"/>
            </w:rPr>
            <w:delText>IDC</w:delText>
          </w:r>
          <w:r w:rsidDel="00964E30">
            <w:rPr>
              <w:rFonts w:eastAsia="宋体" w:hint="eastAsia"/>
              <w:szCs w:val="24"/>
            </w:rPr>
            <w:delText>服务商公开数据显示，行业头部企业基本以批发定制型业务为核心，客户高度集中于头部互联网及云厂商：宝信软件旗下宝之云</w:delText>
          </w:r>
          <w:r w:rsidDel="00964E30">
            <w:rPr>
              <w:rFonts w:eastAsia="宋体"/>
              <w:szCs w:val="24"/>
            </w:rPr>
            <w:delText>IDC</w:delText>
          </w:r>
          <w:r w:rsidDel="00964E30">
            <w:rPr>
              <w:rFonts w:eastAsia="宋体" w:hint="eastAsia"/>
              <w:szCs w:val="24"/>
            </w:rPr>
            <w:delText>一期、三期项目</w:delText>
          </w:r>
          <w:r w:rsidDel="00964E30">
            <w:rPr>
              <w:rFonts w:eastAsia="宋体"/>
              <w:szCs w:val="24"/>
            </w:rPr>
            <w:delText>100%</w:delText>
          </w:r>
          <w:r w:rsidDel="00964E30">
            <w:rPr>
              <w:rFonts w:eastAsia="宋体" w:hint="eastAsia"/>
              <w:szCs w:val="24"/>
            </w:rPr>
            <w:delText>签约上海电信，二期项目</w:delText>
          </w:r>
          <w:r w:rsidDel="00964E30">
            <w:rPr>
              <w:rFonts w:eastAsia="宋体"/>
              <w:szCs w:val="24"/>
            </w:rPr>
            <w:delText>100%</w:delText>
          </w:r>
          <w:r w:rsidDel="00964E30">
            <w:rPr>
              <w:rFonts w:eastAsia="宋体" w:hint="eastAsia"/>
              <w:szCs w:val="24"/>
            </w:rPr>
            <w:delText>签约上海移动；数据港核心终端客户百度、阿里、腾讯合计营收占比最高超</w:delText>
          </w:r>
          <w:r w:rsidDel="00964E30">
            <w:rPr>
              <w:rFonts w:eastAsia="宋体"/>
              <w:szCs w:val="24"/>
            </w:rPr>
            <w:delText>96%</w:delText>
          </w:r>
          <w:r w:rsidDel="00964E30">
            <w:rPr>
              <w:rFonts w:eastAsia="宋体" w:hint="eastAsia"/>
              <w:szCs w:val="24"/>
            </w:rPr>
            <w:delText>，长期维持营收集中度</w:delText>
          </w:r>
          <w:r w:rsidDel="00964E30">
            <w:rPr>
              <w:rFonts w:eastAsia="宋体"/>
              <w:szCs w:val="24"/>
            </w:rPr>
            <w:delText>87%</w:delText>
          </w:r>
          <w:r w:rsidDel="00964E30">
            <w:rPr>
              <w:rFonts w:eastAsia="宋体" w:hint="eastAsia"/>
              <w:szCs w:val="24"/>
            </w:rPr>
            <w:delText>以上。万国数据、润泽科技已发行的公募</w:delText>
          </w:r>
          <w:r w:rsidDel="00964E30">
            <w:rPr>
              <w:rFonts w:eastAsia="宋体"/>
              <w:szCs w:val="24"/>
            </w:rPr>
            <w:delText>REITs</w:delText>
          </w:r>
          <w:r w:rsidDel="00964E30">
            <w:rPr>
              <w:rFonts w:eastAsia="宋体" w:hint="eastAsia"/>
              <w:szCs w:val="24"/>
            </w:rPr>
            <w:delText>均呈现客户集中度较高、单一重要现金流提供方的情形，并已取得市场认可，进一步证明此类模式的合理性和可行性。</w:delText>
          </w:r>
        </w:del>
      </w:ins>
    </w:p>
    <w:p w14:paraId="3D3E9C59" w14:textId="3FD2907A" w:rsidR="005F457E" w:rsidDel="00964E30" w:rsidRDefault="00000000">
      <w:pPr>
        <w:spacing w:after="120" w:line="360" w:lineRule="auto"/>
        <w:ind w:firstLine="480"/>
        <w:rPr>
          <w:ins w:id="3036" w:author="唐潇" w:date="2026-06-17T16:58:00Z"/>
          <w:del w:id="3037" w:author="Si-yuan LIU" w:date="2026-07-24T14:26:00Z" w16du:dateUtc="2026-07-24T06:26:00Z"/>
          <w:rFonts w:eastAsia="宋体"/>
          <w:szCs w:val="24"/>
        </w:rPr>
      </w:pPr>
      <w:ins w:id="3038" w:author="唐潇" w:date="2026-06-17T16:58:00Z">
        <w:del w:id="3039" w:author="Si-yuan LIU" w:date="2026-07-24T14:26:00Z" w16du:dateUtc="2026-07-24T06:26:00Z">
          <w:r w:rsidDel="00964E30">
            <w:rPr>
              <w:rFonts w:eastAsia="宋体" w:hint="eastAsia"/>
              <w:szCs w:val="24"/>
            </w:rPr>
            <w:delText>综上，本项目现金流集中于百度科技、终端现金流提供方单一的情况，系批发型数据中心行业固有经营属性，非项目经营独有风险。契合行业发展规律，同时以百度科技雄厚的经营实力和可靠的信用水平作为支撑，项目与核心客户合作协议长期稳定、回款履约机制健全，项目现金流稳定性及收益可持续性具备充分保障，相关集中度风险可控。</w:delText>
          </w:r>
        </w:del>
      </w:ins>
    </w:p>
    <w:p w14:paraId="2C189D85" w14:textId="149B85DF" w:rsidR="005F457E" w:rsidDel="00964E30" w:rsidRDefault="00000000">
      <w:pPr>
        <w:spacing w:after="120" w:line="360" w:lineRule="auto"/>
        <w:ind w:firstLine="480"/>
        <w:rPr>
          <w:ins w:id="3040" w:author="唐潇" w:date="2026-06-17T17:04:00Z"/>
          <w:del w:id="3041" w:author="Si-yuan LIU" w:date="2026-07-24T14:26:00Z" w16du:dateUtc="2026-07-24T06:26:00Z"/>
          <w:rFonts w:eastAsia="宋体"/>
          <w:szCs w:val="24"/>
        </w:rPr>
      </w:pPr>
      <w:ins w:id="3042" w:author="唐潇" w:date="2026-06-17T17:03:00Z">
        <w:del w:id="3043" w:author="Si-yuan LIU" w:date="2026-07-24T14:26:00Z" w16du:dateUtc="2026-07-24T06:26:00Z">
          <w:r w:rsidDel="00964E30">
            <w:rPr>
              <w:rFonts w:eastAsia="宋体" w:hint="eastAsia"/>
              <w:szCs w:val="24"/>
            </w:rPr>
            <w:delText>关于本项目续约安排的情况如下：</w:delText>
          </w:r>
        </w:del>
      </w:ins>
    </w:p>
    <w:p w14:paraId="69D62BF9" w14:textId="050A830C" w:rsidR="005F457E" w:rsidDel="00964E30" w:rsidRDefault="00000000">
      <w:pPr>
        <w:spacing w:after="120" w:line="360" w:lineRule="auto"/>
        <w:ind w:firstLine="480"/>
        <w:rPr>
          <w:ins w:id="3044" w:author="唐潇" w:date="2026-06-17T16:58:00Z"/>
          <w:del w:id="3045" w:author="Si-yuan LIU" w:date="2026-07-24T14:26:00Z" w16du:dateUtc="2026-07-24T06:26:00Z"/>
          <w:rFonts w:eastAsia="宋体"/>
          <w:szCs w:val="24"/>
        </w:rPr>
      </w:pPr>
      <w:ins w:id="3046" w:author="唐潇" w:date="2026-06-17T16:58:00Z">
        <w:del w:id="3047" w:author="Si-yuan LIU" w:date="2026-07-24T14:26:00Z" w16du:dateUtc="2026-07-24T06:26:00Z">
          <w:r w:rsidDel="00964E30">
            <w:rPr>
              <w:rFonts w:eastAsia="宋体"/>
              <w:szCs w:val="24"/>
            </w:rPr>
            <w:delText>1</w:delText>
          </w:r>
          <w:r w:rsidDel="00964E30">
            <w:rPr>
              <w:rFonts w:eastAsia="宋体" w:hint="eastAsia"/>
              <w:szCs w:val="24"/>
            </w:rPr>
            <w:delText>）与百度科技为长期战略合作</w:delText>
          </w:r>
        </w:del>
      </w:ins>
    </w:p>
    <w:p w14:paraId="1775D86C" w14:textId="4D108E57" w:rsidR="005F457E" w:rsidDel="00964E30" w:rsidRDefault="00000000">
      <w:pPr>
        <w:spacing w:after="120" w:line="360" w:lineRule="auto"/>
        <w:ind w:firstLine="480"/>
        <w:rPr>
          <w:ins w:id="3048" w:author="唐潇" w:date="2026-06-17T17:04:00Z"/>
          <w:del w:id="3049" w:author="Si-yuan LIU" w:date="2026-07-24T14:26:00Z" w16du:dateUtc="2026-07-24T06:26:00Z"/>
          <w:rFonts w:eastAsia="宋体"/>
          <w:szCs w:val="24"/>
        </w:rPr>
      </w:pPr>
      <w:ins w:id="3050" w:author="唐潇" w:date="2026-06-17T17:04:00Z">
        <w:del w:id="3051" w:author="Si-yuan LIU" w:date="2026-07-24T14:26:00Z" w16du:dateUtc="2026-07-24T06:26:00Z">
          <w:r w:rsidDel="00964E30">
            <w:rPr>
              <w:rFonts w:eastAsia="宋体" w:hint="eastAsia"/>
              <w:szCs w:val="24"/>
            </w:rPr>
            <w:delText>本项目托管服务合同已进行重新签署，合同到期日调整至</w:delText>
          </w:r>
          <w:r w:rsidDel="00964E30">
            <w:rPr>
              <w:rFonts w:eastAsia="宋体"/>
              <w:szCs w:val="24"/>
            </w:rPr>
            <w:delText>2029</w:delText>
          </w:r>
          <w:r w:rsidDel="00964E30">
            <w:rPr>
              <w:rFonts w:eastAsia="宋体" w:hint="eastAsia"/>
              <w:szCs w:val="24"/>
            </w:rPr>
            <w:delText>年</w:delText>
          </w:r>
          <w:r w:rsidDel="00964E30">
            <w:rPr>
              <w:rFonts w:eastAsia="宋体"/>
              <w:szCs w:val="24"/>
            </w:rPr>
            <w:delText>12</w:delText>
          </w:r>
          <w:r w:rsidDel="00964E30">
            <w:rPr>
              <w:rFonts w:eastAsia="宋体" w:hint="eastAsia"/>
              <w:szCs w:val="24"/>
            </w:rPr>
            <w:delText>月</w:delText>
          </w:r>
          <w:r w:rsidDel="00964E30">
            <w:rPr>
              <w:rFonts w:eastAsia="宋体"/>
              <w:szCs w:val="24"/>
            </w:rPr>
            <w:delText>31</w:delText>
          </w:r>
          <w:r w:rsidDel="00964E30">
            <w:rPr>
              <w:rFonts w:eastAsia="宋体" w:hint="eastAsia"/>
              <w:szCs w:val="24"/>
            </w:rPr>
            <w:delText>日。</w:delText>
          </w:r>
        </w:del>
      </w:ins>
    </w:p>
    <w:p w14:paraId="0F22AA4C" w14:textId="62CFDD26" w:rsidR="005F457E" w:rsidDel="00964E30" w:rsidRDefault="00000000">
      <w:pPr>
        <w:spacing w:after="120" w:line="360" w:lineRule="auto"/>
        <w:ind w:firstLine="480"/>
        <w:rPr>
          <w:ins w:id="3052" w:author="唐潇" w:date="2026-06-17T16:58:00Z"/>
          <w:del w:id="3053" w:author="Si-yuan LIU" w:date="2026-07-24T14:26:00Z" w16du:dateUtc="2026-07-24T06:26:00Z"/>
          <w:rFonts w:eastAsia="宋体"/>
          <w:szCs w:val="24"/>
        </w:rPr>
      </w:pPr>
      <w:ins w:id="3054" w:author="唐潇" w:date="2026-06-17T16:58:00Z">
        <w:del w:id="3055" w:author="Si-yuan LIU" w:date="2026-07-24T14:26:00Z" w16du:dateUtc="2026-07-24T06:26:00Z">
          <w:r w:rsidDel="00964E30">
            <w:rPr>
              <w:rFonts w:eastAsia="宋体" w:hint="eastAsia"/>
              <w:szCs w:val="24"/>
            </w:rPr>
            <w:delText>奥飞数据与百度科技为代表的终端客户合作紧密，已形成高信任度、高默契度的稳定合作模式。区别于仓储物流、产业园等其他产权类基础设施资产，数据中心服务商除了提供机房、配套设施等基础硬件外，还需要全年</w:delText>
          </w:r>
          <w:r w:rsidDel="00964E30">
            <w:rPr>
              <w:rFonts w:eastAsia="宋体"/>
              <w:szCs w:val="24"/>
            </w:rPr>
            <w:delText>24</w:delText>
          </w:r>
          <w:r w:rsidDel="00964E30">
            <w:rPr>
              <w:rFonts w:eastAsia="宋体" w:hint="eastAsia"/>
              <w:szCs w:val="24"/>
            </w:rPr>
            <w:delText>小时高强度保障客户的服务器及相关设备安全稳定运行，需求响应及故障解决速度要求极高。</w:delText>
          </w:r>
        </w:del>
      </w:ins>
    </w:p>
    <w:p w14:paraId="11A8ADAF" w14:textId="1326627C" w:rsidR="005F457E" w:rsidDel="00964E30" w:rsidRDefault="00000000">
      <w:pPr>
        <w:spacing w:after="120" w:line="360" w:lineRule="auto"/>
        <w:ind w:firstLine="480"/>
        <w:rPr>
          <w:ins w:id="3056" w:author="唐潇" w:date="2026-06-17T16:58:00Z"/>
          <w:del w:id="3057" w:author="Si-yuan LIU" w:date="2026-07-24T14:26:00Z" w16du:dateUtc="2026-07-24T06:26:00Z"/>
          <w:rFonts w:eastAsia="宋体"/>
          <w:szCs w:val="24"/>
        </w:rPr>
      </w:pPr>
      <w:ins w:id="3058" w:author="唐潇" w:date="2026-06-17T16:58:00Z">
        <w:del w:id="3059" w:author="Si-yuan LIU" w:date="2026-07-24T14:26:00Z" w16du:dateUtc="2026-07-24T06:26:00Z">
          <w:r w:rsidDel="00964E30">
            <w:rPr>
              <w:rFonts w:eastAsia="宋体"/>
              <w:szCs w:val="24"/>
            </w:rPr>
            <w:delText>2</w:delText>
          </w:r>
          <w:r w:rsidDel="00964E30">
            <w:rPr>
              <w:rFonts w:eastAsia="宋体" w:hint="eastAsia"/>
              <w:szCs w:val="24"/>
            </w:rPr>
            <w:delText>）终端客户粘性强且经营稳健</w:delText>
          </w:r>
        </w:del>
      </w:ins>
    </w:p>
    <w:p w14:paraId="643B45BE" w14:textId="1A5161D5" w:rsidR="005F457E" w:rsidDel="00964E30" w:rsidRDefault="00000000">
      <w:pPr>
        <w:spacing w:after="120" w:line="360" w:lineRule="auto"/>
        <w:ind w:firstLine="480"/>
        <w:rPr>
          <w:ins w:id="3060" w:author="唐潇" w:date="2026-06-17T16:58:00Z"/>
          <w:del w:id="3061" w:author="Si-yuan LIU" w:date="2026-07-24T14:26:00Z" w16du:dateUtc="2026-07-24T06:26:00Z"/>
          <w:rFonts w:eastAsia="宋体"/>
          <w:szCs w:val="24"/>
        </w:rPr>
      </w:pPr>
      <w:ins w:id="3062" w:author="唐潇" w:date="2026-06-17T16:58:00Z">
        <w:del w:id="3063" w:author="Si-yuan LIU" w:date="2026-07-24T14:26:00Z" w16du:dateUtc="2026-07-24T06:26:00Z">
          <w:r w:rsidDel="00964E30">
            <w:rPr>
              <w:rFonts w:eastAsia="宋体" w:hint="eastAsia"/>
              <w:szCs w:val="24"/>
            </w:rPr>
            <w:delText>奥飞数据自与百度科技建立合作以来，已与百度科技运维团队共同经历了长期的合作，形成了良好的合作互信关系，双方已建立了高度的默契以及高效的合作机制。此外，数据中心迁移是一个耗时、昂贵且密集的过程，稍有不慎将严重影响数据中心的正常运行和安全性，更换数据中心供应商并搬迁的潜在降本空间与面临风险不成正比。百度科技在合约到期后进行续约更有利于保护其自身数据资产的价值。</w:delText>
          </w:r>
        </w:del>
      </w:ins>
    </w:p>
    <w:p w14:paraId="35B6C2AB" w14:textId="7A4DC0FA" w:rsidR="005F457E" w:rsidDel="00964E30" w:rsidRDefault="00000000">
      <w:pPr>
        <w:spacing w:after="120" w:line="360" w:lineRule="auto"/>
        <w:ind w:firstLine="480"/>
        <w:rPr>
          <w:ins w:id="3064" w:author="唐潇" w:date="2026-06-17T16:58:00Z"/>
          <w:del w:id="3065" w:author="Si-yuan LIU" w:date="2026-07-24T14:26:00Z" w16du:dateUtc="2026-07-24T06:26:00Z"/>
          <w:rFonts w:eastAsia="宋体"/>
          <w:szCs w:val="24"/>
        </w:rPr>
      </w:pPr>
      <w:ins w:id="3066" w:author="唐潇" w:date="2026-06-17T16:58:00Z">
        <w:del w:id="3067" w:author="Si-yuan LIU" w:date="2026-07-24T14:26:00Z" w16du:dateUtc="2026-07-24T06:26:00Z">
          <w:r w:rsidDel="00964E30">
            <w:rPr>
              <w:rFonts w:eastAsia="宋体" w:hint="eastAsia"/>
              <w:szCs w:val="24"/>
            </w:rPr>
            <w:delText>百度科技作为奥飞数据的核心终端客户，经营稳健、信用状况优良，其在互联网云业务和</w:delText>
          </w:r>
          <w:r w:rsidDel="00964E30">
            <w:rPr>
              <w:rFonts w:eastAsia="宋体"/>
              <w:szCs w:val="24"/>
            </w:rPr>
            <w:delText>AI</w:delText>
          </w:r>
          <w:r w:rsidDel="00964E30">
            <w:rPr>
              <w:rFonts w:eastAsia="宋体" w:hint="eastAsia"/>
              <w:szCs w:val="24"/>
            </w:rPr>
            <w:delText>前沿科技领域位居前列，持续加大数据中心投入、扩展算力布局，其自身业务发展对算力的长期需求，正是批发定制型数据中心模式得以持续发展的核心支撑。</w:delText>
          </w:r>
        </w:del>
      </w:ins>
    </w:p>
    <w:p w14:paraId="3161AF3A" w14:textId="0C94D725" w:rsidR="005F457E" w:rsidDel="00964E30" w:rsidRDefault="00000000">
      <w:pPr>
        <w:spacing w:after="120" w:line="360" w:lineRule="auto"/>
        <w:ind w:firstLine="480"/>
        <w:rPr>
          <w:ins w:id="3068" w:author="唐潇" w:date="2026-06-17T16:58:00Z"/>
          <w:del w:id="3069" w:author="Si-yuan LIU" w:date="2026-07-24T14:26:00Z" w16du:dateUtc="2026-07-24T06:26:00Z"/>
          <w:rFonts w:eastAsia="宋体"/>
          <w:szCs w:val="24"/>
        </w:rPr>
      </w:pPr>
      <w:ins w:id="3070" w:author="唐潇" w:date="2026-06-17T16:58:00Z">
        <w:del w:id="3071" w:author="Si-yuan LIU" w:date="2026-07-24T14:26:00Z" w16du:dateUtc="2026-07-24T06:26:00Z">
          <w:r w:rsidDel="00964E30">
            <w:rPr>
              <w:rFonts w:eastAsia="宋体" w:hint="eastAsia"/>
              <w:szCs w:val="24"/>
            </w:rPr>
            <w:delText>根据百度集团</w:delText>
          </w:r>
          <w:r w:rsidDel="00964E30">
            <w:rPr>
              <w:rFonts w:eastAsia="宋体"/>
              <w:szCs w:val="24"/>
            </w:rPr>
            <w:delText>2025</w:delText>
          </w:r>
          <w:r w:rsidDel="00964E30">
            <w:rPr>
              <w:rFonts w:eastAsia="宋体" w:hint="eastAsia"/>
              <w:szCs w:val="24"/>
            </w:rPr>
            <w:delText>年年度报告，截至</w:delText>
          </w:r>
          <w:r w:rsidDel="00964E30">
            <w:rPr>
              <w:rFonts w:eastAsia="宋体"/>
              <w:szCs w:val="24"/>
            </w:rPr>
            <w:delText>2025</w:delText>
          </w:r>
          <w:r w:rsidDel="00964E30">
            <w:rPr>
              <w:rFonts w:eastAsia="宋体" w:hint="eastAsia"/>
              <w:szCs w:val="24"/>
            </w:rPr>
            <w:delText>年末，百度集团（含百度科技相关主体）资产合计达</w:delText>
          </w:r>
          <w:r w:rsidDel="00964E30">
            <w:rPr>
              <w:rFonts w:eastAsia="宋体"/>
              <w:szCs w:val="24"/>
            </w:rPr>
            <w:delText>4,491.57</w:delText>
          </w:r>
          <w:r w:rsidDel="00964E30">
            <w:rPr>
              <w:rFonts w:eastAsia="宋体" w:hint="eastAsia"/>
              <w:szCs w:val="24"/>
            </w:rPr>
            <w:delText>亿元，归母股东权益合计</w:delText>
          </w:r>
          <w:r w:rsidDel="00964E30">
            <w:rPr>
              <w:rFonts w:eastAsia="宋体"/>
              <w:szCs w:val="24"/>
            </w:rPr>
            <w:delText>2,663.30</w:delText>
          </w:r>
          <w:r w:rsidDel="00964E30">
            <w:rPr>
              <w:rFonts w:eastAsia="宋体" w:hint="eastAsia"/>
              <w:szCs w:val="24"/>
            </w:rPr>
            <w:delText>亿元，资本实力雄厚，抗风险能力突出。</w:delText>
          </w:r>
          <w:r w:rsidDel="00964E30">
            <w:rPr>
              <w:rFonts w:eastAsia="宋体"/>
              <w:szCs w:val="24"/>
            </w:rPr>
            <w:delText>2025</w:delText>
          </w:r>
          <w:r w:rsidDel="00964E30">
            <w:rPr>
              <w:rFonts w:eastAsia="宋体" w:hint="eastAsia"/>
              <w:szCs w:val="24"/>
            </w:rPr>
            <w:delText>年全年，百度</w:delText>
          </w:r>
          <w:r w:rsidDel="00964E30">
            <w:rPr>
              <w:rFonts w:eastAsia="宋体"/>
              <w:szCs w:val="24"/>
            </w:rPr>
            <w:delText>AI</w:delText>
          </w:r>
          <w:r w:rsidDel="00964E30">
            <w:rPr>
              <w:rFonts w:eastAsia="宋体" w:hint="eastAsia"/>
              <w:szCs w:val="24"/>
            </w:rPr>
            <w:delText>云收入达约</w:delText>
          </w:r>
          <w:r w:rsidDel="00964E30">
            <w:rPr>
              <w:rFonts w:eastAsia="宋体"/>
              <w:szCs w:val="24"/>
            </w:rPr>
            <w:delText>300</w:delText>
          </w:r>
          <w:r w:rsidDel="00964E30">
            <w:rPr>
              <w:rFonts w:eastAsia="宋体" w:hint="eastAsia"/>
              <w:szCs w:val="24"/>
            </w:rPr>
            <w:delText>亿元，同比增长</w:delText>
          </w:r>
          <w:r w:rsidDel="00964E30">
            <w:rPr>
              <w:rFonts w:eastAsia="宋体"/>
              <w:szCs w:val="24"/>
            </w:rPr>
            <w:delText>34%</w:delText>
          </w:r>
          <w:r w:rsidDel="00964E30">
            <w:rPr>
              <w:rFonts w:eastAsia="宋体" w:hint="eastAsia"/>
              <w:szCs w:val="24"/>
            </w:rPr>
            <w:delText>，其中第四季度</w:delText>
          </w:r>
          <w:r w:rsidDel="00964E30">
            <w:rPr>
              <w:rFonts w:eastAsia="宋体"/>
              <w:szCs w:val="24"/>
            </w:rPr>
            <w:delText>AI</w:delText>
          </w:r>
          <w:r w:rsidDel="00964E30">
            <w:rPr>
              <w:rFonts w:eastAsia="宋体" w:hint="eastAsia"/>
              <w:szCs w:val="24"/>
            </w:rPr>
            <w:delText>高性能计算设施订阅收入同比增长</w:delText>
          </w:r>
          <w:r w:rsidDel="00964E30">
            <w:rPr>
              <w:rFonts w:eastAsia="宋体"/>
              <w:szCs w:val="24"/>
            </w:rPr>
            <w:delText>143%</w:delText>
          </w:r>
          <w:r w:rsidDel="00964E30">
            <w:rPr>
              <w:rFonts w:eastAsia="宋体" w:hint="eastAsia"/>
              <w:szCs w:val="24"/>
            </w:rPr>
            <w:delText>。</w:delText>
          </w:r>
          <w:r w:rsidDel="00964E30">
            <w:rPr>
              <w:rFonts w:eastAsia="宋体"/>
              <w:szCs w:val="24"/>
            </w:rPr>
            <w:delText>2026</w:delText>
          </w:r>
          <w:r w:rsidDel="00964E30">
            <w:rPr>
              <w:rFonts w:eastAsia="宋体" w:hint="eastAsia"/>
              <w:szCs w:val="24"/>
            </w:rPr>
            <w:delText>年第一季度，百度核心</w:delText>
          </w:r>
          <w:r w:rsidDel="00964E30">
            <w:rPr>
              <w:rFonts w:eastAsia="宋体"/>
              <w:szCs w:val="24"/>
            </w:rPr>
            <w:delText>AI</w:delText>
          </w:r>
          <w:r w:rsidDel="00964E30">
            <w:rPr>
              <w:rFonts w:eastAsia="宋体" w:hint="eastAsia"/>
              <w:szCs w:val="24"/>
            </w:rPr>
            <w:delText>新业务收入达</w:delText>
          </w:r>
          <w:r w:rsidDel="00964E30">
            <w:rPr>
              <w:rFonts w:eastAsia="宋体"/>
              <w:szCs w:val="24"/>
            </w:rPr>
            <w:delText>136</w:delText>
          </w:r>
          <w:r w:rsidDel="00964E30">
            <w:rPr>
              <w:rFonts w:eastAsia="宋体" w:hint="eastAsia"/>
              <w:szCs w:val="24"/>
            </w:rPr>
            <w:delText>亿元，同比增长</w:delText>
          </w:r>
          <w:r w:rsidDel="00964E30">
            <w:rPr>
              <w:rFonts w:eastAsia="宋体"/>
              <w:szCs w:val="24"/>
            </w:rPr>
            <w:delText>49%</w:delText>
          </w:r>
          <w:r w:rsidDel="00964E30">
            <w:rPr>
              <w:rFonts w:eastAsia="宋体" w:hint="eastAsia"/>
              <w:szCs w:val="24"/>
            </w:rPr>
            <w:delText>，占一般性业务收入的比重提高至</w:delText>
          </w:r>
          <w:r w:rsidDel="00964E30">
            <w:rPr>
              <w:rFonts w:eastAsia="宋体"/>
              <w:szCs w:val="24"/>
            </w:rPr>
            <w:delText>52%</w:delText>
          </w:r>
          <w:r w:rsidDel="00964E30">
            <w:rPr>
              <w:rFonts w:eastAsia="宋体" w:hint="eastAsia"/>
              <w:szCs w:val="24"/>
            </w:rPr>
            <w:delText>，其中智能云基础设施收入同比增长</w:delText>
          </w:r>
          <w:r w:rsidDel="00964E30">
            <w:rPr>
              <w:rFonts w:eastAsia="宋体"/>
              <w:szCs w:val="24"/>
            </w:rPr>
            <w:delText>79%</w:delText>
          </w:r>
          <w:r w:rsidDel="00964E30">
            <w:rPr>
              <w:rFonts w:eastAsia="宋体" w:hint="eastAsia"/>
              <w:szCs w:val="24"/>
            </w:rPr>
            <w:delText>，自研</w:delText>
          </w:r>
          <w:r w:rsidDel="00964E30">
            <w:rPr>
              <w:rFonts w:eastAsia="宋体"/>
              <w:szCs w:val="24"/>
            </w:rPr>
            <w:delText>GPU</w:delText>
          </w:r>
          <w:r w:rsidDel="00964E30">
            <w:rPr>
              <w:rFonts w:eastAsia="宋体" w:hint="eastAsia"/>
              <w:szCs w:val="24"/>
            </w:rPr>
            <w:delText>云收入同比增幅达到</w:delText>
          </w:r>
          <w:r w:rsidDel="00964E30">
            <w:rPr>
              <w:rFonts w:eastAsia="宋体"/>
              <w:szCs w:val="24"/>
            </w:rPr>
            <w:delText>184%</w:delText>
          </w:r>
          <w:r w:rsidDel="00964E30">
            <w:rPr>
              <w:rFonts w:eastAsia="宋体" w:hint="eastAsia"/>
              <w:szCs w:val="24"/>
            </w:rPr>
            <w:delText>。在市场份额方面，百度智能云以</w:delText>
          </w:r>
          <w:r w:rsidDel="00964E30">
            <w:rPr>
              <w:rFonts w:eastAsia="宋体"/>
              <w:szCs w:val="24"/>
            </w:rPr>
            <w:delText>40.4%</w:delText>
          </w:r>
          <w:r w:rsidDel="00964E30">
            <w:rPr>
              <w:rFonts w:eastAsia="宋体" w:hint="eastAsia"/>
              <w:szCs w:val="24"/>
            </w:rPr>
            <w:delText>的份额位居中国自研</w:delText>
          </w:r>
          <w:r w:rsidDel="00964E30">
            <w:rPr>
              <w:rFonts w:eastAsia="宋体"/>
              <w:szCs w:val="24"/>
            </w:rPr>
            <w:delText>GPU</w:delText>
          </w:r>
          <w:r w:rsidDel="00964E30">
            <w:rPr>
              <w:rFonts w:eastAsia="宋体" w:hint="eastAsia"/>
              <w:szCs w:val="24"/>
            </w:rPr>
            <w:delText>云市场第一。百度云业务兼具稳定性和增长性，百度云业务的收入占比与市场规模优势均在持续扩大，有力保障其对底层数据中心资源的长期需求。</w:delText>
          </w:r>
        </w:del>
      </w:ins>
    </w:p>
    <w:p w14:paraId="141925D2" w14:textId="4F6E5E55" w:rsidR="005F457E" w:rsidDel="00964E30" w:rsidRDefault="00000000">
      <w:pPr>
        <w:spacing w:after="120" w:line="360" w:lineRule="auto"/>
        <w:ind w:firstLine="480"/>
        <w:rPr>
          <w:ins w:id="3072" w:author="唐潇" w:date="2026-06-17T16:58:00Z"/>
          <w:del w:id="3073" w:author="Si-yuan LIU" w:date="2026-07-24T14:26:00Z" w16du:dateUtc="2026-07-24T06:26:00Z"/>
          <w:rFonts w:eastAsia="宋体"/>
          <w:szCs w:val="24"/>
        </w:rPr>
      </w:pPr>
      <w:ins w:id="3074" w:author="唐潇" w:date="2026-06-17T16:58:00Z">
        <w:del w:id="3075" w:author="Si-yuan LIU" w:date="2026-07-24T14:26:00Z" w16du:dateUtc="2026-07-24T06:26:00Z">
          <w:r w:rsidDel="00964E30">
            <w:rPr>
              <w:rFonts w:eastAsia="宋体" w:hint="eastAsia"/>
              <w:szCs w:val="24"/>
            </w:rPr>
            <w:delText>在业务部署方面，百度科技已建成覆盖华北、华东、华南的四大核心数据中心集群，总装机量超</w:delText>
          </w:r>
          <w:r w:rsidDel="00964E30">
            <w:rPr>
              <w:rFonts w:eastAsia="宋体"/>
              <w:szCs w:val="24"/>
            </w:rPr>
            <w:delText>50</w:delText>
          </w:r>
          <w:r w:rsidDel="00964E30">
            <w:rPr>
              <w:rFonts w:eastAsia="宋体" w:hint="eastAsia"/>
              <w:szCs w:val="24"/>
            </w:rPr>
            <w:delText>万台服务器，其中阳泉智能云计算中心作为亚洲最大单体数据中心，承担文心大模型训练等核心算力需求，顺德智能云计算中心则聚焦粤港澳大湾区，辐射华南及东南亚市场，与本项目所在的南沙区域形成战略呼应，算力布局的持续性和扩展性极强。</w:delText>
          </w:r>
        </w:del>
      </w:ins>
    </w:p>
    <w:p w14:paraId="217D547B" w14:textId="6ADDF24C" w:rsidR="005F457E" w:rsidDel="00964E30" w:rsidRDefault="00000000">
      <w:pPr>
        <w:spacing w:after="120" w:line="360" w:lineRule="auto"/>
        <w:ind w:firstLine="480"/>
        <w:rPr>
          <w:ins w:id="3076" w:author="唐潇" w:date="2026-06-17T16:58:00Z"/>
          <w:del w:id="3077" w:author="Si-yuan LIU" w:date="2026-07-24T14:26:00Z" w16du:dateUtc="2026-07-24T06:26:00Z"/>
          <w:rFonts w:eastAsia="宋体"/>
          <w:szCs w:val="24"/>
        </w:rPr>
      </w:pPr>
      <w:ins w:id="3078" w:author="唐潇" w:date="2026-06-17T16:58:00Z">
        <w:del w:id="3079" w:author="Si-yuan LIU" w:date="2026-07-24T14:26:00Z" w16du:dateUtc="2026-07-24T06:26:00Z">
          <w:r w:rsidDel="00964E30">
            <w:rPr>
              <w:rFonts w:eastAsia="宋体" w:hint="eastAsia"/>
              <w:szCs w:val="24"/>
            </w:rPr>
            <w:delText>此外，百度科技正加速推进</w:delText>
          </w:r>
          <w:r w:rsidDel="00964E30">
            <w:rPr>
              <w:rFonts w:eastAsia="宋体"/>
              <w:szCs w:val="24"/>
            </w:rPr>
            <w:delText>AI</w:delText>
          </w:r>
          <w:r w:rsidDel="00964E30">
            <w:rPr>
              <w:rFonts w:eastAsia="宋体" w:hint="eastAsia"/>
              <w:szCs w:val="24"/>
            </w:rPr>
            <w:delText>全栈能力布局，文心大模型、昆仑芯等核心技术持续迭代，</w:delText>
          </w:r>
          <w:r w:rsidDel="00964E30">
            <w:rPr>
              <w:rFonts w:eastAsia="宋体"/>
              <w:szCs w:val="24"/>
            </w:rPr>
            <w:delText>AI</w:delText>
          </w:r>
          <w:r w:rsidDel="00964E30">
            <w:rPr>
              <w:rFonts w:eastAsia="宋体" w:hint="eastAsia"/>
              <w:szCs w:val="24"/>
            </w:rPr>
            <w:delText>云服务覆盖广泛，市场竞争力突出，其中数据中心相关投入不断加大，西安等新数据中心项目陆续落地，服务器装机容量持续扩容，对优质数据中心资源的长期需求明确。国产</w:delText>
          </w:r>
          <w:r w:rsidDel="00964E30">
            <w:rPr>
              <w:rFonts w:eastAsia="宋体"/>
              <w:szCs w:val="24"/>
            </w:rPr>
            <w:delText>AI</w:delText>
          </w:r>
          <w:r w:rsidDel="00964E30">
            <w:rPr>
              <w:rFonts w:eastAsia="宋体" w:hint="eastAsia"/>
              <w:szCs w:val="24"/>
            </w:rPr>
            <w:delText>芯片的加速替代与规模化部署，正进一步拉动智算数据中心的增量需求。以百度昆仑芯为代表的自研芯片，已覆盖互联网、自动驾驶等</w:delText>
          </w:r>
          <w:r w:rsidDel="00964E30">
            <w:rPr>
              <w:rFonts w:eastAsia="宋体"/>
              <w:szCs w:val="24"/>
            </w:rPr>
            <w:delText>12</w:delText>
          </w:r>
          <w:r w:rsidDel="00964E30">
            <w:rPr>
              <w:rFonts w:eastAsia="宋体" w:hint="eastAsia"/>
              <w:szCs w:val="24"/>
            </w:rPr>
            <w:delText>个行业并实现大规模商业落地，其带来的算力密度提升及功耗结构变化，持续推动数据中心迭代升级与扩容需求，从而进一步夯实了头部</w:delText>
          </w:r>
          <w:r w:rsidDel="00964E30">
            <w:rPr>
              <w:rFonts w:eastAsia="宋体"/>
              <w:szCs w:val="24"/>
            </w:rPr>
            <w:delText>IDC</w:delText>
          </w:r>
          <w:r w:rsidDel="00964E30">
            <w:rPr>
              <w:rFonts w:eastAsia="宋体" w:hint="eastAsia"/>
              <w:szCs w:val="24"/>
            </w:rPr>
            <w:delText>服务商核心资产的长期价值。</w:delText>
          </w:r>
        </w:del>
      </w:ins>
    </w:p>
    <w:p w14:paraId="43DD17D4" w14:textId="291CC846" w:rsidR="005F457E" w:rsidDel="00964E30" w:rsidRDefault="00000000">
      <w:pPr>
        <w:spacing w:after="120" w:line="360" w:lineRule="auto"/>
        <w:ind w:firstLine="480"/>
        <w:rPr>
          <w:ins w:id="3080" w:author="唐潇" w:date="2026-06-17T16:58:00Z"/>
          <w:del w:id="3081" w:author="Si-yuan LIU" w:date="2026-07-24T14:26:00Z" w16du:dateUtc="2026-07-24T06:26:00Z"/>
          <w:rFonts w:eastAsia="宋体"/>
          <w:szCs w:val="24"/>
        </w:rPr>
      </w:pPr>
      <w:ins w:id="3082" w:author="唐潇" w:date="2026-06-17T16:58:00Z">
        <w:del w:id="3083" w:author="Si-yuan LIU" w:date="2026-07-24T14:26:00Z" w16du:dateUtc="2026-07-24T06:26:00Z">
          <w:r w:rsidDel="00964E30">
            <w:rPr>
              <w:rFonts w:eastAsia="宋体"/>
              <w:szCs w:val="24"/>
            </w:rPr>
            <w:delText>3</w:delText>
          </w:r>
          <w:r w:rsidDel="00964E30">
            <w:rPr>
              <w:rFonts w:eastAsia="宋体" w:hint="eastAsia"/>
              <w:szCs w:val="24"/>
            </w:rPr>
            <w:delText>）储备客户充足</w:delText>
          </w:r>
        </w:del>
      </w:ins>
    </w:p>
    <w:p w14:paraId="6D2E09F3" w14:textId="286C4F5C" w:rsidR="005F457E" w:rsidDel="00964E30" w:rsidRDefault="00000000">
      <w:pPr>
        <w:spacing w:after="120" w:line="360" w:lineRule="auto"/>
        <w:ind w:firstLine="480"/>
        <w:rPr>
          <w:ins w:id="3084" w:author="唐潇" w:date="2026-06-04T13:42:00Z"/>
          <w:del w:id="3085" w:author="Si-yuan LIU" w:date="2026-07-24T14:26:00Z" w16du:dateUtc="2026-07-24T06:26:00Z"/>
          <w:rFonts w:eastAsia="宋体"/>
        </w:rPr>
      </w:pPr>
      <w:ins w:id="3086" w:author="唐潇" w:date="2026-06-17T16:58:00Z">
        <w:del w:id="3087" w:author="Si-yuan LIU" w:date="2026-07-24T14:26:00Z" w16du:dateUtc="2026-07-24T06:26:00Z">
          <w:r w:rsidDel="00964E30">
            <w:rPr>
              <w:rFonts w:eastAsia="宋体" w:hint="eastAsia"/>
              <w:szCs w:val="24"/>
            </w:rPr>
            <w:delText>除百度科技外，奥飞数据还与众多互联网、云服务、金融行业等客户保持了长期合作关系，客户储备充足。若出现百度不续签的极端情况，本项目也可以凭借项目优质属性，寻找其他优质客户。</w:delText>
          </w:r>
        </w:del>
      </w:ins>
    </w:p>
    <w:p w14:paraId="17F90641" w14:textId="4F14A281" w:rsidR="005F457E" w:rsidDel="00964E30" w:rsidRDefault="00000000">
      <w:pPr>
        <w:spacing w:after="0" w:line="312" w:lineRule="auto"/>
        <w:ind w:firstLine="480"/>
        <w:rPr>
          <w:ins w:id="3088" w:author="唐潇" w:date="2026-06-04T13:42:00Z"/>
          <w:del w:id="3089" w:author="Si-yuan LIU" w:date="2026-07-24T14:26:00Z" w16du:dateUtc="2026-07-24T06:26:00Z"/>
          <w:color w:val="000000" w:themeColor="text1"/>
          <w:szCs w:val="24"/>
        </w:rPr>
      </w:pPr>
      <w:ins w:id="3090" w:author="唐潇" w:date="2026-06-04T13:42:00Z">
        <w:del w:id="3091" w:author="Si-yuan LIU" w:date="2026-07-24T14:26:00Z" w16du:dateUtc="2026-07-24T06:26:00Z">
          <w:r w:rsidDel="00964E30">
            <w:rPr>
              <w:rFonts w:hint="eastAsia"/>
              <w:color w:val="000000" w:themeColor="text1"/>
              <w:szCs w:val="24"/>
            </w:rPr>
            <w:delText>奥飞数据与百度科技为代表的终端客户合作紧密，已形成高信任度、高默契度的稳定合作模式。区别于仓储物流、产业园等其他产权类基础设施资产，数据中心服务商除了提供机房、配套设施等基础硬件外，还需要全年</w:delText>
          </w:r>
          <w:r w:rsidDel="00964E30">
            <w:rPr>
              <w:color w:val="000000" w:themeColor="text1"/>
              <w:szCs w:val="24"/>
            </w:rPr>
            <w:delText>24</w:delText>
          </w:r>
          <w:r w:rsidDel="00964E30">
            <w:rPr>
              <w:rFonts w:hint="eastAsia"/>
              <w:color w:val="000000" w:themeColor="text1"/>
              <w:szCs w:val="24"/>
            </w:rPr>
            <w:delText>小时高强度保障客户的服务器及相关设备安全稳定运行，需求响应及故障解决速度要求极高。</w:delText>
          </w:r>
        </w:del>
      </w:ins>
    </w:p>
    <w:p w14:paraId="6F862948" w14:textId="6C6B7F37" w:rsidR="005F457E" w:rsidDel="00964E30" w:rsidRDefault="00000000">
      <w:pPr>
        <w:spacing w:after="0" w:line="312" w:lineRule="auto"/>
        <w:ind w:firstLine="480"/>
        <w:rPr>
          <w:ins w:id="3092" w:author="唐潇" w:date="2026-06-04T13:42:00Z"/>
          <w:del w:id="3093" w:author="Si-yuan LIU" w:date="2026-07-24T14:26:00Z" w16du:dateUtc="2026-07-24T06:26:00Z"/>
          <w:color w:val="000000" w:themeColor="text1"/>
          <w:szCs w:val="24"/>
        </w:rPr>
      </w:pPr>
      <w:ins w:id="3094" w:author="唐潇" w:date="2026-06-04T13:42:00Z">
        <w:del w:id="3095" w:author="Si-yuan LIU" w:date="2026-07-24T14:26:00Z" w16du:dateUtc="2026-07-24T06:26:00Z">
          <w:r w:rsidDel="00964E30">
            <w:rPr>
              <w:rFonts w:hint="eastAsia"/>
              <w:color w:val="000000" w:themeColor="text1"/>
              <w:szCs w:val="24"/>
            </w:rPr>
            <w:delText>奥飞数据自与百度科技建立合作以来，已与百度科技运维团队共同经历了长期的合作，形成了良好的合作互信关系，双方已建立了高度的默契以及高效的合作机制。此外，数据中心迁移是一个耗时、昂贵且密集的过程，稍有不慎将严重影响数据中心的正常运行和安全性，更换数据中心供应商并搬迁的潜在降本空间与面临风险不成正比。百度科技在合约到期后进行续约更有利于保护其自身数据资产的价值。</w:delText>
          </w:r>
        </w:del>
      </w:ins>
    </w:p>
    <w:p w14:paraId="5CE85E58" w14:textId="57A79421" w:rsidR="005F457E" w:rsidDel="00964E30" w:rsidRDefault="00000000">
      <w:pPr>
        <w:spacing w:after="0" w:line="312" w:lineRule="auto"/>
        <w:ind w:firstLine="480"/>
        <w:rPr>
          <w:del w:id="3096" w:author="Si-yuan LIU" w:date="2026-07-24T14:26:00Z" w16du:dateUtc="2026-07-24T06:26:00Z"/>
        </w:rPr>
      </w:pPr>
      <w:ins w:id="3097" w:author="唐潇" w:date="2026-06-04T13:42:00Z">
        <w:del w:id="3098" w:author="Si-yuan LIU" w:date="2026-07-24T14:26:00Z" w16du:dateUtc="2026-07-24T06:26:00Z">
          <w:r w:rsidDel="00964E30">
            <w:rPr>
              <w:rFonts w:hint="eastAsia"/>
              <w:color w:val="000000" w:themeColor="text1"/>
              <w:szCs w:val="24"/>
            </w:rPr>
            <w:delText>除百度科技外，奥飞数据还与众多互联网、云服务、金融行业等客户保持了长期合作关系，客户储备充足。若出现百度不续签的极端情况，本项目也可以凭借项目优质属性，寻找其他优质客户。</w:delText>
          </w:r>
        </w:del>
      </w:ins>
    </w:p>
    <w:p w14:paraId="6AEC4538" w14:textId="0E2BEC34" w:rsidR="005F457E" w:rsidDel="00964E30" w:rsidRDefault="00000000">
      <w:pPr>
        <w:numPr>
          <w:ilvl w:val="0"/>
          <w:numId w:val="2"/>
        </w:numPr>
        <w:spacing w:after="0" w:line="312" w:lineRule="auto"/>
        <w:ind w:firstLine="480"/>
        <w:rPr>
          <w:del w:id="3099" w:author="Si-yuan LIU" w:date="2026-07-24T14:26:00Z" w16du:dateUtc="2026-07-24T06:26:00Z"/>
          <w:color w:val="000000" w:themeColor="text1"/>
          <w:szCs w:val="24"/>
        </w:rPr>
      </w:pPr>
      <w:del w:id="3100" w:author="Si-yuan LIU" w:date="2026-07-24T14:26:00Z" w16du:dateUtc="2026-07-24T06:26:00Z">
        <w:r w:rsidDel="00964E30">
          <w:rPr>
            <w:rFonts w:hint="eastAsia"/>
            <w:color w:val="000000" w:themeColor="text1"/>
            <w:szCs w:val="24"/>
          </w:rPr>
          <w:delText>关联收入情况</w:delText>
        </w:r>
      </w:del>
    </w:p>
    <w:p w14:paraId="1740BBE9" w14:textId="20D318F9" w:rsidR="005F457E" w:rsidDel="00964E30" w:rsidRDefault="00000000">
      <w:pPr>
        <w:spacing w:after="0" w:line="312" w:lineRule="auto"/>
        <w:ind w:firstLine="480"/>
        <w:rPr>
          <w:del w:id="3101" w:author="Si-yuan LIU" w:date="2026-07-24T14:26:00Z" w16du:dateUtc="2026-07-24T06:26:00Z"/>
          <w:color w:val="000000" w:themeColor="text1"/>
          <w:szCs w:val="24"/>
        </w:rPr>
      </w:pPr>
      <w:del w:id="3102" w:author="Si-yuan LIU" w:date="2026-07-24T14:26:00Z" w16du:dateUtc="2026-07-24T06:26:00Z">
        <w:r w:rsidDel="00964E30">
          <w:rPr>
            <w:rFonts w:hint="eastAsia"/>
            <w:color w:val="000000" w:themeColor="text1"/>
            <w:szCs w:val="24"/>
          </w:rPr>
          <w:delText>根据经审计机构审计的南沙大岗数据中心项目最近三年及一期备考财务报表，项目收入中不存在来自与原始权益人属于同一实际控制人的关联方的收入。</w:delText>
        </w:r>
      </w:del>
    </w:p>
    <w:p w14:paraId="77194851" w14:textId="734E62F0" w:rsidR="005F457E" w:rsidDel="00964E30" w:rsidRDefault="00000000">
      <w:pPr>
        <w:numPr>
          <w:ilvl w:val="0"/>
          <w:numId w:val="2"/>
        </w:numPr>
        <w:spacing w:after="0" w:line="312" w:lineRule="auto"/>
        <w:ind w:firstLine="480"/>
        <w:rPr>
          <w:del w:id="3103" w:author="Si-yuan LIU" w:date="2026-07-24T14:26:00Z" w16du:dateUtc="2026-07-24T06:26:00Z"/>
          <w:color w:val="000000" w:themeColor="text1"/>
          <w:szCs w:val="24"/>
        </w:rPr>
      </w:pPr>
      <w:del w:id="3104" w:author="Si-yuan LIU" w:date="2026-07-24T14:26:00Z" w16du:dateUtc="2026-07-24T06:26:00Z">
        <w:r w:rsidDel="00964E30">
          <w:rPr>
            <w:rFonts w:hint="eastAsia"/>
            <w:color w:val="000000" w:themeColor="text1"/>
            <w:szCs w:val="24"/>
          </w:rPr>
          <w:delText>政府补贴情况</w:delText>
        </w:r>
      </w:del>
    </w:p>
    <w:p w14:paraId="718366EB" w14:textId="41866857" w:rsidR="005F457E" w:rsidDel="00964E30" w:rsidRDefault="00000000">
      <w:pPr>
        <w:spacing w:after="0" w:line="312" w:lineRule="auto"/>
        <w:ind w:firstLine="480"/>
        <w:rPr>
          <w:del w:id="3105" w:author="Si-yuan LIU" w:date="2026-07-24T14:26:00Z" w16du:dateUtc="2026-07-24T06:26:00Z"/>
          <w:color w:val="000000" w:themeColor="text1"/>
          <w:szCs w:val="24"/>
        </w:rPr>
      </w:pPr>
      <w:del w:id="3106" w:author="Si-yuan LIU" w:date="2026-07-24T14:26:00Z" w16du:dateUtc="2026-07-24T06:26:00Z">
        <w:r w:rsidDel="00964E30">
          <w:rPr>
            <w:rFonts w:hint="eastAsia"/>
            <w:color w:val="000000" w:themeColor="text1"/>
            <w:szCs w:val="24"/>
          </w:rPr>
          <w:delText>经核查，基础设施项目历史三年及一期收到的政府补贴如下表所示：</w:delText>
        </w:r>
      </w:del>
    </w:p>
    <w:p w14:paraId="13E263D3" w14:textId="5C5DA287" w:rsidR="005F457E" w:rsidDel="00964E30" w:rsidRDefault="005F457E">
      <w:pPr>
        <w:pStyle w:val="a0"/>
        <w:ind w:firstLine="480"/>
        <w:rPr>
          <w:del w:id="3107" w:author="Si-yuan LIU" w:date="2026-07-24T14:26:00Z" w16du:dateUtc="2026-07-24T06:26:00Z"/>
        </w:rPr>
      </w:pPr>
    </w:p>
    <w:p w14:paraId="3CC4BD4D" w14:textId="0F30F57B" w:rsidR="005F457E" w:rsidDel="00964E30" w:rsidRDefault="005F457E">
      <w:pPr>
        <w:pStyle w:val="a0"/>
        <w:ind w:firstLine="480"/>
        <w:rPr>
          <w:del w:id="3108" w:author="Si-yuan LIU" w:date="2026-07-24T14:26:00Z" w16du:dateUtc="2026-07-24T06:26:00Z"/>
        </w:rPr>
      </w:pPr>
    </w:p>
    <w:p w14:paraId="7016EC4E" w14:textId="64461A64" w:rsidR="005F457E" w:rsidDel="00964E30" w:rsidRDefault="005F457E">
      <w:pPr>
        <w:pStyle w:val="a0"/>
        <w:ind w:firstLine="480"/>
        <w:rPr>
          <w:del w:id="3109" w:author="Si-yuan LIU" w:date="2026-07-24T14:26:00Z" w16du:dateUtc="2026-07-24T06:26:00Z"/>
        </w:rPr>
      </w:pPr>
    </w:p>
    <w:p w14:paraId="2AC3C6D5" w14:textId="5830839B" w:rsidR="005F457E" w:rsidDel="00964E30" w:rsidRDefault="00000000">
      <w:pPr>
        <w:spacing w:after="0" w:line="312" w:lineRule="auto"/>
        <w:ind w:firstLineChars="0" w:firstLine="0"/>
        <w:jc w:val="center"/>
        <w:rPr>
          <w:del w:id="3110" w:author="Si-yuan LIU" w:date="2026-07-24T14:26:00Z" w16du:dateUtc="2026-07-24T06:26:00Z"/>
          <w:color w:val="000000" w:themeColor="text1"/>
          <w:szCs w:val="24"/>
        </w:rPr>
      </w:pPr>
      <w:del w:id="3111" w:author="Si-yuan LIU" w:date="2026-07-24T14:26:00Z" w16du:dateUtc="2026-07-24T06:26:00Z">
        <w:r w:rsidDel="00964E30">
          <w:rPr>
            <w:rFonts w:hint="eastAsia"/>
            <w:color w:val="000000" w:themeColor="text1"/>
            <w:szCs w:val="24"/>
          </w:rPr>
          <w:delText>表</w:delText>
        </w:r>
        <w:r w:rsidDel="00964E30">
          <w:rPr>
            <w:color w:val="000000" w:themeColor="text1"/>
            <w:szCs w:val="24"/>
          </w:rPr>
          <w:delText xml:space="preserve"> </w:delText>
        </w:r>
        <w:r w:rsidDel="00964E30">
          <w:rPr>
            <w:color w:val="000000" w:themeColor="text1"/>
            <w:szCs w:val="24"/>
          </w:rPr>
          <w:fldChar w:fldCharType="begin"/>
        </w:r>
        <w:r w:rsidDel="00964E30">
          <w:rPr>
            <w:color w:val="000000" w:themeColor="text1"/>
            <w:szCs w:val="24"/>
          </w:rPr>
          <w:delInstrText xml:space="preserve"> SEQ </w:delInstrText>
        </w:r>
        <w:r w:rsidDel="00964E30">
          <w:rPr>
            <w:rFonts w:hint="eastAsia"/>
            <w:color w:val="000000" w:themeColor="text1"/>
            <w:szCs w:val="24"/>
          </w:rPr>
          <w:delInstrText>表</w:delInstrText>
        </w:r>
        <w:r w:rsidDel="00964E30">
          <w:rPr>
            <w:color w:val="000000" w:themeColor="text1"/>
            <w:szCs w:val="24"/>
          </w:rPr>
          <w:delInstrText xml:space="preserve"> \* ARABIC </w:delInstrText>
        </w:r>
        <w:r w:rsidDel="00964E30">
          <w:rPr>
            <w:color w:val="000000" w:themeColor="text1"/>
            <w:szCs w:val="24"/>
          </w:rPr>
          <w:fldChar w:fldCharType="separate"/>
        </w:r>
      </w:del>
      <w:ins w:id="3112" w:author="怡然 刘 [2]" w:date="2026-07-08T15:02:00Z">
        <w:del w:id="3113" w:author="Si-yuan LIU" w:date="2026-07-24T14:26:00Z" w16du:dateUtc="2026-07-24T06:26:00Z">
          <w:r w:rsidR="004A5B2B" w:rsidDel="00964E30">
            <w:rPr>
              <w:noProof/>
              <w:color w:val="000000" w:themeColor="text1"/>
              <w:szCs w:val="24"/>
            </w:rPr>
            <w:delText>18</w:delText>
          </w:r>
        </w:del>
      </w:ins>
      <w:ins w:id="3114" w:author="Bentayga-" w:date="2026-07-05T17:09:00Z">
        <w:del w:id="3115" w:author="Si-yuan LIU" w:date="2026-07-24T14:26:00Z" w16du:dateUtc="2026-07-24T06:26:00Z">
          <w:r w:rsidDel="00964E30">
            <w:rPr>
              <w:noProof/>
              <w:color w:val="000000" w:themeColor="text1"/>
              <w:szCs w:val="24"/>
            </w:rPr>
            <w:delText>18</w:delText>
          </w:r>
        </w:del>
      </w:ins>
      <w:del w:id="3116" w:author="Si-yuan LIU" w:date="2026-07-24T14:26:00Z" w16du:dateUtc="2026-07-24T06:26:00Z">
        <w:r w:rsidDel="00964E30">
          <w:rPr>
            <w:noProof/>
            <w:color w:val="000000" w:themeColor="text1"/>
            <w:szCs w:val="24"/>
          </w:rPr>
          <w:delText>18</w:delText>
        </w:r>
        <w:r w:rsidDel="00964E30">
          <w:rPr>
            <w:color w:val="000000" w:themeColor="text1"/>
            <w:szCs w:val="24"/>
          </w:rPr>
          <w:fldChar w:fldCharType="end"/>
        </w:r>
        <w:r w:rsidDel="00964E30">
          <w:rPr>
            <w:color w:val="000000" w:themeColor="text1"/>
            <w:szCs w:val="24"/>
          </w:rPr>
          <w:delText xml:space="preserve"> </w:delText>
        </w:r>
        <w:r w:rsidDel="00964E30">
          <w:rPr>
            <w:rFonts w:hint="eastAsia"/>
            <w:color w:val="000000" w:themeColor="text1"/>
            <w:szCs w:val="24"/>
          </w:rPr>
          <w:delText>项目近三年及一期的政府补贴情况</w:delText>
        </w:r>
      </w:del>
    </w:p>
    <w:p w14:paraId="5C1C9A42" w14:textId="1D5B4955" w:rsidR="005F457E" w:rsidDel="00964E30" w:rsidRDefault="00000000">
      <w:pPr>
        <w:keepNext/>
        <w:spacing w:after="0" w:line="240" w:lineRule="auto"/>
        <w:ind w:firstLineChars="0" w:firstLine="0"/>
        <w:jc w:val="right"/>
        <w:rPr>
          <w:del w:id="3117" w:author="Si-yuan LIU" w:date="2026-07-24T14:26:00Z" w16du:dateUtc="2026-07-24T06:26:00Z"/>
          <w:color w:val="000000" w:themeColor="text1"/>
          <w:sz w:val="21"/>
          <w:szCs w:val="21"/>
        </w:rPr>
      </w:pPr>
      <w:del w:id="3118" w:author="Si-yuan LIU" w:date="2026-07-24T14:26:00Z" w16du:dateUtc="2026-07-24T06:26:00Z">
        <w:r w:rsidDel="00964E30">
          <w:rPr>
            <w:rFonts w:hint="eastAsia"/>
            <w:color w:val="000000" w:themeColor="text1"/>
            <w:sz w:val="21"/>
            <w:szCs w:val="21"/>
          </w:rPr>
          <w:delText>单位：万元</w:delText>
        </w:r>
      </w:del>
    </w:p>
    <w:tbl>
      <w:tblPr>
        <w:tblW w:w="99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9"/>
        <w:gridCol w:w="3969"/>
        <w:gridCol w:w="898"/>
        <w:gridCol w:w="898"/>
        <w:gridCol w:w="898"/>
        <w:gridCol w:w="992"/>
        <w:gridCol w:w="1161"/>
      </w:tblGrid>
      <w:tr w:rsidR="005F457E" w:rsidDel="00964E30" w14:paraId="4E8F4D0D" w14:textId="682E52F3">
        <w:trPr>
          <w:cantSplit/>
          <w:trHeight w:val="20"/>
          <w:tblHeader/>
          <w:jc w:val="center"/>
          <w:del w:id="3119" w:author="Si-yuan LIU" w:date="2026-07-24T14:26:00Z" w16du:dateUtc="2026-07-24T06:26:00Z"/>
        </w:trPr>
        <w:tc>
          <w:tcPr>
            <w:tcW w:w="1129" w:type="dxa"/>
            <w:vMerge w:val="restart"/>
            <w:vAlign w:val="center"/>
          </w:tcPr>
          <w:p w14:paraId="5056B4D6" w14:textId="6474BC2A" w:rsidR="005F457E" w:rsidDel="00964E30" w:rsidRDefault="00000000">
            <w:pPr>
              <w:adjustRightInd w:val="0"/>
              <w:snapToGrid w:val="0"/>
              <w:spacing w:after="0" w:line="240" w:lineRule="auto"/>
              <w:ind w:firstLineChars="0" w:firstLine="0"/>
              <w:jc w:val="center"/>
              <w:rPr>
                <w:del w:id="3120" w:author="Si-yuan LIU" w:date="2026-07-24T14:26:00Z" w16du:dateUtc="2026-07-24T06:26:00Z"/>
                <w:b/>
                <w:color w:val="000000" w:themeColor="text1"/>
                <w:sz w:val="21"/>
                <w:szCs w:val="21"/>
                <w:lang w:bidi="ar"/>
              </w:rPr>
            </w:pPr>
            <w:del w:id="3121" w:author="Si-yuan LIU" w:date="2026-07-24T14:26:00Z" w16du:dateUtc="2026-07-24T06:26:00Z">
              <w:r w:rsidDel="00964E30">
                <w:rPr>
                  <w:rFonts w:hint="eastAsia"/>
                  <w:b/>
                  <w:color w:val="000000" w:themeColor="text1"/>
                  <w:sz w:val="21"/>
                  <w:szCs w:val="21"/>
                  <w:lang w:bidi="ar"/>
                </w:rPr>
                <w:delText>补贴</w:delText>
              </w:r>
              <w:r w:rsidDel="00964E30">
                <w:rPr>
                  <w:rFonts w:hint="eastAsia"/>
                  <w:b/>
                  <w:color w:val="000000" w:themeColor="text1"/>
                  <w:sz w:val="21"/>
                  <w:szCs w:val="21"/>
                </w:rPr>
                <w:delText>项目</w:delText>
              </w:r>
            </w:del>
          </w:p>
        </w:tc>
        <w:tc>
          <w:tcPr>
            <w:tcW w:w="3969" w:type="dxa"/>
            <w:vMerge w:val="restart"/>
            <w:vAlign w:val="center"/>
          </w:tcPr>
          <w:p w14:paraId="29644DEF" w14:textId="1B91D6C6" w:rsidR="005F457E" w:rsidDel="00964E30" w:rsidRDefault="00000000">
            <w:pPr>
              <w:keepNext/>
              <w:adjustRightInd w:val="0"/>
              <w:snapToGrid w:val="0"/>
              <w:spacing w:after="0" w:line="240" w:lineRule="auto"/>
              <w:ind w:firstLineChars="0" w:firstLine="0"/>
              <w:jc w:val="center"/>
              <w:rPr>
                <w:del w:id="3122" w:author="Si-yuan LIU" w:date="2026-07-24T14:26:00Z" w16du:dateUtc="2026-07-24T06:26:00Z"/>
                <w:b/>
                <w:color w:val="000000" w:themeColor="text1"/>
                <w:sz w:val="21"/>
                <w:szCs w:val="21"/>
                <w:lang w:bidi="ar"/>
              </w:rPr>
            </w:pPr>
            <w:del w:id="3123" w:author="Si-yuan LIU" w:date="2026-07-24T14:26:00Z" w16du:dateUtc="2026-07-24T06:26:00Z">
              <w:r w:rsidDel="00964E30">
                <w:rPr>
                  <w:rFonts w:hint="eastAsia"/>
                  <w:b/>
                  <w:color w:val="000000" w:themeColor="text1"/>
                  <w:sz w:val="21"/>
                  <w:szCs w:val="21"/>
                  <w:lang w:bidi="ar"/>
                </w:rPr>
                <w:delText>政策依据与相关情况说明</w:delText>
              </w:r>
            </w:del>
          </w:p>
        </w:tc>
        <w:tc>
          <w:tcPr>
            <w:tcW w:w="3686" w:type="dxa"/>
            <w:gridSpan w:val="4"/>
            <w:vAlign w:val="center"/>
          </w:tcPr>
          <w:p w14:paraId="080E9BA6" w14:textId="3F2DE40A" w:rsidR="005F457E" w:rsidDel="00964E30" w:rsidRDefault="00000000">
            <w:pPr>
              <w:keepNext/>
              <w:adjustRightInd w:val="0"/>
              <w:snapToGrid w:val="0"/>
              <w:spacing w:after="0" w:line="240" w:lineRule="auto"/>
              <w:ind w:firstLineChars="0" w:firstLine="0"/>
              <w:jc w:val="center"/>
              <w:rPr>
                <w:del w:id="3124" w:author="Si-yuan LIU" w:date="2026-07-24T14:26:00Z" w16du:dateUtc="2026-07-24T06:26:00Z"/>
                <w:b/>
                <w:color w:val="000000" w:themeColor="text1"/>
                <w:sz w:val="21"/>
                <w:szCs w:val="21"/>
                <w:lang w:bidi="ar"/>
              </w:rPr>
            </w:pPr>
            <w:del w:id="3125" w:author="Si-yuan LIU" w:date="2026-07-24T14:26:00Z" w16du:dateUtc="2026-07-24T06:26:00Z">
              <w:r w:rsidDel="00964E30">
                <w:rPr>
                  <w:rFonts w:hint="eastAsia"/>
                  <w:b/>
                  <w:color w:val="000000" w:themeColor="text1"/>
                  <w:sz w:val="21"/>
                  <w:szCs w:val="21"/>
                  <w:lang w:bidi="ar"/>
                </w:rPr>
                <w:delText>补贴金额</w:delText>
              </w:r>
            </w:del>
          </w:p>
        </w:tc>
        <w:tc>
          <w:tcPr>
            <w:tcW w:w="1161" w:type="dxa"/>
            <w:vMerge w:val="restart"/>
            <w:vAlign w:val="center"/>
          </w:tcPr>
          <w:p w14:paraId="3375F045" w14:textId="294C1E2C" w:rsidR="005F457E" w:rsidDel="00964E30" w:rsidRDefault="00000000">
            <w:pPr>
              <w:keepNext/>
              <w:adjustRightInd w:val="0"/>
              <w:snapToGrid w:val="0"/>
              <w:spacing w:after="0" w:line="240" w:lineRule="auto"/>
              <w:ind w:firstLineChars="0" w:firstLine="0"/>
              <w:jc w:val="center"/>
              <w:rPr>
                <w:del w:id="3126" w:author="Si-yuan LIU" w:date="2026-07-24T14:26:00Z" w16du:dateUtc="2026-07-24T06:26:00Z"/>
                <w:b/>
                <w:color w:val="000000" w:themeColor="text1"/>
                <w:sz w:val="21"/>
                <w:szCs w:val="21"/>
              </w:rPr>
            </w:pPr>
            <w:del w:id="3127" w:author="Si-yuan LIU" w:date="2026-07-24T14:26:00Z" w16du:dateUtc="2026-07-24T06:26:00Z">
              <w:r w:rsidDel="00964E30">
                <w:rPr>
                  <w:rFonts w:hint="eastAsia"/>
                  <w:b/>
                  <w:color w:val="000000" w:themeColor="text1"/>
                  <w:sz w:val="21"/>
                  <w:szCs w:val="21"/>
                </w:rPr>
                <w:delText>截至</w:delText>
              </w:r>
              <w:r w:rsidDel="00964E30">
                <w:rPr>
                  <w:b/>
                  <w:color w:val="000000" w:themeColor="text1"/>
                  <w:sz w:val="21"/>
                  <w:szCs w:val="21"/>
                </w:rPr>
                <w:delText>2026</w:delText>
              </w:r>
              <w:r w:rsidDel="00964E30">
                <w:rPr>
                  <w:rFonts w:hint="eastAsia"/>
                  <w:b/>
                  <w:color w:val="000000" w:themeColor="text1"/>
                  <w:sz w:val="21"/>
                  <w:szCs w:val="21"/>
                </w:rPr>
                <w:delText>年</w:delText>
              </w:r>
              <w:r w:rsidDel="00964E30">
                <w:rPr>
                  <w:b/>
                  <w:color w:val="000000" w:themeColor="text1"/>
                  <w:sz w:val="21"/>
                  <w:szCs w:val="21"/>
                </w:rPr>
                <w:delText>3</w:delText>
              </w:r>
              <w:r w:rsidDel="00964E30">
                <w:rPr>
                  <w:rFonts w:hint="eastAsia"/>
                  <w:b/>
                  <w:color w:val="000000" w:themeColor="text1"/>
                  <w:sz w:val="21"/>
                  <w:szCs w:val="21"/>
                </w:rPr>
                <w:delText>月</w:delText>
              </w:r>
              <w:r w:rsidDel="00964E30">
                <w:rPr>
                  <w:b/>
                  <w:color w:val="000000" w:themeColor="text1"/>
                  <w:sz w:val="21"/>
                  <w:szCs w:val="21"/>
                </w:rPr>
                <w:delText>31</w:delText>
              </w:r>
              <w:r w:rsidDel="00964E30">
                <w:rPr>
                  <w:rFonts w:hint="eastAsia"/>
                  <w:b/>
                  <w:color w:val="000000" w:themeColor="text1"/>
                  <w:sz w:val="21"/>
                  <w:szCs w:val="21"/>
                </w:rPr>
                <w:delText>日已收悉金额</w:delText>
              </w:r>
            </w:del>
          </w:p>
        </w:tc>
      </w:tr>
      <w:tr w:rsidR="005F457E" w:rsidDel="00964E30" w14:paraId="607895E8" w14:textId="5B31DE79">
        <w:trPr>
          <w:cantSplit/>
          <w:trHeight w:val="20"/>
          <w:tblHeader/>
          <w:jc w:val="center"/>
          <w:del w:id="3128" w:author="Si-yuan LIU" w:date="2026-07-24T14:26:00Z" w16du:dateUtc="2026-07-24T06:26:00Z"/>
        </w:trPr>
        <w:tc>
          <w:tcPr>
            <w:tcW w:w="1129" w:type="dxa"/>
            <w:vMerge/>
            <w:vAlign w:val="center"/>
          </w:tcPr>
          <w:p w14:paraId="6A8BB839" w14:textId="543133BB" w:rsidR="005F457E" w:rsidDel="00964E30" w:rsidRDefault="005F457E">
            <w:pPr>
              <w:keepNext/>
              <w:adjustRightInd w:val="0"/>
              <w:snapToGrid w:val="0"/>
              <w:spacing w:after="0" w:line="240" w:lineRule="auto"/>
              <w:ind w:firstLineChars="0" w:firstLine="0"/>
              <w:jc w:val="center"/>
              <w:rPr>
                <w:del w:id="3129" w:author="Si-yuan LIU" w:date="2026-07-24T14:26:00Z" w16du:dateUtc="2026-07-24T06:26:00Z"/>
                <w:b/>
                <w:color w:val="000000" w:themeColor="text1"/>
                <w:sz w:val="21"/>
                <w:szCs w:val="21"/>
                <w:lang w:bidi="ar"/>
              </w:rPr>
            </w:pPr>
          </w:p>
        </w:tc>
        <w:tc>
          <w:tcPr>
            <w:tcW w:w="3969" w:type="dxa"/>
            <w:vMerge/>
            <w:vAlign w:val="center"/>
          </w:tcPr>
          <w:p w14:paraId="0D274E02" w14:textId="7E9A65A5" w:rsidR="005F457E" w:rsidDel="00964E30" w:rsidRDefault="005F457E">
            <w:pPr>
              <w:keepNext/>
              <w:adjustRightInd w:val="0"/>
              <w:snapToGrid w:val="0"/>
              <w:spacing w:after="0" w:line="240" w:lineRule="auto"/>
              <w:ind w:firstLineChars="0" w:firstLine="0"/>
              <w:jc w:val="center"/>
              <w:rPr>
                <w:del w:id="3130" w:author="Si-yuan LIU" w:date="2026-07-24T14:26:00Z" w16du:dateUtc="2026-07-24T06:26:00Z"/>
                <w:b/>
                <w:color w:val="000000" w:themeColor="text1"/>
                <w:sz w:val="21"/>
                <w:szCs w:val="21"/>
                <w:lang w:bidi="ar"/>
              </w:rPr>
            </w:pPr>
          </w:p>
        </w:tc>
        <w:tc>
          <w:tcPr>
            <w:tcW w:w="898" w:type="dxa"/>
            <w:vAlign w:val="center"/>
          </w:tcPr>
          <w:p w14:paraId="37E85A66" w14:textId="3B381A4C" w:rsidR="005F457E" w:rsidDel="00964E30" w:rsidRDefault="00000000">
            <w:pPr>
              <w:keepNext/>
              <w:adjustRightInd w:val="0"/>
              <w:snapToGrid w:val="0"/>
              <w:spacing w:after="0" w:line="240" w:lineRule="auto"/>
              <w:ind w:leftChars="-50" w:left="-120" w:rightChars="-50" w:right="-120" w:firstLineChars="0" w:firstLine="0"/>
              <w:jc w:val="center"/>
              <w:rPr>
                <w:del w:id="3131" w:author="Si-yuan LIU" w:date="2026-07-24T14:26:00Z" w16du:dateUtc="2026-07-24T06:26:00Z"/>
                <w:b/>
                <w:color w:val="000000" w:themeColor="text1"/>
                <w:sz w:val="21"/>
                <w:szCs w:val="21"/>
                <w:lang w:bidi="ar"/>
              </w:rPr>
            </w:pPr>
            <w:del w:id="3132" w:author="Si-yuan LIU" w:date="2026-07-24T14:26:00Z" w16du:dateUtc="2026-07-24T06:26:00Z">
              <w:r w:rsidDel="00964E30">
                <w:rPr>
                  <w:b/>
                  <w:color w:val="000000" w:themeColor="text1"/>
                  <w:sz w:val="21"/>
                  <w:szCs w:val="21"/>
                </w:rPr>
                <w:delText>2023</w:delText>
              </w:r>
              <w:r w:rsidDel="00964E30">
                <w:rPr>
                  <w:rStyle w:val="font21"/>
                  <w:rFonts w:hint="eastAsia"/>
                  <w:b/>
                  <w:color w:val="000000" w:themeColor="text1"/>
                </w:rPr>
                <w:delText>年</w:delText>
              </w:r>
            </w:del>
          </w:p>
        </w:tc>
        <w:tc>
          <w:tcPr>
            <w:tcW w:w="898" w:type="dxa"/>
            <w:vAlign w:val="center"/>
          </w:tcPr>
          <w:p w14:paraId="67E0D351" w14:textId="79AF86A1" w:rsidR="005F457E" w:rsidDel="00964E30" w:rsidRDefault="00000000">
            <w:pPr>
              <w:keepNext/>
              <w:adjustRightInd w:val="0"/>
              <w:snapToGrid w:val="0"/>
              <w:spacing w:after="0" w:line="240" w:lineRule="auto"/>
              <w:ind w:leftChars="-50" w:left="-120" w:rightChars="-50" w:right="-120" w:firstLineChars="0" w:firstLine="0"/>
              <w:jc w:val="center"/>
              <w:rPr>
                <w:del w:id="3133" w:author="Si-yuan LIU" w:date="2026-07-24T14:26:00Z" w16du:dateUtc="2026-07-24T06:26:00Z"/>
                <w:b/>
                <w:color w:val="000000" w:themeColor="text1"/>
                <w:sz w:val="21"/>
                <w:szCs w:val="21"/>
                <w:lang w:bidi="ar"/>
              </w:rPr>
            </w:pPr>
            <w:del w:id="3134" w:author="Si-yuan LIU" w:date="2026-07-24T14:26:00Z" w16du:dateUtc="2026-07-24T06:26:00Z">
              <w:r w:rsidDel="00964E30">
                <w:rPr>
                  <w:b/>
                  <w:color w:val="000000" w:themeColor="text1"/>
                  <w:sz w:val="21"/>
                  <w:szCs w:val="21"/>
                </w:rPr>
                <w:delText>2024</w:delText>
              </w:r>
              <w:r w:rsidDel="00964E30">
                <w:rPr>
                  <w:rStyle w:val="font21"/>
                  <w:rFonts w:hint="eastAsia"/>
                  <w:b/>
                  <w:color w:val="000000" w:themeColor="text1"/>
                </w:rPr>
                <w:delText>年</w:delText>
              </w:r>
            </w:del>
          </w:p>
        </w:tc>
        <w:tc>
          <w:tcPr>
            <w:tcW w:w="898" w:type="dxa"/>
            <w:vAlign w:val="center"/>
          </w:tcPr>
          <w:p w14:paraId="3717C994" w14:textId="72BE84E3" w:rsidR="005F457E" w:rsidDel="00964E30" w:rsidRDefault="00000000">
            <w:pPr>
              <w:keepNext/>
              <w:adjustRightInd w:val="0"/>
              <w:snapToGrid w:val="0"/>
              <w:spacing w:after="0" w:line="240" w:lineRule="auto"/>
              <w:ind w:leftChars="-50" w:left="-120" w:rightChars="-50" w:right="-120" w:firstLineChars="0" w:firstLine="0"/>
              <w:jc w:val="center"/>
              <w:rPr>
                <w:del w:id="3135" w:author="Si-yuan LIU" w:date="2026-07-24T14:26:00Z" w16du:dateUtc="2026-07-24T06:26:00Z"/>
                <w:b/>
                <w:color w:val="000000" w:themeColor="text1"/>
                <w:sz w:val="21"/>
                <w:szCs w:val="21"/>
                <w:lang w:bidi="ar"/>
              </w:rPr>
            </w:pPr>
            <w:del w:id="3136" w:author="Si-yuan LIU" w:date="2026-07-24T14:26:00Z" w16du:dateUtc="2026-07-24T06:26:00Z">
              <w:r w:rsidDel="00964E30">
                <w:rPr>
                  <w:b/>
                  <w:color w:val="000000" w:themeColor="text1"/>
                  <w:sz w:val="21"/>
                  <w:szCs w:val="21"/>
                </w:rPr>
                <w:delText>2025</w:delText>
              </w:r>
              <w:r w:rsidDel="00964E30">
                <w:rPr>
                  <w:rStyle w:val="font21"/>
                  <w:rFonts w:hint="eastAsia"/>
                  <w:b/>
                  <w:color w:val="000000" w:themeColor="text1"/>
                </w:rPr>
                <w:delText>年</w:delText>
              </w:r>
            </w:del>
          </w:p>
        </w:tc>
        <w:tc>
          <w:tcPr>
            <w:tcW w:w="992" w:type="dxa"/>
            <w:vAlign w:val="center"/>
          </w:tcPr>
          <w:p w14:paraId="269D15F9" w14:textId="4A08D835" w:rsidR="005F457E" w:rsidDel="00964E30" w:rsidRDefault="00000000">
            <w:pPr>
              <w:keepNext/>
              <w:adjustRightInd w:val="0"/>
              <w:snapToGrid w:val="0"/>
              <w:spacing w:after="0" w:line="240" w:lineRule="auto"/>
              <w:ind w:firstLineChars="0" w:firstLine="0"/>
              <w:jc w:val="center"/>
              <w:rPr>
                <w:del w:id="3137" w:author="Si-yuan LIU" w:date="2026-07-24T14:26:00Z" w16du:dateUtc="2026-07-24T06:26:00Z"/>
                <w:b/>
                <w:color w:val="000000" w:themeColor="text1"/>
                <w:sz w:val="21"/>
                <w:szCs w:val="21"/>
                <w:lang w:bidi="ar"/>
              </w:rPr>
            </w:pPr>
            <w:del w:id="3138" w:author="Si-yuan LIU" w:date="2026-07-24T14:26:00Z" w16du:dateUtc="2026-07-24T06:26:00Z">
              <w:r w:rsidDel="00964E30">
                <w:rPr>
                  <w:b/>
                  <w:color w:val="000000" w:themeColor="text1"/>
                  <w:sz w:val="21"/>
                  <w:szCs w:val="21"/>
                </w:rPr>
                <w:delText>2026</w:delText>
              </w:r>
              <w:r w:rsidDel="00964E30">
                <w:rPr>
                  <w:rFonts w:hint="eastAsia"/>
                  <w:b/>
                  <w:color w:val="000000" w:themeColor="text1"/>
                  <w:sz w:val="21"/>
                  <w:szCs w:val="21"/>
                </w:rPr>
                <w:delText>年</w:delText>
              </w:r>
              <w:r w:rsidDel="00964E30">
                <w:rPr>
                  <w:b/>
                  <w:color w:val="000000" w:themeColor="text1"/>
                  <w:sz w:val="21"/>
                  <w:szCs w:val="21"/>
                </w:rPr>
                <w:delText>1-3</w:delText>
              </w:r>
              <w:r w:rsidDel="00964E30">
                <w:rPr>
                  <w:rFonts w:hint="eastAsia"/>
                  <w:b/>
                  <w:color w:val="000000" w:themeColor="text1"/>
                  <w:sz w:val="21"/>
                  <w:szCs w:val="21"/>
                </w:rPr>
                <w:delText>月</w:delText>
              </w:r>
            </w:del>
          </w:p>
        </w:tc>
        <w:tc>
          <w:tcPr>
            <w:tcW w:w="1161" w:type="dxa"/>
            <w:vMerge/>
            <w:vAlign w:val="center"/>
          </w:tcPr>
          <w:p w14:paraId="7360B7D0" w14:textId="505B5753" w:rsidR="005F457E" w:rsidDel="00964E30" w:rsidRDefault="005F457E">
            <w:pPr>
              <w:keepNext/>
              <w:adjustRightInd w:val="0"/>
              <w:snapToGrid w:val="0"/>
              <w:spacing w:after="0" w:line="240" w:lineRule="auto"/>
              <w:ind w:firstLineChars="0" w:firstLine="0"/>
              <w:jc w:val="center"/>
              <w:rPr>
                <w:del w:id="3139" w:author="Si-yuan LIU" w:date="2026-07-24T14:26:00Z" w16du:dateUtc="2026-07-24T06:26:00Z"/>
                <w:b/>
                <w:color w:val="000000" w:themeColor="text1"/>
                <w:sz w:val="21"/>
                <w:szCs w:val="21"/>
                <w:lang w:bidi="ar"/>
              </w:rPr>
            </w:pPr>
          </w:p>
        </w:tc>
      </w:tr>
      <w:tr w:rsidR="005F457E" w:rsidDel="00964E30" w14:paraId="4FDF3E65" w14:textId="3D2E2104">
        <w:trPr>
          <w:cantSplit/>
          <w:trHeight w:val="20"/>
          <w:jc w:val="center"/>
          <w:del w:id="3140" w:author="Si-yuan LIU" w:date="2026-07-24T14:26:00Z" w16du:dateUtc="2026-07-24T06:26:00Z"/>
        </w:trPr>
        <w:tc>
          <w:tcPr>
            <w:tcW w:w="1129" w:type="dxa"/>
            <w:vAlign w:val="center"/>
          </w:tcPr>
          <w:p w14:paraId="0D1BBC20" w14:textId="1F77E2EC" w:rsidR="005F457E" w:rsidDel="00964E30" w:rsidRDefault="00000000">
            <w:pPr>
              <w:adjustRightInd w:val="0"/>
              <w:snapToGrid w:val="0"/>
              <w:spacing w:after="0" w:line="240" w:lineRule="auto"/>
              <w:ind w:firstLineChars="0" w:firstLine="0"/>
              <w:jc w:val="center"/>
              <w:rPr>
                <w:del w:id="3141" w:author="Si-yuan LIU" w:date="2026-07-24T14:26:00Z" w16du:dateUtc="2026-07-24T06:26:00Z"/>
                <w:color w:val="000000" w:themeColor="text1"/>
                <w:sz w:val="21"/>
                <w:szCs w:val="21"/>
                <w:lang w:bidi="ar"/>
              </w:rPr>
            </w:pPr>
            <w:del w:id="3142" w:author="Si-yuan LIU" w:date="2026-07-24T14:26:00Z" w16du:dateUtc="2026-07-24T06:26:00Z">
              <w:r w:rsidDel="00964E30">
                <w:rPr>
                  <w:color w:val="000000" w:themeColor="text1"/>
                  <w:sz w:val="21"/>
                  <w:szCs w:val="21"/>
                  <w:lang w:bidi="ar"/>
                </w:rPr>
                <w:delText>2023</w:delText>
              </w:r>
              <w:r w:rsidDel="00964E30">
                <w:rPr>
                  <w:rFonts w:hint="eastAsia"/>
                  <w:color w:val="000000" w:themeColor="text1"/>
                  <w:sz w:val="21"/>
                  <w:szCs w:val="21"/>
                  <w:lang w:bidi="ar"/>
                </w:rPr>
                <w:delText>年省级打好污染防治攻坚战（节能降耗）专项资金项目</w:delText>
              </w:r>
            </w:del>
          </w:p>
        </w:tc>
        <w:tc>
          <w:tcPr>
            <w:tcW w:w="3969" w:type="dxa"/>
            <w:vAlign w:val="center"/>
          </w:tcPr>
          <w:p w14:paraId="7C0CDF1A" w14:textId="20770CF2" w:rsidR="005F457E" w:rsidDel="00964E30" w:rsidRDefault="00000000">
            <w:pPr>
              <w:adjustRightInd w:val="0"/>
              <w:snapToGrid w:val="0"/>
              <w:spacing w:after="0" w:line="240" w:lineRule="auto"/>
              <w:ind w:firstLineChars="0" w:firstLine="0"/>
              <w:rPr>
                <w:del w:id="3143" w:author="Si-yuan LIU" w:date="2026-07-24T14:26:00Z" w16du:dateUtc="2026-07-24T06:26:00Z"/>
                <w:color w:val="000000" w:themeColor="text1"/>
                <w:sz w:val="21"/>
                <w:szCs w:val="21"/>
                <w:lang w:bidi="ar"/>
              </w:rPr>
            </w:pPr>
            <w:del w:id="3144" w:author="Si-yuan LIU" w:date="2026-07-24T14:26:00Z" w16du:dateUtc="2026-07-24T06:26:00Z">
              <w:r w:rsidDel="00964E30">
                <w:rPr>
                  <w:rFonts w:hint="eastAsia"/>
                  <w:color w:val="000000" w:themeColor="text1"/>
                  <w:sz w:val="21"/>
                  <w:szCs w:val="21"/>
                  <w:lang w:bidi="ar"/>
                </w:rPr>
                <w:delText>根据《广东省省级财政专项资金管理办法</w:delText>
              </w:r>
              <w:r w:rsidDel="00964E30">
                <w:rPr>
                  <w:color w:val="000000" w:themeColor="text1"/>
                  <w:sz w:val="21"/>
                  <w:szCs w:val="21"/>
                  <w:lang w:bidi="ar"/>
                </w:rPr>
                <w:delText>(</w:delText>
              </w:r>
              <w:r w:rsidDel="00964E30">
                <w:rPr>
                  <w:rFonts w:hint="eastAsia"/>
                  <w:color w:val="000000" w:themeColor="text1"/>
                  <w:sz w:val="21"/>
                  <w:szCs w:val="21"/>
                  <w:lang w:bidi="ar"/>
                </w:rPr>
                <w:delText>试行</w:delText>
              </w:r>
              <w:r w:rsidDel="00964E30">
                <w:rPr>
                  <w:color w:val="000000" w:themeColor="text1"/>
                  <w:sz w:val="21"/>
                  <w:szCs w:val="21"/>
                  <w:lang w:bidi="ar"/>
                </w:rPr>
                <w:delText>)</w:delText>
              </w:r>
              <w:r w:rsidDel="00964E30">
                <w:rPr>
                  <w:rFonts w:hint="eastAsia"/>
                  <w:color w:val="000000" w:themeColor="text1"/>
                  <w:sz w:val="21"/>
                  <w:szCs w:val="21"/>
                  <w:lang w:bidi="ar"/>
                </w:rPr>
                <w:delText>》（粤府</w:delText>
              </w:r>
              <w:r w:rsidDel="00964E30">
                <w:rPr>
                  <w:rFonts w:hint="eastAsia"/>
                  <w:color w:val="000000" w:themeColor="text1"/>
                  <w:sz w:val="21"/>
                  <w:szCs w:val="21"/>
                  <w:lang w:bidi="ar"/>
                </w:rPr>
                <w:delText>[2018]120</w:delText>
              </w:r>
              <w:r w:rsidDel="00964E30">
                <w:rPr>
                  <w:rFonts w:hint="eastAsia"/>
                  <w:color w:val="000000" w:themeColor="text1"/>
                  <w:sz w:val="21"/>
                  <w:szCs w:val="21"/>
                  <w:lang w:bidi="ar"/>
                </w:rPr>
                <w:delText>号）、《广东省省级财政资金项目库管理办法</w:delText>
              </w:r>
              <w:r w:rsidDel="00964E30">
                <w:rPr>
                  <w:color w:val="000000" w:themeColor="text1"/>
                  <w:sz w:val="21"/>
                  <w:szCs w:val="21"/>
                  <w:lang w:bidi="ar"/>
                </w:rPr>
                <w:delText>(</w:delText>
              </w:r>
              <w:r w:rsidDel="00964E30">
                <w:rPr>
                  <w:rFonts w:hint="eastAsia"/>
                  <w:color w:val="000000" w:themeColor="text1"/>
                  <w:sz w:val="21"/>
                  <w:szCs w:val="21"/>
                  <w:lang w:bidi="ar"/>
                </w:rPr>
                <w:delText>试行</w:delText>
              </w:r>
              <w:r w:rsidDel="00964E30">
                <w:rPr>
                  <w:color w:val="000000" w:themeColor="text1"/>
                  <w:sz w:val="21"/>
                  <w:szCs w:val="21"/>
                  <w:lang w:bidi="ar"/>
                </w:rPr>
                <w:delText>)</w:delText>
              </w:r>
              <w:r w:rsidDel="00964E30">
                <w:rPr>
                  <w:rFonts w:hint="eastAsia"/>
                  <w:color w:val="000000" w:themeColor="text1"/>
                  <w:sz w:val="21"/>
                  <w:szCs w:val="21"/>
                  <w:lang w:bidi="ar"/>
                </w:rPr>
                <w:delText>》（粤财预</w:delText>
              </w:r>
              <w:r w:rsidDel="00964E30">
                <w:rPr>
                  <w:rFonts w:hint="eastAsia"/>
                  <w:color w:val="000000" w:themeColor="text1"/>
                  <w:sz w:val="21"/>
                  <w:szCs w:val="21"/>
                  <w:lang w:bidi="ar"/>
                </w:rPr>
                <w:delText>[2018]263</w:delText>
              </w:r>
              <w:r w:rsidDel="00964E30">
                <w:rPr>
                  <w:rFonts w:hint="eastAsia"/>
                  <w:color w:val="000000" w:themeColor="text1"/>
                  <w:sz w:val="21"/>
                  <w:szCs w:val="21"/>
                  <w:lang w:bidi="ar"/>
                </w:rPr>
                <w:delText>号）、《省能源局经管节能降耗和充电基础设施建设专项资金管理办法》（粤财工</w:delText>
              </w:r>
              <w:r w:rsidDel="00964E30">
                <w:rPr>
                  <w:rFonts w:hint="eastAsia"/>
                  <w:color w:val="000000" w:themeColor="text1"/>
                  <w:sz w:val="21"/>
                  <w:szCs w:val="21"/>
                  <w:lang w:bidi="ar"/>
                </w:rPr>
                <w:delText>[2020]40</w:delText>
              </w:r>
              <w:r w:rsidDel="00964E30">
                <w:rPr>
                  <w:rFonts w:hint="eastAsia"/>
                  <w:color w:val="000000" w:themeColor="text1"/>
                  <w:sz w:val="21"/>
                  <w:szCs w:val="21"/>
                  <w:lang w:bidi="ar"/>
                </w:rPr>
                <w:delText>号）等有关规定，对于（</w:delText>
              </w:r>
              <w:r w:rsidDel="00964E30">
                <w:rPr>
                  <w:rFonts w:hint="eastAsia"/>
                  <w:color w:val="000000" w:themeColor="text1"/>
                  <w:sz w:val="21"/>
                  <w:szCs w:val="21"/>
                  <w:lang w:bidi="ar"/>
                </w:rPr>
                <w:delText>1</w:delText>
              </w:r>
              <w:r w:rsidDel="00964E30">
                <w:rPr>
                  <w:rFonts w:hint="eastAsia"/>
                  <w:color w:val="000000" w:themeColor="text1"/>
                  <w:sz w:val="21"/>
                  <w:szCs w:val="21"/>
                  <w:lang w:bidi="ar"/>
                </w:rPr>
                <w:delText>）重点领域节能降碳改造项目；（</w:delText>
              </w:r>
              <w:r w:rsidDel="00964E30">
                <w:rPr>
                  <w:color w:val="000000" w:themeColor="text1"/>
                  <w:sz w:val="21"/>
                  <w:szCs w:val="21"/>
                  <w:lang w:bidi="ar"/>
                </w:rPr>
                <w:delText>2</w:delText>
              </w:r>
              <w:r w:rsidDel="00964E30">
                <w:rPr>
                  <w:rFonts w:hint="eastAsia"/>
                  <w:color w:val="000000" w:themeColor="text1"/>
                  <w:sz w:val="21"/>
                  <w:szCs w:val="21"/>
                  <w:lang w:bidi="ar"/>
                </w:rPr>
                <w:delText>）先进节能技术示范项目；（</w:delText>
              </w:r>
              <w:r w:rsidDel="00964E30">
                <w:rPr>
                  <w:color w:val="000000" w:themeColor="text1"/>
                  <w:sz w:val="21"/>
                  <w:szCs w:val="21"/>
                  <w:lang w:bidi="ar"/>
                </w:rPr>
                <w:delText>3</w:delText>
              </w:r>
              <w:r w:rsidDel="00964E30">
                <w:rPr>
                  <w:rFonts w:hint="eastAsia"/>
                  <w:color w:val="000000" w:themeColor="text1"/>
                  <w:sz w:val="21"/>
                  <w:szCs w:val="21"/>
                  <w:lang w:bidi="ar"/>
                </w:rPr>
                <w:delText>）高效节能装备制造产业化项目；（</w:delText>
              </w:r>
              <w:r w:rsidDel="00964E30">
                <w:rPr>
                  <w:color w:val="000000" w:themeColor="text1"/>
                  <w:sz w:val="21"/>
                  <w:szCs w:val="21"/>
                  <w:lang w:bidi="ar"/>
                </w:rPr>
                <w:delText>4</w:delText>
              </w:r>
              <w:r w:rsidDel="00964E30">
                <w:rPr>
                  <w:rFonts w:hint="eastAsia"/>
                  <w:color w:val="000000" w:themeColor="text1"/>
                  <w:sz w:val="21"/>
                  <w:szCs w:val="21"/>
                  <w:lang w:bidi="ar"/>
                </w:rPr>
                <w:delText>）公共机构节能示范项目进行支持，并结合专项资金年度预算额度及以往专项资金使用情况等进行</w:delText>
              </w:r>
              <w:r w:rsidDel="00964E30">
                <w:rPr>
                  <w:color w:val="000000" w:themeColor="text1"/>
                  <w:sz w:val="21"/>
                  <w:szCs w:val="21"/>
                  <w:lang w:bidi="ar"/>
                </w:rPr>
                <w:delText>2023</w:delText>
              </w:r>
              <w:r w:rsidDel="00964E30">
                <w:rPr>
                  <w:rFonts w:hint="eastAsia"/>
                  <w:color w:val="000000" w:themeColor="text1"/>
                  <w:sz w:val="21"/>
                  <w:szCs w:val="21"/>
                  <w:lang w:bidi="ar"/>
                </w:rPr>
                <w:delText>年省级节能降耗专项资金分配</w:delText>
              </w:r>
            </w:del>
          </w:p>
        </w:tc>
        <w:tc>
          <w:tcPr>
            <w:tcW w:w="898" w:type="dxa"/>
            <w:vAlign w:val="center"/>
          </w:tcPr>
          <w:p w14:paraId="14D7F397" w14:textId="18033C8F" w:rsidR="005F457E" w:rsidDel="00964E30" w:rsidRDefault="00000000">
            <w:pPr>
              <w:adjustRightInd w:val="0"/>
              <w:snapToGrid w:val="0"/>
              <w:spacing w:after="0" w:line="240" w:lineRule="auto"/>
              <w:ind w:leftChars="-50" w:left="-120" w:rightChars="-50" w:right="-120" w:firstLineChars="0" w:firstLine="0"/>
              <w:jc w:val="right"/>
              <w:rPr>
                <w:del w:id="3145" w:author="Si-yuan LIU" w:date="2026-07-24T14:26:00Z" w16du:dateUtc="2026-07-24T06:26:00Z"/>
                <w:color w:val="000000" w:themeColor="text1"/>
                <w:sz w:val="21"/>
                <w:szCs w:val="21"/>
                <w:lang w:bidi="ar"/>
              </w:rPr>
            </w:pPr>
            <w:del w:id="3146" w:author="Si-yuan LIU" w:date="2026-07-24T14:26:00Z" w16du:dateUtc="2026-07-24T06:26:00Z">
              <w:r w:rsidDel="00964E30">
                <w:rPr>
                  <w:color w:val="000000" w:themeColor="text1"/>
                  <w:sz w:val="21"/>
                  <w:szCs w:val="21"/>
                  <w:lang w:bidi="ar"/>
                </w:rPr>
                <w:delText>500.00</w:delText>
              </w:r>
            </w:del>
          </w:p>
        </w:tc>
        <w:tc>
          <w:tcPr>
            <w:tcW w:w="898" w:type="dxa"/>
            <w:vAlign w:val="center"/>
          </w:tcPr>
          <w:p w14:paraId="3BA8A72C" w14:textId="0D3032E1" w:rsidR="005F457E" w:rsidDel="00964E30" w:rsidRDefault="00000000">
            <w:pPr>
              <w:adjustRightInd w:val="0"/>
              <w:snapToGrid w:val="0"/>
              <w:spacing w:after="0" w:line="240" w:lineRule="auto"/>
              <w:ind w:leftChars="-50" w:left="-120" w:rightChars="-50" w:right="-120" w:firstLineChars="0" w:firstLine="0"/>
              <w:jc w:val="right"/>
              <w:rPr>
                <w:del w:id="3147" w:author="Si-yuan LIU" w:date="2026-07-24T14:26:00Z" w16du:dateUtc="2026-07-24T06:26:00Z"/>
                <w:color w:val="000000" w:themeColor="text1"/>
                <w:sz w:val="21"/>
                <w:szCs w:val="21"/>
                <w:lang w:bidi="ar"/>
              </w:rPr>
            </w:pPr>
            <w:del w:id="3148" w:author="Si-yuan LIU" w:date="2026-07-24T14:26:00Z" w16du:dateUtc="2026-07-24T06:26:00Z">
              <w:r w:rsidDel="00964E30">
                <w:rPr>
                  <w:rFonts w:hint="eastAsia"/>
                  <w:color w:val="000000" w:themeColor="text1"/>
                  <w:sz w:val="21"/>
                  <w:szCs w:val="21"/>
                  <w:lang w:bidi="ar"/>
                </w:rPr>
                <w:delText>-</w:delText>
              </w:r>
            </w:del>
          </w:p>
        </w:tc>
        <w:tc>
          <w:tcPr>
            <w:tcW w:w="898" w:type="dxa"/>
            <w:vAlign w:val="center"/>
          </w:tcPr>
          <w:p w14:paraId="5022091E" w14:textId="1E35FDE7" w:rsidR="005F457E" w:rsidDel="00964E30" w:rsidRDefault="00000000">
            <w:pPr>
              <w:adjustRightInd w:val="0"/>
              <w:snapToGrid w:val="0"/>
              <w:spacing w:after="0" w:line="240" w:lineRule="auto"/>
              <w:ind w:leftChars="-50" w:left="-120" w:rightChars="-50" w:right="-120" w:firstLineChars="0" w:firstLine="0"/>
              <w:jc w:val="right"/>
              <w:rPr>
                <w:del w:id="3149" w:author="Si-yuan LIU" w:date="2026-07-24T14:26:00Z" w16du:dateUtc="2026-07-24T06:26:00Z"/>
                <w:color w:val="000000" w:themeColor="text1"/>
                <w:sz w:val="21"/>
                <w:szCs w:val="21"/>
                <w:lang w:bidi="ar"/>
              </w:rPr>
            </w:pPr>
            <w:del w:id="3150" w:author="Si-yuan LIU" w:date="2026-07-24T14:26:00Z" w16du:dateUtc="2026-07-24T06:26:00Z">
              <w:r w:rsidDel="00964E30">
                <w:rPr>
                  <w:color w:val="000000" w:themeColor="text1"/>
                  <w:sz w:val="21"/>
                  <w:szCs w:val="21"/>
                  <w:lang w:bidi="ar"/>
                </w:rPr>
                <w:delText>-</w:delText>
              </w:r>
            </w:del>
          </w:p>
        </w:tc>
        <w:tc>
          <w:tcPr>
            <w:tcW w:w="992" w:type="dxa"/>
            <w:vAlign w:val="center"/>
          </w:tcPr>
          <w:p w14:paraId="44C49E56" w14:textId="5ADD8B13" w:rsidR="005F457E" w:rsidDel="00964E30" w:rsidRDefault="00000000">
            <w:pPr>
              <w:adjustRightInd w:val="0"/>
              <w:snapToGrid w:val="0"/>
              <w:spacing w:after="0" w:line="240" w:lineRule="auto"/>
              <w:ind w:firstLineChars="0" w:firstLine="0"/>
              <w:jc w:val="right"/>
              <w:rPr>
                <w:del w:id="3151" w:author="Si-yuan LIU" w:date="2026-07-24T14:26:00Z" w16du:dateUtc="2026-07-24T06:26:00Z"/>
                <w:color w:val="000000" w:themeColor="text1"/>
                <w:sz w:val="21"/>
                <w:szCs w:val="21"/>
                <w:lang w:bidi="ar"/>
              </w:rPr>
            </w:pPr>
            <w:del w:id="3152" w:author="Si-yuan LIU" w:date="2026-07-24T14:26:00Z" w16du:dateUtc="2026-07-24T06:26:00Z">
              <w:r w:rsidDel="00964E30">
                <w:rPr>
                  <w:color w:val="000000" w:themeColor="text1"/>
                  <w:sz w:val="21"/>
                  <w:szCs w:val="21"/>
                  <w:lang w:bidi="ar"/>
                </w:rPr>
                <w:delText>-</w:delText>
              </w:r>
            </w:del>
          </w:p>
        </w:tc>
        <w:tc>
          <w:tcPr>
            <w:tcW w:w="1161" w:type="dxa"/>
            <w:vAlign w:val="center"/>
          </w:tcPr>
          <w:p w14:paraId="45FB2C4C" w14:textId="62B4625B" w:rsidR="005F457E" w:rsidDel="00964E30" w:rsidRDefault="00000000">
            <w:pPr>
              <w:adjustRightInd w:val="0"/>
              <w:snapToGrid w:val="0"/>
              <w:spacing w:after="0" w:line="240" w:lineRule="auto"/>
              <w:ind w:firstLineChars="0" w:firstLine="0"/>
              <w:jc w:val="right"/>
              <w:rPr>
                <w:del w:id="3153" w:author="Si-yuan LIU" w:date="2026-07-24T14:26:00Z" w16du:dateUtc="2026-07-24T06:26:00Z"/>
                <w:color w:val="000000" w:themeColor="text1"/>
                <w:sz w:val="21"/>
                <w:szCs w:val="21"/>
                <w:lang w:bidi="ar"/>
              </w:rPr>
            </w:pPr>
            <w:del w:id="3154" w:author="Si-yuan LIU" w:date="2026-07-24T14:26:00Z" w16du:dateUtc="2026-07-24T06:26:00Z">
              <w:r w:rsidDel="00964E30">
                <w:rPr>
                  <w:color w:val="000000" w:themeColor="text1"/>
                  <w:sz w:val="21"/>
                  <w:szCs w:val="21"/>
                  <w:lang w:bidi="ar"/>
                </w:rPr>
                <w:delText>500.00</w:delText>
              </w:r>
            </w:del>
          </w:p>
        </w:tc>
      </w:tr>
      <w:tr w:rsidR="005F457E" w:rsidDel="00964E30" w14:paraId="2FD52C68" w14:textId="0A714CC1">
        <w:trPr>
          <w:cantSplit/>
          <w:trHeight w:val="20"/>
          <w:jc w:val="center"/>
          <w:del w:id="3155" w:author="Si-yuan LIU" w:date="2026-07-24T14:26:00Z" w16du:dateUtc="2026-07-24T06:26:00Z"/>
        </w:trPr>
        <w:tc>
          <w:tcPr>
            <w:tcW w:w="1129" w:type="dxa"/>
            <w:vAlign w:val="center"/>
          </w:tcPr>
          <w:p w14:paraId="426979EA" w14:textId="22D013DF" w:rsidR="005F457E" w:rsidDel="00964E30" w:rsidRDefault="00000000">
            <w:pPr>
              <w:adjustRightInd w:val="0"/>
              <w:snapToGrid w:val="0"/>
              <w:spacing w:after="0" w:line="240" w:lineRule="auto"/>
              <w:ind w:firstLineChars="0" w:firstLine="0"/>
              <w:jc w:val="center"/>
              <w:rPr>
                <w:del w:id="3156" w:author="Si-yuan LIU" w:date="2026-07-24T14:26:00Z" w16du:dateUtc="2026-07-24T06:26:00Z"/>
                <w:color w:val="000000" w:themeColor="text1"/>
                <w:sz w:val="21"/>
                <w:szCs w:val="21"/>
              </w:rPr>
            </w:pPr>
            <w:del w:id="3157" w:author="Si-yuan LIU" w:date="2026-07-24T14:26:00Z" w16du:dateUtc="2026-07-24T06:26:00Z">
              <w:r w:rsidDel="00964E30">
                <w:rPr>
                  <w:rFonts w:hint="eastAsia"/>
                  <w:color w:val="000000" w:themeColor="text1"/>
                  <w:sz w:val="21"/>
                  <w:szCs w:val="21"/>
                </w:rPr>
                <w:delText>其他</w:delText>
              </w:r>
            </w:del>
          </w:p>
        </w:tc>
        <w:tc>
          <w:tcPr>
            <w:tcW w:w="3969" w:type="dxa"/>
            <w:vAlign w:val="center"/>
          </w:tcPr>
          <w:p w14:paraId="6376DBF3" w14:textId="75F94437" w:rsidR="005F457E" w:rsidDel="00964E30" w:rsidRDefault="00000000">
            <w:pPr>
              <w:adjustRightInd w:val="0"/>
              <w:snapToGrid w:val="0"/>
              <w:spacing w:after="0" w:line="240" w:lineRule="auto"/>
              <w:ind w:firstLineChars="0" w:firstLine="0"/>
              <w:rPr>
                <w:del w:id="3158" w:author="Si-yuan LIU" w:date="2026-07-24T14:26:00Z" w16du:dateUtc="2026-07-24T06:26:00Z"/>
                <w:color w:val="000000" w:themeColor="text1"/>
                <w:sz w:val="21"/>
                <w:szCs w:val="21"/>
                <w:lang w:bidi="ar"/>
              </w:rPr>
            </w:pPr>
            <w:del w:id="3159" w:author="Si-yuan LIU" w:date="2026-07-24T14:26:00Z" w16du:dateUtc="2026-07-24T06:26:00Z">
              <w:r w:rsidDel="00964E30">
                <w:rPr>
                  <w:color w:val="000000" w:themeColor="text1"/>
                  <w:sz w:val="21"/>
                  <w:szCs w:val="21"/>
                  <w:lang w:bidi="ar"/>
                </w:rPr>
                <w:delText>-</w:delText>
              </w:r>
            </w:del>
          </w:p>
        </w:tc>
        <w:tc>
          <w:tcPr>
            <w:tcW w:w="898" w:type="dxa"/>
            <w:vAlign w:val="center"/>
          </w:tcPr>
          <w:p w14:paraId="61E0E03A" w14:textId="7A0FA7AB" w:rsidR="005F457E" w:rsidDel="00964E30" w:rsidRDefault="00000000">
            <w:pPr>
              <w:adjustRightInd w:val="0"/>
              <w:snapToGrid w:val="0"/>
              <w:spacing w:after="0" w:line="240" w:lineRule="auto"/>
              <w:ind w:leftChars="-50" w:left="-120" w:rightChars="-50" w:right="-120" w:firstLineChars="0" w:firstLine="0"/>
              <w:jc w:val="right"/>
              <w:rPr>
                <w:del w:id="3160" w:author="Si-yuan LIU" w:date="2026-07-24T14:26:00Z" w16du:dateUtc="2026-07-24T06:26:00Z"/>
                <w:color w:val="000000" w:themeColor="text1"/>
                <w:sz w:val="21"/>
                <w:szCs w:val="21"/>
              </w:rPr>
            </w:pPr>
            <w:del w:id="3161" w:author="Si-yuan LIU" w:date="2026-07-24T14:26:00Z" w16du:dateUtc="2026-07-24T06:26:00Z">
              <w:r w:rsidDel="00964E30">
                <w:rPr>
                  <w:color w:val="000000" w:themeColor="text1"/>
                  <w:sz w:val="21"/>
                  <w:szCs w:val="21"/>
                </w:rPr>
                <w:delText>-</w:delText>
              </w:r>
            </w:del>
          </w:p>
        </w:tc>
        <w:tc>
          <w:tcPr>
            <w:tcW w:w="898" w:type="dxa"/>
            <w:vAlign w:val="center"/>
          </w:tcPr>
          <w:p w14:paraId="0B0700F1" w14:textId="2E5764DA" w:rsidR="005F457E" w:rsidDel="00964E30" w:rsidRDefault="00000000">
            <w:pPr>
              <w:adjustRightInd w:val="0"/>
              <w:snapToGrid w:val="0"/>
              <w:spacing w:after="0" w:line="240" w:lineRule="auto"/>
              <w:ind w:leftChars="-50" w:left="-120" w:rightChars="-50" w:right="-120" w:firstLineChars="0" w:firstLine="0"/>
              <w:jc w:val="right"/>
              <w:rPr>
                <w:del w:id="3162" w:author="Si-yuan LIU" w:date="2026-07-24T14:26:00Z" w16du:dateUtc="2026-07-24T06:26:00Z"/>
                <w:color w:val="000000" w:themeColor="text1"/>
                <w:sz w:val="21"/>
                <w:szCs w:val="21"/>
              </w:rPr>
            </w:pPr>
            <w:del w:id="3163" w:author="Si-yuan LIU" w:date="2026-07-24T14:26:00Z" w16du:dateUtc="2026-07-24T06:26:00Z">
              <w:r w:rsidDel="00964E30">
                <w:rPr>
                  <w:rFonts w:eastAsia="等线"/>
                  <w:color w:val="000000"/>
                  <w:sz w:val="21"/>
                  <w:szCs w:val="21"/>
                </w:rPr>
                <w:delText>19.39</w:delText>
              </w:r>
            </w:del>
          </w:p>
        </w:tc>
        <w:tc>
          <w:tcPr>
            <w:tcW w:w="898" w:type="dxa"/>
            <w:vAlign w:val="center"/>
          </w:tcPr>
          <w:p w14:paraId="26BBD84C" w14:textId="3FF7DDBE" w:rsidR="005F457E" w:rsidDel="00964E30" w:rsidRDefault="00000000">
            <w:pPr>
              <w:adjustRightInd w:val="0"/>
              <w:snapToGrid w:val="0"/>
              <w:spacing w:after="0" w:line="240" w:lineRule="auto"/>
              <w:ind w:leftChars="-50" w:left="-120" w:rightChars="-50" w:right="-120" w:firstLineChars="0" w:firstLine="0"/>
              <w:jc w:val="right"/>
              <w:rPr>
                <w:del w:id="3164" w:author="Si-yuan LIU" w:date="2026-07-24T14:26:00Z" w16du:dateUtc="2026-07-24T06:26:00Z"/>
                <w:color w:val="000000" w:themeColor="text1"/>
                <w:sz w:val="21"/>
                <w:szCs w:val="21"/>
              </w:rPr>
            </w:pPr>
            <w:del w:id="3165" w:author="Si-yuan LIU" w:date="2026-07-24T14:26:00Z" w16du:dateUtc="2026-07-24T06:26:00Z">
              <w:r w:rsidDel="00964E30">
                <w:rPr>
                  <w:rFonts w:eastAsia="等线"/>
                  <w:color w:val="000000"/>
                  <w:sz w:val="21"/>
                  <w:szCs w:val="21"/>
                </w:rPr>
                <w:delText>20.55</w:delText>
              </w:r>
            </w:del>
          </w:p>
        </w:tc>
        <w:tc>
          <w:tcPr>
            <w:tcW w:w="992" w:type="dxa"/>
            <w:vAlign w:val="center"/>
          </w:tcPr>
          <w:p w14:paraId="0F659EAC" w14:textId="3710D439" w:rsidR="005F457E" w:rsidDel="00964E30" w:rsidRDefault="00000000">
            <w:pPr>
              <w:adjustRightInd w:val="0"/>
              <w:snapToGrid w:val="0"/>
              <w:spacing w:after="0" w:line="240" w:lineRule="auto"/>
              <w:ind w:firstLineChars="0" w:firstLine="0"/>
              <w:jc w:val="right"/>
              <w:rPr>
                <w:del w:id="3166" w:author="Si-yuan LIU" w:date="2026-07-24T14:26:00Z" w16du:dateUtc="2026-07-24T06:26:00Z"/>
                <w:color w:val="000000" w:themeColor="text1"/>
                <w:sz w:val="21"/>
                <w:szCs w:val="21"/>
              </w:rPr>
            </w:pPr>
            <w:del w:id="3167" w:author="Si-yuan LIU" w:date="2026-07-24T14:26:00Z" w16du:dateUtc="2026-07-24T06:26:00Z">
              <w:r w:rsidDel="00964E30">
                <w:rPr>
                  <w:rFonts w:eastAsia="等线"/>
                  <w:color w:val="000000"/>
                  <w:sz w:val="21"/>
                  <w:szCs w:val="21"/>
                </w:rPr>
                <w:delText>4.12</w:delText>
              </w:r>
            </w:del>
          </w:p>
        </w:tc>
        <w:tc>
          <w:tcPr>
            <w:tcW w:w="1161" w:type="dxa"/>
            <w:vAlign w:val="center"/>
          </w:tcPr>
          <w:p w14:paraId="4884F5C4" w14:textId="73E3EFBE" w:rsidR="005F457E" w:rsidDel="00964E30" w:rsidRDefault="00000000">
            <w:pPr>
              <w:adjustRightInd w:val="0"/>
              <w:snapToGrid w:val="0"/>
              <w:spacing w:after="0" w:line="240" w:lineRule="auto"/>
              <w:ind w:firstLineChars="0" w:firstLine="0"/>
              <w:jc w:val="right"/>
              <w:rPr>
                <w:del w:id="3168" w:author="Si-yuan LIU" w:date="2026-07-24T14:26:00Z" w16du:dateUtc="2026-07-24T06:26:00Z"/>
                <w:color w:val="000000" w:themeColor="text1"/>
                <w:sz w:val="21"/>
                <w:szCs w:val="21"/>
                <w:lang w:bidi="ar"/>
              </w:rPr>
            </w:pPr>
            <w:del w:id="3169" w:author="Si-yuan LIU" w:date="2026-07-24T14:26:00Z" w16du:dateUtc="2026-07-24T06:26:00Z">
              <w:r w:rsidDel="00964E30">
                <w:rPr>
                  <w:color w:val="000000" w:themeColor="text1"/>
                  <w:sz w:val="21"/>
                  <w:szCs w:val="21"/>
                  <w:lang w:bidi="ar"/>
                </w:rPr>
                <w:delText>44.05</w:delText>
              </w:r>
            </w:del>
          </w:p>
        </w:tc>
      </w:tr>
      <w:tr w:rsidR="005F457E" w:rsidDel="00964E30" w14:paraId="054B05B7" w14:textId="4C442FF7">
        <w:trPr>
          <w:cantSplit/>
          <w:trHeight w:val="20"/>
          <w:jc w:val="center"/>
          <w:del w:id="3170" w:author="Si-yuan LIU" w:date="2026-07-24T14:26:00Z" w16du:dateUtc="2026-07-24T06:26:00Z"/>
        </w:trPr>
        <w:tc>
          <w:tcPr>
            <w:tcW w:w="5098" w:type="dxa"/>
            <w:gridSpan w:val="2"/>
            <w:vAlign w:val="center"/>
          </w:tcPr>
          <w:p w14:paraId="20156135" w14:textId="3348DD64" w:rsidR="005F457E" w:rsidDel="00964E30" w:rsidRDefault="00000000">
            <w:pPr>
              <w:adjustRightInd w:val="0"/>
              <w:snapToGrid w:val="0"/>
              <w:spacing w:after="0" w:line="240" w:lineRule="auto"/>
              <w:ind w:firstLineChars="0" w:firstLine="0"/>
              <w:jc w:val="center"/>
              <w:rPr>
                <w:del w:id="3171" w:author="Si-yuan LIU" w:date="2026-07-24T14:26:00Z" w16du:dateUtc="2026-07-24T06:26:00Z"/>
                <w:b/>
                <w:bCs/>
                <w:color w:val="000000" w:themeColor="text1"/>
                <w:sz w:val="21"/>
                <w:szCs w:val="21"/>
                <w:lang w:bidi="ar"/>
              </w:rPr>
            </w:pPr>
            <w:del w:id="3172" w:author="Si-yuan LIU" w:date="2026-07-24T14:26:00Z" w16du:dateUtc="2026-07-24T06:26:00Z">
              <w:r w:rsidDel="00964E30">
                <w:rPr>
                  <w:rFonts w:hint="eastAsia"/>
                  <w:b/>
                  <w:bCs/>
                  <w:color w:val="000000" w:themeColor="text1"/>
                  <w:sz w:val="21"/>
                  <w:szCs w:val="21"/>
                  <w:lang w:bidi="ar"/>
                </w:rPr>
                <w:delText>合计</w:delText>
              </w:r>
            </w:del>
          </w:p>
        </w:tc>
        <w:tc>
          <w:tcPr>
            <w:tcW w:w="898" w:type="dxa"/>
            <w:vAlign w:val="center"/>
          </w:tcPr>
          <w:p w14:paraId="6F3EF668" w14:textId="05BD640B" w:rsidR="005F457E" w:rsidDel="00964E30" w:rsidRDefault="00000000">
            <w:pPr>
              <w:adjustRightInd w:val="0"/>
              <w:snapToGrid w:val="0"/>
              <w:spacing w:after="0" w:line="240" w:lineRule="auto"/>
              <w:ind w:leftChars="-50" w:left="-120" w:rightChars="-50" w:right="-120" w:firstLineChars="0" w:firstLine="0"/>
              <w:jc w:val="right"/>
              <w:rPr>
                <w:del w:id="3173" w:author="Si-yuan LIU" w:date="2026-07-24T14:26:00Z" w16du:dateUtc="2026-07-24T06:26:00Z"/>
                <w:b/>
                <w:bCs/>
                <w:color w:val="000000" w:themeColor="text1"/>
                <w:sz w:val="21"/>
                <w:szCs w:val="21"/>
              </w:rPr>
            </w:pPr>
            <w:del w:id="3174" w:author="Si-yuan LIU" w:date="2026-07-24T14:26:00Z" w16du:dateUtc="2026-07-24T06:26:00Z">
              <w:r w:rsidDel="00964E30">
                <w:rPr>
                  <w:b/>
                  <w:bCs/>
                  <w:color w:val="000000" w:themeColor="text1"/>
                  <w:sz w:val="21"/>
                  <w:szCs w:val="21"/>
                </w:rPr>
                <w:delText>500.00</w:delText>
              </w:r>
            </w:del>
          </w:p>
        </w:tc>
        <w:tc>
          <w:tcPr>
            <w:tcW w:w="898" w:type="dxa"/>
            <w:vAlign w:val="center"/>
          </w:tcPr>
          <w:p w14:paraId="5D7FF0E9" w14:textId="7F5260CD" w:rsidR="005F457E" w:rsidDel="00964E30" w:rsidRDefault="00000000">
            <w:pPr>
              <w:adjustRightInd w:val="0"/>
              <w:snapToGrid w:val="0"/>
              <w:spacing w:after="0" w:line="240" w:lineRule="auto"/>
              <w:ind w:leftChars="-50" w:left="-120" w:rightChars="-50" w:right="-120" w:firstLineChars="0" w:firstLine="0"/>
              <w:jc w:val="right"/>
              <w:rPr>
                <w:del w:id="3175" w:author="Si-yuan LIU" w:date="2026-07-24T14:26:00Z" w16du:dateUtc="2026-07-24T06:26:00Z"/>
                <w:b/>
                <w:bCs/>
                <w:color w:val="000000" w:themeColor="text1"/>
                <w:sz w:val="21"/>
                <w:szCs w:val="21"/>
              </w:rPr>
            </w:pPr>
            <w:del w:id="3176" w:author="Si-yuan LIU" w:date="2026-07-24T14:26:00Z" w16du:dateUtc="2026-07-24T06:26:00Z">
              <w:r w:rsidDel="00964E30">
                <w:rPr>
                  <w:b/>
                  <w:bCs/>
                  <w:color w:val="000000" w:themeColor="text1"/>
                  <w:sz w:val="21"/>
                  <w:szCs w:val="21"/>
                </w:rPr>
                <w:delText>19.39</w:delText>
              </w:r>
            </w:del>
          </w:p>
        </w:tc>
        <w:tc>
          <w:tcPr>
            <w:tcW w:w="898" w:type="dxa"/>
            <w:vAlign w:val="center"/>
          </w:tcPr>
          <w:p w14:paraId="104A01AD" w14:textId="5E704768" w:rsidR="005F457E" w:rsidDel="00964E30" w:rsidRDefault="00000000">
            <w:pPr>
              <w:adjustRightInd w:val="0"/>
              <w:snapToGrid w:val="0"/>
              <w:spacing w:after="0" w:line="240" w:lineRule="auto"/>
              <w:ind w:leftChars="-50" w:left="-120" w:rightChars="-50" w:right="-120" w:firstLineChars="0" w:firstLine="0"/>
              <w:jc w:val="right"/>
              <w:rPr>
                <w:del w:id="3177" w:author="Si-yuan LIU" w:date="2026-07-24T14:26:00Z" w16du:dateUtc="2026-07-24T06:26:00Z"/>
                <w:b/>
                <w:bCs/>
                <w:color w:val="000000" w:themeColor="text1"/>
                <w:sz w:val="21"/>
                <w:szCs w:val="21"/>
              </w:rPr>
            </w:pPr>
            <w:del w:id="3178" w:author="Si-yuan LIU" w:date="2026-07-24T14:26:00Z" w16du:dateUtc="2026-07-24T06:26:00Z">
              <w:r w:rsidDel="00964E30">
                <w:rPr>
                  <w:rFonts w:eastAsia="等线"/>
                  <w:b/>
                  <w:bCs/>
                  <w:color w:val="000000"/>
                  <w:sz w:val="21"/>
                  <w:szCs w:val="21"/>
                </w:rPr>
                <w:delText>20.55</w:delText>
              </w:r>
            </w:del>
          </w:p>
        </w:tc>
        <w:tc>
          <w:tcPr>
            <w:tcW w:w="992" w:type="dxa"/>
            <w:vAlign w:val="center"/>
          </w:tcPr>
          <w:p w14:paraId="022EF3F6" w14:textId="314C0E83" w:rsidR="005F457E" w:rsidDel="00964E30" w:rsidRDefault="00000000">
            <w:pPr>
              <w:adjustRightInd w:val="0"/>
              <w:snapToGrid w:val="0"/>
              <w:spacing w:after="0" w:line="240" w:lineRule="auto"/>
              <w:ind w:firstLineChars="0" w:firstLine="0"/>
              <w:jc w:val="right"/>
              <w:rPr>
                <w:del w:id="3179" w:author="Si-yuan LIU" w:date="2026-07-24T14:26:00Z" w16du:dateUtc="2026-07-24T06:26:00Z"/>
                <w:b/>
                <w:bCs/>
                <w:color w:val="000000" w:themeColor="text1"/>
                <w:sz w:val="21"/>
                <w:szCs w:val="21"/>
              </w:rPr>
            </w:pPr>
            <w:del w:id="3180" w:author="Si-yuan LIU" w:date="2026-07-24T14:26:00Z" w16du:dateUtc="2026-07-24T06:26:00Z">
              <w:r w:rsidDel="00964E30">
                <w:rPr>
                  <w:rFonts w:eastAsia="等线"/>
                  <w:b/>
                  <w:bCs/>
                  <w:color w:val="000000"/>
                  <w:sz w:val="21"/>
                  <w:szCs w:val="21"/>
                </w:rPr>
                <w:delText>4.12</w:delText>
              </w:r>
            </w:del>
          </w:p>
        </w:tc>
        <w:tc>
          <w:tcPr>
            <w:tcW w:w="1161" w:type="dxa"/>
            <w:vAlign w:val="center"/>
          </w:tcPr>
          <w:p w14:paraId="5E51DAFD" w14:textId="12C936B3" w:rsidR="005F457E" w:rsidDel="00964E30" w:rsidRDefault="00000000">
            <w:pPr>
              <w:adjustRightInd w:val="0"/>
              <w:snapToGrid w:val="0"/>
              <w:spacing w:after="0" w:line="240" w:lineRule="auto"/>
              <w:ind w:firstLineChars="0" w:firstLine="0"/>
              <w:jc w:val="right"/>
              <w:rPr>
                <w:del w:id="3181" w:author="Si-yuan LIU" w:date="2026-07-24T14:26:00Z" w16du:dateUtc="2026-07-24T06:26:00Z"/>
                <w:b/>
                <w:bCs/>
                <w:color w:val="000000" w:themeColor="text1"/>
                <w:sz w:val="21"/>
                <w:szCs w:val="21"/>
                <w:lang w:bidi="ar"/>
              </w:rPr>
            </w:pPr>
            <w:del w:id="3182" w:author="Si-yuan LIU" w:date="2026-07-24T14:26:00Z" w16du:dateUtc="2026-07-24T06:26:00Z">
              <w:r w:rsidDel="00964E30">
                <w:rPr>
                  <w:b/>
                  <w:bCs/>
                  <w:color w:val="000000" w:themeColor="text1"/>
                  <w:sz w:val="21"/>
                  <w:szCs w:val="21"/>
                  <w:lang w:bidi="ar"/>
                </w:rPr>
                <w:delText>544.05</w:delText>
              </w:r>
            </w:del>
          </w:p>
        </w:tc>
      </w:tr>
    </w:tbl>
    <w:p w14:paraId="2A26F3E1" w14:textId="5BC741C8" w:rsidR="005F457E" w:rsidDel="00964E30" w:rsidRDefault="00000000">
      <w:pPr>
        <w:spacing w:after="0" w:line="312" w:lineRule="auto"/>
        <w:ind w:firstLine="480"/>
        <w:rPr>
          <w:del w:id="3183" w:author="Si-yuan LIU" w:date="2026-07-24T14:26:00Z" w16du:dateUtc="2026-07-24T06:26:00Z"/>
          <w:color w:val="000000" w:themeColor="text1"/>
          <w:szCs w:val="24"/>
        </w:rPr>
      </w:pPr>
      <w:del w:id="3184" w:author="Si-yuan LIU" w:date="2026-07-24T14:26:00Z" w16du:dateUtc="2026-07-24T06:26:00Z">
        <w:r w:rsidDel="00964E30">
          <w:rPr>
            <w:rFonts w:hint="eastAsia"/>
            <w:color w:val="000000" w:themeColor="text1"/>
            <w:szCs w:val="24"/>
          </w:rPr>
          <w:delText>根据相关会计准则，已收悉政府补贴均于收到补贴当年计入递延收益或其他收益，并非项目收入来源，与基础设施项目</w:delText>
        </w:r>
        <w:r w:rsidDel="00964E30">
          <w:rPr>
            <w:color w:val="000000" w:themeColor="text1"/>
            <w:szCs w:val="24"/>
          </w:rPr>
          <w:delText>202</w:delText>
        </w:r>
        <w:r w:rsidDel="00964E30">
          <w:rPr>
            <w:rFonts w:hint="eastAsia"/>
            <w:color w:val="000000" w:themeColor="text1"/>
            <w:szCs w:val="24"/>
          </w:rPr>
          <w:delText>3</w:delText>
        </w:r>
        <w:r w:rsidDel="00964E30">
          <w:rPr>
            <w:rFonts w:hint="eastAsia"/>
            <w:color w:val="000000" w:themeColor="text1"/>
            <w:szCs w:val="24"/>
          </w:rPr>
          <w:delText>、</w:delText>
        </w:r>
        <w:r w:rsidDel="00964E30">
          <w:rPr>
            <w:color w:val="000000" w:themeColor="text1"/>
            <w:szCs w:val="24"/>
          </w:rPr>
          <w:delText>202</w:delText>
        </w:r>
        <w:r w:rsidDel="00964E30">
          <w:rPr>
            <w:rFonts w:hint="eastAsia"/>
            <w:color w:val="000000" w:themeColor="text1"/>
            <w:szCs w:val="24"/>
          </w:rPr>
          <w:delText>4</w:delText>
        </w:r>
        <w:r w:rsidDel="00964E30">
          <w:rPr>
            <w:rFonts w:hint="eastAsia"/>
            <w:color w:val="000000" w:themeColor="text1"/>
            <w:szCs w:val="24"/>
          </w:rPr>
          <w:delText>、</w:delText>
        </w:r>
        <w:r w:rsidDel="00964E30">
          <w:rPr>
            <w:color w:val="000000" w:themeColor="text1"/>
            <w:szCs w:val="24"/>
          </w:rPr>
          <w:delText>202</w:delText>
        </w:r>
        <w:r w:rsidDel="00964E30">
          <w:rPr>
            <w:rFonts w:hint="eastAsia"/>
            <w:color w:val="000000" w:themeColor="text1"/>
            <w:szCs w:val="24"/>
          </w:rPr>
          <w:delText>5</w:delText>
        </w:r>
        <w:r w:rsidDel="00964E30">
          <w:rPr>
            <w:rFonts w:hint="eastAsia"/>
            <w:color w:val="000000" w:themeColor="text1"/>
            <w:szCs w:val="24"/>
          </w:rPr>
          <w:delText>年度以及</w:delText>
        </w:r>
        <w:r w:rsidDel="00964E30">
          <w:rPr>
            <w:color w:val="000000" w:themeColor="text1"/>
            <w:szCs w:val="24"/>
          </w:rPr>
          <w:delText>202</w:delText>
        </w:r>
        <w:r w:rsidDel="00964E30">
          <w:rPr>
            <w:rFonts w:hint="eastAsia"/>
            <w:color w:val="000000" w:themeColor="text1"/>
            <w:szCs w:val="24"/>
          </w:rPr>
          <w:delText>6</w:delText>
        </w:r>
        <w:r w:rsidDel="00964E30">
          <w:rPr>
            <w:rFonts w:hint="eastAsia"/>
            <w:color w:val="000000" w:themeColor="text1"/>
            <w:szCs w:val="24"/>
          </w:rPr>
          <w:delText>年</w:delText>
        </w:r>
        <w:r w:rsidDel="00964E30">
          <w:rPr>
            <w:color w:val="000000" w:themeColor="text1"/>
            <w:szCs w:val="24"/>
          </w:rPr>
          <w:delText>1-</w:delText>
        </w:r>
        <w:r w:rsidDel="00964E30">
          <w:rPr>
            <w:rFonts w:hint="eastAsia"/>
            <w:color w:val="000000" w:themeColor="text1"/>
            <w:szCs w:val="24"/>
          </w:rPr>
          <w:delText>3</w:delText>
        </w:r>
        <w:r w:rsidDel="00964E30">
          <w:rPr>
            <w:rFonts w:hint="eastAsia"/>
            <w:color w:val="000000" w:themeColor="text1"/>
            <w:szCs w:val="24"/>
          </w:rPr>
          <w:delText>月营业收入相比，比例分别为</w:delText>
        </w:r>
        <w:r w:rsidDel="00964E30">
          <w:rPr>
            <w:color w:val="000000" w:themeColor="text1"/>
            <w:szCs w:val="24"/>
          </w:rPr>
          <w:delText>6.70%</w:delText>
        </w:r>
        <w:r w:rsidDel="00964E30">
          <w:rPr>
            <w:color w:val="000000" w:themeColor="text1"/>
            <w:szCs w:val="24"/>
          </w:rPr>
          <w:delText>、</w:delText>
        </w:r>
        <w:r w:rsidDel="00964E30">
          <w:rPr>
            <w:color w:val="000000" w:themeColor="text1"/>
            <w:szCs w:val="24"/>
          </w:rPr>
          <w:delText>0.10%</w:delText>
        </w:r>
        <w:r w:rsidDel="00964E30">
          <w:rPr>
            <w:rFonts w:hint="eastAsia"/>
            <w:color w:val="000000" w:themeColor="text1"/>
            <w:szCs w:val="24"/>
          </w:rPr>
          <w:delText>、</w:delText>
        </w:r>
        <w:r w:rsidDel="00964E30">
          <w:rPr>
            <w:color w:val="000000" w:themeColor="text1"/>
            <w:szCs w:val="24"/>
          </w:rPr>
          <w:delText>0.0</w:delText>
        </w:r>
        <w:r w:rsidDel="00964E30">
          <w:rPr>
            <w:rFonts w:hint="eastAsia"/>
            <w:color w:val="000000" w:themeColor="text1"/>
            <w:szCs w:val="24"/>
          </w:rPr>
          <w:delText>8</w:delText>
        </w:r>
        <w:r w:rsidDel="00964E30">
          <w:rPr>
            <w:color w:val="000000" w:themeColor="text1"/>
            <w:szCs w:val="24"/>
          </w:rPr>
          <w:delText>%</w:delText>
        </w:r>
        <w:r w:rsidDel="00964E30">
          <w:rPr>
            <w:rFonts w:hint="eastAsia"/>
            <w:color w:val="000000" w:themeColor="text1"/>
            <w:szCs w:val="24"/>
          </w:rPr>
          <w:delText>及</w:delText>
        </w:r>
        <w:r w:rsidDel="00964E30">
          <w:rPr>
            <w:color w:val="000000" w:themeColor="text1"/>
            <w:szCs w:val="24"/>
          </w:rPr>
          <w:delText>0.0</w:delText>
        </w:r>
        <w:r w:rsidDel="00964E30">
          <w:rPr>
            <w:rFonts w:hint="eastAsia"/>
            <w:color w:val="000000" w:themeColor="text1"/>
            <w:szCs w:val="24"/>
          </w:rPr>
          <w:delText>7</w:delText>
        </w:r>
        <w:r w:rsidDel="00964E30">
          <w:rPr>
            <w:color w:val="000000" w:themeColor="text1"/>
            <w:szCs w:val="24"/>
          </w:rPr>
          <w:delText>%</w:delText>
        </w:r>
        <w:r w:rsidDel="00964E30">
          <w:rPr>
            <w:rFonts w:hint="eastAsia"/>
            <w:color w:val="000000" w:themeColor="text1"/>
            <w:szCs w:val="24"/>
          </w:rPr>
          <w:delText>，主要由</w:delText>
        </w:r>
        <w:r w:rsidDel="00964E30">
          <w:rPr>
            <w:color w:val="000000" w:themeColor="text1"/>
            <w:szCs w:val="24"/>
          </w:rPr>
          <w:delText>2023</w:delText>
        </w:r>
        <w:r w:rsidDel="00964E30">
          <w:rPr>
            <w:rFonts w:hint="eastAsia"/>
            <w:color w:val="000000" w:themeColor="text1"/>
            <w:szCs w:val="24"/>
          </w:rPr>
          <w:delText>年省级打好污染防治攻坚战（节能降耗）专项资金构成。随着项目资本金投入基本停止、项目运营进入稳定期后，基础设施项目政府补贴规模逐渐降低，较整体收入规模的比例已降至极低的水平。此外，基础设施项目收到的政府补贴具有一定不确定性，出于评估预测谨慎性考虑，未纳入基金期限内现金流预测的考虑范畴，也未在资产估值中体现。综上，本项目政府补贴收入对收益稳定性没有影响。</w:delText>
        </w:r>
      </w:del>
    </w:p>
    <w:p w14:paraId="3366D3A2" w14:textId="170A8DC1" w:rsidR="005F457E" w:rsidDel="00964E30" w:rsidRDefault="00000000">
      <w:pPr>
        <w:spacing w:after="0" w:line="312" w:lineRule="auto"/>
        <w:ind w:firstLine="480"/>
        <w:rPr>
          <w:del w:id="3185" w:author="Si-yuan LIU" w:date="2026-07-24T14:26:00Z" w16du:dateUtc="2026-07-24T06:26:00Z"/>
          <w:color w:val="000000" w:themeColor="text1"/>
          <w:szCs w:val="24"/>
        </w:rPr>
      </w:pPr>
      <w:del w:id="3186" w:author="Si-yuan LIU" w:date="2026-07-24T14:26:00Z" w16du:dateUtc="2026-07-24T06:26:00Z">
        <w:r w:rsidDel="00964E30">
          <w:rPr>
            <w:rFonts w:hint="eastAsia"/>
            <w:color w:val="000000" w:themeColor="text1"/>
            <w:szCs w:val="24"/>
          </w:rPr>
          <w:delText>原始权益人奥飞数据、固安聚龙、昊盈科技分别于</w:delText>
        </w:r>
        <w:r w:rsidDel="00964E30">
          <w:rPr>
            <w:color w:val="000000" w:themeColor="text1"/>
            <w:szCs w:val="24"/>
          </w:rPr>
          <w:delText>2026</w:delText>
        </w:r>
        <w:r w:rsidDel="00964E30">
          <w:rPr>
            <w:rFonts w:hint="eastAsia"/>
            <w:color w:val="000000" w:themeColor="text1"/>
            <w:szCs w:val="24"/>
          </w:rPr>
          <w:delText>年</w:delText>
        </w:r>
        <w:r w:rsidDel="00964E30">
          <w:rPr>
            <w:rFonts w:hint="eastAsia"/>
            <w:color w:val="000000" w:themeColor="text1"/>
            <w:szCs w:val="24"/>
          </w:rPr>
          <w:delText>5</w:delText>
        </w:r>
        <w:r w:rsidDel="00964E30">
          <w:rPr>
            <w:rFonts w:hint="eastAsia"/>
            <w:color w:val="000000" w:themeColor="text1"/>
            <w:szCs w:val="24"/>
          </w:rPr>
          <w:delText>月</w:delText>
        </w:r>
        <w:r w:rsidDel="00964E30">
          <w:rPr>
            <w:rFonts w:hint="eastAsia"/>
            <w:color w:val="000000" w:themeColor="text1"/>
            <w:szCs w:val="24"/>
          </w:rPr>
          <w:delText>2</w:delText>
        </w:r>
        <w:r w:rsidDel="00964E30">
          <w:rPr>
            <w:color w:val="000000" w:themeColor="text1"/>
            <w:szCs w:val="24"/>
          </w:rPr>
          <w:delText>9</w:delText>
        </w:r>
        <w:r w:rsidDel="00964E30">
          <w:rPr>
            <w:rFonts w:hint="eastAsia"/>
            <w:color w:val="000000" w:themeColor="text1"/>
            <w:szCs w:val="24"/>
          </w:rPr>
          <w:delText>日出具《广东奥飞数据科技股份有限公司关于奥飞数据中心基础设施领域不动产投资信托基金（</w:delText>
        </w:r>
        <w:r w:rsidDel="00964E30">
          <w:rPr>
            <w:color w:val="000000" w:themeColor="text1"/>
            <w:szCs w:val="24"/>
          </w:rPr>
          <w:delText>REITs</w:delText>
        </w:r>
        <w:r w:rsidDel="00964E30">
          <w:rPr>
            <w:rFonts w:hint="eastAsia"/>
            <w:color w:val="000000" w:themeColor="text1"/>
            <w:szCs w:val="24"/>
          </w:rPr>
          <w:delText>）项目的承诺函》、《固安聚龙自动化设备有限公司关于奥飞数据中心基础设施领域不动产投资信托基金（</w:delText>
        </w:r>
        <w:r w:rsidDel="00964E30">
          <w:rPr>
            <w:color w:val="000000" w:themeColor="text1"/>
            <w:szCs w:val="24"/>
          </w:rPr>
          <w:delText>REITs</w:delText>
        </w:r>
        <w:r w:rsidDel="00964E30">
          <w:rPr>
            <w:rFonts w:hint="eastAsia"/>
            <w:color w:val="000000" w:themeColor="text1"/>
            <w:szCs w:val="24"/>
          </w:rPr>
          <w:delText>）项目的承诺函》、《广州市昊盈计算机科技有限公司关于奥飞数据中心基础设施领域不动产投资信托基金（</w:delText>
        </w:r>
        <w:r w:rsidDel="00964E30">
          <w:rPr>
            <w:color w:val="000000" w:themeColor="text1"/>
            <w:szCs w:val="24"/>
          </w:rPr>
          <w:delText>REITs</w:delText>
        </w:r>
        <w:r w:rsidDel="00964E30">
          <w:rPr>
            <w:rFonts w:hint="eastAsia"/>
            <w:color w:val="000000" w:themeColor="text1"/>
            <w:szCs w:val="24"/>
          </w:rPr>
          <w:delText>）项目的承诺函》，就政府补贴承诺：</w:delText>
        </w:r>
        <w:bookmarkStart w:id="3187" w:name="OLE_LINK29"/>
        <w:r w:rsidDel="00964E30">
          <w:rPr>
            <w:rFonts w:hint="eastAsia"/>
            <w:color w:val="000000" w:themeColor="text1"/>
            <w:szCs w:val="24"/>
          </w:rPr>
          <w:delText>“项目最近</w:delText>
        </w:r>
        <w:r w:rsidDel="00964E30">
          <w:rPr>
            <w:color w:val="000000" w:themeColor="text1"/>
            <w:szCs w:val="24"/>
          </w:rPr>
          <w:delText>3</w:delText>
        </w:r>
        <w:r w:rsidDel="00964E30">
          <w:rPr>
            <w:rFonts w:hint="eastAsia"/>
            <w:color w:val="000000" w:themeColor="text1"/>
            <w:szCs w:val="24"/>
          </w:rPr>
          <w:delText>个会计年度及一期收入来源中涉及的政府补贴情况已在本项目申报材料中披露，未来收入预测中不包含直接或间接形式的各类政府补贴资金</w:delText>
        </w:r>
        <w:r w:rsidDel="00964E30">
          <w:rPr>
            <w:color w:val="000000" w:themeColor="text1"/>
            <w:szCs w:val="24"/>
          </w:rPr>
          <w:delText>”</w:delText>
        </w:r>
        <w:r w:rsidDel="00964E30">
          <w:rPr>
            <w:rFonts w:hint="eastAsia"/>
            <w:color w:val="000000" w:themeColor="text1"/>
            <w:szCs w:val="24"/>
          </w:rPr>
          <w:delText>。</w:delText>
        </w:r>
        <w:bookmarkEnd w:id="3187"/>
        <w:r w:rsidDel="00964E30">
          <w:rPr>
            <w:rFonts w:hint="eastAsia"/>
            <w:color w:val="000000" w:themeColor="text1"/>
            <w:szCs w:val="24"/>
          </w:rPr>
          <w:delText>具体详见附件</w:delText>
        </w:r>
        <w:r w:rsidDel="00964E30">
          <w:rPr>
            <w:rFonts w:hint="eastAsia"/>
            <w:color w:val="000000" w:themeColor="text1"/>
            <w:szCs w:val="24"/>
          </w:rPr>
          <w:delText>11-1</w:delText>
        </w:r>
        <w:r w:rsidDel="00964E30">
          <w:rPr>
            <w:rFonts w:hint="eastAsia"/>
            <w:color w:val="000000" w:themeColor="text1"/>
            <w:szCs w:val="24"/>
          </w:rPr>
          <w:delText>、</w:delText>
        </w:r>
        <w:r w:rsidDel="00964E30">
          <w:rPr>
            <w:rFonts w:hint="eastAsia"/>
            <w:color w:val="000000" w:themeColor="text1"/>
            <w:szCs w:val="24"/>
          </w:rPr>
          <w:delText>11-2</w:delText>
        </w:r>
        <w:r w:rsidDel="00964E30">
          <w:rPr>
            <w:rFonts w:hint="eastAsia"/>
            <w:color w:val="000000" w:themeColor="text1"/>
            <w:szCs w:val="24"/>
          </w:rPr>
          <w:delText>、</w:delText>
        </w:r>
        <w:r w:rsidDel="00964E30">
          <w:rPr>
            <w:rFonts w:hint="eastAsia"/>
            <w:color w:val="000000" w:themeColor="text1"/>
            <w:szCs w:val="24"/>
          </w:rPr>
          <w:delText>11-3</w:delText>
        </w:r>
        <w:r w:rsidDel="00964E30">
          <w:rPr>
            <w:rFonts w:hint="eastAsia"/>
            <w:color w:val="000000" w:themeColor="text1"/>
            <w:szCs w:val="24"/>
          </w:rPr>
          <w:delText>。</w:delText>
        </w:r>
      </w:del>
    </w:p>
    <w:p w14:paraId="6C91C775" w14:textId="43124043" w:rsidR="005F457E" w:rsidDel="00964E30" w:rsidRDefault="00000000">
      <w:pPr>
        <w:pStyle w:val="2"/>
        <w:rPr>
          <w:del w:id="3188" w:author="Si-yuan LIU" w:date="2026-07-24T14:26:00Z" w16du:dateUtc="2026-07-24T06:26:00Z"/>
        </w:rPr>
      </w:pPr>
      <w:bookmarkStart w:id="3189" w:name="_Toc666820626_WPSOffice_Level2"/>
      <w:bookmarkStart w:id="3190" w:name="_Toc1980783374_WPSOffice_Level2"/>
      <w:bookmarkStart w:id="3191" w:name="_Toc223783766"/>
      <w:bookmarkStart w:id="3192" w:name="_Toc825611075_WPSOffice_Level2"/>
      <w:del w:id="3193" w:author="Si-yuan LIU" w:date="2026-07-24T14:26:00Z" w16du:dateUtc="2026-07-24T06:26:00Z">
        <w:r w:rsidDel="00964E30">
          <w:rPr>
            <w:rFonts w:hint="eastAsia"/>
          </w:rPr>
          <w:delText>（四）资产估值情况</w:delText>
        </w:r>
        <w:bookmarkEnd w:id="3189"/>
        <w:bookmarkEnd w:id="3190"/>
        <w:bookmarkEnd w:id="3191"/>
        <w:bookmarkEnd w:id="3192"/>
      </w:del>
    </w:p>
    <w:p w14:paraId="0E76BBF8" w14:textId="523FA756" w:rsidR="005F457E" w:rsidDel="00964E30" w:rsidRDefault="00000000">
      <w:pPr>
        <w:spacing w:after="0" w:line="312" w:lineRule="auto"/>
        <w:ind w:firstLine="480"/>
        <w:rPr>
          <w:del w:id="3194" w:author="Si-yuan LIU" w:date="2026-07-24T14:26:00Z" w16du:dateUtc="2026-07-24T06:26:00Z"/>
          <w:color w:val="000000" w:themeColor="text1"/>
        </w:rPr>
      </w:pPr>
      <w:del w:id="3195" w:author="Si-yuan LIU" w:date="2026-07-24T14:26:00Z" w16du:dateUtc="2026-07-24T06:26:00Z">
        <w:r w:rsidDel="00964E30">
          <w:rPr>
            <w:rFonts w:hint="eastAsia"/>
            <w:color w:val="000000" w:themeColor="text1"/>
          </w:rPr>
          <w:delText>截至评估基准日，项目公司持有的基础设施项目账面净值</w:delText>
        </w:r>
        <w:r w:rsidDel="00964E30">
          <w:rPr>
            <w:rStyle w:val="afb"/>
            <w:rFonts w:hint="eastAsia"/>
            <w:color w:val="000000" w:themeColor="text1"/>
          </w:rPr>
          <w:footnoteReference w:id="13"/>
        </w:r>
        <w:r w:rsidDel="00964E30">
          <w:rPr>
            <w:rFonts w:hint="eastAsia"/>
            <w:color w:val="000000" w:themeColor="text1"/>
          </w:rPr>
          <w:delText>7</w:delText>
        </w:r>
        <w:r w:rsidDel="00964E30">
          <w:rPr>
            <w:color w:val="000000" w:themeColor="text1"/>
          </w:rPr>
          <w:delText>8,393.49</w:delText>
        </w:r>
        <w:r w:rsidDel="00964E30">
          <w:rPr>
            <w:rFonts w:hint="eastAsia"/>
            <w:color w:val="000000" w:themeColor="text1"/>
          </w:rPr>
          <w:delText>万元，评估值</w:delText>
        </w:r>
        <w:r w:rsidDel="00964E30">
          <w:rPr>
            <w:color w:val="000000" w:themeColor="text1"/>
          </w:rPr>
          <w:delText>201,970.00</w:delText>
        </w:r>
        <w:r w:rsidDel="00964E30">
          <w:rPr>
            <w:rFonts w:hint="eastAsia"/>
            <w:color w:val="000000" w:themeColor="text1"/>
          </w:rPr>
          <w:delText>万元（取整），评估增值</w:delText>
        </w:r>
        <w:r w:rsidDel="00964E30">
          <w:rPr>
            <w:color w:val="000000" w:themeColor="text1"/>
          </w:rPr>
          <w:delText>123,576.51</w:delText>
        </w:r>
        <w:r w:rsidDel="00964E30">
          <w:rPr>
            <w:rFonts w:hint="eastAsia"/>
            <w:color w:val="000000" w:themeColor="text1"/>
          </w:rPr>
          <w:delText>万元，增值率</w:delText>
        </w:r>
        <w:r w:rsidDel="00964E30">
          <w:rPr>
            <w:color w:val="000000" w:themeColor="text1"/>
          </w:rPr>
          <w:delText>157.64%</w:delText>
        </w:r>
        <w:r w:rsidDel="00964E30">
          <w:rPr>
            <w:rFonts w:hint="eastAsia"/>
            <w:color w:val="000000" w:themeColor="text1"/>
          </w:rPr>
          <w:delText>。具体估值方法、主要估值参数及参数选取合理性分析如下：</w:delText>
        </w:r>
      </w:del>
    </w:p>
    <w:p w14:paraId="5D152EA8" w14:textId="083D16BD" w:rsidR="005F457E" w:rsidDel="00964E30" w:rsidRDefault="00000000">
      <w:pPr>
        <w:spacing w:after="0" w:line="312" w:lineRule="auto"/>
        <w:ind w:firstLine="480"/>
        <w:rPr>
          <w:del w:id="3198" w:author="Si-yuan LIU" w:date="2026-07-24T14:26:00Z" w16du:dateUtc="2026-07-24T06:26:00Z"/>
          <w:color w:val="000000" w:themeColor="text1"/>
        </w:rPr>
      </w:pPr>
      <w:del w:id="3199" w:author="Si-yuan LIU" w:date="2026-07-24T14:26:00Z" w16du:dateUtc="2026-07-24T06:26:00Z">
        <w:r w:rsidDel="00964E30">
          <w:rPr>
            <w:color w:val="000000" w:themeColor="text1"/>
          </w:rPr>
          <w:delText>1.</w:delText>
        </w:r>
        <w:r w:rsidDel="00964E30">
          <w:rPr>
            <w:rFonts w:hint="eastAsia"/>
            <w:color w:val="000000" w:themeColor="text1"/>
          </w:rPr>
          <w:delText>估值方法</w:delText>
        </w:r>
      </w:del>
    </w:p>
    <w:p w14:paraId="28467B09" w14:textId="1D2A1AF1" w:rsidR="005F457E" w:rsidDel="00964E30" w:rsidRDefault="00000000">
      <w:pPr>
        <w:spacing w:after="0" w:line="312" w:lineRule="auto"/>
        <w:ind w:firstLine="480"/>
        <w:rPr>
          <w:del w:id="3200" w:author="Si-yuan LIU" w:date="2026-07-24T14:26:00Z" w16du:dateUtc="2026-07-24T06:26:00Z"/>
          <w:color w:val="000000" w:themeColor="text1"/>
        </w:rPr>
      </w:pPr>
      <w:del w:id="3201" w:author="Si-yuan LIU" w:date="2026-07-24T14:26:00Z" w16du:dateUtc="2026-07-24T06:26:00Z">
        <w:r w:rsidDel="00964E30">
          <w:rPr>
            <w:rFonts w:hint="eastAsia"/>
            <w:color w:val="000000" w:themeColor="text1"/>
          </w:rPr>
          <w:delText>本次资产评估目的为申报基础设施证券投资基金，报告使用者核心关注资产未来带来的现金流及市场交易价值，而成本法的技术路径侧重于资产重置成本扣减贬值，与本次评估的价值关注点存在本质差异，故未采用成本法；数据中心基础设施资产组，同类型资产组的市场交易案例较少，且可比案例的经营数据、财务数据难以有效收集和获取，无法合理计算价值比率，故未采用市场法（含上市公司比较法、交易案例比较法）。数据中心资产组历史年度服务收入较为稳定，未来现金流具备可预测性，符合收益法</w:delText>
        </w:r>
        <w:r w:rsidDel="00964E30">
          <w:rPr>
            <w:color w:val="000000" w:themeColor="text1"/>
          </w:rPr>
          <w:delText>“</w:delText>
        </w:r>
        <w:r w:rsidDel="00964E30">
          <w:rPr>
            <w:rFonts w:hint="eastAsia"/>
            <w:color w:val="000000" w:themeColor="text1"/>
          </w:rPr>
          <w:delText>将预期收益资本化或者折现确定评估对象价值</w:delText>
        </w:r>
        <w:r w:rsidDel="00964E30">
          <w:rPr>
            <w:color w:val="000000" w:themeColor="text1"/>
          </w:rPr>
          <w:delText>”</w:delText>
        </w:r>
        <w:r w:rsidDel="00964E30">
          <w:rPr>
            <w:rFonts w:hint="eastAsia"/>
            <w:color w:val="000000" w:themeColor="text1"/>
          </w:rPr>
          <w:delText>的适用前提，故确定采用收益法进行评估。</w:delText>
        </w:r>
      </w:del>
    </w:p>
    <w:p w14:paraId="0219CF18" w14:textId="1C83300B" w:rsidR="005F457E" w:rsidDel="00964E30" w:rsidRDefault="00000000">
      <w:pPr>
        <w:spacing w:after="0" w:line="312" w:lineRule="auto"/>
        <w:ind w:firstLine="480"/>
        <w:rPr>
          <w:del w:id="3202" w:author="Si-yuan LIU" w:date="2026-07-24T14:26:00Z" w16du:dateUtc="2026-07-24T06:26:00Z"/>
          <w:color w:val="000000" w:themeColor="text1"/>
        </w:rPr>
      </w:pPr>
      <w:del w:id="3203" w:author="Si-yuan LIU" w:date="2026-07-24T14:26:00Z" w16du:dateUtc="2026-07-24T06:26:00Z">
        <w:r w:rsidDel="00964E30">
          <w:rPr>
            <w:rFonts w:hint="eastAsia"/>
            <w:color w:val="000000" w:themeColor="text1"/>
          </w:rPr>
          <w:delText>综上，本次针对奥融科技持有的奥飞数据数字智慧产业园基础设施资产组评估，综合考虑收益法、市场法、成本法三种基本方法的适用性后，最终采用收益法作为本次评估的唯一方法，并以收益法评估结果作为评估结论。</w:delText>
        </w:r>
      </w:del>
    </w:p>
    <w:p w14:paraId="3753476B" w14:textId="21FB4A97" w:rsidR="005F457E" w:rsidDel="00964E30" w:rsidRDefault="00000000">
      <w:pPr>
        <w:spacing w:after="0" w:line="312" w:lineRule="auto"/>
        <w:ind w:firstLine="480"/>
        <w:rPr>
          <w:del w:id="3204" w:author="Si-yuan LIU" w:date="2026-07-24T14:26:00Z" w16du:dateUtc="2026-07-24T06:26:00Z"/>
          <w:color w:val="000000" w:themeColor="text1"/>
        </w:rPr>
      </w:pPr>
      <w:del w:id="3205" w:author="Si-yuan LIU" w:date="2026-07-24T14:26:00Z" w16du:dateUtc="2026-07-24T06:26:00Z">
        <w:r w:rsidDel="00964E30">
          <w:rPr>
            <w:rFonts w:hint="eastAsia"/>
            <w:color w:val="000000" w:themeColor="text1"/>
          </w:rPr>
          <w:delText>具体估值方法、主要估值参数及参数选取合理性分析如下：</w:delText>
        </w:r>
      </w:del>
    </w:p>
    <w:p w14:paraId="48962170" w14:textId="6EFB7C83" w:rsidR="005F457E" w:rsidDel="00964E30" w:rsidRDefault="00000000">
      <w:pPr>
        <w:pStyle w:val="DataStyle"/>
        <w:spacing w:after="0" w:line="312" w:lineRule="auto"/>
        <w:rPr>
          <w:del w:id="3206" w:author="Si-yuan LIU" w:date="2026-07-24T14:26:00Z" w16du:dateUtc="2026-07-24T06:26:00Z"/>
          <w:rFonts w:ascii="Times New Roman" w:hAnsi="Times New Roman" w:cs="Times New Roman"/>
          <w:color w:val="000000" w:themeColor="text1"/>
          <w:lang w:eastAsia="zh-CN"/>
        </w:rPr>
      </w:pPr>
      <w:del w:id="3207" w:author="Si-yuan LIU" w:date="2026-07-24T14:26:00Z" w16du:dateUtc="2026-07-24T06:26:00Z">
        <w:r w:rsidDel="00964E30">
          <w:rPr>
            <w:rFonts w:ascii="Times New Roman" w:hAnsi="Times New Roman" w:cs="Times New Roman" w:hint="eastAsia"/>
            <w:color w:val="000000" w:themeColor="text1"/>
            <w:lang w:eastAsia="zh-CN"/>
          </w:rPr>
          <w:delText xml:space="preserve">P = </w:delText>
        </w:r>
      </w:del>
      <m:oMath>
        <m:nary>
          <m:naryPr>
            <m:chr m:val="∑"/>
            <m:limLoc m:val="undOvr"/>
            <m:ctrlPr>
              <w:del w:id="3208" w:author="Si-yuan LIU" w:date="2026-07-24T14:26:00Z" w16du:dateUtc="2026-07-24T06:26:00Z">
                <w:rPr>
                  <w:rFonts w:ascii="Cambria Math" w:hAnsi="Cambria Math" w:cs="Times New Roman"/>
                  <w:i/>
                  <w:color w:val="000000" w:themeColor="text1"/>
                </w:rPr>
              </w:del>
            </m:ctrlPr>
          </m:naryPr>
          <m:sub>
            <m:r>
              <w:del w:id="3209" w:author="Si-yuan LIU" w:date="2026-07-24T14:26:00Z" w16du:dateUtc="2026-07-24T06:26:00Z">
                <w:rPr>
                  <w:rFonts w:ascii="Cambria Math" w:hAnsi="Cambria Math" w:cs="Times New Roman"/>
                  <w:color w:val="000000" w:themeColor="text1"/>
                  <w:lang w:eastAsia="zh-CN"/>
                </w:rPr>
                <m:t>1</m:t>
              </w:del>
            </m:r>
          </m:sub>
          <m:sup>
            <m:r>
              <w:del w:id="3210" w:author="Si-yuan LIU" w:date="2026-07-24T14:26:00Z" w16du:dateUtc="2026-07-24T06:26:00Z">
                <w:rPr>
                  <w:rFonts w:ascii="Cambria Math" w:hAnsi="Cambria Math" w:cs="Times New Roman" w:hint="eastAsia"/>
                  <w:color w:val="000000" w:themeColor="text1"/>
                  <w:lang w:eastAsia="zh-CN"/>
                </w:rPr>
                <m:t>n</m:t>
              </w:del>
            </m:r>
          </m:sup>
          <m:e>
            <m:r>
              <w:del w:id="3211" w:author="Si-yuan LIU" w:date="2026-07-24T14:26:00Z" w16du:dateUtc="2026-07-24T06:26:00Z">
                <m:rPr>
                  <m:sty m:val="p"/>
                </m:rPr>
                <w:rPr>
                  <w:rFonts w:ascii="Times New Roman" w:hAnsi="Times New Roman" w:cs="Times New Roman"/>
                  <w:color w:val="000000" w:themeColor="text1"/>
                  <w:lang w:eastAsia="zh-CN"/>
                </w:rPr>
                <m:t>[Rᵢ/(1+r)ⁱ]</m:t>
              </w:del>
            </m:r>
          </m:e>
        </m:nary>
      </m:oMath>
    </w:p>
    <w:p w14:paraId="232E6784" w14:textId="67DE6E4D" w:rsidR="005F457E" w:rsidDel="00964E30" w:rsidRDefault="00000000">
      <w:pPr>
        <w:spacing w:after="0" w:line="312" w:lineRule="auto"/>
        <w:ind w:firstLine="480"/>
        <w:rPr>
          <w:del w:id="3212" w:author="Si-yuan LIU" w:date="2026-07-24T14:26:00Z" w16du:dateUtc="2026-07-24T06:26:00Z"/>
          <w:color w:val="000000" w:themeColor="text1"/>
        </w:rPr>
      </w:pPr>
      <w:del w:id="3213" w:author="Si-yuan LIU" w:date="2026-07-24T14:26:00Z" w16du:dateUtc="2026-07-24T06:26:00Z">
        <w:r w:rsidDel="00964E30">
          <w:rPr>
            <w:rFonts w:hint="eastAsia"/>
            <w:color w:val="000000" w:themeColor="text1"/>
          </w:rPr>
          <w:delText>其中：</w:delText>
        </w:r>
        <w:r w:rsidDel="00964E30">
          <w:rPr>
            <w:color w:val="000000" w:themeColor="text1"/>
          </w:rPr>
          <w:delText>P</w:delText>
        </w:r>
        <w:r w:rsidDel="00964E30">
          <w:rPr>
            <w:rFonts w:hint="eastAsia"/>
            <w:color w:val="000000" w:themeColor="text1"/>
          </w:rPr>
          <w:delText>为资产组价值，</w:delText>
        </w:r>
        <w:r w:rsidDel="00964E30">
          <w:rPr>
            <w:color w:val="000000" w:themeColor="text1"/>
          </w:rPr>
          <w:delText>Rᵢ</w:delText>
        </w:r>
        <w:r w:rsidDel="00964E30">
          <w:rPr>
            <w:rFonts w:hint="eastAsia"/>
            <w:color w:val="000000" w:themeColor="text1"/>
          </w:rPr>
          <w:delText>为资产组未来第</w:delText>
        </w:r>
        <w:r w:rsidDel="00964E30">
          <w:rPr>
            <w:color w:val="000000" w:themeColor="text1"/>
          </w:rPr>
          <w:delText>i</w:delText>
        </w:r>
        <w:r w:rsidDel="00964E30">
          <w:rPr>
            <w:rFonts w:hint="eastAsia"/>
            <w:color w:val="000000" w:themeColor="text1"/>
          </w:rPr>
          <w:delText>年的预期收益，</w:delText>
        </w:r>
        <w:r w:rsidDel="00964E30">
          <w:rPr>
            <w:color w:val="000000" w:themeColor="text1"/>
          </w:rPr>
          <w:delText>r</w:delText>
        </w:r>
        <w:r w:rsidDel="00964E30">
          <w:rPr>
            <w:rFonts w:hint="eastAsia"/>
            <w:color w:val="000000" w:themeColor="text1"/>
          </w:rPr>
          <w:delText>为折现率，</w:delText>
        </w:r>
        <w:r w:rsidDel="00964E30">
          <w:rPr>
            <w:color w:val="000000" w:themeColor="text1"/>
          </w:rPr>
          <w:delText>n</w:delText>
        </w:r>
        <w:r w:rsidDel="00964E30">
          <w:rPr>
            <w:rFonts w:hint="eastAsia"/>
            <w:color w:val="000000" w:themeColor="text1"/>
          </w:rPr>
          <w:delText>为资产组的未来持续经营期。</w:delText>
        </w:r>
      </w:del>
    </w:p>
    <w:p w14:paraId="3AEFAAA3" w14:textId="016B2256" w:rsidR="005F457E" w:rsidDel="00964E30" w:rsidRDefault="00000000">
      <w:pPr>
        <w:spacing w:after="0" w:line="312" w:lineRule="auto"/>
        <w:ind w:firstLineChars="0" w:firstLine="480"/>
        <w:rPr>
          <w:del w:id="3214" w:author="Si-yuan LIU" w:date="2026-07-24T14:26:00Z" w16du:dateUtc="2026-07-24T06:26:00Z"/>
          <w:color w:val="000000" w:themeColor="text1"/>
        </w:rPr>
      </w:pPr>
      <w:del w:id="3215" w:author="Si-yuan LIU" w:date="2026-07-24T14:26:00Z" w16du:dateUtc="2026-07-24T06:26:00Z">
        <w:r w:rsidDel="00964E30">
          <w:rPr>
            <w:color w:val="000000" w:themeColor="text1"/>
          </w:rPr>
          <w:delText>2.</w:delText>
        </w:r>
        <w:r w:rsidDel="00964E30">
          <w:rPr>
            <w:rFonts w:hint="eastAsia"/>
            <w:color w:val="000000" w:themeColor="text1"/>
          </w:rPr>
          <w:delText>主要估值参数及其选取合理性分析</w:delText>
        </w:r>
      </w:del>
    </w:p>
    <w:p w14:paraId="7232857D" w14:textId="59D8A83F" w:rsidR="005F457E" w:rsidDel="00964E30" w:rsidRDefault="00000000">
      <w:pPr>
        <w:spacing w:after="0" w:line="312" w:lineRule="auto"/>
        <w:ind w:firstLineChars="0" w:firstLine="480"/>
        <w:rPr>
          <w:del w:id="3216" w:author="Si-yuan LIU" w:date="2026-07-24T14:26:00Z" w16du:dateUtc="2026-07-24T06:26:00Z"/>
          <w:color w:val="000000" w:themeColor="text1"/>
        </w:rPr>
      </w:pPr>
      <w:del w:id="3217" w:author="Si-yuan LIU" w:date="2026-07-24T14:26:00Z" w16du:dateUtc="2026-07-24T06:26:00Z">
        <w:r w:rsidDel="00964E30">
          <w:rPr>
            <w:rFonts w:hint="eastAsia"/>
            <w:color w:val="000000" w:themeColor="text1"/>
          </w:rPr>
          <w:delText>（</w:delText>
        </w:r>
        <w:r w:rsidDel="00964E30">
          <w:rPr>
            <w:color w:val="000000" w:themeColor="text1"/>
          </w:rPr>
          <w:delText>1</w:delText>
        </w:r>
        <w:r w:rsidDel="00964E30">
          <w:rPr>
            <w:rFonts w:hint="eastAsia"/>
            <w:color w:val="000000" w:themeColor="text1"/>
          </w:rPr>
          <w:delText>）预测期限</w:delText>
        </w:r>
      </w:del>
    </w:p>
    <w:p w14:paraId="7D5B2121" w14:textId="15C3C075" w:rsidR="005F457E" w:rsidDel="00964E30" w:rsidRDefault="00000000">
      <w:pPr>
        <w:pStyle w:val="QuoteStyle"/>
        <w:spacing w:after="0" w:line="312" w:lineRule="auto"/>
        <w:rPr>
          <w:del w:id="3218" w:author="Si-yuan LIU" w:date="2026-07-24T14:26:00Z" w16du:dateUtc="2026-07-24T06:26:00Z"/>
          <w:rFonts w:ascii="Times New Roman" w:eastAsia="仿宋" w:hAnsi="Times New Roman" w:cs="Times New Roman"/>
          <w:color w:val="000000" w:themeColor="text1"/>
          <w:lang w:eastAsia="zh-CN"/>
        </w:rPr>
      </w:pPr>
      <w:del w:id="3219" w:author="Si-yuan LIU" w:date="2026-07-24T14:26:00Z" w16du:dateUtc="2026-07-24T06:26:00Z">
        <w:r w:rsidDel="00964E30">
          <w:rPr>
            <w:rFonts w:ascii="Times New Roman" w:eastAsia="仿宋" w:hAnsi="Times New Roman" w:cs="Times New Roman" w:hint="eastAsia"/>
            <w:color w:val="000000" w:themeColor="text1"/>
            <w:lang w:eastAsia="zh-CN"/>
          </w:rPr>
          <w:delText>根据奥融科技不动产权证（</w:delText>
        </w:r>
        <w:r w:rsidDel="00964E30">
          <w:rPr>
            <w:rFonts w:ascii="Times New Roman" w:eastAsia="仿宋" w:hAnsi="Times New Roman" w:cs="Times New Roman"/>
            <w:color w:val="000000" w:themeColor="text1"/>
            <w:lang w:eastAsia="zh-CN"/>
          </w:rPr>
          <w:delText>粤（</w:delText>
        </w:r>
        <w:r w:rsidDel="00964E30">
          <w:rPr>
            <w:rFonts w:ascii="Times New Roman" w:eastAsia="仿宋" w:hAnsi="Times New Roman" w:cs="Times New Roman"/>
            <w:color w:val="000000" w:themeColor="text1"/>
            <w:lang w:eastAsia="zh-CN"/>
          </w:rPr>
          <w:delText>2026</w:delText>
        </w:r>
        <w:r w:rsidDel="00964E30">
          <w:rPr>
            <w:rFonts w:ascii="Times New Roman" w:eastAsia="仿宋" w:hAnsi="Times New Roman" w:cs="Times New Roman"/>
            <w:color w:val="000000" w:themeColor="text1"/>
            <w:lang w:eastAsia="zh-CN"/>
          </w:rPr>
          <w:delText>）广州市不动产权第</w:delText>
        </w:r>
        <w:r w:rsidDel="00964E30">
          <w:rPr>
            <w:rFonts w:ascii="Times New Roman" w:eastAsia="仿宋" w:hAnsi="Times New Roman" w:cs="Times New Roman"/>
            <w:color w:val="000000" w:themeColor="text1"/>
            <w:lang w:eastAsia="zh-CN"/>
          </w:rPr>
          <w:delText>11037333</w:delText>
        </w:r>
        <w:r w:rsidDel="00964E30">
          <w:rPr>
            <w:rFonts w:ascii="Times New Roman" w:eastAsia="仿宋" w:hAnsi="Times New Roman" w:cs="Times New Roman"/>
            <w:color w:val="000000" w:themeColor="text1"/>
            <w:lang w:eastAsia="zh-CN"/>
          </w:rPr>
          <w:delText>号</w:delText>
        </w:r>
        <w:r w:rsidDel="00964E30">
          <w:rPr>
            <w:rFonts w:ascii="Times New Roman" w:eastAsia="仿宋" w:hAnsi="Times New Roman" w:cs="Times New Roman" w:hint="eastAsia"/>
            <w:color w:val="000000" w:themeColor="text1"/>
            <w:lang w:eastAsia="zh-CN"/>
          </w:rPr>
          <w:delText>），国有建设用地使用权截至</w:delText>
        </w:r>
        <w:r w:rsidDel="00964E30">
          <w:rPr>
            <w:rFonts w:ascii="Times New Roman" w:eastAsia="仿宋" w:hAnsi="Times New Roman" w:cs="Times New Roman"/>
            <w:color w:val="000000" w:themeColor="text1"/>
            <w:lang w:eastAsia="zh-CN"/>
          </w:rPr>
          <w:delText>2071</w:delText>
        </w:r>
        <w:r w:rsidDel="00964E30">
          <w:rPr>
            <w:rFonts w:ascii="Times New Roman" w:eastAsia="仿宋" w:hAnsi="Times New Roman" w:cs="Times New Roman" w:hint="eastAsia"/>
            <w:color w:val="000000" w:themeColor="text1"/>
            <w:lang w:eastAsia="zh-CN"/>
          </w:rPr>
          <w:delText>年</w:delText>
        </w:r>
        <w:r w:rsidDel="00964E30">
          <w:rPr>
            <w:rFonts w:ascii="Times New Roman" w:eastAsia="仿宋" w:hAnsi="Times New Roman" w:cs="Times New Roman"/>
            <w:color w:val="000000" w:themeColor="text1"/>
            <w:lang w:eastAsia="zh-CN"/>
          </w:rPr>
          <w:delText>1</w:delText>
        </w:r>
        <w:r w:rsidDel="00964E30">
          <w:rPr>
            <w:rFonts w:ascii="Times New Roman" w:eastAsia="仿宋" w:hAnsi="Times New Roman" w:cs="Times New Roman" w:hint="eastAsia"/>
            <w:color w:val="000000" w:themeColor="text1"/>
            <w:lang w:eastAsia="zh-CN"/>
          </w:rPr>
          <w:delText>月</w:delText>
        </w:r>
        <w:r w:rsidDel="00964E30">
          <w:rPr>
            <w:rFonts w:ascii="Times New Roman" w:eastAsia="仿宋" w:hAnsi="Times New Roman" w:cs="Times New Roman"/>
            <w:color w:val="000000" w:themeColor="text1"/>
            <w:lang w:eastAsia="zh-CN"/>
          </w:rPr>
          <w:delText>31</w:delText>
        </w:r>
        <w:r w:rsidDel="00964E30">
          <w:rPr>
            <w:rFonts w:ascii="Times New Roman" w:eastAsia="仿宋" w:hAnsi="Times New Roman" w:cs="Times New Roman" w:hint="eastAsia"/>
            <w:color w:val="000000" w:themeColor="text1"/>
            <w:lang w:eastAsia="zh-CN"/>
          </w:rPr>
          <w:delText>日。本次预测期限假设截至</w:delText>
        </w:r>
        <w:r w:rsidDel="00964E30">
          <w:rPr>
            <w:rFonts w:ascii="Times New Roman" w:eastAsia="仿宋" w:hAnsi="Times New Roman" w:cs="Times New Roman"/>
            <w:color w:val="000000" w:themeColor="text1"/>
            <w:lang w:eastAsia="zh-CN"/>
          </w:rPr>
          <w:delText>2071</w:delText>
        </w:r>
        <w:r w:rsidDel="00964E30">
          <w:rPr>
            <w:rFonts w:ascii="Times New Roman" w:eastAsia="仿宋" w:hAnsi="Times New Roman" w:cs="Times New Roman" w:hint="eastAsia"/>
            <w:color w:val="000000" w:themeColor="text1"/>
            <w:lang w:eastAsia="zh-CN"/>
          </w:rPr>
          <w:delText>年</w:delText>
        </w:r>
        <w:r w:rsidDel="00964E30">
          <w:rPr>
            <w:rFonts w:ascii="Times New Roman" w:eastAsia="仿宋" w:hAnsi="Times New Roman" w:cs="Times New Roman"/>
            <w:color w:val="000000" w:themeColor="text1"/>
            <w:lang w:eastAsia="zh-CN"/>
          </w:rPr>
          <w:delText>1</w:delText>
        </w:r>
        <w:r w:rsidDel="00964E30">
          <w:rPr>
            <w:rFonts w:ascii="Times New Roman" w:eastAsia="仿宋" w:hAnsi="Times New Roman" w:cs="Times New Roman" w:hint="eastAsia"/>
            <w:color w:val="000000" w:themeColor="text1"/>
            <w:lang w:eastAsia="zh-CN"/>
          </w:rPr>
          <w:delText>月</w:delText>
        </w:r>
        <w:r w:rsidDel="00964E30">
          <w:rPr>
            <w:rFonts w:ascii="Times New Roman" w:eastAsia="仿宋" w:hAnsi="Times New Roman" w:cs="Times New Roman"/>
            <w:color w:val="000000" w:themeColor="text1"/>
            <w:lang w:eastAsia="zh-CN"/>
          </w:rPr>
          <w:delText>31</w:delText>
        </w:r>
        <w:r w:rsidDel="00964E30">
          <w:rPr>
            <w:rFonts w:ascii="Times New Roman" w:eastAsia="仿宋" w:hAnsi="Times New Roman" w:cs="Times New Roman" w:hint="eastAsia"/>
            <w:color w:val="000000" w:themeColor="text1"/>
            <w:lang w:eastAsia="zh-CN"/>
          </w:rPr>
          <w:delText>日。</w:delText>
        </w:r>
      </w:del>
    </w:p>
    <w:p w14:paraId="26BF85DB" w14:textId="617AA8E7" w:rsidR="005F457E" w:rsidDel="00964E30" w:rsidRDefault="00000000">
      <w:pPr>
        <w:spacing w:after="0" w:line="312" w:lineRule="auto"/>
        <w:ind w:left="480" w:firstLineChars="0" w:firstLine="0"/>
        <w:rPr>
          <w:del w:id="3220" w:author="Si-yuan LIU" w:date="2026-07-24T14:26:00Z" w16du:dateUtc="2026-07-24T06:26:00Z"/>
          <w:color w:val="000000" w:themeColor="text1"/>
        </w:rPr>
      </w:pPr>
      <w:del w:id="3221" w:author="Si-yuan LIU" w:date="2026-07-24T14:26:00Z" w16du:dateUtc="2026-07-24T06:26:00Z">
        <w:r w:rsidDel="00964E30">
          <w:rPr>
            <w:rFonts w:hint="eastAsia"/>
            <w:color w:val="000000" w:themeColor="text1"/>
          </w:rPr>
          <w:delText>（</w:delText>
        </w:r>
        <w:r w:rsidDel="00964E30">
          <w:rPr>
            <w:color w:val="000000" w:themeColor="text1"/>
          </w:rPr>
          <w:delText>2</w:delText>
        </w:r>
        <w:r w:rsidDel="00964E30">
          <w:rPr>
            <w:rFonts w:hint="eastAsia"/>
            <w:color w:val="000000" w:themeColor="text1"/>
          </w:rPr>
          <w:delText>）折现率</w:delText>
        </w:r>
      </w:del>
    </w:p>
    <w:p w14:paraId="12739424" w14:textId="78B82C81" w:rsidR="005F457E" w:rsidDel="00964E30" w:rsidRDefault="00000000">
      <w:pPr>
        <w:pStyle w:val="QuoteStyle"/>
        <w:spacing w:after="0" w:line="312" w:lineRule="auto"/>
        <w:rPr>
          <w:del w:id="3222" w:author="Si-yuan LIU" w:date="2026-07-24T14:26:00Z" w16du:dateUtc="2026-07-24T06:26:00Z"/>
          <w:rFonts w:ascii="Times New Roman" w:eastAsia="仿宋" w:hAnsi="Times New Roman" w:cs="Times New Roman"/>
          <w:color w:val="000000" w:themeColor="text1"/>
          <w:lang w:eastAsia="zh-CN"/>
        </w:rPr>
      </w:pPr>
      <w:del w:id="3223" w:author="Si-yuan LIU" w:date="2026-07-24T14:26:00Z" w16du:dateUtc="2026-07-24T06:26:00Z">
        <w:r w:rsidDel="00964E30">
          <w:rPr>
            <w:rFonts w:ascii="Times New Roman" w:eastAsia="仿宋" w:hAnsi="Times New Roman" w:cs="Times New Roman" w:hint="eastAsia"/>
            <w:color w:val="000000" w:themeColor="text1"/>
            <w:lang w:eastAsia="zh-CN"/>
          </w:rPr>
          <w:delText>本次评估折现率选取风险累加法模型。</w:delText>
        </w:r>
      </w:del>
    </w:p>
    <w:p w14:paraId="61F868A7" w14:textId="56B3D43C" w:rsidR="005F457E" w:rsidDel="00964E30" w:rsidRDefault="00000000">
      <w:pPr>
        <w:pStyle w:val="QuoteStyle"/>
        <w:spacing w:after="0" w:line="312" w:lineRule="auto"/>
        <w:rPr>
          <w:del w:id="3224" w:author="Si-yuan LIU" w:date="2026-07-24T14:26:00Z" w16du:dateUtc="2026-07-24T06:26:00Z"/>
          <w:rFonts w:ascii="Times New Roman" w:eastAsia="仿宋" w:hAnsi="Times New Roman" w:cs="Times New Roman"/>
          <w:color w:val="000000" w:themeColor="text1"/>
          <w:lang w:eastAsia="zh-CN"/>
        </w:rPr>
      </w:pPr>
      <w:del w:id="3225" w:author="Si-yuan LIU" w:date="2026-07-24T14:26:00Z" w16du:dateUtc="2026-07-24T06:26:00Z">
        <w:r w:rsidDel="00964E30">
          <w:rPr>
            <w:rFonts w:ascii="Times New Roman" w:eastAsia="仿宋" w:hAnsi="Times New Roman" w:cs="Times New Roman" w:hint="eastAsia"/>
            <w:color w:val="000000" w:themeColor="text1"/>
            <w:lang w:eastAsia="zh-CN"/>
          </w:rPr>
          <w:delText>资产组的价值为其经营收益于价值时点的收益折现值，报酬率从纯理论上讲，应等于同等风险条件下的平均获利率。考虑同类项目的报酬率，本次评估我们采取安全利率加风险调整值的方法确定报酬率。</w:delText>
        </w:r>
      </w:del>
    </w:p>
    <w:p w14:paraId="1ADC293C" w14:textId="5BE94181" w:rsidR="005F457E" w:rsidDel="00964E30" w:rsidRDefault="00000000">
      <w:pPr>
        <w:pStyle w:val="QuoteStyle"/>
        <w:spacing w:after="0" w:line="312" w:lineRule="auto"/>
        <w:rPr>
          <w:del w:id="3226" w:author="Si-yuan LIU" w:date="2026-07-24T14:26:00Z" w16du:dateUtc="2026-07-24T06:26:00Z"/>
          <w:rFonts w:ascii="Times New Roman" w:eastAsia="仿宋" w:hAnsi="Times New Roman" w:cs="Times New Roman"/>
          <w:color w:val="000000" w:themeColor="text1"/>
          <w:lang w:eastAsia="zh-CN"/>
        </w:rPr>
      </w:pPr>
      <w:del w:id="3227" w:author="Si-yuan LIU" w:date="2026-07-24T14:26:00Z" w16du:dateUtc="2026-07-24T06:26:00Z">
        <w:r w:rsidDel="00964E30">
          <w:rPr>
            <w:rFonts w:ascii="Times New Roman" w:eastAsia="仿宋" w:hAnsi="Times New Roman" w:cs="Times New Roman" w:hint="eastAsia"/>
            <w:color w:val="000000" w:themeColor="text1"/>
            <w:lang w:eastAsia="zh-CN"/>
          </w:rPr>
          <w:delText>安全利率取中国人民银行公布的十年期国债利率</w:delText>
        </w:r>
        <w:r w:rsidDel="00964E30">
          <w:rPr>
            <w:rFonts w:ascii="Times New Roman" w:eastAsia="仿宋" w:hAnsi="Times New Roman" w:cs="Times New Roman"/>
            <w:color w:val="000000" w:themeColor="text1"/>
            <w:lang w:eastAsia="zh-CN"/>
          </w:rPr>
          <w:delText>1.</w:delText>
        </w:r>
      </w:del>
      <w:ins w:id="3228" w:author="Kelly Tan" w:date="2026-06-04T13:53:00Z">
        <w:del w:id="3229" w:author="Si-yuan LIU" w:date="2026-07-24T14:26:00Z" w16du:dateUtc="2026-07-24T06:26:00Z">
          <w:r w:rsidDel="00964E30">
            <w:rPr>
              <w:rFonts w:ascii="Times New Roman" w:eastAsia="仿宋" w:hAnsi="Times New Roman" w:cs="Times New Roman" w:hint="eastAsia"/>
              <w:color w:val="000000" w:themeColor="text1"/>
              <w:lang w:eastAsia="zh-CN"/>
            </w:rPr>
            <w:delText>82</w:delText>
          </w:r>
        </w:del>
      </w:ins>
      <w:del w:id="3230" w:author="Si-yuan LIU" w:date="2026-07-24T14:26:00Z" w16du:dateUtc="2026-07-24T06:26:00Z">
        <w:r w:rsidDel="00964E30">
          <w:rPr>
            <w:rFonts w:ascii="Times New Roman" w:eastAsia="仿宋" w:hAnsi="Times New Roman" w:cs="Times New Roman" w:hint="eastAsia"/>
            <w:color w:val="000000" w:themeColor="text1"/>
            <w:lang w:eastAsia="zh-CN"/>
          </w:rPr>
          <w:delText>75</w:delText>
        </w:r>
        <w:r w:rsidDel="00964E30">
          <w:rPr>
            <w:rFonts w:ascii="Times New Roman" w:eastAsia="仿宋" w:hAnsi="Times New Roman" w:cs="Times New Roman"/>
            <w:color w:val="000000" w:themeColor="text1"/>
            <w:lang w:eastAsia="zh-CN"/>
          </w:rPr>
          <w:delText>%</w:delText>
        </w:r>
        <w:r w:rsidDel="00964E30">
          <w:rPr>
            <w:rFonts w:ascii="Times New Roman" w:eastAsia="仿宋" w:hAnsi="Times New Roman" w:cs="Times New Roman" w:hint="eastAsia"/>
            <w:color w:val="000000" w:themeColor="text1"/>
            <w:lang w:eastAsia="zh-CN"/>
          </w:rPr>
          <w:delText>。风险投资报酬率由行业风险报酬率、经营风险报酬率、财务风险报酬率组成，分为低、中、高、投机四个档次，相应的调整值分别为</w:delText>
        </w:r>
        <w:r w:rsidDel="00964E30">
          <w:rPr>
            <w:rFonts w:ascii="Times New Roman" w:eastAsia="仿宋" w:hAnsi="Times New Roman" w:cs="Times New Roman"/>
            <w:color w:val="000000" w:themeColor="text1"/>
            <w:lang w:eastAsia="zh-CN"/>
          </w:rPr>
          <w:delText>0%-3%</w:delText>
        </w:r>
        <w:r w:rsidDel="00964E30">
          <w:rPr>
            <w:rFonts w:ascii="Times New Roman" w:eastAsia="仿宋" w:hAnsi="Times New Roman" w:cs="Times New Roman" w:hint="eastAsia"/>
            <w:color w:val="000000" w:themeColor="text1"/>
            <w:lang w:eastAsia="zh-CN"/>
          </w:rPr>
          <w:delText>，</w:delText>
        </w:r>
        <w:r w:rsidDel="00964E30">
          <w:rPr>
            <w:rFonts w:ascii="Times New Roman" w:eastAsia="仿宋" w:hAnsi="Times New Roman" w:cs="Times New Roman"/>
            <w:color w:val="000000" w:themeColor="text1"/>
            <w:lang w:eastAsia="zh-CN"/>
          </w:rPr>
          <w:delText>3%-6%</w:delText>
        </w:r>
        <w:r w:rsidDel="00964E30">
          <w:rPr>
            <w:rFonts w:ascii="Times New Roman" w:eastAsia="仿宋" w:hAnsi="Times New Roman" w:cs="Times New Roman" w:hint="eastAsia"/>
            <w:color w:val="000000" w:themeColor="text1"/>
            <w:lang w:eastAsia="zh-CN"/>
          </w:rPr>
          <w:delText>，</w:delText>
        </w:r>
        <w:r w:rsidDel="00964E30">
          <w:rPr>
            <w:rFonts w:ascii="Times New Roman" w:eastAsia="仿宋" w:hAnsi="Times New Roman" w:cs="Times New Roman"/>
            <w:color w:val="000000" w:themeColor="text1"/>
            <w:lang w:eastAsia="zh-CN"/>
          </w:rPr>
          <w:delText>6%-9%</w:delText>
        </w:r>
        <w:r w:rsidDel="00964E30">
          <w:rPr>
            <w:rFonts w:ascii="Times New Roman" w:eastAsia="仿宋" w:hAnsi="Times New Roman" w:cs="Times New Roman" w:hint="eastAsia"/>
            <w:color w:val="000000" w:themeColor="text1"/>
            <w:lang w:eastAsia="zh-CN"/>
          </w:rPr>
          <w:delText>，</w:delText>
        </w:r>
        <w:r w:rsidDel="00964E30">
          <w:rPr>
            <w:rFonts w:ascii="Times New Roman" w:eastAsia="仿宋" w:hAnsi="Times New Roman" w:cs="Times New Roman"/>
            <w:color w:val="000000" w:themeColor="text1"/>
            <w:lang w:eastAsia="zh-CN"/>
          </w:rPr>
          <w:delText>9%</w:delText>
        </w:r>
        <w:r w:rsidDel="00964E30">
          <w:rPr>
            <w:rFonts w:ascii="Times New Roman" w:eastAsia="仿宋" w:hAnsi="Times New Roman" w:cs="Times New Roman" w:hint="eastAsia"/>
            <w:color w:val="000000" w:themeColor="text1"/>
            <w:lang w:eastAsia="zh-CN"/>
          </w:rPr>
          <w:delText>以上，根据本次估价对象的用途和资产组项目分析，以及该区域市场对比及对当地社会经济环境、房地产经营风险综合分析，属于中偏高等风险，风险投资回报率取</w:delText>
        </w:r>
        <w:r w:rsidDel="00964E30">
          <w:rPr>
            <w:rFonts w:ascii="Times New Roman" w:eastAsia="仿宋" w:hAnsi="Times New Roman" w:cs="Times New Roman"/>
            <w:color w:val="000000" w:themeColor="text1"/>
            <w:lang w:eastAsia="zh-CN"/>
          </w:rPr>
          <w:delText>5.</w:delText>
        </w:r>
      </w:del>
      <w:ins w:id="3231" w:author="Kelly Tan" w:date="2026-06-04T13:54:00Z">
        <w:del w:id="3232" w:author="Si-yuan LIU" w:date="2026-07-24T14:26:00Z" w16du:dateUtc="2026-07-24T06:26:00Z">
          <w:r w:rsidDel="00964E30">
            <w:rPr>
              <w:rFonts w:ascii="Times New Roman" w:eastAsia="仿宋" w:hAnsi="Times New Roman" w:cs="Times New Roman" w:hint="eastAsia"/>
              <w:color w:val="000000" w:themeColor="text1"/>
              <w:lang w:eastAsia="zh-CN"/>
            </w:rPr>
            <w:delText>68</w:delText>
          </w:r>
        </w:del>
      </w:ins>
      <w:del w:id="3233" w:author="Si-yuan LIU" w:date="2026-07-24T14:26:00Z" w16du:dateUtc="2026-07-24T06:26:00Z">
        <w:r w:rsidDel="00964E30">
          <w:rPr>
            <w:rFonts w:ascii="Times New Roman" w:eastAsia="仿宋" w:hAnsi="Times New Roman" w:cs="Times New Roman" w:hint="eastAsia"/>
            <w:color w:val="000000" w:themeColor="text1"/>
            <w:lang w:eastAsia="zh-CN"/>
          </w:rPr>
          <w:delText>75</w:delText>
        </w:r>
        <w:r w:rsidDel="00964E30">
          <w:rPr>
            <w:rFonts w:ascii="Times New Roman" w:eastAsia="仿宋" w:hAnsi="Times New Roman" w:cs="Times New Roman"/>
            <w:color w:val="000000" w:themeColor="text1"/>
            <w:lang w:eastAsia="zh-CN"/>
          </w:rPr>
          <w:delText>%</w:delText>
        </w:r>
        <w:r w:rsidDel="00964E30">
          <w:rPr>
            <w:rFonts w:ascii="Times New Roman" w:eastAsia="仿宋" w:hAnsi="Times New Roman" w:cs="Times New Roman" w:hint="eastAsia"/>
            <w:color w:val="000000" w:themeColor="text1"/>
            <w:lang w:eastAsia="zh-CN"/>
          </w:rPr>
          <w:delText>，确定其报酬率为</w:delText>
        </w:r>
        <w:r w:rsidDel="00964E30">
          <w:rPr>
            <w:rFonts w:ascii="Times New Roman" w:eastAsia="仿宋" w:hAnsi="Times New Roman" w:cs="Times New Roman"/>
            <w:color w:val="000000" w:themeColor="text1"/>
            <w:lang w:eastAsia="zh-CN"/>
          </w:rPr>
          <w:delText>7.50%</w:delText>
        </w:r>
        <w:r w:rsidDel="00964E30">
          <w:rPr>
            <w:rFonts w:ascii="Times New Roman" w:eastAsia="仿宋" w:hAnsi="Times New Roman" w:cs="Times New Roman" w:hint="eastAsia"/>
            <w:color w:val="000000" w:themeColor="text1"/>
            <w:lang w:eastAsia="zh-CN"/>
          </w:rPr>
          <w:delText>。</w:delText>
        </w:r>
      </w:del>
    </w:p>
    <w:p w14:paraId="256189DB" w14:textId="71A4F4F8" w:rsidR="005F457E" w:rsidDel="00964E30" w:rsidRDefault="00000000">
      <w:pPr>
        <w:spacing w:after="0" w:line="312" w:lineRule="auto"/>
        <w:ind w:left="480" w:firstLineChars="0" w:firstLine="0"/>
        <w:rPr>
          <w:del w:id="3234" w:author="Si-yuan LIU" w:date="2026-07-24T14:26:00Z" w16du:dateUtc="2026-07-24T06:26:00Z"/>
          <w:color w:val="000000" w:themeColor="text1"/>
        </w:rPr>
      </w:pPr>
      <w:del w:id="3235" w:author="Si-yuan LIU" w:date="2026-07-24T14:26:00Z" w16du:dateUtc="2026-07-24T06:26:00Z">
        <w:r w:rsidDel="00964E30">
          <w:rPr>
            <w:rFonts w:hint="eastAsia"/>
            <w:color w:val="000000" w:themeColor="text1"/>
          </w:rPr>
          <w:delText>（</w:delText>
        </w:r>
        <w:r w:rsidDel="00964E30">
          <w:rPr>
            <w:color w:val="000000" w:themeColor="text1"/>
          </w:rPr>
          <w:delText>3</w:delText>
        </w:r>
        <w:r w:rsidDel="00964E30">
          <w:rPr>
            <w:rFonts w:hint="eastAsia"/>
            <w:color w:val="000000" w:themeColor="text1"/>
          </w:rPr>
          <w:delText>）营业收入相关参数</w:delText>
        </w:r>
      </w:del>
    </w:p>
    <w:p w14:paraId="0C0B1D6F" w14:textId="78E4F85E" w:rsidR="005F457E" w:rsidDel="00964E30" w:rsidRDefault="00000000">
      <w:pPr>
        <w:pStyle w:val="QuoteStyle"/>
        <w:spacing w:after="0" w:line="312" w:lineRule="auto"/>
        <w:rPr>
          <w:del w:id="3236" w:author="Si-yuan LIU" w:date="2026-07-24T14:26:00Z" w16du:dateUtc="2026-07-24T06:26:00Z"/>
          <w:rFonts w:ascii="Times New Roman" w:eastAsia="仿宋" w:hAnsi="Times New Roman" w:cs="Times New Roman"/>
          <w:color w:val="000000" w:themeColor="text1"/>
          <w:lang w:eastAsia="zh-CN"/>
        </w:rPr>
      </w:pPr>
      <w:del w:id="3237" w:author="Si-yuan LIU" w:date="2026-07-24T14:26:00Z" w16du:dateUtc="2026-07-24T06:26:00Z">
        <w:r w:rsidDel="00964E30">
          <w:rPr>
            <w:rFonts w:ascii="Times New Roman" w:eastAsia="仿宋" w:hAnsi="Times New Roman" w:cs="Times New Roman" w:hint="eastAsia"/>
            <w:color w:val="000000" w:themeColor="text1"/>
            <w:lang w:eastAsia="zh-CN"/>
          </w:rPr>
          <w:delText>营业收入</w:delText>
        </w:r>
        <w:r w:rsidDel="00964E30">
          <w:rPr>
            <w:rFonts w:ascii="Times New Roman" w:eastAsia="仿宋" w:hAnsi="Times New Roman" w:cs="Times New Roman"/>
            <w:color w:val="000000" w:themeColor="text1"/>
            <w:lang w:eastAsia="zh-CN"/>
          </w:rPr>
          <w:delText>=</w:delText>
        </w:r>
        <w:r w:rsidDel="00964E30">
          <w:rPr>
            <w:rFonts w:ascii="Times New Roman" w:eastAsia="仿宋" w:hAnsi="Times New Roman" w:cs="Times New Roman" w:hint="eastAsia"/>
            <w:color w:val="000000" w:themeColor="text1"/>
            <w:lang w:eastAsia="zh-CN"/>
          </w:rPr>
          <w:delText>机柜服务费单价</w:delText>
        </w:r>
        <w:r w:rsidDel="00964E30">
          <w:rPr>
            <w:rFonts w:ascii="Times New Roman" w:eastAsia="仿宋" w:hAnsi="Times New Roman" w:cs="Times New Roman"/>
            <w:color w:val="000000" w:themeColor="text1"/>
            <w:lang w:eastAsia="zh-CN"/>
          </w:rPr>
          <w:delText>×</w:delText>
        </w:r>
        <w:r w:rsidDel="00964E30">
          <w:rPr>
            <w:rFonts w:ascii="Times New Roman" w:eastAsia="仿宋" w:hAnsi="Times New Roman" w:cs="Times New Roman" w:hint="eastAsia"/>
            <w:color w:val="000000" w:themeColor="text1"/>
            <w:lang w:eastAsia="zh-CN"/>
          </w:rPr>
          <w:delText>项目设计总功率</w:delText>
        </w:r>
        <w:r w:rsidDel="00964E30">
          <w:rPr>
            <w:rFonts w:ascii="Times New Roman" w:eastAsia="仿宋" w:hAnsi="Times New Roman" w:cs="Times New Roman"/>
            <w:color w:val="000000" w:themeColor="text1"/>
            <w:lang w:eastAsia="zh-CN"/>
          </w:rPr>
          <w:delText>×</w:delText>
        </w:r>
        <w:r w:rsidDel="00964E30">
          <w:rPr>
            <w:rFonts w:ascii="Times New Roman" w:eastAsia="仿宋" w:hAnsi="Times New Roman" w:cs="Times New Roman" w:hint="eastAsia"/>
            <w:color w:val="000000" w:themeColor="text1"/>
            <w:lang w:eastAsia="zh-CN"/>
          </w:rPr>
          <w:delText>上架率</w:delText>
        </w:r>
        <w:r w:rsidDel="00964E30">
          <w:rPr>
            <w:rFonts w:ascii="Times New Roman" w:eastAsia="仿宋" w:hAnsi="Times New Roman" w:cs="Times New Roman"/>
            <w:color w:val="000000" w:themeColor="text1"/>
            <w:lang w:eastAsia="zh-CN"/>
          </w:rPr>
          <w:delText>×</w:delText>
        </w:r>
        <w:r w:rsidDel="00964E30">
          <w:rPr>
            <w:rFonts w:ascii="Times New Roman" w:eastAsia="仿宋" w:hAnsi="Times New Roman" w:cs="Times New Roman" w:hint="eastAsia"/>
            <w:color w:val="000000" w:themeColor="text1"/>
            <w:lang w:eastAsia="zh-CN"/>
          </w:rPr>
          <w:delText>收缴率</w:delText>
        </w:r>
      </w:del>
    </w:p>
    <w:p w14:paraId="5AC78B09" w14:textId="0C0C3BD2" w:rsidR="005F457E" w:rsidDel="00964E30" w:rsidRDefault="00000000">
      <w:pPr>
        <w:pStyle w:val="QuoteStyle"/>
        <w:spacing w:after="0" w:line="312" w:lineRule="auto"/>
        <w:rPr>
          <w:del w:id="3238" w:author="Si-yuan LIU" w:date="2026-07-24T14:26:00Z" w16du:dateUtc="2026-07-24T06:26:00Z"/>
          <w:rFonts w:ascii="Times New Roman" w:eastAsia="仿宋" w:hAnsi="Times New Roman" w:cs="Times New Roman"/>
          <w:color w:val="000000" w:themeColor="text1"/>
          <w:lang w:eastAsia="zh-CN"/>
        </w:rPr>
      </w:pPr>
      <w:del w:id="3239" w:author="Si-yuan LIU" w:date="2026-07-24T14:26:00Z" w16du:dateUtc="2026-07-24T06:26:00Z">
        <w:r w:rsidDel="00964E30">
          <w:rPr>
            <w:rFonts w:ascii="Times New Roman" w:eastAsia="仿宋" w:hAnsi="Times New Roman" w:cs="Times New Roman" w:hint="eastAsia"/>
            <w:color w:val="000000" w:themeColor="text1"/>
            <w:lang w:eastAsia="zh-CN"/>
          </w:rPr>
          <w:delText>截至评估基准日，营业收入系</w:delText>
        </w:r>
        <w:r w:rsidDel="00964E30">
          <w:rPr>
            <w:rFonts w:ascii="Times New Roman" w:eastAsia="仿宋" w:hAnsi="Times New Roman" w:cs="Times New Roman"/>
            <w:color w:val="000000" w:themeColor="text1"/>
            <w:lang w:eastAsia="zh-CN"/>
          </w:rPr>
          <w:delText>IDC</w:delText>
        </w:r>
        <w:r w:rsidDel="00964E30">
          <w:rPr>
            <w:rFonts w:ascii="Times New Roman" w:eastAsia="仿宋" w:hAnsi="Times New Roman" w:cs="Times New Roman" w:hint="eastAsia"/>
            <w:color w:val="000000" w:themeColor="text1"/>
            <w:lang w:eastAsia="zh-CN"/>
          </w:rPr>
          <w:delText>运营服务收入。</w:delText>
        </w:r>
      </w:del>
    </w:p>
    <w:p w14:paraId="5F413DE7" w14:textId="1A46D62B" w:rsidR="005F457E" w:rsidDel="00964E30" w:rsidRDefault="00000000">
      <w:pPr>
        <w:pStyle w:val="QuoteStyle"/>
        <w:spacing w:after="0" w:line="312" w:lineRule="auto"/>
        <w:rPr>
          <w:del w:id="3240" w:author="Si-yuan LIU" w:date="2026-07-24T14:26:00Z" w16du:dateUtc="2026-07-24T06:26:00Z"/>
          <w:rFonts w:ascii="Times New Roman" w:eastAsia="仿宋" w:hAnsi="Times New Roman" w:cs="Times New Roman"/>
          <w:color w:val="000000" w:themeColor="text1"/>
          <w:lang w:eastAsia="zh-CN"/>
        </w:rPr>
      </w:pPr>
      <w:del w:id="3241" w:author="Si-yuan LIU" w:date="2026-07-24T14:26:00Z" w16du:dateUtc="2026-07-24T06:26:00Z">
        <w:r w:rsidDel="00964E30">
          <w:rPr>
            <w:rFonts w:ascii="Times New Roman" w:eastAsia="仿宋" w:hAnsi="Times New Roman" w:cs="Times New Roman"/>
            <w:color w:val="000000" w:themeColor="text1"/>
            <w:lang w:eastAsia="zh-CN"/>
          </w:rPr>
          <w:delText>1</w:delText>
        </w:r>
        <w:r w:rsidDel="00964E30">
          <w:rPr>
            <w:rFonts w:ascii="Times New Roman" w:eastAsia="仿宋" w:hAnsi="Times New Roman" w:cs="Times New Roman" w:hint="eastAsia"/>
            <w:color w:val="000000" w:themeColor="text1"/>
            <w:lang w:eastAsia="zh-CN"/>
          </w:rPr>
          <w:delText>）机柜服务费单价：</w:delText>
        </w:r>
      </w:del>
    </w:p>
    <w:p w14:paraId="6C427663" w14:textId="638F17BE" w:rsidR="005F457E" w:rsidDel="00964E30" w:rsidRDefault="00000000">
      <w:pPr>
        <w:pStyle w:val="QuoteStyle"/>
        <w:spacing w:after="0" w:line="312" w:lineRule="auto"/>
        <w:rPr>
          <w:del w:id="3242" w:author="Si-yuan LIU" w:date="2026-07-24T14:26:00Z" w16du:dateUtc="2026-07-24T06:26:00Z"/>
          <w:rFonts w:ascii="Times New Roman" w:eastAsia="仿宋" w:hAnsi="Times New Roman" w:cs="Times New Roman"/>
          <w:color w:val="000000" w:themeColor="text1"/>
          <w:lang w:eastAsia="zh-CN"/>
        </w:rPr>
      </w:pPr>
      <w:del w:id="3243" w:author="Si-yuan LIU" w:date="2026-07-24T14:26:00Z" w16du:dateUtc="2026-07-24T06:26:00Z">
        <w:r w:rsidDel="00964E30">
          <w:rPr>
            <w:rFonts w:ascii="Times New Roman" w:eastAsia="仿宋" w:hAnsi="Times New Roman" w:cs="Times New Roman" w:hint="eastAsia"/>
            <w:color w:val="000000" w:themeColor="text1"/>
            <w:lang w:eastAsia="zh-CN"/>
          </w:rPr>
          <w:delText>对于奥飞数据数字智慧产业园项目，机柜服务费单价根据广州奥融</w:delText>
        </w:r>
      </w:del>
      <w:ins w:id="3244" w:author="Kelly Tan" w:date="2026-06-25T13:05:00Z">
        <w:del w:id="3245" w:author="Si-yuan LIU" w:date="2026-07-24T14:26:00Z" w16du:dateUtc="2026-07-24T06:26:00Z">
          <w:r w:rsidDel="00964E30">
            <w:rPr>
              <w:rFonts w:ascii="Times New Roman" w:eastAsia="仿宋" w:hAnsi="Times New Roman" w:cs="Times New Roman" w:hint="eastAsia"/>
              <w:color w:val="000000" w:themeColor="text1"/>
              <w:lang w:eastAsia="zh-CN"/>
            </w:rPr>
            <w:delText>奥融科技</w:delText>
          </w:r>
        </w:del>
      </w:ins>
      <w:del w:id="3246" w:author="Si-yuan LIU" w:date="2026-07-24T14:26:00Z" w16du:dateUtc="2026-07-24T06:26:00Z">
        <w:r w:rsidDel="00964E30">
          <w:rPr>
            <w:rFonts w:ascii="Times New Roman" w:eastAsia="仿宋" w:hAnsi="Times New Roman" w:cs="Times New Roman" w:hint="eastAsia"/>
            <w:color w:val="000000" w:themeColor="text1"/>
            <w:lang w:eastAsia="zh-CN"/>
          </w:rPr>
          <w:delText>与客户确定，机柜服务费包含电费。在执行的价格情况如下：</w:delText>
        </w:r>
        <w:r w:rsidDel="00964E30">
          <w:rPr>
            <w:rFonts w:ascii="Times New Roman" w:eastAsia="仿宋" w:hAnsi="Times New Roman" w:cs="Times New Roman" w:hint="eastAsia"/>
            <w:color w:val="000000" w:themeColor="text1"/>
            <w:lang w:eastAsia="zh-CN"/>
          </w:rPr>
          <w:delText>4.4kW</w:delText>
        </w:r>
        <w:r w:rsidDel="00964E30">
          <w:rPr>
            <w:rFonts w:ascii="Times New Roman" w:eastAsia="仿宋" w:hAnsi="Times New Roman" w:cs="Times New Roman" w:hint="eastAsia"/>
            <w:color w:val="000000" w:themeColor="text1"/>
            <w:lang w:eastAsia="zh-CN"/>
          </w:rPr>
          <w:delText>机柜收费标准</w:delText>
        </w:r>
        <w:r w:rsidDel="00964E30">
          <w:rPr>
            <w:rFonts w:ascii="Times New Roman" w:eastAsia="仿宋" w:hAnsi="Times New Roman" w:cs="Times New Roman" w:hint="eastAsia"/>
            <w:color w:val="000000" w:themeColor="text1"/>
            <w:lang w:eastAsia="zh-CN"/>
          </w:rPr>
          <w:delText>4,250</w:delText>
        </w:r>
        <w:r w:rsidDel="00964E30">
          <w:rPr>
            <w:rFonts w:ascii="Times New Roman" w:eastAsia="仿宋" w:hAnsi="Times New Roman" w:cs="Times New Roman" w:hint="eastAsia"/>
            <w:color w:val="000000" w:themeColor="text1"/>
            <w:lang w:eastAsia="zh-CN"/>
          </w:rPr>
          <w:delText>元</w:delText>
        </w:r>
        <w:r w:rsidDel="00964E30">
          <w:rPr>
            <w:rFonts w:ascii="Times New Roman" w:eastAsia="仿宋" w:hAnsi="Times New Roman" w:cs="Times New Roman" w:hint="eastAsia"/>
            <w:color w:val="000000" w:themeColor="text1"/>
            <w:lang w:eastAsia="zh-CN"/>
          </w:rPr>
          <w:delText>/</w:delText>
        </w:r>
        <w:r w:rsidDel="00964E30">
          <w:rPr>
            <w:rFonts w:ascii="Times New Roman" w:eastAsia="仿宋" w:hAnsi="Times New Roman" w:cs="Times New Roman" w:hint="eastAsia"/>
            <w:color w:val="000000" w:themeColor="text1"/>
            <w:lang w:eastAsia="zh-CN"/>
          </w:rPr>
          <w:delText>月</w:delText>
        </w:r>
        <w:r w:rsidDel="00964E30">
          <w:rPr>
            <w:rFonts w:ascii="Times New Roman" w:eastAsia="仿宋" w:hAnsi="Times New Roman" w:cs="Times New Roman" w:hint="eastAsia"/>
            <w:color w:val="000000" w:themeColor="text1"/>
            <w:lang w:eastAsia="zh-CN"/>
          </w:rPr>
          <w:delText>/</w:delText>
        </w:r>
        <w:r w:rsidDel="00964E30">
          <w:rPr>
            <w:rFonts w:ascii="Times New Roman" w:eastAsia="仿宋" w:hAnsi="Times New Roman" w:cs="Times New Roman" w:hint="eastAsia"/>
            <w:color w:val="000000" w:themeColor="text1"/>
            <w:lang w:eastAsia="zh-CN"/>
          </w:rPr>
          <w:delText>个（含税），</w:delText>
        </w:r>
        <w:r w:rsidDel="00964E30">
          <w:rPr>
            <w:rFonts w:ascii="Times New Roman" w:eastAsia="仿宋" w:hAnsi="Times New Roman" w:cs="Times New Roman" w:hint="eastAsia"/>
            <w:color w:val="000000" w:themeColor="text1"/>
            <w:lang w:eastAsia="zh-CN"/>
          </w:rPr>
          <w:delText>8.8kW</w:delText>
        </w:r>
        <w:r w:rsidDel="00964E30">
          <w:rPr>
            <w:rFonts w:ascii="Times New Roman" w:eastAsia="仿宋" w:hAnsi="Times New Roman" w:cs="Times New Roman" w:hint="eastAsia"/>
            <w:color w:val="000000" w:themeColor="text1"/>
            <w:lang w:eastAsia="zh-CN"/>
          </w:rPr>
          <w:delText>机柜收费标准</w:delText>
        </w:r>
        <w:r w:rsidDel="00964E30">
          <w:rPr>
            <w:rFonts w:ascii="Times New Roman" w:eastAsia="仿宋" w:hAnsi="Times New Roman" w:cs="Times New Roman" w:hint="eastAsia"/>
            <w:color w:val="000000" w:themeColor="text1"/>
            <w:lang w:eastAsia="zh-CN"/>
          </w:rPr>
          <w:delText>8,500</w:delText>
        </w:r>
        <w:r w:rsidDel="00964E30">
          <w:rPr>
            <w:rFonts w:ascii="Times New Roman" w:eastAsia="仿宋" w:hAnsi="Times New Roman" w:cs="Times New Roman" w:hint="eastAsia"/>
            <w:color w:val="000000" w:themeColor="text1"/>
            <w:lang w:eastAsia="zh-CN"/>
          </w:rPr>
          <w:delText>元</w:delText>
        </w:r>
        <w:r w:rsidDel="00964E30">
          <w:rPr>
            <w:rFonts w:ascii="Times New Roman" w:eastAsia="仿宋" w:hAnsi="Times New Roman" w:cs="Times New Roman" w:hint="eastAsia"/>
            <w:color w:val="000000" w:themeColor="text1"/>
            <w:lang w:eastAsia="zh-CN"/>
          </w:rPr>
          <w:delText>/</w:delText>
        </w:r>
        <w:r w:rsidDel="00964E30">
          <w:rPr>
            <w:rFonts w:ascii="Times New Roman" w:eastAsia="仿宋" w:hAnsi="Times New Roman" w:cs="Times New Roman" w:hint="eastAsia"/>
            <w:color w:val="000000" w:themeColor="text1"/>
            <w:lang w:eastAsia="zh-CN"/>
          </w:rPr>
          <w:delText>月</w:delText>
        </w:r>
        <w:r w:rsidDel="00964E30">
          <w:rPr>
            <w:rFonts w:ascii="Times New Roman" w:eastAsia="仿宋" w:hAnsi="Times New Roman" w:cs="Times New Roman" w:hint="eastAsia"/>
            <w:color w:val="000000" w:themeColor="text1"/>
            <w:lang w:eastAsia="zh-CN"/>
          </w:rPr>
          <w:delText>/</w:delText>
        </w:r>
        <w:r w:rsidDel="00964E30">
          <w:rPr>
            <w:rFonts w:ascii="Times New Roman" w:eastAsia="仿宋" w:hAnsi="Times New Roman" w:cs="Times New Roman" w:hint="eastAsia"/>
            <w:color w:val="000000" w:themeColor="text1"/>
            <w:lang w:eastAsia="zh-CN"/>
          </w:rPr>
          <w:delText>个（含税）。此外，</w:delText>
        </w:r>
        <w:r w:rsidDel="00964E30">
          <w:rPr>
            <w:rFonts w:ascii="Times New Roman" w:eastAsia="仿宋" w:hAnsi="Times New Roman" w:cs="Times New Roman" w:hint="eastAsia"/>
            <w:color w:val="000000" w:themeColor="text1"/>
            <w:lang w:eastAsia="zh-CN"/>
          </w:rPr>
          <w:delText>24kW</w:delText>
        </w:r>
        <w:r w:rsidDel="00964E30">
          <w:rPr>
            <w:rFonts w:ascii="Times New Roman" w:eastAsia="仿宋" w:hAnsi="Times New Roman" w:cs="Times New Roman" w:hint="eastAsia"/>
            <w:color w:val="000000" w:themeColor="text1"/>
            <w:lang w:eastAsia="zh-CN"/>
          </w:rPr>
          <w:delText>机柜收费标准</w:delText>
        </w:r>
        <w:r w:rsidDel="00964E30">
          <w:rPr>
            <w:rFonts w:ascii="Times New Roman" w:eastAsia="仿宋" w:hAnsi="Times New Roman" w:cs="Times New Roman" w:hint="eastAsia"/>
            <w:color w:val="000000" w:themeColor="text1"/>
            <w:lang w:eastAsia="zh-CN"/>
          </w:rPr>
          <w:delText>16,240</w:delText>
        </w:r>
        <w:r w:rsidDel="00964E30">
          <w:rPr>
            <w:rFonts w:ascii="Times New Roman" w:eastAsia="仿宋" w:hAnsi="Times New Roman" w:cs="Times New Roman" w:hint="eastAsia"/>
            <w:color w:val="000000" w:themeColor="text1"/>
            <w:lang w:eastAsia="zh-CN"/>
          </w:rPr>
          <w:delText>元</w:delText>
        </w:r>
        <w:r w:rsidDel="00964E30">
          <w:rPr>
            <w:rFonts w:ascii="Times New Roman" w:eastAsia="仿宋" w:hAnsi="Times New Roman" w:cs="Times New Roman" w:hint="eastAsia"/>
            <w:color w:val="000000" w:themeColor="text1"/>
            <w:lang w:eastAsia="zh-CN"/>
          </w:rPr>
          <w:delText>/</w:delText>
        </w:r>
        <w:r w:rsidDel="00964E30">
          <w:rPr>
            <w:rFonts w:ascii="Times New Roman" w:eastAsia="仿宋" w:hAnsi="Times New Roman" w:cs="Times New Roman" w:hint="eastAsia"/>
            <w:color w:val="000000" w:themeColor="text1"/>
            <w:lang w:eastAsia="zh-CN"/>
          </w:rPr>
          <w:delText>月</w:delText>
        </w:r>
        <w:r w:rsidDel="00964E30">
          <w:rPr>
            <w:rFonts w:ascii="Times New Roman" w:eastAsia="仿宋" w:hAnsi="Times New Roman" w:cs="Times New Roman" w:hint="eastAsia"/>
            <w:color w:val="000000" w:themeColor="text1"/>
            <w:lang w:eastAsia="zh-CN"/>
          </w:rPr>
          <w:delText>/</w:delText>
        </w:r>
        <w:r w:rsidDel="00964E30">
          <w:rPr>
            <w:rFonts w:ascii="Times New Roman" w:eastAsia="仿宋" w:hAnsi="Times New Roman" w:cs="Times New Roman" w:hint="eastAsia"/>
            <w:color w:val="000000" w:themeColor="text1"/>
            <w:lang w:eastAsia="zh-CN"/>
          </w:rPr>
          <w:delText>个（含税），</w:delText>
        </w:r>
        <w:r w:rsidDel="00964E30">
          <w:rPr>
            <w:rFonts w:ascii="Times New Roman" w:eastAsia="仿宋" w:hAnsi="Times New Roman" w:cs="Times New Roman" w:hint="eastAsia"/>
            <w:color w:val="000000" w:themeColor="text1"/>
            <w:lang w:eastAsia="zh-CN"/>
          </w:rPr>
          <w:delText>30kW</w:delText>
        </w:r>
        <w:r w:rsidDel="00964E30">
          <w:rPr>
            <w:rFonts w:ascii="Times New Roman" w:eastAsia="仿宋" w:hAnsi="Times New Roman" w:cs="Times New Roman" w:hint="eastAsia"/>
            <w:color w:val="000000" w:themeColor="text1"/>
            <w:lang w:eastAsia="zh-CN"/>
          </w:rPr>
          <w:delText>机柜收费标准</w:delText>
        </w:r>
        <w:r w:rsidDel="00964E30">
          <w:rPr>
            <w:rFonts w:ascii="Times New Roman" w:eastAsia="仿宋" w:hAnsi="Times New Roman" w:cs="Times New Roman" w:hint="eastAsia"/>
            <w:color w:val="000000" w:themeColor="text1"/>
            <w:lang w:eastAsia="zh-CN"/>
          </w:rPr>
          <w:delText>21,660</w:delText>
        </w:r>
        <w:r w:rsidDel="00964E30">
          <w:rPr>
            <w:rFonts w:ascii="Times New Roman" w:eastAsia="仿宋" w:hAnsi="Times New Roman" w:cs="Times New Roman" w:hint="eastAsia"/>
            <w:color w:val="000000" w:themeColor="text1"/>
            <w:lang w:eastAsia="zh-CN"/>
          </w:rPr>
          <w:delText>元</w:delText>
        </w:r>
        <w:r w:rsidDel="00964E30">
          <w:rPr>
            <w:rFonts w:ascii="Times New Roman" w:eastAsia="仿宋" w:hAnsi="Times New Roman" w:cs="Times New Roman" w:hint="eastAsia"/>
            <w:color w:val="000000" w:themeColor="text1"/>
            <w:lang w:eastAsia="zh-CN"/>
          </w:rPr>
          <w:delText>/</w:delText>
        </w:r>
        <w:r w:rsidDel="00964E30">
          <w:rPr>
            <w:rFonts w:ascii="Times New Roman" w:eastAsia="仿宋" w:hAnsi="Times New Roman" w:cs="Times New Roman" w:hint="eastAsia"/>
            <w:color w:val="000000" w:themeColor="text1"/>
            <w:lang w:eastAsia="zh-CN"/>
          </w:rPr>
          <w:delText>月</w:delText>
        </w:r>
        <w:r w:rsidDel="00964E30">
          <w:rPr>
            <w:rFonts w:ascii="Times New Roman" w:eastAsia="仿宋" w:hAnsi="Times New Roman" w:cs="Times New Roman" w:hint="eastAsia"/>
            <w:color w:val="000000" w:themeColor="text1"/>
            <w:lang w:eastAsia="zh-CN"/>
          </w:rPr>
          <w:delText>/</w:delText>
        </w:r>
        <w:r w:rsidDel="00964E30">
          <w:rPr>
            <w:rFonts w:ascii="Times New Roman" w:eastAsia="仿宋" w:hAnsi="Times New Roman" w:cs="Times New Roman" w:hint="eastAsia"/>
            <w:color w:val="000000" w:themeColor="text1"/>
            <w:lang w:eastAsia="zh-CN"/>
          </w:rPr>
          <w:delText>个（含税），</w:delText>
        </w:r>
        <w:r w:rsidDel="00964E30">
          <w:rPr>
            <w:rFonts w:ascii="Times New Roman" w:eastAsia="仿宋" w:hAnsi="Times New Roman" w:cs="Times New Roman" w:hint="eastAsia"/>
            <w:color w:val="000000" w:themeColor="text1"/>
            <w:lang w:eastAsia="zh-CN"/>
          </w:rPr>
          <w:delText>ODF</w:delText>
        </w:r>
        <w:r w:rsidDel="00964E30">
          <w:rPr>
            <w:rFonts w:ascii="Times New Roman" w:eastAsia="仿宋" w:hAnsi="Times New Roman" w:cs="Times New Roman" w:hint="eastAsia"/>
            <w:color w:val="000000" w:themeColor="text1"/>
            <w:lang w:eastAsia="zh-CN"/>
          </w:rPr>
          <w:delText>柜收费标准</w:delText>
        </w:r>
        <w:r w:rsidDel="00964E30">
          <w:rPr>
            <w:rFonts w:ascii="Times New Roman" w:eastAsia="仿宋" w:hAnsi="Times New Roman" w:cs="Times New Roman" w:hint="eastAsia"/>
            <w:color w:val="000000" w:themeColor="text1"/>
            <w:lang w:eastAsia="zh-CN"/>
          </w:rPr>
          <w:delText>2,230</w:delText>
        </w:r>
        <w:r w:rsidDel="00964E30">
          <w:rPr>
            <w:rFonts w:ascii="Times New Roman" w:eastAsia="仿宋" w:hAnsi="Times New Roman" w:cs="Times New Roman" w:hint="eastAsia"/>
            <w:color w:val="000000" w:themeColor="text1"/>
            <w:lang w:eastAsia="zh-CN"/>
          </w:rPr>
          <w:delText>元</w:delText>
        </w:r>
        <w:r w:rsidDel="00964E30">
          <w:rPr>
            <w:rFonts w:ascii="Times New Roman" w:eastAsia="仿宋" w:hAnsi="Times New Roman" w:cs="Times New Roman" w:hint="eastAsia"/>
            <w:color w:val="000000" w:themeColor="text1"/>
            <w:lang w:eastAsia="zh-CN"/>
          </w:rPr>
          <w:delText>/</w:delText>
        </w:r>
        <w:r w:rsidDel="00964E30">
          <w:rPr>
            <w:rFonts w:ascii="Times New Roman" w:eastAsia="仿宋" w:hAnsi="Times New Roman" w:cs="Times New Roman" w:hint="eastAsia"/>
            <w:color w:val="000000" w:themeColor="text1"/>
            <w:lang w:eastAsia="zh-CN"/>
          </w:rPr>
          <w:delText>月</w:delText>
        </w:r>
        <w:r w:rsidDel="00964E30">
          <w:rPr>
            <w:rFonts w:ascii="Times New Roman" w:eastAsia="仿宋" w:hAnsi="Times New Roman" w:cs="Times New Roman" w:hint="eastAsia"/>
            <w:color w:val="000000" w:themeColor="text1"/>
            <w:lang w:eastAsia="zh-CN"/>
          </w:rPr>
          <w:delText>/</w:delText>
        </w:r>
        <w:r w:rsidDel="00964E30">
          <w:rPr>
            <w:rFonts w:ascii="Times New Roman" w:eastAsia="仿宋" w:hAnsi="Times New Roman" w:cs="Times New Roman" w:hint="eastAsia"/>
            <w:color w:val="000000" w:themeColor="text1"/>
            <w:lang w:eastAsia="zh-CN"/>
          </w:rPr>
          <w:delText>个（含税）。奥飞数据数字智慧产业园项目以</w:delText>
        </w:r>
        <w:r w:rsidDel="00964E30">
          <w:rPr>
            <w:rFonts w:ascii="Times New Roman" w:eastAsia="仿宋" w:hAnsi="Times New Roman" w:cs="Times New Roman" w:hint="eastAsia"/>
            <w:color w:val="000000" w:themeColor="text1"/>
            <w:lang w:eastAsia="zh-CN"/>
          </w:rPr>
          <w:delText>8.8kW</w:delText>
        </w:r>
        <w:r w:rsidDel="00964E30">
          <w:rPr>
            <w:rFonts w:ascii="Times New Roman" w:eastAsia="仿宋" w:hAnsi="Times New Roman" w:cs="Times New Roman" w:hint="eastAsia"/>
            <w:color w:val="000000" w:themeColor="text1"/>
            <w:lang w:eastAsia="zh-CN"/>
          </w:rPr>
          <w:delText>机柜上架为主。</w:delText>
        </w:r>
      </w:del>
    </w:p>
    <w:p w14:paraId="1D065584" w14:textId="0B85AB3C" w:rsidR="005F457E" w:rsidDel="00964E30" w:rsidRDefault="00000000">
      <w:pPr>
        <w:pStyle w:val="QuoteStyle"/>
        <w:spacing w:after="0" w:line="312" w:lineRule="auto"/>
        <w:rPr>
          <w:del w:id="3247" w:author="Si-yuan LIU" w:date="2026-07-24T14:26:00Z" w16du:dateUtc="2026-07-24T06:26:00Z"/>
          <w:rFonts w:ascii="Times New Roman" w:eastAsia="仿宋" w:hAnsi="Times New Roman" w:cs="Times New Roman"/>
          <w:color w:val="000000" w:themeColor="text1"/>
          <w:lang w:eastAsia="zh-CN"/>
        </w:rPr>
      </w:pPr>
      <w:del w:id="3248" w:author="Si-yuan LIU" w:date="2026-07-24T14:26:00Z" w16du:dateUtc="2026-07-24T06:26:00Z">
        <w:r w:rsidDel="00964E30">
          <w:rPr>
            <w:rFonts w:ascii="Times New Roman" w:eastAsia="仿宋" w:hAnsi="Times New Roman" w:cs="Times New Roman" w:hint="eastAsia"/>
            <w:color w:val="000000" w:themeColor="text1"/>
            <w:lang w:eastAsia="zh-CN"/>
          </w:rPr>
          <w:delText>参考上述客户的收费标准，该项目于评估基准日的市场机柜服务含税价格为</w:delText>
        </w:r>
        <w:r w:rsidDel="00964E30">
          <w:rPr>
            <w:rFonts w:ascii="Times New Roman" w:eastAsia="仿宋" w:hAnsi="Times New Roman" w:cs="Times New Roman" w:hint="eastAsia"/>
            <w:color w:val="000000" w:themeColor="text1"/>
            <w:lang w:eastAsia="zh-CN"/>
          </w:rPr>
          <w:delText>966</w:delText>
        </w:r>
        <w:r w:rsidDel="00964E30">
          <w:rPr>
            <w:rFonts w:ascii="Times New Roman" w:eastAsia="仿宋" w:hAnsi="Times New Roman" w:cs="Times New Roman" w:hint="eastAsia"/>
            <w:color w:val="000000" w:themeColor="text1"/>
            <w:lang w:eastAsia="zh-CN"/>
          </w:rPr>
          <w:delText>元</w:delText>
        </w:r>
        <w:r w:rsidDel="00964E30">
          <w:rPr>
            <w:rFonts w:ascii="Times New Roman" w:eastAsia="仿宋" w:hAnsi="Times New Roman" w:cs="Times New Roman" w:hint="eastAsia"/>
            <w:color w:val="000000" w:themeColor="text1"/>
            <w:lang w:eastAsia="zh-CN"/>
          </w:rPr>
          <w:delText>/kW/</w:delText>
        </w:r>
        <w:r w:rsidDel="00964E30">
          <w:rPr>
            <w:rFonts w:ascii="Times New Roman" w:eastAsia="仿宋" w:hAnsi="Times New Roman" w:cs="Times New Roman" w:hint="eastAsia"/>
            <w:color w:val="000000" w:themeColor="text1"/>
            <w:lang w:eastAsia="zh-CN"/>
          </w:rPr>
          <w:delText>月。此外，项目中少量的</w:delText>
        </w:r>
        <w:r w:rsidDel="00964E30">
          <w:rPr>
            <w:rFonts w:ascii="Times New Roman" w:eastAsia="仿宋" w:hAnsi="Times New Roman" w:cs="Times New Roman" w:hint="eastAsia"/>
            <w:color w:val="000000" w:themeColor="text1"/>
            <w:lang w:eastAsia="zh-CN"/>
          </w:rPr>
          <w:delText>24kW</w:delText>
        </w:r>
        <w:r w:rsidDel="00964E30">
          <w:rPr>
            <w:rFonts w:ascii="Times New Roman" w:eastAsia="仿宋" w:hAnsi="Times New Roman" w:cs="Times New Roman" w:hint="eastAsia"/>
            <w:color w:val="000000" w:themeColor="text1"/>
            <w:lang w:eastAsia="zh-CN"/>
          </w:rPr>
          <w:delText>机柜、</w:delText>
        </w:r>
        <w:r w:rsidDel="00964E30">
          <w:rPr>
            <w:rFonts w:ascii="Times New Roman" w:eastAsia="仿宋" w:hAnsi="Times New Roman" w:cs="Times New Roman" w:hint="eastAsia"/>
            <w:color w:val="000000" w:themeColor="text1"/>
            <w:lang w:eastAsia="zh-CN"/>
          </w:rPr>
          <w:delText>30kW</w:delText>
        </w:r>
        <w:r w:rsidDel="00964E30">
          <w:rPr>
            <w:rFonts w:ascii="Times New Roman" w:eastAsia="仿宋" w:hAnsi="Times New Roman" w:cs="Times New Roman" w:hint="eastAsia"/>
            <w:color w:val="000000" w:themeColor="text1"/>
            <w:lang w:eastAsia="zh-CN"/>
          </w:rPr>
          <w:delText>机柜及布线柜</w:delText>
        </w:r>
        <w:r w:rsidDel="00964E30">
          <w:rPr>
            <w:rFonts w:ascii="Times New Roman" w:eastAsia="仿宋" w:hAnsi="Times New Roman" w:cs="Times New Roman" w:hint="eastAsia"/>
            <w:color w:val="000000" w:themeColor="text1"/>
            <w:lang w:eastAsia="zh-CN"/>
          </w:rPr>
          <w:delText>/ODF</w:delText>
        </w:r>
        <w:r w:rsidDel="00964E30">
          <w:rPr>
            <w:rFonts w:ascii="Times New Roman" w:eastAsia="仿宋" w:hAnsi="Times New Roman" w:cs="Times New Roman" w:hint="eastAsia"/>
            <w:color w:val="000000" w:themeColor="text1"/>
            <w:lang w:eastAsia="zh-CN"/>
          </w:rPr>
          <w:delText>机柜于评估基准日的市场价格参考该项目已执行的收费标准，分别为</w:delText>
        </w:r>
        <w:r w:rsidDel="00964E30">
          <w:rPr>
            <w:rFonts w:ascii="Times New Roman" w:eastAsia="仿宋" w:hAnsi="Times New Roman" w:cs="Times New Roman" w:hint="eastAsia"/>
            <w:color w:val="000000" w:themeColor="text1"/>
            <w:lang w:eastAsia="zh-CN"/>
          </w:rPr>
          <w:delText>16,240</w:delText>
        </w:r>
        <w:r w:rsidDel="00964E30">
          <w:rPr>
            <w:rFonts w:ascii="Times New Roman" w:eastAsia="仿宋" w:hAnsi="Times New Roman" w:cs="Times New Roman" w:hint="eastAsia"/>
            <w:color w:val="000000" w:themeColor="text1"/>
            <w:lang w:eastAsia="zh-CN"/>
          </w:rPr>
          <w:delText>元</w:delText>
        </w:r>
        <w:r w:rsidDel="00964E30">
          <w:rPr>
            <w:rFonts w:ascii="Times New Roman" w:eastAsia="仿宋" w:hAnsi="Times New Roman" w:cs="Times New Roman" w:hint="eastAsia"/>
            <w:color w:val="000000" w:themeColor="text1"/>
            <w:lang w:eastAsia="zh-CN"/>
          </w:rPr>
          <w:delText>/</w:delText>
        </w:r>
        <w:r w:rsidDel="00964E30">
          <w:rPr>
            <w:rFonts w:ascii="Times New Roman" w:eastAsia="仿宋" w:hAnsi="Times New Roman" w:cs="Times New Roman" w:hint="eastAsia"/>
            <w:color w:val="000000" w:themeColor="text1"/>
            <w:lang w:eastAsia="zh-CN"/>
          </w:rPr>
          <w:delText>月</w:delText>
        </w:r>
        <w:r w:rsidDel="00964E30">
          <w:rPr>
            <w:rFonts w:ascii="Times New Roman" w:eastAsia="仿宋" w:hAnsi="Times New Roman" w:cs="Times New Roman" w:hint="eastAsia"/>
            <w:color w:val="000000" w:themeColor="text1"/>
            <w:lang w:eastAsia="zh-CN"/>
          </w:rPr>
          <w:delText>/</w:delText>
        </w:r>
        <w:r w:rsidDel="00964E30">
          <w:rPr>
            <w:rFonts w:ascii="Times New Roman" w:eastAsia="仿宋" w:hAnsi="Times New Roman" w:cs="Times New Roman" w:hint="eastAsia"/>
            <w:color w:val="000000" w:themeColor="text1"/>
            <w:lang w:eastAsia="zh-CN"/>
          </w:rPr>
          <w:delText>个（含税）、</w:delText>
        </w:r>
        <w:r w:rsidDel="00964E30">
          <w:rPr>
            <w:rFonts w:ascii="Times New Roman" w:eastAsia="仿宋" w:hAnsi="Times New Roman" w:cs="Times New Roman" w:hint="eastAsia"/>
            <w:color w:val="000000" w:themeColor="text1"/>
            <w:lang w:eastAsia="zh-CN"/>
          </w:rPr>
          <w:delText>21,660</w:delText>
        </w:r>
        <w:r w:rsidDel="00964E30">
          <w:rPr>
            <w:rFonts w:ascii="Times New Roman" w:eastAsia="仿宋" w:hAnsi="Times New Roman" w:cs="Times New Roman" w:hint="eastAsia"/>
            <w:color w:val="000000" w:themeColor="text1"/>
            <w:lang w:eastAsia="zh-CN"/>
          </w:rPr>
          <w:delText>元</w:delText>
        </w:r>
        <w:r w:rsidDel="00964E30">
          <w:rPr>
            <w:rFonts w:ascii="Times New Roman" w:eastAsia="仿宋" w:hAnsi="Times New Roman" w:cs="Times New Roman" w:hint="eastAsia"/>
            <w:color w:val="000000" w:themeColor="text1"/>
            <w:lang w:eastAsia="zh-CN"/>
          </w:rPr>
          <w:delText>/</w:delText>
        </w:r>
        <w:r w:rsidDel="00964E30">
          <w:rPr>
            <w:rFonts w:ascii="Times New Roman" w:eastAsia="仿宋" w:hAnsi="Times New Roman" w:cs="Times New Roman" w:hint="eastAsia"/>
            <w:color w:val="000000" w:themeColor="text1"/>
            <w:lang w:eastAsia="zh-CN"/>
          </w:rPr>
          <w:delText>月</w:delText>
        </w:r>
        <w:r w:rsidDel="00964E30">
          <w:rPr>
            <w:rFonts w:ascii="Times New Roman" w:eastAsia="仿宋" w:hAnsi="Times New Roman" w:cs="Times New Roman" w:hint="eastAsia"/>
            <w:color w:val="000000" w:themeColor="text1"/>
            <w:lang w:eastAsia="zh-CN"/>
          </w:rPr>
          <w:delText>/</w:delText>
        </w:r>
        <w:r w:rsidDel="00964E30">
          <w:rPr>
            <w:rFonts w:ascii="Times New Roman" w:eastAsia="仿宋" w:hAnsi="Times New Roman" w:cs="Times New Roman" w:hint="eastAsia"/>
            <w:color w:val="000000" w:themeColor="text1"/>
            <w:lang w:eastAsia="zh-CN"/>
          </w:rPr>
          <w:delText>个（含税）及</w:delText>
        </w:r>
        <w:r w:rsidDel="00964E30">
          <w:rPr>
            <w:rFonts w:ascii="Times New Roman" w:eastAsia="仿宋" w:hAnsi="Times New Roman" w:cs="Times New Roman" w:hint="eastAsia"/>
            <w:color w:val="000000" w:themeColor="text1"/>
            <w:lang w:eastAsia="zh-CN"/>
          </w:rPr>
          <w:delText>2,230</w:delText>
        </w:r>
        <w:r w:rsidDel="00964E30">
          <w:rPr>
            <w:rFonts w:ascii="Times New Roman" w:eastAsia="仿宋" w:hAnsi="Times New Roman" w:cs="Times New Roman" w:hint="eastAsia"/>
            <w:color w:val="000000" w:themeColor="text1"/>
            <w:lang w:eastAsia="zh-CN"/>
          </w:rPr>
          <w:delText>元</w:delText>
        </w:r>
        <w:r w:rsidDel="00964E30">
          <w:rPr>
            <w:rFonts w:ascii="Times New Roman" w:eastAsia="仿宋" w:hAnsi="Times New Roman" w:cs="Times New Roman" w:hint="eastAsia"/>
            <w:color w:val="000000" w:themeColor="text1"/>
            <w:lang w:eastAsia="zh-CN"/>
          </w:rPr>
          <w:delText>/</w:delText>
        </w:r>
        <w:r w:rsidDel="00964E30">
          <w:rPr>
            <w:rFonts w:ascii="Times New Roman" w:eastAsia="仿宋" w:hAnsi="Times New Roman" w:cs="Times New Roman" w:hint="eastAsia"/>
            <w:color w:val="000000" w:themeColor="text1"/>
            <w:lang w:eastAsia="zh-CN"/>
          </w:rPr>
          <w:delText>月</w:delText>
        </w:r>
        <w:r w:rsidDel="00964E30">
          <w:rPr>
            <w:rFonts w:ascii="Times New Roman" w:eastAsia="仿宋" w:hAnsi="Times New Roman" w:cs="Times New Roman" w:hint="eastAsia"/>
            <w:color w:val="000000" w:themeColor="text1"/>
            <w:lang w:eastAsia="zh-CN"/>
          </w:rPr>
          <w:delText>/</w:delText>
        </w:r>
        <w:r w:rsidDel="00964E30">
          <w:rPr>
            <w:rFonts w:ascii="Times New Roman" w:eastAsia="仿宋" w:hAnsi="Times New Roman" w:cs="Times New Roman" w:hint="eastAsia"/>
            <w:color w:val="000000" w:themeColor="text1"/>
            <w:lang w:eastAsia="zh-CN"/>
          </w:rPr>
          <w:delText>个（含税）。</w:delText>
        </w:r>
      </w:del>
    </w:p>
    <w:p w14:paraId="5885E148" w14:textId="7C428A26" w:rsidR="005F457E" w:rsidDel="00964E30" w:rsidRDefault="00000000">
      <w:pPr>
        <w:pStyle w:val="QuoteStyle"/>
        <w:spacing w:after="0" w:line="312" w:lineRule="auto"/>
        <w:rPr>
          <w:del w:id="3249" w:author="Si-yuan LIU" w:date="2026-07-24T14:26:00Z" w16du:dateUtc="2026-07-24T06:26:00Z"/>
          <w:rFonts w:ascii="Times New Roman" w:eastAsia="仿宋" w:hAnsi="Times New Roman" w:cs="Times New Roman"/>
          <w:color w:val="000000" w:themeColor="text1"/>
          <w:lang w:eastAsia="zh-CN"/>
        </w:rPr>
      </w:pPr>
      <w:del w:id="3250" w:author="Si-yuan LIU" w:date="2026-07-24T14:26:00Z" w16du:dateUtc="2026-07-24T06:26:00Z">
        <w:r w:rsidDel="00964E30">
          <w:rPr>
            <w:rFonts w:ascii="Times New Roman" w:eastAsia="仿宋" w:hAnsi="Times New Roman" w:cs="Times New Roman" w:hint="eastAsia"/>
            <w:color w:val="000000" w:themeColor="text1"/>
            <w:lang w:eastAsia="zh-CN"/>
          </w:rPr>
          <w:delText>对于未来增长率情况考虑如下：</w:delText>
        </w:r>
      </w:del>
    </w:p>
    <w:p w14:paraId="2DD8E22D" w14:textId="5D59B4C2" w:rsidR="005F457E" w:rsidDel="00964E30" w:rsidRDefault="00000000">
      <w:pPr>
        <w:pStyle w:val="QuoteStyle"/>
        <w:spacing w:after="0" w:line="312" w:lineRule="auto"/>
        <w:rPr>
          <w:del w:id="3251" w:author="Si-yuan LIU" w:date="2026-07-24T14:26:00Z" w16du:dateUtc="2026-07-24T06:26:00Z"/>
          <w:rFonts w:ascii="Times New Roman" w:eastAsia="仿宋" w:hAnsi="Times New Roman" w:cs="Times New Roman"/>
          <w:color w:val="000000" w:themeColor="text1"/>
          <w:lang w:eastAsia="zh-CN"/>
        </w:rPr>
      </w:pPr>
      <w:del w:id="3252" w:author="Si-yuan LIU" w:date="2026-07-24T14:26:00Z" w16du:dateUtc="2026-07-24T06:26:00Z">
        <w:r w:rsidDel="00964E30">
          <w:rPr>
            <w:rFonts w:ascii="Times New Roman" w:eastAsia="仿宋" w:hAnsi="Times New Roman" w:cs="Times New Roman" w:hint="eastAsia"/>
            <w:color w:val="000000" w:themeColor="text1"/>
            <w:lang w:eastAsia="zh-CN"/>
          </w:rPr>
          <w:delText>作</w:delText>
        </w:r>
        <w:bookmarkStart w:id="3253" w:name="OLE_LINK30"/>
        <w:r w:rsidDel="00964E30">
          <w:rPr>
            <w:rFonts w:ascii="Times New Roman" w:eastAsia="仿宋" w:hAnsi="Times New Roman" w:cs="Times New Roman" w:hint="eastAsia"/>
            <w:color w:val="000000" w:themeColor="text1"/>
            <w:lang w:eastAsia="zh-CN"/>
          </w:rPr>
          <w:delText>为中国改革开放的前沿与经济第一大省，广东省的数字经济发展始终是全国产业升级的风向标。</w:delText>
        </w:r>
        <w:r w:rsidDel="00964E30">
          <w:rPr>
            <w:rFonts w:ascii="Times New Roman" w:eastAsia="仿宋" w:hAnsi="Times New Roman" w:cs="Times New Roman"/>
            <w:color w:val="000000" w:themeColor="text1"/>
            <w:lang w:eastAsia="zh-CN"/>
          </w:rPr>
          <w:delText>2025</w:delText>
        </w:r>
        <w:r w:rsidDel="00964E30">
          <w:rPr>
            <w:rFonts w:ascii="Times New Roman" w:eastAsia="仿宋" w:hAnsi="Times New Roman" w:cs="Times New Roman" w:hint="eastAsia"/>
            <w:color w:val="000000" w:themeColor="text1"/>
            <w:lang w:eastAsia="zh-CN"/>
          </w:rPr>
          <w:delText>年，广东省数字经济规模已突破</w:delText>
        </w:r>
        <w:r w:rsidDel="00964E30">
          <w:rPr>
            <w:rFonts w:ascii="Times New Roman" w:eastAsia="仿宋" w:hAnsi="Times New Roman" w:cs="Times New Roman"/>
            <w:color w:val="000000" w:themeColor="text1"/>
            <w:lang w:eastAsia="zh-CN"/>
          </w:rPr>
          <w:delText>8</w:delText>
        </w:r>
        <w:r w:rsidDel="00964E30">
          <w:rPr>
            <w:rFonts w:ascii="Times New Roman" w:eastAsia="仿宋" w:hAnsi="Times New Roman" w:cs="Times New Roman" w:hint="eastAsia"/>
            <w:color w:val="000000" w:themeColor="text1"/>
            <w:lang w:eastAsia="zh-CN"/>
          </w:rPr>
          <w:delText>万亿元，持续领跑全国。为巩固优势并迈向更高目标，广东于</w:delText>
        </w:r>
        <w:r w:rsidDel="00964E30">
          <w:rPr>
            <w:rFonts w:ascii="Times New Roman" w:eastAsia="仿宋" w:hAnsi="Times New Roman" w:cs="Times New Roman"/>
            <w:color w:val="000000" w:themeColor="text1"/>
            <w:lang w:eastAsia="zh-CN"/>
          </w:rPr>
          <w:delText>2025</w:delText>
        </w:r>
        <w:r w:rsidDel="00964E30">
          <w:rPr>
            <w:rFonts w:ascii="Times New Roman" w:eastAsia="仿宋" w:hAnsi="Times New Roman" w:cs="Times New Roman" w:hint="eastAsia"/>
            <w:color w:val="000000" w:themeColor="text1"/>
            <w:lang w:eastAsia="zh-CN"/>
          </w:rPr>
          <w:delText>年底发布了《广东省国家数字经济创新发展试验区建设方案</w:delText>
        </w:r>
        <w:r w:rsidDel="00964E30">
          <w:rPr>
            <w:rFonts w:ascii="Times New Roman" w:eastAsia="仿宋" w:hAnsi="Times New Roman" w:cs="Times New Roman"/>
            <w:color w:val="000000" w:themeColor="text1"/>
            <w:lang w:eastAsia="zh-CN"/>
          </w:rPr>
          <w:delText>(2025-2027</w:delText>
        </w:r>
        <w:r w:rsidDel="00964E30">
          <w:rPr>
            <w:rFonts w:ascii="Times New Roman" w:eastAsia="仿宋" w:hAnsi="Times New Roman" w:cs="Times New Roman" w:hint="eastAsia"/>
            <w:color w:val="000000" w:themeColor="text1"/>
            <w:lang w:eastAsia="zh-CN"/>
          </w:rPr>
          <w:delText>年</w:delText>
        </w:r>
        <w:r w:rsidDel="00964E30">
          <w:rPr>
            <w:rFonts w:ascii="Times New Roman" w:eastAsia="仿宋" w:hAnsi="Times New Roman" w:cs="Times New Roman"/>
            <w:color w:val="000000" w:themeColor="text1"/>
            <w:lang w:eastAsia="zh-CN"/>
          </w:rPr>
          <w:delText>)</w:delText>
        </w:r>
        <w:r w:rsidDel="00964E30">
          <w:rPr>
            <w:rFonts w:ascii="Times New Roman" w:eastAsia="仿宋" w:hAnsi="Times New Roman" w:cs="Times New Roman" w:hint="eastAsia"/>
            <w:color w:val="000000" w:themeColor="text1"/>
            <w:lang w:eastAsia="zh-CN"/>
          </w:rPr>
          <w:delText>》，明确提出，到</w:delText>
        </w:r>
        <w:r w:rsidDel="00964E30">
          <w:rPr>
            <w:rFonts w:ascii="Times New Roman" w:eastAsia="仿宋" w:hAnsi="Times New Roman" w:cs="Times New Roman"/>
            <w:color w:val="000000" w:themeColor="text1"/>
            <w:lang w:eastAsia="zh-CN"/>
          </w:rPr>
          <w:delText>2027</w:delText>
        </w:r>
        <w:r w:rsidDel="00964E30">
          <w:rPr>
            <w:rFonts w:ascii="Times New Roman" w:eastAsia="仿宋" w:hAnsi="Times New Roman" w:cs="Times New Roman" w:hint="eastAsia"/>
            <w:color w:val="000000" w:themeColor="text1"/>
            <w:lang w:eastAsia="zh-CN"/>
          </w:rPr>
          <w:delText>年，广东数字经济发展水平要稳居全国首位，其中数字经济核心产业增加值占</w:delText>
        </w:r>
        <w:r w:rsidDel="00964E30">
          <w:rPr>
            <w:rFonts w:ascii="Times New Roman" w:eastAsia="仿宋" w:hAnsi="Times New Roman" w:cs="Times New Roman"/>
            <w:color w:val="000000" w:themeColor="text1"/>
            <w:lang w:eastAsia="zh-CN"/>
          </w:rPr>
          <w:delText>GDP</w:delText>
        </w:r>
        <w:r w:rsidDel="00964E30">
          <w:rPr>
            <w:rFonts w:ascii="Times New Roman" w:eastAsia="仿宋" w:hAnsi="Times New Roman" w:cs="Times New Roman" w:hint="eastAsia"/>
            <w:color w:val="000000" w:themeColor="text1"/>
            <w:lang w:eastAsia="zh-CN"/>
          </w:rPr>
          <w:delText>比重将超过</w:delText>
        </w:r>
        <w:r w:rsidDel="00964E30">
          <w:rPr>
            <w:rFonts w:ascii="Times New Roman" w:eastAsia="仿宋" w:hAnsi="Times New Roman" w:cs="Times New Roman"/>
            <w:color w:val="000000" w:themeColor="text1"/>
            <w:lang w:eastAsia="zh-CN"/>
          </w:rPr>
          <w:delText>16%</w:delText>
        </w:r>
        <w:r w:rsidDel="00964E30">
          <w:rPr>
            <w:rFonts w:ascii="Times New Roman" w:eastAsia="仿宋" w:hAnsi="Times New Roman" w:cs="Times New Roman" w:hint="eastAsia"/>
            <w:color w:val="000000" w:themeColor="text1"/>
            <w:lang w:eastAsia="zh-CN"/>
          </w:rPr>
          <w:delText>。未来主要聚焦于打造</w:delText>
        </w:r>
        <w:r w:rsidDel="00964E30">
          <w:rPr>
            <w:rFonts w:ascii="Times New Roman" w:eastAsia="仿宋" w:hAnsi="Times New Roman" w:cs="Times New Roman"/>
            <w:color w:val="000000" w:themeColor="text1"/>
            <w:lang w:eastAsia="zh-CN"/>
          </w:rPr>
          <w:delText>3</w:delText>
        </w:r>
        <w:r w:rsidDel="00964E30">
          <w:rPr>
            <w:rFonts w:ascii="Times New Roman" w:eastAsia="仿宋" w:hAnsi="Times New Roman" w:cs="Times New Roman" w:hint="eastAsia"/>
            <w:color w:val="000000" w:themeColor="text1"/>
            <w:lang w:eastAsia="zh-CN"/>
          </w:rPr>
          <w:delText>个具有国际竞争力的万亿级数字产业集群，并大力培育人工智能等新赛道。</w:delText>
        </w:r>
      </w:del>
    </w:p>
    <w:p w14:paraId="114A0D07" w14:textId="01C2F495" w:rsidR="005F457E" w:rsidDel="00964E30" w:rsidRDefault="00000000">
      <w:pPr>
        <w:pStyle w:val="QuoteStyle"/>
        <w:spacing w:after="0" w:line="312" w:lineRule="auto"/>
        <w:rPr>
          <w:del w:id="3254" w:author="Si-yuan LIU" w:date="2026-07-24T14:26:00Z" w16du:dateUtc="2026-07-24T06:26:00Z"/>
          <w:rFonts w:ascii="Times New Roman" w:eastAsia="仿宋" w:hAnsi="Times New Roman" w:cs="Times New Roman"/>
          <w:color w:val="000000" w:themeColor="text1"/>
          <w:lang w:eastAsia="zh-CN"/>
        </w:rPr>
      </w:pPr>
      <w:del w:id="3255" w:author="Si-yuan LIU" w:date="2026-07-24T14:26:00Z" w16du:dateUtc="2026-07-24T06:26:00Z">
        <w:r w:rsidDel="00964E30">
          <w:rPr>
            <w:rFonts w:ascii="Times New Roman" w:eastAsia="仿宋" w:hAnsi="Times New Roman" w:cs="Times New Roman" w:hint="eastAsia"/>
            <w:color w:val="000000" w:themeColor="text1"/>
            <w:lang w:eastAsia="zh-CN"/>
          </w:rPr>
          <w:delText>此外，广东省出台《广东省关于人工智能赋能千行百业的若干措施》《广东省推动人工智能与机器人产业创新发展若干政策措施》《广东省人工智能赋能制造业高质量发展行动方案（</w:delText>
        </w:r>
        <w:r w:rsidDel="00964E30">
          <w:rPr>
            <w:rFonts w:ascii="Times New Roman" w:eastAsia="仿宋" w:hAnsi="Times New Roman" w:cs="Times New Roman" w:hint="eastAsia"/>
            <w:color w:val="000000" w:themeColor="text1"/>
            <w:lang w:eastAsia="zh-CN"/>
          </w:rPr>
          <w:delText>2025</w:delText>
        </w:r>
        <w:r w:rsidDel="00964E30">
          <w:rPr>
            <w:rFonts w:ascii="Times New Roman" w:eastAsia="仿宋" w:hAnsi="Times New Roman" w:cs="Times New Roman" w:hint="eastAsia"/>
            <w:color w:val="000000" w:themeColor="text1"/>
            <w:lang w:eastAsia="zh-CN"/>
          </w:rPr>
          <w:delText>—</w:delText>
        </w:r>
        <w:r w:rsidDel="00964E30">
          <w:rPr>
            <w:rFonts w:ascii="Times New Roman" w:eastAsia="仿宋" w:hAnsi="Times New Roman" w:cs="Times New Roman" w:hint="eastAsia"/>
            <w:color w:val="000000" w:themeColor="text1"/>
            <w:lang w:eastAsia="zh-CN"/>
          </w:rPr>
          <w:delText>2027</w:delText>
        </w:r>
        <w:r w:rsidDel="00964E30">
          <w:rPr>
            <w:rFonts w:ascii="Times New Roman" w:eastAsia="仿宋" w:hAnsi="Times New Roman" w:cs="Times New Roman" w:hint="eastAsia"/>
            <w:color w:val="000000" w:themeColor="text1"/>
            <w:lang w:eastAsia="zh-CN"/>
          </w:rPr>
          <w:delText>年）》等专项政策，明确将人工智能作为核心战略新兴产业重点培育，提出到</w:delText>
        </w:r>
        <w:r w:rsidDel="00964E30">
          <w:rPr>
            <w:rFonts w:ascii="Times New Roman" w:eastAsia="仿宋" w:hAnsi="Times New Roman" w:cs="Times New Roman" w:hint="eastAsia"/>
            <w:color w:val="000000" w:themeColor="text1"/>
            <w:lang w:eastAsia="zh-CN"/>
          </w:rPr>
          <w:delText>2027</w:delText>
        </w:r>
        <w:r w:rsidDel="00964E30">
          <w:rPr>
            <w:rFonts w:ascii="Times New Roman" w:eastAsia="仿宋" w:hAnsi="Times New Roman" w:cs="Times New Roman" w:hint="eastAsia"/>
            <w:color w:val="000000" w:themeColor="text1"/>
            <w:lang w:eastAsia="zh-CN"/>
          </w:rPr>
          <w:delText>年实现人工智能核心产业规模突破</w:delText>
        </w:r>
        <w:r w:rsidDel="00964E30">
          <w:rPr>
            <w:rFonts w:ascii="Times New Roman" w:eastAsia="仿宋" w:hAnsi="Times New Roman" w:cs="Times New Roman"/>
            <w:color w:val="000000" w:themeColor="text1"/>
            <w:lang w:eastAsia="zh-CN"/>
          </w:rPr>
          <w:delText>44</w:delText>
        </w:r>
        <w:r w:rsidDel="00964E30">
          <w:rPr>
            <w:rFonts w:ascii="Times New Roman" w:eastAsia="仿宋" w:hAnsi="Times New Roman" w:cs="Times New Roman" w:hint="eastAsia"/>
            <w:color w:val="000000" w:themeColor="text1"/>
            <w:lang w:eastAsia="zh-CN"/>
          </w:rPr>
          <w:delText>00</w:delText>
        </w:r>
        <w:r w:rsidDel="00964E30">
          <w:rPr>
            <w:rFonts w:ascii="Times New Roman" w:eastAsia="仿宋" w:hAnsi="Times New Roman" w:cs="Times New Roman" w:hint="eastAsia"/>
            <w:color w:val="000000" w:themeColor="text1"/>
            <w:lang w:eastAsia="zh-CN"/>
          </w:rPr>
          <w:delText>亿元。政策重点支持</w:delText>
        </w:r>
        <w:r w:rsidDel="00964E30">
          <w:rPr>
            <w:rFonts w:ascii="Times New Roman" w:eastAsia="仿宋" w:hAnsi="Times New Roman" w:cs="Times New Roman" w:hint="eastAsia"/>
            <w:color w:val="000000" w:themeColor="text1"/>
            <w:szCs w:val="30"/>
            <w:lang w:eastAsia="zh-CN"/>
          </w:rPr>
          <w:delText>打造通用人工智能算力生态，研发高端训练、推理芯片；打造国家算力网络枢纽节点，推动国家算力总调度中心。随着</w:delText>
        </w:r>
        <w:r w:rsidDel="00964E30">
          <w:rPr>
            <w:rFonts w:ascii="Times New Roman" w:eastAsia="仿宋" w:hAnsi="Times New Roman" w:cs="Times New Roman"/>
            <w:color w:val="000000" w:themeColor="text1"/>
            <w:szCs w:val="30"/>
            <w:lang w:eastAsia="zh-CN"/>
          </w:rPr>
          <w:delText>AI</w:delText>
        </w:r>
        <w:r w:rsidDel="00964E30">
          <w:rPr>
            <w:rFonts w:ascii="Times New Roman" w:eastAsia="仿宋" w:hAnsi="Times New Roman" w:cs="Times New Roman" w:hint="eastAsia"/>
            <w:color w:val="000000" w:themeColor="text1"/>
            <w:szCs w:val="30"/>
            <w:lang w:eastAsia="zh-CN"/>
          </w:rPr>
          <w:delText>核心产业规模向</w:delText>
        </w:r>
        <w:r w:rsidDel="00964E30">
          <w:rPr>
            <w:rFonts w:ascii="Times New Roman" w:eastAsia="仿宋" w:hAnsi="Times New Roman" w:cs="Times New Roman"/>
            <w:color w:val="000000" w:themeColor="text1"/>
            <w:szCs w:val="30"/>
            <w:lang w:eastAsia="zh-CN"/>
          </w:rPr>
          <w:delText>2027</w:delText>
        </w:r>
        <w:r w:rsidDel="00964E30">
          <w:rPr>
            <w:rFonts w:ascii="Times New Roman" w:eastAsia="仿宋" w:hAnsi="Times New Roman" w:cs="Times New Roman" w:hint="eastAsia"/>
            <w:color w:val="000000" w:themeColor="text1"/>
            <w:szCs w:val="30"/>
            <w:lang w:eastAsia="zh-CN"/>
          </w:rPr>
          <w:delText>年</w:delText>
        </w:r>
        <w:r w:rsidDel="00964E30">
          <w:rPr>
            <w:rFonts w:ascii="Times New Roman" w:eastAsia="仿宋" w:hAnsi="Times New Roman" w:cs="Times New Roman"/>
            <w:color w:val="000000" w:themeColor="text1"/>
            <w:szCs w:val="30"/>
            <w:lang w:eastAsia="zh-CN"/>
          </w:rPr>
          <w:delText>4400</w:delText>
        </w:r>
        <w:r w:rsidDel="00964E30">
          <w:rPr>
            <w:rFonts w:ascii="Times New Roman" w:eastAsia="仿宋" w:hAnsi="Times New Roman" w:cs="Times New Roman" w:hint="eastAsia"/>
            <w:color w:val="000000" w:themeColor="text1"/>
            <w:szCs w:val="30"/>
            <w:lang w:eastAsia="zh-CN"/>
          </w:rPr>
          <w:delText>亿元的目标迈进，广东省对智算中心、数据中心等算力基础设施的建设需求将持续保持高速增长态势，这为数据中心产业在粤发展提供了广阔的政策空间与市场机遇</w:delText>
        </w:r>
        <w:r w:rsidDel="00964E30">
          <w:rPr>
            <w:rFonts w:ascii="Times New Roman" w:eastAsia="仿宋" w:hAnsi="Times New Roman" w:cs="Times New Roman" w:hint="eastAsia"/>
            <w:color w:val="000000" w:themeColor="text1"/>
            <w:lang w:eastAsia="zh-CN"/>
          </w:rPr>
          <w:delText>。</w:delText>
        </w:r>
        <w:bookmarkEnd w:id="3253"/>
      </w:del>
    </w:p>
    <w:p w14:paraId="2269A664" w14:textId="7C590CE5" w:rsidR="005F457E" w:rsidDel="00964E30" w:rsidRDefault="00000000">
      <w:pPr>
        <w:pStyle w:val="QuoteStyle"/>
        <w:spacing w:after="0" w:line="312" w:lineRule="auto"/>
        <w:rPr>
          <w:del w:id="3256" w:author="Si-yuan LIU" w:date="2026-07-24T14:26:00Z" w16du:dateUtc="2026-07-24T06:26:00Z"/>
          <w:rFonts w:ascii="Times New Roman" w:eastAsia="仿宋" w:hAnsi="Times New Roman" w:cs="Times New Roman"/>
          <w:color w:val="000000" w:themeColor="text1"/>
          <w:lang w:eastAsia="zh-CN"/>
        </w:rPr>
      </w:pPr>
      <w:del w:id="3257" w:author="Si-yuan LIU" w:date="2026-07-24T14:26:00Z" w16du:dateUtc="2026-07-24T06:26:00Z">
        <w:r w:rsidDel="00964E30">
          <w:rPr>
            <w:rFonts w:ascii="Times New Roman" w:eastAsia="仿宋" w:hAnsi="Times New Roman" w:cs="Times New Roman" w:hint="eastAsia"/>
            <w:color w:val="000000" w:themeColor="text1"/>
            <w:lang w:eastAsia="zh-CN"/>
          </w:rPr>
          <w:delText>同时，广东致力于推动超过</w:delText>
        </w:r>
        <w:r w:rsidDel="00964E30">
          <w:rPr>
            <w:rFonts w:ascii="Times New Roman" w:eastAsia="仿宋" w:hAnsi="Times New Roman" w:cs="Times New Roman" w:hint="eastAsia"/>
            <w:color w:val="000000" w:themeColor="text1"/>
            <w:lang w:eastAsia="zh-CN"/>
          </w:rPr>
          <w:delText>6</w:delText>
        </w:r>
        <w:r w:rsidDel="00964E30">
          <w:rPr>
            <w:rFonts w:ascii="Times New Roman" w:eastAsia="仿宋" w:hAnsi="Times New Roman" w:cs="Times New Roman" w:hint="eastAsia"/>
            <w:color w:val="000000" w:themeColor="text1"/>
            <w:lang w:eastAsia="zh-CN"/>
          </w:rPr>
          <w:delText>万家规模以上工业企业完成数字化转型，并构建起包括可信数据流通、绿色协同算力和空天地海通信在内的“三张网”新型基础设施体系，为数字经济提供强大底座。广州市是广东省数字经济的关键支柱，其数字经济核心产业增加值占地区生产总值的比重已超过</w:delText>
        </w:r>
        <w:r w:rsidDel="00964E30">
          <w:rPr>
            <w:rFonts w:ascii="Times New Roman" w:eastAsia="仿宋" w:hAnsi="Times New Roman" w:cs="Times New Roman" w:hint="eastAsia"/>
            <w:color w:val="000000" w:themeColor="text1"/>
            <w:lang w:eastAsia="zh-CN"/>
          </w:rPr>
          <w:delText>15%</w:delText>
        </w:r>
        <w:r w:rsidDel="00964E30">
          <w:rPr>
            <w:rFonts w:ascii="Times New Roman" w:eastAsia="仿宋" w:hAnsi="Times New Roman" w:cs="Times New Roman" w:hint="eastAsia"/>
            <w:color w:val="000000" w:themeColor="text1"/>
            <w:lang w:eastAsia="zh-CN"/>
          </w:rPr>
          <w:delText>，综合实力位居全国前列。广州的发展以“</w:delText>
        </w:r>
        <w:r w:rsidDel="00964E30">
          <w:rPr>
            <w:rFonts w:ascii="Times New Roman" w:eastAsia="仿宋" w:hAnsi="Times New Roman" w:cs="Times New Roman" w:hint="eastAsia"/>
            <w:color w:val="000000" w:themeColor="text1"/>
            <w:lang w:eastAsia="zh-CN"/>
          </w:rPr>
          <w:delText>12218</w:delText>
        </w:r>
        <w:r w:rsidDel="00964E30">
          <w:rPr>
            <w:rFonts w:ascii="Times New Roman" w:eastAsia="仿宋" w:hAnsi="Times New Roman" w:cs="Times New Roman" w:hint="eastAsia"/>
            <w:color w:val="000000" w:themeColor="text1"/>
            <w:lang w:eastAsia="zh-CN"/>
          </w:rPr>
          <w:delText>”现代化产业体系为顶层设计，即：坚持“产业第一、制造业立市”</w:delText>
        </w:r>
        <w:r w:rsidDel="00964E30">
          <w:rPr>
            <w:rFonts w:ascii="Times New Roman" w:eastAsia="仿宋" w:hAnsi="Times New Roman" w:cs="Times New Roman" w:hint="eastAsia"/>
            <w:color w:val="000000" w:themeColor="text1"/>
            <w:lang w:eastAsia="zh-CN"/>
          </w:rPr>
          <w:delText>1</w:delText>
        </w:r>
        <w:r w:rsidDel="00964E30">
          <w:rPr>
            <w:rFonts w:ascii="Times New Roman" w:eastAsia="仿宋" w:hAnsi="Times New Roman" w:cs="Times New Roman" w:hint="eastAsia"/>
            <w:color w:val="000000" w:themeColor="text1"/>
            <w:lang w:eastAsia="zh-CN"/>
          </w:rPr>
          <w:delText>个总体要求；主攻“先进制造业与现代服务业深度融合”与“数智化与绿色化协同转型”</w:delText>
        </w:r>
        <w:r w:rsidDel="00964E30">
          <w:rPr>
            <w:rFonts w:ascii="Times New Roman" w:eastAsia="仿宋" w:hAnsi="Times New Roman" w:cs="Times New Roman" w:hint="eastAsia"/>
            <w:color w:val="000000" w:themeColor="text1"/>
            <w:lang w:eastAsia="zh-CN"/>
          </w:rPr>
          <w:delText>2</w:delText>
        </w:r>
        <w:r w:rsidDel="00964E30">
          <w:rPr>
            <w:rFonts w:ascii="Times New Roman" w:eastAsia="仿宋" w:hAnsi="Times New Roman" w:cs="Times New Roman" w:hint="eastAsia"/>
            <w:color w:val="000000" w:themeColor="text1"/>
            <w:lang w:eastAsia="zh-CN"/>
          </w:rPr>
          <w:delText>个方向；全力发展包括智能网联与新能源汽车、软件与信息服务、半导体与集成电路、生物医药等在内的</w:delText>
        </w:r>
        <w:r w:rsidDel="00964E30">
          <w:rPr>
            <w:rFonts w:ascii="Times New Roman" w:eastAsia="仿宋" w:hAnsi="Times New Roman" w:cs="Times New Roman" w:hint="eastAsia"/>
            <w:color w:val="000000" w:themeColor="text1"/>
            <w:lang w:eastAsia="zh-CN"/>
          </w:rPr>
          <w:delText>21</w:delText>
        </w:r>
        <w:r w:rsidDel="00964E30">
          <w:rPr>
            <w:rFonts w:ascii="Times New Roman" w:eastAsia="仿宋" w:hAnsi="Times New Roman" w:cs="Times New Roman" w:hint="eastAsia"/>
            <w:color w:val="000000" w:themeColor="text1"/>
            <w:lang w:eastAsia="zh-CN"/>
          </w:rPr>
          <w:delText>条重点产业链；实施</w:delText>
        </w:r>
        <w:r w:rsidDel="00964E30">
          <w:rPr>
            <w:rFonts w:ascii="Times New Roman" w:eastAsia="仿宋" w:hAnsi="Times New Roman" w:cs="Times New Roman"/>
            <w:color w:val="000000" w:themeColor="text1"/>
            <w:lang w:eastAsia="zh-CN"/>
          </w:rPr>
          <w:delText>8</w:delText>
        </w:r>
        <w:r w:rsidDel="00964E30">
          <w:rPr>
            <w:rFonts w:ascii="Times New Roman" w:eastAsia="仿宋" w:hAnsi="Times New Roman" w:cs="Times New Roman" w:hint="eastAsia"/>
            <w:color w:val="000000" w:themeColor="text1"/>
            <w:lang w:eastAsia="zh-CN"/>
          </w:rPr>
          <w:delText>大提质增效行动。在具体产业方向上，广州正集中资源培育壮大人工智能产业，并前瞻布局低空经济、商业航天、生物制造等未来产业。同时，广州通过立法（《广州市数据条例》）、设立交易机构（广州数据交易所）和建设基础设施（如全省首个城市级可信数据空间）组合拳，在数据要素市场化配置改革上走在前列，并依托国家超算广州中心等优势，优化算力布局，致力于打造粤港澳大湾区的“数智枢纽”。</w:delText>
        </w:r>
      </w:del>
    </w:p>
    <w:p w14:paraId="724D701F" w14:textId="70F77911" w:rsidR="005F457E" w:rsidDel="00964E30" w:rsidRDefault="00000000">
      <w:pPr>
        <w:pStyle w:val="QuoteStyle"/>
        <w:spacing w:after="0" w:line="312" w:lineRule="auto"/>
        <w:rPr>
          <w:del w:id="3258" w:author="Si-yuan LIU" w:date="2026-07-24T14:26:00Z" w16du:dateUtc="2026-07-24T06:26:00Z"/>
          <w:rFonts w:ascii="Times New Roman" w:eastAsia="仿宋" w:hAnsi="Times New Roman" w:cs="Times New Roman"/>
          <w:color w:val="000000" w:themeColor="text1"/>
          <w:lang w:eastAsia="zh-CN"/>
        </w:rPr>
      </w:pPr>
      <w:del w:id="3259" w:author="Si-yuan LIU" w:date="2026-07-24T14:26:00Z" w16du:dateUtc="2026-07-24T06:26:00Z">
        <w:r w:rsidDel="00964E30">
          <w:rPr>
            <w:rFonts w:ascii="Times New Roman" w:eastAsia="仿宋" w:hAnsi="Times New Roman" w:cs="Times New Roman" w:hint="eastAsia"/>
            <w:color w:val="000000" w:themeColor="text1"/>
            <w:lang w:eastAsia="zh-CN"/>
          </w:rPr>
          <w:delText>穿透来看，数字经济发展是</w:delText>
        </w:r>
        <w:r w:rsidDel="00964E30">
          <w:rPr>
            <w:rFonts w:ascii="Times New Roman" w:eastAsia="仿宋" w:hAnsi="Times New Roman" w:cs="Times New Roman" w:hint="eastAsia"/>
            <w:color w:val="000000" w:themeColor="text1"/>
            <w:lang w:eastAsia="zh-CN"/>
          </w:rPr>
          <w:delText>IDC</w:delText>
        </w:r>
        <w:r w:rsidDel="00964E30">
          <w:rPr>
            <w:rFonts w:ascii="Times New Roman" w:eastAsia="仿宋" w:hAnsi="Times New Roman" w:cs="Times New Roman" w:hint="eastAsia"/>
            <w:color w:val="000000" w:themeColor="text1"/>
            <w:lang w:eastAsia="zh-CN"/>
          </w:rPr>
          <w:delText>行业增长的重要推动力。</w:delText>
        </w:r>
        <w:r w:rsidDel="00964E30">
          <w:rPr>
            <w:rFonts w:ascii="Times New Roman" w:eastAsia="仿宋" w:hAnsi="Times New Roman" w:cs="Times New Roman" w:hint="eastAsia"/>
            <w:color w:val="000000" w:themeColor="text1"/>
            <w:lang w:eastAsia="zh-CN"/>
          </w:rPr>
          <w:delText>2024</w:delText>
        </w:r>
        <w:r w:rsidDel="00964E30">
          <w:rPr>
            <w:rFonts w:ascii="Times New Roman" w:eastAsia="仿宋" w:hAnsi="Times New Roman" w:cs="Times New Roman" w:hint="eastAsia"/>
            <w:color w:val="000000" w:themeColor="text1"/>
            <w:lang w:eastAsia="zh-CN"/>
          </w:rPr>
          <w:delText>年，中国数字经济高质量发展取得新进展，数字经济进入新一轮科技创新引领发展的新阶段。数字经济规模扩张稳步推进，</w:delText>
        </w:r>
        <w:r w:rsidDel="00964E30">
          <w:rPr>
            <w:rFonts w:ascii="Times New Roman" w:eastAsia="仿宋" w:hAnsi="Times New Roman" w:cs="Times New Roman" w:hint="eastAsia"/>
            <w:color w:val="000000" w:themeColor="text1"/>
            <w:lang w:eastAsia="zh-CN"/>
          </w:rPr>
          <w:delText>2023</w:delText>
        </w:r>
        <w:r w:rsidDel="00964E30">
          <w:rPr>
            <w:rFonts w:ascii="Times New Roman" w:eastAsia="仿宋" w:hAnsi="Times New Roman" w:cs="Times New Roman" w:hint="eastAsia"/>
            <w:color w:val="000000" w:themeColor="text1"/>
            <w:lang w:eastAsia="zh-CN"/>
          </w:rPr>
          <w:delText>年，我国数字经济规模达到</w:delText>
        </w:r>
        <w:r w:rsidDel="00964E30">
          <w:rPr>
            <w:rFonts w:ascii="Times New Roman" w:eastAsia="仿宋" w:hAnsi="Times New Roman" w:cs="Times New Roman" w:hint="eastAsia"/>
            <w:color w:val="000000" w:themeColor="text1"/>
            <w:lang w:eastAsia="zh-CN"/>
          </w:rPr>
          <w:delText>53.9</w:delText>
        </w:r>
        <w:r w:rsidDel="00964E30">
          <w:rPr>
            <w:rFonts w:ascii="Times New Roman" w:eastAsia="仿宋" w:hAnsi="Times New Roman" w:cs="Times New Roman" w:hint="eastAsia"/>
            <w:color w:val="000000" w:themeColor="text1"/>
            <w:lang w:eastAsia="zh-CN"/>
          </w:rPr>
          <w:delText>万亿元，较上年增长</w:delText>
        </w:r>
        <w:r w:rsidDel="00964E30">
          <w:rPr>
            <w:rFonts w:ascii="Times New Roman" w:eastAsia="仿宋" w:hAnsi="Times New Roman" w:cs="Times New Roman" w:hint="eastAsia"/>
            <w:color w:val="000000" w:themeColor="text1"/>
            <w:lang w:eastAsia="zh-CN"/>
          </w:rPr>
          <w:delText>3.7</w:delText>
        </w:r>
        <w:r w:rsidDel="00964E30">
          <w:rPr>
            <w:rFonts w:ascii="Times New Roman" w:eastAsia="仿宋" w:hAnsi="Times New Roman" w:cs="Times New Roman" w:hint="eastAsia"/>
            <w:color w:val="000000" w:themeColor="text1"/>
            <w:lang w:eastAsia="zh-CN"/>
          </w:rPr>
          <w:delText>万亿元，增幅趋于稳定。</w:delText>
        </w:r>
        <w:r w:rsidDel="00964E30">
          <w:rPr>
            <w:rFonts w:ascii="Times New Roman" w:eastAsia="仿宋" w:hAnsi="Times New Roman" w:cs="Times New Roman" w:hint="eastAsia"/>
            <w:color w:val="000000" w:themeColor="text1"/>
            <w:lang w:eastAsia="zh-CN"/>
          </w:rPr>
          <w:delText>2019</w:delText>
        </w:r>
        <w:r w:rsidDel="00964E30">
          <w:rPr>
            <w:rFonts w:ascii="Times New Roman" w:eastAsia="仿宋" w:hAnsi="Times New Roman" w:cs="Times New Roman" w:hint="eastAsia"/>
            <w:color w:val="000000" w:themeColor="text1"/>
            <w:lang w:eastAsia="zh-CN"/>
          </w:rPr>
          <w:delText>年至</w:delText>
        </w:r>
        <w:r w:rsidDel="00964E30">
          <w:rPr>
            <w:rFonts w:ascii="Times New Roman" w:eastAsia="仿宋" w:hAnsi="Times New Roman" w:cs="Times New Roman" w:hint="eastAsia"/>
            <w:color w:val="000000" w:themeColor="text1"/>
            <w:lang w:eastAsia="zh-CN"/>
          </w:rPr>
          <w:delText>2024</w:delText>
        </w:r>
        <w:r w:rsidDel="00964E30">
          <w:rPr>
            <w:rFonts w:ascii="Times New Roman" w:eastAsia="仿宋" w:hAnsi="Times New Roman" w:cs="Times New Roman" w:hint="eastAsia"/>
            <w:color w:val="000000" w:themeColor="text1"/>
            <w:lang w:eastAsia="zh-CN"/>
          </w:rPr>
          <w:delText>年年均复合增长率约为</w:delText>
        </w:r>
        <w:r w:rsidDel="00964E30">
          <w:rPr>
            <w:rFonts w:ascii="Times New Roman" w:eastAsia="仿宋" w:hAnsi="Times New Roman" w:cs="Times New Roman" w:hint="eastAsia"/>
            <w:color w:val="000000" w:themeColor="text1"/>
            <w:lang w:eastAsia="zh-CN"/>
          </w:rPr>
          <w:delText>12.3%</w:delText>
        </w:r>
        <w:r w:rsidDel="00964E30">
          <w:rPr>
            <w:rFonts w:ascii="Times New Roman" w:eastAsia="仿宋" w:hAnsi="Times New Roman" w:cs="Times New Roman" w:hint="eastAsia"/>
            <w:color w:val="000000" w:themeColor="text1"/>
            <w:lang w:eastAsia="zh-CN"/>
          </w:rPr>
          <w:delText>，保持较快增速。</w:delText>
        </w:r>
      </w:del>
    </w:p>
    <w:p w14:paraId="25317BD4" w14:textId="6BF1868D" w:rsidR="005F457E" w:rsidDel="00964E30" w:rsidRDefault="00000000">
      <w:pPr>
        <w:pStyle w:val="QuoteStyle"/>
        <w:spacing w:after="0" w:line="312" w:lineRule="auto"/>
        <w:rPr>
          <w:del w:id="3260" w:author="Si-yuan LIU" w:date="2026-07-24T14:26:00Z" w16du:dateUtc="2026-07-24T06:26:00Z"/>
          <w:rFonts w:ascii="Times New Roman" w:eastAsia="仿宋" w:hAnsi="Times New Roman" w:cs="Times New Roman"/>
          <w:color w:val="000000" w:themeColor="text1"/>
          <w:lang w:eastAsia="zh-CN"/>
        </w:rPr>
      </w:pPr>
      <w:del w:id="3261" w:author="Si-yuan LIU" w:date="2026-07-24T14:26:00Z" w16du:dateUtc="2026-07-24T06:26:00Z">
        <w:r w:rsidDel="00964E30">
          <w:rPr>
            <w:rFonts w:ascii="Times New Roman" w:eastAsia="仿宋" w:hAnsi="Times New Roman" w:cs="Times New Roman" w:hint="eastAsia"/>
            <w:color w:val="000000" w:themeColor="text1"/>
            <w:lang w:eastAsia="zh-CN"/>
          </w:rPr>
          <w:delText>宏观层面，中国的经济增长率虽然有所波动，但总体保持了稳定增长。</w:delText>
        </w:r>
        <w:r w:rsidDel="00964E30">
          <w:rPr>
            <w:rFonts w:ascii="Times New Roman" w:eastAsia="仿宋" w:hAnsi="Times New Roman" w:cs="Times New Roman" w:hint="eastAsia"/>
            <w:color w:val="000000" w:themeColor="text1"/>
            <w:lang w:eastAsia="zh-CN"/>
          </w:rPr>
          <w:delText>2012</w:delText>
        </w:r>
        <w:r w:rsidDel="00964E30">
          <w:rPr>
            <w:rFonts w:ascii="Times New Roman" w:eastAsia="仿宋" w:hAnsi="Times New Roman" w:cs="Times New Roman" w:hint="eastAsia"/>
            <w:color w:val="000000" w:themeColor="text1"/>
            <w:lang w:eastAsia="zh-CN"/>
          </w:rPr>
          <w:delText>年至</w:delText>
        </w:r>
        <w:r w:rsidDel="00964E30">
          <w:rPr>
            <w:rFonts w:ascii="Times New Roman" w:eastAsia="仿宋" w:hAnsi="Times New Roman" w:cs="Times New Roman" w:hint="eastAsia"/>
            <w:color w:val="000000" w:themeColor="text1"/>
            <w:lang w:eastAsia="zh-CN"/>
          </w:rPr>
          <w:delText>2017</w:delText>
        </w:r>
        <w:r w:rsidDel="00964E30">
          <w:rPr>
            <w:rFonts w:ascii="Times New Roman" w:eastAsia="仿宋" w:hAnsi="Times New Roman" w:cs="Times New Roman" w:hint="eastAsia"/>
            <w:color w:val="000000" w:themeColor="text1"/>
            <w:lang w:eastAsia="zh-CN"/>
          </w:rPr>
          <w:delText>年间，</w:delText>
        </w:r>
        <w:r w:rsidDel="00964E30">
          <w:rPr>
            <w:rFonts w:ascii="Times New Roman" w:eastAsia="仿宋" w:hAnsi="Times New Roman" w:cs="Times New Roman" w:hint="eastAsia"/>
            <w:color w:val="000000" w:themeColor="text1"/>
            <w:lang w:eastAsia="zh-CN"/>
          </w:rPr>
          <w:delText>GDP</w:delText>
        </w:r>
        <w:r w:rsidDel="00964E30">
          <w:rPr>
            <w:rFonts w:ascii="Times New Roman" w:eastAsia="仿宋" w:hAnsi="Times New Roman" w:cs="Times New Roman" w:hint="eastAsia"/>
            <w:color w:val="000000" w:themeColor="text1"/>
            <w:lang w:eastAsia="zh-CN"/>
          </w:rPr>
          <w:delText>增长率保持在</w:delText>
        </w:r>
        <w:r w:rsidDel="00964E30">
          <w:rPr>
            <w:rFonts w:ascii="Times New Roman" w:eastAsia="仿宋" w:hAnsi="Times New Roman" w:cs="Times New Roman" w:hint="eastAsia"/>
            <w:color w:val="000000" w:themeColor="text1"/>
            <w:lang w:eastAsia="zh-CN"/>
          </w:rPr>
          <w:delText>6.7%</w:delText>
        </w:r>
        <w:r w:rsidDel="00964E30">
          <w:rPr>
            <w:rFonts w:ascii="Times New Roman" w:eastAsia="仿宋" w:hAnsi="Times New Roman" w:cs="Times New Roman" w:hint="eastAsia"/>
            <w:color w:val="000000" w:themeColor="text1"/>
            <w:lang w:eastAsia="zh-CN"/>
          </w:rPr>
          <w:delText>至</w:delText>
        </w:r>
        <w:r w:rsidDel="00964E30">
          <w:rPr>
            <w:rFonts w:ascii="Times New Roman" w:eastAsia="仿宋" w:hAnsi="Times New Roman" w:cs="Times New Roman" w:hint="eastAsia"/>
            <w:color w:val="000000" w:themeColor="text1"/>
            <w:lang w:eastAsia="zh-CN"/>
          </w:rPr>
          <w:delText>7.9%</w:delText>
        </w:r>
        <w:r w:rsidDel="00964E30">
          <w:rPr>
            <w:rFonts w:ascii="Times New Roman" w:eastAsia="仿宋" w:hAnsi="Times New Roman" w:cs="Times New Roman" w:hint="eastAsia"/>
            <w:color w:val="000000" w:themeColor="text1"/>
            <w:lang w:eastAsia="zh-CN"/>
          </w:rPr>
          <w:delText>之间，显示出经济的稳健发展。</w:delText>
        </w:r>
        <w:r w:rsidDel="00964E30">
          <w:rPr>
            <w:rFonts w:ascii="Times New Roman" w:eastAsia="仿宋" w:hAnsi="Times New Roman" w:cs="Times New Roman" w:hint="eastAsia"/>
            <w:color w:val="000000" w:themeColor="text1"/>
            <w:lang w:eastAsia="zh-CN"/>
          </w:rPr>
          <w:delText>2020</w:delText>
        </w:r>
        <w:r w:rsidDel="00964E30">
          <w:rPr>
            <w:rFonts w:ascii="Times New Roman" w:eastAsia="仿宋" w:hAnsi="Times New Roman" w:cs="Times New Roman" w:hint="eastAsia"/>
            <w:color w:val="000000" w:themeColor="text1"/>
            <w:lang w:eastAsia="zh-CN"/>
          </w:rPr>
          <w:delText>年增长率降至</w:delText>
        </w:r>
        <w:r w:rsidDel="00964E30">
          <w:rPr>
            <w:rFonts w:ascii="Times New Roman" w:eastAsia="仿宋" w:hAnsi="Times New Roman" w:cs="Times New Roman" w:hint="eastAsia"/>
            <w:color w:val="000000" w:themeColor="text1"/>
            <w:lang w:eastAsia="zh-CN"/>
          </w:rPr>
          <w:delText>2.2%</w:delText>
        </w:r>
        <w:r w:rsidDel="00964E30">
          <w:rPr>
            <w:rFonts w:ascii="Times New Roman" w:eastAsia="仿宋" w:hAnsi="Times New Roman" w:cs="Times New Roman" w:hint="eastAsia"/>
            <w:color w:val="000000" w:themeColor="text1"/>
            <w:lang w:eastAsia="zh-CN"/>
          </w:rPr>
          <w:delText>为近年最低一年，随后在</w:delText>
        </w:r>
        <w:r w:rsidDel="00964E30">
          <w:rPr>
            <w:rFonts w:ascii="Times New Roman" w:eastAsia="仿宋" w:hAnsi="Times New Roman" w:cs="Times New Roman" w:hint="eastAsia"/>
            <w:color w:val="000000" w:themeColor="text1"/>
            <w:lang w:eastAsia="zh-CN"/>
          </w:rPr>
          <w:delText>2021</w:delText>
        </w:r>
        <w:r w:rsidDel="00964E30">
          <w:rPr>
            <w:rFonts w:ascii="Times New Roman" w:eastAsia="仿宋" w:hAnsi="Times New Roman" w:cs="Times New Roman" w:hint="eastAsia"/>
            <w:color w:val="000000" w:themeColor="text1"/>
            <w:lang w:eastAsia="zh-CN"/>
          </w:rPr>
          <w:delText>年反弹至</w:delText>
        </w:r>
        <w:r w:rsidDel="00964E30">
          <w:rPr>
            <w:rFonts w:ascii="Times New Roman" w:eastAsia="仿宋" w:hAnsi="Times New Roman" w:cs="Times New Roman" w:hint="eastAsia"/>
            <w:color w:val="000000" w:themeColor="text1"/>
            <w:lang w:eastAsia="zh-CN"/>
          </w:rPr>
          <w:delText>8.4%</w:delText>
        </w:r>
        <w:r w:rsidDel="00964E30">
          <w:rPr>
            <w:rFonts w:ascii="Times New Roman" w:eastAsia="仿宋" w:hAnsi="Times New Roman" w:cs="Times New Roman" w:hint="eastAsia"/>
            <w:color w:val="000000" w:themeColor="text1"/>
            <w:lang w:eastAsia="zh-CN"/>
          </w:rPr>
          <w:delText>，</w:delText>
        </w:r>
        <w:r w:rsidDel="00964E30">
          <w:rPr>
            <w:rFonts w:ascii="Times New Roman" w:eastAsia="仿宋" w:hAnsi="Times New Roman" w:cs="Times New Roman" w:hint="eastAsia"/>
            <w:color w:val="000000" w:themeColor="text1"/>
            <w:lang w:eastAsia="zh-CN"/>
          </w:rPr>
          <w:delText>2025</w:delText>
        </w:r>
        <w:r w:rsidDel="00964E30">
          <w:rPr>
            <w:rFonts w:ascii="Times New Roman" w:eastAsia="仿宋" w:hAnsi="Times New Roman" w:cs="Times New Roman" w:hint="eastAsia"/>
            <w:color w:val="000000" w:themeColor="text1"/>
            <w:lang w:eastAsia="zh-CN"/>
          </w:rPr>
          <w:delText>年</w:delText>
        </w:r>
        <w:r w:rsidDel="00964E30">
          <w:rPr>
            <w:rFonts w:ascii="Times New Roman" w:eastAsia="仿宋" w:hAnsi="Times New Roman" w:cs="Times New Roman" w:hint="eastAsia"/>
            <w:color w:val="000000" w:themeColor="text1"/>
            <w:lang w:eastAsia="zh-CN"/>
          </w:rPr>
          <w:delText>GDP</w:delText>
        </w:r>
        <w:r w:rsidDel="00964E30">
          <w:rPr>
            <w:rFonts w:ascii="Times New Roman" w:eastAsia="仿宋" w:hAnsi="Times New Roman" w:cs="Times New Roman" w:hint="eastAsia"/>
            <w:color w:val="000000" w:themeColor="text1"/>
            <w:lang w:eastAsia="zh-CN"/>
          </w:rPr>
          <w:delText>较上年增长为</w:delText>
        </w:r>
        <w:r w:rsidDel="00964E30">
          <w:rPr>
            <w:rFonts w:ascii="Times New Roman" w:eastAsia="仿宋" w:hAnsi="Times New Roman" w:cs="Times New Roman" w:hint="eastAsia"/>
            <w:color w:val="000000" w:themeColor="text1"/>
            <w:lang w:eastAsia="zh-CN"/>
          </w:rPr>
          <w:delText>5%</w:delText>
        </w:r>
        <w:r w:rsidDel="00964E30">
          <w:rPr>
            <w:rFonts w:ascii="Times New Roman" w:eastAsia="仿宋" w:hAnsi="Times New Roman" w:cs="Times New Roman" w:hint="eastAsia"/>
            <w:color w:val="000000" w:themeColor="text1"/>
            <w:lang w:eastAsia="zh-CN"/>
          </w:rPr>
          <w:delText>。</w:delText>
        </w:r>
      </w:del>
    </w:p>
    <w:p w14:paraId="056C75E0" w14:textId="5ECA73FF" w:rsidR="005F457E" w:rsidDel="00964E30" w:rsidRDefault="00000000">
      <w:pPr>
        <w:pStyle w:val="QuoteStyle"/>
        <w:spacing w:after="0" w:line="312" w:lineRule="auto"/>
        <w:rPr>
          <w:del w:id="3262" w:author="Si-yuan LIU" w:date="2026-07-24T14:26:00Z" w16du:dateUtc="2026-07-24T06:26:00Z"/>
          <w:rFonts w:ascii="Times New Roman" w:eastAsia="仿宋" w:hAnsi="Times New Roman" w:cs="Times New Roman"/>
          <w:color w:val="000000" w:themeColor="text1"/>
          <w:lang w:eastAsia="zh-CN"/>
        </w:rPr>
      </w:pPr>
      <w:del w:id="3263" w:author="Si-yuan LIU" w:date="2026-07-24T14:26:00Z" w16du:dateUtc="2026-07-24T06:26:00Z">
        <w:r w:rsidDel="00964E30">
          <w:rPr>
            <w:rFonts w:ascii="Times New Roman" w:eastAsia="仿宋" w:hAnsi="Times New Roman" w:cs="Times New Roman" w:hint="eastAsia"/>
            <w:color w:val="000000" w:themeColor="text1"/>
            <w:lang w:eastAsia="zh-CN"/>
          </w:rPr>
          <w:delText>结合上述分析，</w:delText>
        </w:r>
        <w:r w:rsidDel="00964E30">
          <w:rPr>
            <w:rFonts w:ascii="Times New Roman" w:eastAsia="仿宋" w:hAnsi="Times New Roman" w:cs="Times New Roman" w:hint="eastAsia"/>
            <w:color w:val="000000" w:themeColor="text1"/>
            <w:lang w:eastAsia="zh-CN"/>
          </w:rPr>
          <w:delText>AI</w:delText>
        </w:r>
        <w:r w:rsidDel="00964E30">
          <w:rPr>
            <w:rFonts w:ascii="Times New Roman" w:eastAsia="仿宋" w:hAnsi="Times New Roman" w:cs="Times New Roman" w:hint="eastAsia"/>
            <w:color w:val="000000" w:themeColor="text1"/>
            <w:lang w:eastAsia="zh-CN"/>
          </w:rPr>
          <w:delText>的蓬勃发展使得数据中心的周期性调整出现扭转迹象，结合行业供给需求变化、数字经济发展及我国宏观经济发展趋势，同时考虑到企业未来续签服务费增长率的不确定性，基于谨慎性考虑，本次评估预测</w:delText>
        </w:r>
        <w:r w:rsidDel="00964E30">
          <w:rPr>
            <w:rFonts w:ascii="Times New Roman" w:eastAsia="仿宋" w:hAnsi="Times New Roman" w:cs="Times New Roman" w:hint="eastAsia"/>
            <w:color w:val="000000" w:themeColor="text1"/>
            <w:lang w:eastAsia="zh-CN"/>
          </w:rPr>
          <w:delText>2030</w:delText>
        </w:r>
        <w:r w:rsidDel="00964E30">
          <w:rPr>
            <w:rFonts w:ascii="Times New Roman" w:eastAsia="仿宋" w:hAnsi="Times New Roman" w:cs="Times New Roman" w:hint="eastAsia"/>
            <w:color w:val="000000" w:themeColor="text1"/>
            <w:lang w:eastAsia="zh-CN"/>
          </w:rPr>
          <w:delText>年及以前不考虑单价的增长即按</w:delText>
        </w:r>
        <w:r w:rsidDel="00964E30">
          <w:rPr>
            <w:rFonts w:ascii="Times New Roman" w:eastAsia="仿宋" w:hAnsi="Times New Roman" w:cs="Times New Roman" w:hint="eastAsia"/>
            <w:color w:val="000000" w:themeColor="text1"/>
            <w:lang w:eastAsia="zh-CN"/>
          </w:rPr>
          <w:delText>966</w:delText>
        </w:r>
        <w:r w:rsidDel="00964E30">
          <w:rPr>
            <w:rFonts w:ascii="Times New Roman" w:eastAsia="仿宋" w:hAnsi="Times New Roman" w:cs="Times New Roman" w:hint="eastAsia"/>
            <w:color w:val="000000" w:themeColor="text1"/>
            <w:lang w:eastAsia="zh-CN"/>
          </w:rPr>
          <w:delText>元</w:delText>
        </w:r>
        <w:r w:rsidDel="00964E30">
          <w:rPr>
            <w:rFonts w:ascii="Times New Roman" w:eastAsia="仿宋" w:hAnsi="Times New Roman" w:cs="Times New Roman" w:hint="eastAsia"/>
            <w:color w:val="000000" w:themeColor="text1"/>
            <w:lang w:eastAsia="zh-CN"/>
          </w:rPr>
          <w:delText>/kW/</w:delText>
        </w:r>
        <w:r w:rsidDel="00964E30">
          <w:rPr>
            <w:rFonts w:ascii="Times New Roman" w:eastAsia="仿宋" w:hAnsi="Times New Roman" w:cs="Times New Roman" w:hint="eastAsia"/>
            <w:color w:val="000000" w:themeColor="text1"/>
            <w:lang w:eastAsia="zh-CN"/>
          </w:rPr>
          <w:delText>月，</w:delText>
        </w:r>
        <w:r w:rsidDel="00964E30">
          <w:rPr>
            <w:rFonts w:ascii="Times New Roman" w:eastAsia="仿宋" w:hAnsi="Times New Roman" w:cs="Times New Roman" w:hint="eastAsia"/>
            <w:color w:val="000000" w:themeColor="text1"/>
            <w:lang w:eastAsia="zh-CN"/>
          </w:rPr>
          <w:delText>2031</w:delText>
        </w:r>
        <w:r w:rsidDel="00964E30">
          <w:rPr>
            <w:rFonts w:ascii="Times New Roman" w:eastAsia="仿宋" w:hAnsi="Times New Roman" w:cs="Times New Roman" w:hint="eastAsia"/>
            <w:color w:val="000000" w:themeColor="text1"/>
            <w:lang w:eastAsia="zh-CN"/>
          </w:rPr>
          <w:delText>年起市场机柜服务费较前一年递增</w:delText>
        </w:r>
        <w:r w:rsidDel="00964E30">
          <w:rPr>
            <w:rFonts w:ascii="Times New Roman" w:eastAsia="仿宋" w:hAnsi="Times New Roman" w:cs="Times New Roman"/>
            <w:color w:val="000000" w:themeColor="text1"/>
            <w:lang w:eastAsia="zh-CN"/>
          </w:rPr>
          <w:delText>1%</w:delText>
        </w:r>
        <w:r w:rsidDel="00964E30">
          <w:rPr>
            <w:rFonts w:ascii="Times New Roman" w:eastAsia="仿宋" w:hAnsi="Times New Roman" w:cs="Times New Roman" w:hint="eastAsia"/>
            <w:color w:val="000000" w:themeColor="text1"/>
            <w:lang w:eastAsia="zh-CN"/>
          </w:rPr>
          <w:delText>。根据数据中心一般签约惯例，通常在机柜服务协议期内服务费用不增长，协议到期时按照当年市场机柜服务费一次性调整进行续约。根据与企业确认，目前客户机柜服务协议期限一般为</w:delText>
        </w:r>
        <w:r w:rsidDel="00964E30">
          <w:rPr>
            <w:rFonts w:ascii="Times New Roman" w:eastAsia="仿宋" w:hAnsi="Times New Roman" w:cs="Times New Roman" w:hint="eastAsia"/>
            <w:color w:val="000000" w:themeColor="text1"/>
            <w:lang w:eastAsia="zh-CN"/>
          </w:rPr>
          <w:delText>4</w:delText>
        </w:r>
        <w:r w:rsidDel="00964E30">
          <w:rPr>
            <w:rFonts w:ascii="Times New Roman" w:eastAsia="仿宋" w:hAnsi="Times New Roman" w:cs="Times New Roman"/>
            <w:color w:val="000000" w:themeColor="text1"/>
            <w:lang w:eastAsia="zh-CN"/>
          </w:rPr>
          <w:delText>-</w:delText>
        </w:r>
        <w:r w:rsidDel="00964E30">
          <w:rPr>
            <w:rFonts w:ascii="Times New Roman" w:eastAsia="仿宋" w:hAnsi="Times New Roman" w:cs="Times New Roman" w:hint="eastAsia"/>
            <w:color w:val="000000" w:themeColor="text1"/>
            <w:lang w:eastAsia="zh-CN"/>
          </w:rPr>
          <w:delText>6</w:delText>
        </w:r>
        <w:r w:rsidDel="00964E30">
          <w:rPr>
            <w:rFonts w:ascii="Times New Roman" w:eastAsia="仿宋" w:hAnsi="Times New Roman" w:cs="Times New Roman" w:hint="eastAsia"/>
            <w:color w:val="000000" w:themeColor="text1"/>
            <w:lang w:eastAsia="zh-CN"/>
          </w:rPr>
          <w:delText>年，本次按照</w:delText>
        </w:r>
        <w:r w:rsidDel="00964E30">
          <w:rPr>
            <w:rFonts w:ascii="Times New Roman" w:eastAsia="仿宋" w:hAnsi="Times New Roman" w:cs="Times New Roman"/>
            <w:color w:val="000000" w:themeColor="text1"/>
            <w:lang w:eastAsia="zh-CN"/>
          </w:rPr>
          <w:delText>5</w:delText>
        </w:r>
        <w:r w:rsidDel="00964E30">
          <w:rPr>
            <w:rFonts w:ascii="Times New Roman" w:eastAsia="仿宋" w:hAnsi="Times New Roman" w:cs="Times New Roman" w:hint="eastAsia"/>
            <w:color w:val="000000" w:themeColor="text1"/>
            <w:lang w:eastAsia="zh-CN"/>
          </w:rPr>
          <w:delText>年续签期进行预测。</w:delText>
        </w:r>
      </w:del>
    </w:p>
    <w:p w14:paraId="184DA8F8" w14:textId="7F36DB9A" w:rsidR="005F457E" w:rsidDel="00964E30" w:rsidRDefault="00000000">
      <w:pPr>
        <w:pStyle w:val="QuoteStyle"/>
        <w:spacing w:after="0" w:line="312" w:lineRule="auto"/>
        <w:rPr>
          <w:del w:id="3264" w:author="Si-yuan LIU" w:date="2026-07-24T14:26:00Z" w16du:dateUtc="2026-07-24T06:26:00Z"/>
          <w:rFonts w:ascii="Times New Roman" w:eastAsia="仿宋" w:hAnsi="Times New Roman" w:cs="Times New Roman"/>
          <w:color w:val="000000" w:themeColor="text1"/>
          <w:lang w:eastAsia="zh-CN"/>
        </w:rPr>
      </w:pPr>
      <w:del w:id="3265" w:author="Si-yuan LIU" w:date="2026-07-24T14:26:00Z" w16du:dateUtc="2026-07-24T06:26:00Z">
        <w:r w:rsidDel="00964E30">
          <w:rPr>
            <w:rFonts w:ascii="Times New Roman" w:eastAsia="仿宋" w:hAnsi="Times New Roman" w:cs="Times New Roman"/>
            <w:color w:val="000000" w:themeColor="text1"/>
            <w:lang w:eastAsia="zh-CN"/>
          </w:rPr>
          <w:delText>2</w:delText>
        </w:r>
        <w:r w:rsidDel="00964E30">
          <w:rPr>
            <w:rFonts w:ascii="Times New Roman" w:eastAsia="仿宋" w:hAnsi="Times New Roman" w:cs="Times New Roman" w:hint="eastAsia"/>
            <w:color w:val="000000" w:themeColor="text1"/>
            <w:lang w:eastAsia="zh-CN"/>
          </w:rPr>
          <w:delText>）平均上架率：</w:delText>
        </w:r>
      </w:del>
    </w:p>
    <w:p w14:paraId="4644A319" w14:textId="391CD229" w:rsidR="005F457E" w:rsidDel="00964E30" w:rsidRDefault="00000000">
      <w:pPr>
        <w:pStyle w:val="QuoteStyle"/>
        <w:spacing w:after="0" w:line="312" w:lineRule="auto"/>
        <w:rPr>
          <w:del w:id="3266" w:author="Si-yuan LIU" w:date="2026-07-24T14:26:00Z" w16du:dateUtc="2026-07-24T06:26:00Z"/>
          <w:rFonts w:ascii="Times New Roman" w:eastAsia="仿宋" w:hAnsi="Times New Roman" w:cs="Times New Roman"/>
          <w:color w:val="000000" w:themeColor="text1"/>
          <w:lang w:eastAsia="zh-CN"/>
        </w:rPr>
      </w:pPr>
      <w:del w:id="3267" w:author="Si-yuan LIU" w:date="2026-07-24T14:26:00Z" w16du:dateUtc="2026-07-24T06:26:00Z">
        <w:r w:rsidDel="00964E30">
          <w:rPr>
            <w:rFonts w:ascii="Times New Roman" w:eastAsia="仿宋" w:hAnsi="Times New Roman" w:cs="Times New Roman" w:hint="eastAsia"/>
            <w:color w:val="000000" w:themeColor="text1"/>
            <w:lang w:eastAsia="zh-CN"/>
          </w:rPr>
          <w:delText>根据奥融科技提供的资料，数据中心历史上架率呈现上升趋势，</w:delText>
        </w:r>
        <w:r w:rsidDel="00964E30">
          <w:rPr>
            <w:rFonts w:ascii="Times New Roman" w:eastAsia="仿宋" w:hAnsi="Times New Roman" w:cs="Times New Roman"/>
            <w:color w:val="000000" w:themeColor="text1"/>
            <w:lang w:eastAsia="zh-CN"/>
          </w:rPr>
          <w:delText>2023</w:delText>
        </w:r>
        <w:r w:rsidDel="00964E30">
          <w:rPr>
            <w:rFonts w:ascii="Times New Roman" w:eastAsia="仿宋" w:hAnsi="Times New Roman" w:cs="Times New Roman" w:hint="eastAsia"/>
            <w:color w:val="000000" w:themeColor="text1"/>
            <w:lang w:eastAsia="zh-CN"/>
          </w:rPr>
          <w:delText>年、</w:delText>
        </w:r>
        <w:r w:rsidDel="00964E30">
          <w:rPr>
            <w:rFonts w:ascii="Times New Roman" w:eastAsia="仿宋" w:hAnsi="Times New Roman" w:cs="Times New Roman"/>
            <w:color w:val="000000" w:themeColor="text1"/>
            <w:lang w:eastAsia="zh-CN"/>
          </w:rPr>
          <w:delText>2024</w:delText>
        </w:r>
        <w:r w:rsidDel="00964E30">
          <w:rPr>
            <w:rFonts w:ascii="Times New Roman" w:eastAsia="仿宋" w:hAnsi="Times New Roman" w:cs="Times New Roman" w:hint="eastAsia"/>
            <w:color w:val="000000" w:themeColor="text1"/>
            <w:lang w:eastAsia="zh-CN"/>
          </w:rPr>
          <w:delText>年、</w:delText>
        </w:r>
        <w:r w:rsidDel="00964E30">
          <w:rPr>
            <w:rFonts w:ascii="Times New Roman" w:eastAsia="仿宋" w:hAnsi="Times New Roman" w:cs="Times New Roman"/>
            <w:color w:val="000000" w:themeColor="text1"/>
            <w:lang w:eastAsia="zh-CN"/>
          </w:rPr>
          <w:delText>2025</w:delText>
        </w:r>
        <w:r w:rsidDel="00964E30">
          <w:rPr>
            <w:rFonts w:ascii="Times New Roman" w:eastAsia="仿宋" w:hAnsi="Times New Roman" w:cs="Times New Roman" w:hint="eastAsia"/>
            <w:color w:val="000000" w:themeColor="text1"/>
            <w:lang w:eastAsia="zh-CN"/>
          </w:rPr>
          <w:delText>年及</w:delText>
        </w:r>
        <w:r w:rsidDel="00964E30">
          <w:rPr>
            <w:rFonts w:ascii="Times New Roman" w:eastAsia="仿宋" w:hAnsi="Times New Roman" w:cs="Times New Roman" w:hint="eastAsia"/>
            <w:color w:val="000000" w:themeColor="text1"/>
            <w:lang w:eastAsia="zh-CN"/>
          </w:rPr>
          <w:delText>2026</w:delText>
        </w:r>
        <w:r w:rsidDel="00964E30">
          <w:rPr>
            <w:rFonts w:ascii="Times New Roman" w:eastAsia="仿宋" w:hAnsi="Times New Roman" w:cs="Times New Roman" w:hint="eastAsia"/>
            <w:color w:val="000000" w:themeColor="text1"/>
            <w:lang w:eastAsia="zh-CN"/>
          </w:rPr>
          <w:delText>年</w:delText>
        </w:r>
        <w:r w:rsidDel="00964E30">
          <w:rPr>
            <w:rFonts w:ascii="Times New Roman" w:eastAsia="仿宋" w:hAnsi="Times New Roman" w:cs="Times New Roman"/>
            <w:color w:val="000000" w:themeColor="text1"/>
            <w:lang w:eastAsia="zh-CN"/>
          </w:rPr>
          <w:delText>1</w:delText>
        </w:r>
        <w:r w:rsidDel="00964E30">
          <w:rPr>
            <w:rFonts w:ascii="Times New Roman" w:eastAsia="仿宋" w:hAnsi="Times New Roman" w:cs="Times New Roman" w:hint="eastAsia"/>
            <w:color w:val="000000" w:themeColor="text1"/>
            <w:lang w:eastAsia="zh-CN"/>
          </w:rPr>
          <w:delText>至</w:delText>
        </w:r>
        <w:r w:rsidDel="00964E30">
          <w:rPr>
            <w:rFonts w:ascii="Times New Roman" w:eastAsia="仿宋" w:hAnsi="Times New Roman" w:cs="Times New Roman" w:hint="eastAsia"/>
            <w:color w:val="000000" w:themeColor="text1"/>
            <w:lang w:eastAsia="zh-CN"/>
          </w:rPr>
          <w:delText>3</w:delText>
        </w:r>
        <w:r w:rsidDel="00964E30">
          <w:rPr>
            <w:rFonts w:ascii="Times New Roman" w:eastAsia="仿宋" w:hAnsi="Times New Roman" w:cs="Times New Roman" w:hint="eastAsia"/>
            <w:color w:val="000000" w:themeColor="text1"/>
            <w:lang w:eastAsia="zh-CN"/>
          </w:rPr>
          <w:delText>月的平均上架率水平分别为</w:delText>
        </w:r>
        <w:r w:rsidDel="00964E30">
          <w:rPr>
            <w:rFonts w:ascii="Times New Roman" w:eastAsia="仿宋" w:hAnsi="Times New Roman" w:cs="Times New Roman"/>
            <w:color w:val="000000" w:themeColor="text1"/>
            <w:lang w:eastAsia="zh-CN"/>
          </w:rPr>
          <w:delText>21.</w:delText>
        </w:r>
        <w:r w:rsidDel="00964E30">
          <w:rPr>
            <w:rFonts w:ascii="Times New Roman" w:eastAsia="仿宋" w:hAnsi="Times New Roman" w:cs="Times New Roman" w:hint="eastAsia"/>
            <w:color w:val="000000" w:themeColor="text1"/>
            <w:lang w:eastAsia="zh-CN"/>
          </w:rPr>
          <w:delText>3</w:delText>
        </w:r>
        <w:r w:rsidDel="00964E30">
          <w:rPr>
            <w:rFonts w:ascii="Times New Roman" w:eastAsia="仿宋" w:hAnsi="Times New Roman" w:cs="Times New Roman"/>
            <w:color w:val="000000" w:themeColor="text1"/>
            <w:lang w:eastAsia="zh-CN"/>
          </w:rPr>
          <w:delText>%</w:delText>
        </w:r>
        <w:r w:rsidDel="00964E30">
          <w:rPr>
            <w:rFonts w:ascii="Times New Roman" w:eastAsia="仿宋" w:hAnsi="Times New Roman" w:cs="Times New Roman" w:hint="eastAsia"/>
            <w:color w:val="000000" w:themeColor="text1"/>
            <w:lang w:eastAsia="zh-CN"/>
          </w:rPr>
          <w:delText>、</w:delText>
        </w:r>
        <w:r w:rsidDel="00964E30">
          <w:rPr>
            <w:rFonts w:ascii="Times New Roman" w:eastAsia="仿宋" w:hAnsi="Times New Roman" w:cs="Times New Roman"/>
            <w:color w:val="000000" w:themeColor="text1"/>
            <w:lang w:eastAsia="zh-CN"/>
          </w:rPr>
          <w:delText>61.</w:delText>
        </w:r>
        <w:r w:rsidDel="00964E30">
          <w:rPr>
            <w:rFonts w:ascii="Times New Roman" w:eastAsia="仿宋" w:hAnsi="Times New Roman" w:cs="Times New Roman" w:hint="eastAsia"/>
            <w:color w:val="000000" w:themeColor="text1"/>
            <w:lang w:eastAsia="zh-CN"/>
          </w:rPr>
          <w:delText>4</w:delText>
        </w:r>
        <w:r w:rsidDel="00964E30">
          <w:rPr>
            <w:rFonts w:ascii="Times New Roman" w:eastAsia="仿宋" w:hAnsi="Times New Roman" w:cs="Times New Roman"/>
            <w:color w:val="000000" w:themeColor="text1"/>
            <w:lang w:eastAsia="zh-CN"/>
          </w:rPr>
          <w:delText>%</w:delText>
        </w:r>
        <w:r w:rsidDel="00964E30">
          <w:rPr>
            <w:rFonts w:ascii="Times New Roman" w:eastAsia="仿宋" w:hAnsi="Times New Roman" w:cs="Times New Roman" w:hint="eastAsia"/>
            <w:color w:val="000000" w:themeColor="text1"/>
            <w:lang w:eastAsia="zh-CN"/>
          </w:rPr>
          <w:delText>及</w:delText>
        </w:r>
        <w:r w:rsidDel="00964E30">
          <w:rPr>
            <w:rFonts w:ascii="Times New Roman" w:eastAsia="仿宋" w:hAnsi="Times New Roman" w:cs="Times New Roman"/>
            <w:color w:val="000000" w:themeColor="text1"/>
            <w:lang w:eastAsia="zh-CN"/>
          </w:rPr>
          <w:delText>7</w:delText>
        </w:r>
        <w:r w:rsidDel="00964E30">
          <w:rPr>
            <w:rFonts w:ascii="Times New Roman" w:eastAsia="仿宋" w:hAnsi="Times New Roman" w:cs="Times New Roman" w:hint="eastAsia"/>
            <w:color w:val="000000" w:themeColor="text1"/>
            <w:lang w:eastAsia="zh-CN"/>
          </w:rPr>
          <w:delText>8</w:delText>
        </w:r>
        <w:r w:rsidDel="00964E30">
          <w:rPr>
            <w:rFonts w:ascii="Times New Roman" w:eastAsia="仿宋" w:hAnsi="Times New Roman" w:cs="Times New Roman"/>
            <w:color w:val="000000" w:themeColor="text1"/>
            <w:lang w:eastAsia="zh-CN"/>
          </w:rPr>
          <w:delText>.</w:delText>
        </w:r>
        <w:r w:rsidDel="00964E30">
          <w:rPr>
            <w:rFonts w:ascii="Times New Roman" w:eastAsia="仿宋" w:hAnsi="Times New Roman" w:cs="Times New Roman" w:hint="eastAsia"/>
            <w:color w:val="000000" w:themeColor="text1"/>
            <w:lang w:eastAsia="zh-CN"/>
          </w:rPr>
          <w:delText>8</w:delText>
        </w:r>
        <w:r w:rsidDel="00964E30">
          <w:rPr>
            <w:rFonts w:ascii="Times New Roman" w:eastAsia="仿宋" w:hAnsi="Times New Roman" w:cs="Times New Roman"/>
            <w:color w:val="000000" w:themeColor="text1"/>
            <w:lang w:eastAsia="zh-CN"/>
          </w:rPr>
          <w:delText>%</w:delText>
        </w:r>
        <w:r w:rsidDel="00964E30">
          <w:rPr>
            <w:rFonts w:ascii="Times New Roman" w:eastAsia="仿宋" w:hAnsi="Times New Roman" w:cs="Times New Roman" w:hint="eastAsia"/>
            <w:color w:val="000000" w:themeColor="text1"/>
            <w:lang w:eastAsia="zh-CN"/>
          </w:rPr>
          <w:delText>及</w:delText>
        </w:r>
        <w:r w:rsidDel="00964E30">
          <w:rPr>
            <w:rFonts w:ascii="Times New Roman" w:eastAsia="仿宋" w:hAnsi="Times New Roman" w:cs="Times New Roman" w:hint="eastAsia"/>
            <w:color w:val="000000" w:themeColor="text1"/>
            <w:lang w:eastAsia="zh-CN"/>
          </w:rPr>
          <w:delText>87.4%</w:delText>
        </w:r>
        <w:r w:rsidDel="00964E30">
          <w:rPr>
            <w:rFonts w:ascii="Times New Roman" w:eastAsia="仿宋" w:hAnsi="Times New Roman" w:cs="Times New Roman"/>
            <w:color w:val="000000" w:themeColor="text1"/>
            <w:lang w:eastAsia="zh-CN"/>
          </w:rPr>
          <w:delText>，并于评估基准日当月，上架率达到</w:delText>
        </w:r>
        <w:r w:rsidDel="00964E30">
          <w:rPr>
            <w:rFonts w:ascii="Times New Roman" w:eastAsia="仿宋" w:hAnsi="Times New Roman" w:cs="Times New Roman"/>
            <w:color w:val="000000" w:themeColor="text1"/>
            <w:lang w:eastAsia="zh-CN"/>
          </w:rPr>
          <w:delText>88.1%</w:delText>
        </w:r>
        <w:r w:rsidDel="00964E30">
          <w:rPr>
            <w:rFonts w:ascii="Times New Roman" w:eastAsia="仿宋" w:hAnsi="Times New Roman" w:cs="Times New Roman"/>
            <w:color w:val="000000" w:themeColor="text1"/>
            <w:lang w:eastAsia="zh-CN"/>
          </w:rPr>
          <w:delText>。根据奥融</w:delText>
        </w:r>
        <w:r w:rsidDel="00964E30">
          <w:rPr>
            <w:rFonts w:ascii="Times New Roman" w:eastAsia="仿宋" w:hAnsi="Times New Roman" w:cs="Times New Roman" w:hint="eastAsia"/>
            <w:color w:val="000000" w:themeColor="text1"/>
            <w:lang w:eastAsia="zh-CN"/>
          </w:rPr>
          <w:delText>科技</w:delText>
        </w:r>
        <w:r w:rsidDel="00964E30">
          <w:rPr>
            <w:rFonts w:ascii="Times New Roman" w:eastAsia="仿宋" w:hAnsi="Times New Roman" w:cs="Times New Roman"/>
            <w:color w:val="000000" w:themeColor="text1"/>
            <w:lang w:eastAsia="zh-CN"/>
          </w:rPr>
          <w:delText>介绍，</w:delText>
        </w:r>
        <w:r w:rsidDel="00964E30">
          <w:rPr>
            <w:rFonts w:ascii="Times New Roman" w:eastAsia="仿宋" w:hAnsi="Times New Roman" w:cs="Times New Roman" w:hint="eastAsia"/>
            <w:color w:val="000000" w:themeColor="text1"/>
            <w:lang w:eastAsia="zh-CN"/>
          </w:rPr>
          <w:delText>项目上架率将保持稳步增长趋势，在</w:delText>
        </w:r>
        <w:r w:rsidDel="00964E30">
          <w:rPr>
            <w:rFonts w:ascii="Times New Roman" w:eastAsia="仿宋" w:hAnsi="Times New Roman" w:cs="Times New Roman"/>
            <w:color w:val="000000" w:themeColor="text1"/>
            <w:lang w:eastAsia="zh-CN"/>
          </w:rPr>
          <w:delText>2030</w:delText>
        </w:r>
        <w:r w:rsidDel="00964E30">
          <w:rPr>
            <w:rFonts w:ascii="Times New Roman" w:eastAsia="仿宋" w:hAnsi="Times New Roman" w:cs="Times New Roman" w:hint="eastAsia"/>
            <w:color w:val="000000" w:themeColor="text1"/>
            <w:lang w:eastAsia="zh-CN"/>
          </w:rPr>
          <w:delText>年平均上架率提升至</w:delText>
        </w:r>
        <w:r w:rsidDel="00964E30">
          <w:rPr>
            <w:rFonts w:ascii="Times New Roman" w:eastAsia="仿宋" w:hAnsi="Times New Roman" w:cs="Times New Roman"/>
            <w:color w:val="000000" w:themeColor="text1"/>
            <w:lang w:eastAsia="zh-CN"/>
          </w:rPr>
          <w:delText>9</w:delText>
        </w:r>
        <w:r w:rsidDel="00964E30">
          <w:rPr>
            <w:rFonts w:ascii="Times New Roman" w:eastAsia="仿宋" w:hAnsi="Times New Roman" w:cs="Times New Roman" w:hint="eastAsia"/>
            <w:color w:val="000000" w:themeColor="text1"/>
            <w:lang w:eastAsia="zh-CN"/>
          </w:rPr>
          <w:delText>5</w:delText>
        </w:r>
        <w:r w:rsidDel="00964E30">
          <w:rPr>
            <w:rFonts w:ascii="Times New Roman" w:eastAsia="仿宋" w:hAnsi="Times New Roman" w:cs="Times New Roman"/>
            <w:color w:val="000000" w:themeColor="text1"/>
            <w:lang w:eastAsia="zh-CN"/>
          </w:rPr>
          <w:delText>.0%</w:delText>
        </w:r>
        <w:r w:rsidDel="00964E30">
          <w:rPr>
            <w:rFonts w:ascii="Times New Roman" w:eastAsia="仿宋" w:hAnsi="Times New Roman" w:cs="Times New Roman" w:hint="eastAsia"/>
            <w:color w:val="000000" w:themeColor="text1"/>
            <w:lang w:eastAsia="zh-CN"/>
          </w:rPr>
          <w:delText>，此后保持稳定。上架机柜数量预测情况如下：</w:delText>
        </w:r>
      </w:del>
    </w:p>
    <w:p w14:paraId="2DCE3D4F" w14:textId="3E305C7A" w:rsidR="005F457E" w:rsidDel="00964E30" w:rsidRDefault="00000000">
      <w:pPr>
        <w:spacing w:after="0" w:line="312" w:lineRule="auto"/>
        <w:ind w:firstLineChars="0" w:firstLine="0"/>
        <w:jc w:val="center"/>
        <w:rPr>
          <w:del w:id="3268" w:author="Si-yuan LIU" w:date="2026-07-24T14:26:00Z" w16du:dateUtc="2026-07-24T06:26:00Z"/>
          <w:color w:val="000000" w:themeColor="text1"/>
          <w:szCs w:val="24"/>
        </w:rPr>
      </w:pPr>
      <w:del w:id="3269" w:author="Si-yuan LIU" w:date="2026-07-24T14:26:00Z" w16du:dateUtc="2026-07-24T06:26:00Z">
        <w:r w:rsidDel="00964E30">
          <w:rPr>
            <w:rFonts w:hint="eastAsia"/>
            <w:color w:val="000000" w:themeColor="text1"/>
            <w:szCs w:val="24"/>
          </w:rPr>
          <w:delText>表</w:delText>
        </w:r>
        <w:r w:rsidDel="00964E30">
          <w:rPr>
            <w:rFonts w:hint="eastAsia"/>
            <w:color w:val="000000" w:themeColor="text1"/>
            <w:szCs w:val="24"/>
          </w:rPr>
          <w:delText xml:space="preserve"> </w:delText>
        </w:r>
        <w:r w:rsidDel="00964E30">
          <w:rPr>
            <w:color w:val="000000" w:themeColor="text1"/>
            <w:szCs w:val="24"/>
          </w:rPr>
          <w:fldChar w:fldCharType="begin"/>
        </w:r>
        <w:r w:rsidDel="00964E30">
          <w:rPr>
            <w:rFonts w:hint="eastAsia"/>
            <w:color w:val="000000" w:themeColor="text1"/>
            <w:szCs w:val="24"/>
          </w:rPr>
          <w:delInstrText xml:space="preserve"> SEQ </w:delInstrText>
        </w:r>
        <w:r w:rsidDel="00964E30">
          <w:rPr>
            <w:rFonts w:hint="eastAsia"/>
            <w:color w:val="000000" w:themeColor="text1"/>
            <w:szCs w:val="24"/>
          </w:rPr>
          <w:delInstrText>表</w:delInstrText>
        </w:r>
        <w:r w:rsidDel="00964E30">
          <w:rPr>
            <w:rFonts w:hint="eastAsia"/>
            <w:color w:val="000000" w:themeColor="text1"/>
            <w:szCs w:val="24"/>
          </w:rPr>
          <w:delInstrText xml:space="preserve"> \* ARABIC </w:delInstrText>
        </w:r>
        <w:r w:rsidDel="00964E30">
          <w:rPr>
            <w:color w:val="000000" w:themeColor="text1"/>
            <w:szCs w:val="24"/>
          </w:rPr>
          <w:fldChar w:fldCharType="separate"/>
        </w:r>
      </w:del>
      <w:ins w:id="3270" w:author="怡然 刘 [2]" w:date="2026-07-08T15:02:00Z">
        <w:del w:id="3271" w:author="Si-yuan LIU" w:date="2026-07-24T14:26:00Z" w16du:dateUtc="2026-07-24T06:26:00Z">
          <w:r w:rsidR="004A5B2B" w:rsidDel="00964E30">
            <w:rPr>
              <w:noProof/>
              <w:color w:val="000000" w:themeColor="text1"/>
              <w:szCs w:val="24"/>
            </w:rPr>
            <w:delText>19</w:delText>
          </w:r>
        </w:del>
      </w:ins>
      <w:ins w:id="3272" w:author="Bentayga-" w:date="2026-07-05T17:09:00Z">
        <w:del w:id="3273" w:author="Si-yuan LIU" w:date="2026-07-24T14:26:00Z" w16du:dateUtc="2026-07-24T06:26:00Z">
          <w:r w:rsidDel="00964E30">
            <w:rPr>
              <w:rFonts w:hint="eastAsia"/>
              <w:noProof/>
              <w:color w:val="000000" w:themeColor="text1"/>
              <w:szCs w:val="24"/>
            </w:rPr>
            <w:delText>19</w:delText>
          </w:r>
        </w:del>
      </w:ins>
      <w:del w:id="3274" w:author="Si-yuan LIU" w:date="2026-07-24T14:26:00Z" w16du:dateUtc="2026-07-24T06:26:00Z">
        <w:r w:rsidDel="00964E30">
          <w:rPr>
            <w:rFonts w:hint="eastAsia"/>
            <w:noProof/>
            <w:color w:val="000000" w:themeColor="text1"/>
            <w:szCs w:val="24"/>
          </w:rPr>
          <w:delText>19</w:delText>
        </w:r>
        <w:r w:rsidDel="00964E30">
          <w:rPr>
            <w:color w:val="000000" w:themeColor="text1"/>
            <w:szCs w:val="24"/>
          </w:rPr>
          <w:fldChar w:fldCharType="end"/>
        </w:r>
        <w:r w:rsidDel="00964E30">
          <w:rPr>
            <w:rFonts w:hint="eastAsia"/>
            <w:color w:val="000000" w:themeColor="text1"/>
            <w:szCs w:val="24"/>
          </w:rPr>
          <w:delText xml:space="preserve"> </w:delText>
        </w:r>
        <w:r w:rsidDel="00964E30">
          <w:rPr>
            <w:rFonts w:hint="eastAsia"/>
            <w:color w:val="000000" w:themeColor="text1"/>
            <w:szCs w:val="24"/>
          </w:rPr>
          <w:delText>上架机柜数量预测情况</w:delText>
        </w:r>
      </w:del>
    </w:p>
    <w:tbl>
      <w:tblPr>
        <w:tblStyle w:val="af6"/>
        <w:tblW w:w="0" w:type="auto"/>
        <w:tblLook w:val="04A0" w:firstRow="1" w:lastRow="0" w:firstColumn="1" w:lastColumn="0" w:noHBand="0" w:noVBand="1"/>
      </w:tblPr>
      <w:tblGrid>
        <w:gridCol w:w="1943"/>
        <w:gridCol w:w="2927"/>
        <w:gridCol w:w="3770"/>
      </w:tblGrid>
      <w:tr w:rsidR="005F457E" w:rsidDel="00964E30" w14:paraId="2EF03C52" w14:textId="7C084AED">
        <w:trPr>
          <w:trHeight w:val="20"/>
          <w:del w:id="3275" w:author="Si-yuan LIU" w:date="2026-07-24T14:26:00Z" w16du:dateUtc="2026-07-24T06:26:00Z"/>
        </w:trPr>
        <w:tc>
          <w:tcPr>
            <w:tcW w:w="1943" w:type="dxa"/>
          </w:tcPr>
          <w:p w14:paraId="1E21B625" w14:textId="4188FE99" w:rsidR="005F457E" w:rsidDel="00964E30" w:rsidRDefault="00000000">
            <w:pPr>
              <w:spacing w:after="0" w:line="312" w:lineRule="auto"/>
              <w:ind w:firstLineChars="0" w:firstLine="0"/>
              <w:jc w:val="center"/>
              <w:rPr>
                <w:del w:id="3276" w:author="Si-yuan LIU" w:date="2026-07-24T14:26:00Z" w16du:dateUtc="2026-07-24T06:26:00Z"/>
                <w:b/>
                <w:bCs/>
                <w:color w:val="000000" w:themeColor="text1"/>
                <w:sz w:val="21"/>
                <w:szCs w:val="21"/>
              </w:rPr>
            </w:pPr>
            <w:del w:id="3277" w:author="Si-yuan LIU" w:date="2026-07-24T14:26:00Z" w16du:dateUtc="2026-07-24T06:26:00Z">
              <w:r w:rsidDel="00964E30">
                <w:rPr>
                  <w:rFonts w:hint="eastAsia"/>
                  <w:b/>
                  <w:bCs/>
                  <w:color w:val="000000" w:themeColor="text1"/>
                  <w:sz w:val="21"/>
                  <w:szCs w:val="21"/>
                </w:rPr>
                <w:delText>项目</w:delText>
              </w:r>
            </w:del>
          </w:p>
        </w:tc>
        <w:tc>
          <w:tcPr>
            <w:tcW w:w="2927" w:type="dxa"/>
          </w:tcPr>
          <w:p w14:paraId="4AE80260" w14:textId="62F4E04C" w:rsidR="005F457E" w:rsidDel="00964E30" w:rsidRDefault="00000000">
            <w:pPr>
              <w:spacing w:after="0" w:line="312" w:lineRule="auto"/>
              <w:ind w:firstLineChars="0" w:firstLine="0"/>
              <w:jc w:val="center"/>
              <w:rPr>
                <w:del w:id="3278" w:author="Si-yuan LIU" w:date="2026-07-24T14:26:00Z" w16du:dateUtc="2026-07-24T06:26:00Z"/>
                <w:b/>
                <w:bCs/>
                <w:color w:val="000000" w:themeColor="text1"/>
                <w:sz w:val="21"/>
                <w:szCs w:val="21"/>
              </w:rPr>
            </w:pPr>
            <w:del w:id="3279" w:author="Si-yuan LIU" w:date="2026-07-24T14:26:00Z" w16du:dateUtc="2026-07-24T06:26:00Z">
              <w:r w:rsidDel="00964E30">
                <w:rPr>
                  <w:rFonts w:hint="eastAsia"/>
                  <w:b/>
                  <w:bCs/>
                  <w:color w:val="000000" w:themeColor="text1"/>
                  <w:sz w:val="21"/>
                  <w:szCs w:val="21"/>
                </w:rPr>
                <w:delText>期间</w:delText>
              </w:r>
            </w:del>
          </w:p>
        </w:tc>
        <w:tc>
          <w:tcPr>
            <w:tcW w:w="3770" w:type="dxa"/>
          </w:tcPr>
          <w:p w14:paraId="147DC4C8" w14:textId="2BBFE6DC" w:rsidR="005F457E" w:rsidDel="00964E30" w:rsidRDefault="00000000">
            <w:pPr>
              <w:spacing w:after="0" w:line="312" w:lineRule="auto"/>
              <w:ind w:firstLineChars="0" w:firstLine="0"/>
              <w:jc w:val="center"/>
              <w:rPr>
                <w:del w:id="3280" w:author="Si-yuan LIU" w:date="2026-07-24T14:26:00Z" w16du:dateUtc="2026-07-24T06:26:00Z"/>
                <w:b/>
                <w:bCs/>
                <w:color w:val="000000" w:themeColor="text1"/>
                <w:sz w:val="21"/>
                <w:szCs w:val="21"/>
              </w:rPr>
            </w:pPr>
            <w:del w:id="3281" w:author="Si-yuan LIU" w:date="2026-07-24T14:26:00Z" w16du:dateUtc="2026-07-24T06:26:00Z">
              <w:r w:rsidDel="00964E30">
                <w:rPr>
                  <w:rFonts w:hint="eastAsia"/>
                  <w:b/>
                  <w:bCs/>
                  <w:color w:val="000000" w:themeColor="text1"/>
                  <w:sz w:val="21"/>
                  <w:szCs w:val="21"/>
                </w:rPr>
                <w:delText>平均上架率</w:delText>
              </w:r>
            </w:del>
          </w:p>
        </w:tc>
      </w:tr>
      <w:tr w:rsidR="005F457E" w:rsidDel="00964E30" w14:paraId="4B415E42" w14:textId="357D0BA7">
        <w:trPr>
          <w:trHeight w:val="20"/>
          <w:del w:id="3282" w:author="Si-yuan LIU" w:date="2026-07-24T14:26:00Z" w16du:dateUtc="2026-07-24T06:26:00Z"/>
        </w:trPr>
        <w:tc>
          <w:tcPr>
            <w:tcW w:w="1943" w:type="dxa"/>
          </w:tcPr>
          <w:p w14:paraId="667D35B4" w14:textId="6820B65F" w:rsidR="005F457E" w:rsidDel="00964E30" w:rsidRDefault="00000000">
            <w:pPr>
              <w:spacing w:after="0" w:line="312" w:lineRule="auto"/>
              <w:ind w:firstLineChars="0" w:firstLine="0"/>
              <w:jc w:val="center"/>
              <w:rPr>
                <w:del w:id="3283" w:author="Si-yuan LIU" w:date="2026-07-24T14:26:00Z" w16du:dateUtc="2026-07-24T06:26:00Z"/>
                <w:color w:val="000000" w:themeColor="text1"/>
                <w:sz w:val="21"/>
                <w:szCs w:val="21"/>
              </w:rPr>
            </w:pPr>
            <w:del w:id="3284" w:author="Si-yuan LIU" w:date="2026-07-24T14:26:00Z" w16du:dateUtc="2026-07-24T06:26:00Z">
              <w:r w:rsidDel="00964E30">
                <w:rPr>
                  <w:rFonts w:hint="eastAsia"/>
                  <w:color w:val="000000" w:themeColor="text1"/>
                  <w:sz w:val="21"/>
                  <w:szCs w:val="21"/>
                </w:rPr>
                <w:delText>第一阶段</w:delText>
              </w:r>
            </w:del>
          </w:p>
        </w:tc>
        <w:tc>
          <w:tcPr>
            <w:tcW w:w="2927" w:type="dxa"/>
          </w:tcPr>
          <w:p w14:paraId="0B1DB40E" w14:textId="4D2713EA" w:rsidR="005F457E" w:rsidDel="00964E30" w:rsidRDefault="00000000">
            <w:pPr>
              <w:spacing w:after="0" w:line="312" w:lineRule="auto"/>
              <w:ind w:firstLineChars="0" w:firstLine="0"/>
              <w:rPr>
                <w:del w:id="3285" w:author="Si-yuan LIU" w:date="2026-07-24T14:26:00Z" w16du:dateUtc="2026-07-24T06:26:00Z"/>
                <w:color w:val="000000" w:themeColor="text1"/>
                <w:sz w:val="21"/>
                <w:szCs w:val="21"/>
              </w:rPr>
            </w:pPr>
            <w:del w:id="3286" w:author="Si-yuan LIU" w:date="2026-07-24T14:26:00Z" w16du:dateUtc="2026-07-24T06:26:00Z">
              <w:r w:rsidDel="00964E30">
                <w:rPr>
                  <w:color w:val="000000" w:themeColor="text1"/>
                  <w:sz w:val="21"/>
                  <w:szCs w:val="21"/>
                </w:rPr>
                <w:delText>2026</w:delText>
              </w:r>
              <w:r w:rsidDel="00964E30">
                <w:rPr>
                  <w:rFonts w:hint="eastAsia"/>
                  <w:color w:val="000000" w:themeColor="text1"/>
                  <w:sz w:val="21"/>
                  <w:szCs w:val="21"/>
                </w:rPr>
                <w:delText>年</w:delText>
              </w:r>
              <w:r w:rsidDel="00964E30">
                <w:rPr>
                  <w:rFonts w:hint="eastAsia"/>
                  <w:color w:val="000000" w:themeColor="text1"/>
                  <w:sz w:val="21"/>
                  <w:szCs w:val="21"/>
                </w:rPr>
                <w:delText>4-12</w:delText>
              </w:r>
              <w:r w:rsidDel="00964E30">
                <w:rPr>
                  <w:rFonts w:hint="eastAsia"/>
                  <w:color w:val="000000" w:themeColor="text1"/>
                  <w:sz w:val="21"/>
                  <w:szCs w:val="21"/>
                </w:rPr>
                <w:delText>月、</w:delText>
              </w:r>
              <w:r w:rsidDel="00964E30">
                <w:rPr>
                  <w:color w:val="000000" w:themeColor="text1"/>
                  <w:sz w:val="21"/>
                  <w:szCs w:val="21"/>
                </w:rPr>
                <w:delText>2027</w:delText>
              </w:r>
              <w:r w:rsidDel="00964E30">
                <w:rPr>
                  <w:rFonts w:hint="eastAsia"/>
                  <w:color w:val="000000" w:themeColor="text1"/>
                  <w:sz w:val="21"/>
                  <w:szCs w:val="21"/>
                </w:rPr>
                <w:delText>年、</w:delText>
              </w:r>
              <w:r w:rsidDel="00964E30">
                <w:rPr>
                  <w:color w:val="000000" w:themeColor="text1"/>
                  <w:sz w:val="21"/>
                  <w:szCs w:val="21"/>
                </w:rPr>
                <w:delText>2028</w:delText>
              </w:r>
              <w:r w:rsidDel="00964E30">
                <w:rPr>
                  <w:rFonts w:hint="eastAsia"/>
                  <w:color w:val="000000" w:themeColor="text1"/>
                  <w:sz w:val="21"/>
                  <w:szCs w:val="21"/>
                </w:rPr>
                <w:delText>年、</w:delText>
              </w:r>
              <w:r w:rsidDel="00964E30">
                <w:rPr>
                  <w:color w:val="000000" w:themeColor="text1"/>
                  <w:sz w:val="21"/>
                  <w:szCs w:val="21"/>
                </w:rPr>
                <w:delText>2029</w:delText>
              </w:r>
              <w:r w:rsidDel="00964E30">
                <w:rPr>
                  <w:rFonts w:hint="eastAsia"/>
                  <w:color w:val="000000" w:themeColor="text1"/>
                  <w:sz w:val="21"/>
                  <w:szCs w:val="21"/>
                </w:rPr>
                <w:delText>年</w:delText>
              </w:r>
            </w:del>
          </w:p>
        </w:tc>
        <w:tc>
          <w:tcPr>
            <w:tcW w:w="3770" w:type="dxa"/>
          </w:tcPr>
          <w:p w14:paraId="16C69C04" w14:textId="6CA949B1" w:rsidR="005F457E" w:rsidDel="00964E30" w:rsidRDefault="00000000">
            <w:pPr>
              <w:spacing w:after="0" w:line="312" w:lineRule="auto"/>
              <w:ind w:firstLineChars="0" w:firstLine="0"/>
              <w:rPr>
                <w:del w:id="3287" w:author="Si-yuan LIU" w:date="2026-07-24T14:26:00Z" w16du:dateUtc="2026-07-24T06:26:00Z"/>
                <w:color w:val="000000" w:themeColor="text1"/>
                <w:sz w:val="21"/>
                <w:szCs w:val="21"/>
              </w:rPr>
            </w:pPr>
            <w:del w:id="3288" w:author="Si-yuan LIU" w:date="2026-07-24T14:26:00Z" w16du:dateUtc="2026-07-24T06:26:00Z">
              <w:r w:rsidDel="00964E30">
                <w:rPr>
                  <w:color w:val="000000" w:themeColor="text1"/>
                  <w:sz w:val="21"/>
                  <w:szCs w:val="21"/>
                </w:rPr>
                <w:delText>8</w:delText>
              </w:r>
              <w:r w:rsidDel="00964E30">
                <w:rPr>
                  <w:rFonts w:hint="eastAsia"/>
                  <w:color w:val="000000" w:themeColor="text1"/>
                  <w:sz w:val="21"/>
                  <w:szCs w:val="21"/>
                </w:rPr>
                <w:delText>9.0</w:delText>
              </w:r>
              <w:r w:rsidDel="00964E30">
                <w:rPr>
                  <w:color w:val="000000" w:themeColor="text1"/>
                  <w:sz w:val="21"/>
                  <w:szCs w:val="21"/>
                </w:rPr>
                <w:delText>%</w:delText>
              </w:r>
              <w:r w:rsidDel="00964E30">
                <w:rPr>
                  <w:rFonts w:hint="eastAsia"/>
                  <w:color w:val="000000" w:themeColor="text1"/>
                  <w:sz w:val="21"/>
                  <w:szCs w:val="21"/>
                </w:rPr>
                <w:delText>、</w:delText>
              </w:r>
              <w:r w:rsidDel="00964E30">
                <w:rPr>
                  <w:rFonts w:hint="eastAsia"/>
                  <w:color w:val="000000" w:themeColor="text1"/>
                  <w:sz w:val="21"/>
                  <w:szCs w:val="21"/>
                </w:rPr>
                <w:delText>91</w:delText>
              </w:r>
              <w:r w:rsidDel="00964E30">
                <w:rPr>
                  <w:color w:val="000000" w:themeColor="text1"/>
                  <w:sz w:val="21"/>
                  <w:szCs w:val="21"/>
                </w:rPr>
                <w:delText>.0%</w:delText>
              </w:r>
              <w:r w:rsidDel="00964E30">
                <w:rPr>
                  <w:rFonts w:hint="eastAsia"/>
                  <w:color w:val="000000" w:themeColor="text1"/>
                  <w:sz w:val="21"/>
                  <w:szCs w:val="21"/>
                </w:rPr>
                <w:delText>、</w:delText>
              </w:r>
              <w:r w:rsidDel="00964E30">
                <w:rPr>
                  <w:rFonts w:hint="eastAsia"/>
                  <w:color w:val="000000" w:themeColor="text1"/>
                  <w:sz w:val="21"/>
                  <w:szCs w:val="21"/>
                </w:rPr>
                <w:delText>93.0</w:delText>
              </w:r>
              <w:r w:rsidDel="00964E30">
                <w:rPr>
                  <w:color w:val="000000" w:themeColor="text1"/>
                  <w:sz w:val="21"/>
                  <w:szCs w:val="21"/>
                </w:rPr>
                <w:delText>%</w:delText>
              </w:r>
              <w:r w:rsidDel="00964E30">
                <w:rPr>
                  <w:color w:val="000000" w:themeColor="text1"/>
                  <w:sz w:val="21"/>
                  <w:szCs w:val="21"/>
                </w:rPr>
                <w:delText>、</w:delText>
              </w:r>
              <w:r w:rsidDel="00964E30">
                <w:rPr>
                  <w:color w:val="000000" w:themeColor="text1"/>
                  <w:sz w:val="21"/>
                  <w:szCs w:val="21"/>
                </w:rPr>
                <w:delText>94.0%</w:delText>
              </w:r>
            </w:del>
          </w:p>
        </w:tc>
      </w:tr>
      <w:tr w:rsidR="005F457E" w:rsidDel="00964E30" w14:paraId="42A86ACE" w14:textId="7F27BAF9">
        <w:trPr>
          <w:trHeight w:val="20"/>
          <w:del w:id="3289" w:author="Si-yuan LIU" w:date="2026-07-24T14:26:00Z" w16du:dateUtc="2026-07-24T06:26:00Z"/>
        </w:trPr>
        <w:tc>
          <w:tcPr>
            <w:tcW w:w="1943" w:type="dxa"/>
          </w:tcPr>
          <w:p w14:paraId="24E49454" w14:textId="1D4F85D0" w:rsidR="005F457E" w:rsidDel="00964E30" w:rsidRDefault="00000000">
            <w:pPr>
              <w:spacing w:after="0" w:line="312" w:lineRule="auto"/>
              <w:ind w:firstLineChars="0" w:firstLine="0"/>
              <w:jc w:val="center"/>
              <w:rPr>
                <w:del w:id="3290" w:author="Si-yuan LIU" w:date="2026-07-24T14:26:00Z" w16du:dateUtc="2026-07-24T06:26:00Z"/>
                <w:color w:val="000000" w:themeColor="text1"/>
                <w:sz w:val="21"/>
                <w:szCs w:val="21"/>
              </w:rPr>
            </w:pPr>
            <w:del w:id="3291" w:author="Si-yuan LIU" w:date="2026-07-24T14:26:00Z" w16du:dateUtc="2026-07-24T06:26:00Z">
              <w:r w:rsidDel="00964E30">
                <w:rPr>
                  <w:rFonts w:hint="eastAsia"/>
                  <w:color w:val="000000" w:themeColor="text1"/>
                  <w:sz w:val="21"/>
                  <w:szCs w:val="21"/>
                </w:rPr>
                <w:delText>第二阶段</w:delText>
              </w:r>
            </w:del>
          </w:p>
        </w:tc>
        <w:tc>
          <w:tcPr>
            <w:tcW w:w="2927" w:type="dxa"/>
          </w:tcPr>
          <w:p w14:paraId="65C57D93" w14:textId="60ADB49C" w:rsidR="005F457E" w:rsidDel="00964E30" w:rsidRDefault="00000000">
            <w:pPr>
              <w:spacing w:after="0" w:line="312" w:lineRule="auto"/>
              <w:ind w:firstLineChars="0" w:firstLine="0"/>
              <w:rPr>
                <w:del w:id="3292" w:author="Si-yuan LIU" w:date="2026-07-24T14:26:00Z" w16du:dateUtc="2026-07-24T06:26:00Z"/>
                <w:color w:val="000000" w:themeColor="text1"/>
                <w:sz w:val="21"/>
                <w:szCs w:val="21"/>
              </w:rPr>
            </w:pPr>
            <w:del w:id="3293" w:author="Si-yuan LIU" w:date="2026-07-24T14:26:00Z" w16du:dateUtc="2026-07-24T06:26:00Z">
              <w:r w:rsidDel="00964E30">
                <w:rPr>
                  <w:color w:val="000000" w:themeColor="text1"/>
                  <w:sz w:val="21"/>
                  <w:szCs w:val="21"/>
                </w:rPr>
                <w:delText>2030</w:delText>
              </w:r>
              <w:r w:rsidDel="00964E30">
                <w:rPr>
                  <w:rFonts w:hint="eastAsia"/>
                  <w:color w:val="000000" w:themeColor="text1"/>
                  <w:sz w:val="21"/>
                  <w:szCs w:val="21"/>
                </w:rPr>
                <w:delText>年及以后</w:delText>
              </w:r>
            </w:del>
          </w:p>
        </w:tc>
        <w:tc>
          <w:tcPr>
            <w:tcW w:w="3770" w:type="dxa"/>
          </w:tcPr>
          <w:p w14:paraId="10DC1193" w14:textId="06C643E7" w:rsidR="005F457E" w:rsidDel="00964E30" w:rsidRDefault="00000000">
            <w:pPr>
              <w:spacing w:after="0" w:line="312" w:lineRule="auto"/>
              <w:ind w:firstLineChars="0" w:firstLine="0"/>
              <w:rPr>
                <w:del w:id="3294" w:author="Si-yuan LIU" w:date="2026-07-24T14:26:00Z" w16du:dateUtc="2026-07-24T06:26:00Z"/>
                <w:color w:val="000000" w:themeColor="text1"/>
                <w:sz w:val="21"/>
                <w:szCs w:val="21"/>
              </w:rPr>
            </w:pPr>
            <w:del w:id="3295" w:author="Si-yuan LIU" w:date="2026-07-24T14:26:00Z" w16du:dateUtc="2026-07-24T06:26:00Z">
              <w:r w:rsidDel="00964E30">
                <w:rPr>
                  <w:color w:val="000000" w:themeColor="text1"/>
                  <w:sz w:val="21"/>
                  <w:szCs w:val="21"/>
                </w:rPr>
                <w:delText>9</w:delText>
              </w:r>
              <w:r w:rsidDel="00964E30">
                <w:rPr>
                  <w:rFonts w:hint="eastAsia"/>
                  <w:color w:val="000000" w:themeColor="text1"/>
                  <w:sz w:val="21"/>
                  <w:szCs w:val="21"/>
                </w:rPr>
                <w:delText>5</w:delText>
              </w:r>
              <w:r w:rsidDel="00964E30">
                <w:rPr>
                  <w:color w:val="000000" w:themeColor="text1"/>
                  <w:sz w:val="21"/>
                  <w:szCs w:val="21"/>
                </w:rPr>
                <w:delText>.0%</w:delText>
              </w:r>
              <w:r w:rsidDel="00964E30">
                <w:rPr>
                  <w:rFonts w:hint="eastAsia"/>
                  <w:color w:val="000000" w:themeColor="text1"/>
                  <w:sz w:val="21"/>
                  <w:szCs w:val="21"/>
                </w:rPr>
                <w:delText>（稳定）</w:delText>
              </w:r>
            </w:del>
          </w:p>
        </w:tc>
      </w:tr>
    </w:tbl>
    <w:p w14:paraId="6CE7387C" w14:textId="06B4DF9B" w:rsidR="005F457E" w:rsidDel="00964E30" w:rsidRDefault="00000000">
      <w:pPr>
        <w:pStyle w:val="QuoteStyle"/>
        <w:spacing w:after="0" w:line="312" w:lineRule="auto"/>
        <w:ind w:firstLine="482"/>
        <w:rPr>
          <w:del w:id="3296" w:author="Si-yuan LIU" w:date="2026-07-24T14:26:00Z" w16du:dateUtc="2026-07-24T06:26:00Z"/>
          <w:rFonts w:ascii="Times New Roman" w:eastAsia="仿宋" w:hAnsi="Times New Roman" w:cs="Times New Roman"/>
          <w:color w:val="000000" w:themeColor="text1"/>
          <w:lang w:eastAsia="zh-CN"/>
        </w:rPr>
      </w:pPr>
      <w:del w:id="3297" w:author="Si-yuan LIU" w:date="2026-07-24T14:26:00Z" w16du:dateUtc="2026-07-24T06:26:00Z">
        <w:r w:rsidDel="00964E30">
          <w:rPr>
            <w:rFonts w:ascii="Times New Roman" w:eastAsia="仿宋" w:hAnsi="Times New Roman" w:cs="Times New Roman"/>
            <w:color w:val="000000" w:themeColor="text1"/>
            <w:lang w:eastAsia="zh-CN"/>
          </w:rPr>
          <w:delText>*</w:delText>
        </w:r>
        <w:r w:rsidDel="00964E30">
          <w:rPr>
            <w:rFonts w:ascii="Times New Roman" w:eastAsia="仿宋" w:hAnsi="Times New Roman" w:cs="Times New Roman" w:hint="eastAsia"/>
            <w:color w:val="000000" w:themeColor="text1"/>
            <w:lang w:eastAsia="zh-CN"/>
          </w:rPr>
          <w:delText>备注：上架率为客户实际支付费用的总功率占项目总可售功率的比例；平均上架率为各期间的月度上架率的平均值。</w:delText>
        </w:r>
      </w:del>
    </w:p>
    <w:p w14:paraId="66BFFFA9" w14:textId="11595F28" w:rsidR="005F457E" w:rsidDel="00964E30" w:rsidRDefault="00000000">
      <w:pPr>
        <w:pStyle w:val="QuoteStyle"/>
        <w:spacing w:after="0" w:line="312" w:lineRule="auto"/>
        <w:ind w:firstLine="482"/>
        <w:rPr>
          <w:del w:id="3298" w:author="Si-yuan LIU" w:date="2026-07-24T14:26:00Z" w16du:dateUtc="2026-07-24T06:26:00Z"/>
          <w:rFonts w:ascii="Times New Roman" w:eastAsia="仿宋" w:hAnsi="Times New Roman" w:cs="Times New Roman"/>
          <w:color w:val="000000" w:themeColor="text1"/>
          <w:lang w:eastAsia="zh-CN"/>
        </w:rPr>
      </w:pPr>
      <w:del w:id="3299" w:author="Si-yuan LIU" w:date="2026-07-24T14:26:00Z" w16du:dateUtc="2026-07-24T06:26:00Z">
        <w:r w:rsidDel="00964E30">
          <w:rPr>
            <w:rFonts w:ascii="Times New Roman" w:eastAsia="仿宋" w:hAnsi="Times New Roman" w:cs="Times New Roman"/>
            <w:color w:val="000000" w:themeColor="text1"/>
            <w:lang w:eastAsia="zh-CN"/>
          </w:rPr>
          <w:delText>3</w:delText>
        </w:r>
        <w:r w:rsidDel="00964E30">
          <w:rPr>
            <w:rFonts w:ascii="Times New Roman" w:eastAsia="仿宋" w:hAnsi="Times New Roman" w:cs="Times New Roman" w:hint="eastAsia"/>
            <w:color w:val="000000" w:themeColor="text1"/>
            <w:lang w:eastAsia="zh-CN"/>
          </w:rPr>
          <w:delText>）收缴率：</w:delText>
        </w:r>
      </w:del>
    </w:p>
    <w:p w14:paraId="77F38FE1" w14:textId="2DCDCD4B" w:rsidR="005F457E" w:rsidDel="00964E30" w:rsidRDefault="00000000">
      <w:pPr>
        <w:pStyle w:val="QuoteStyle"/>
        <w:spacing w:after="0" w:line="312" w:lineRule="auto"/>
        <w:ind w:firstLine="482"/>
        <w:rPr>
          <w:del w:id="3300" w:author="Si-yuan LIU" w:date="2026-07-24T14:26:00Z" w16du:dateUtc="2026-07-24T06:26:00Z"/>
          <w:rFonts w:ascii="Times New Roman" w:eastAsia="仿宋" w:hAnsi="Times New Roman" w:cs="Times New Roman"/>
          <w:color w:val="000000" w:themeColor="text1"/>
          <w:lang w:eastAsia="zh-CN"/>
        </w:rPr>
      </w:pPr>
      <w:del w:id="3301" w:author="Si-yuan LIU" w:date="2026-07-24T14:26:00Z" w16du:dateUtc="2026-07-24T06:26:00Z">
        <w:r w:rsidDel="00964E30">
          <w:rPr>
            <w:rFonts w:ascii="Times New Roman" w:eastAsia="仿宋" w:hAnsi="Times New Roman" w:cs="Times New Roman" w:hint="eastAsia"/>
            <w:color w:val="000000" w:themeColor="text1"/>
            <w:lang w:eastAsia="zh-CN"/>
          </w:rPr>
          <w:delText>据历史的收缴情况来看，结算对手方信用良好，历史年度</w:delText>
        </w:r>
        <w:r w:rsidDel="00964E30">
          <w:rPr>
            <w:rFonts w:ascii="Times New Roman" w:eastAsia="仿宋" w:hAnsi="Times New Roman" w:cs="Times New Roman"/>
            <w:color w:val="000000" w:themeColor="text1"/>
            <w:lang w:eastAsia="zh-CN"/>
          </w:rPr>
          <w:delText>100%</w:delText>
        </w:r>
        <w:r w:rsidDel="00964E30">
          <w:rPr>
            <w:rFonts w:ascii="Times New Roman" w:eastAsia="仿宋" w:hAnsi="Times New Roman" w:cs="Times New Roman" w:hint="eastAsia"/>
            <w:color w:val="000000" w:themeColor="text1"/>
            <w:lang w:eastAsia="zh-CN"/>
          </w:rPr>
          <w:delText>完成收缴。基于谨慎性原则，合同期内收缴率为</w:delText>
        </w:r>
        <w:r w:rsidDel="00964E30">
          <w:rPr>
            <w:rFonts w:ascii="Times New Roman" w:eastAsia="仿宋" w:hAnsi="Times New Roman" w:cs="Times New Roman" w:hint="eastAsia"/>
            <w:color w:val="000000" w:themeColor="text1"/>
            <w:lang w:eastAsia="zh-CN"/>
          </w:rPr>
          <w:delText>100%</w:delText>
        </w:r>
        <w:r w:rsidDel="00964E30">
          <w:rPr>
            <w:rFonts w:ascii="Times New Roman" w:eastAsia="仿宋" w:hAnsi="Times New Roman" w:cs="Times New Roman" w:hint="eastAsia"/>
            <w:color w:val="000000" w:themeColor="text1"/>
            <w:lang w:eastAsia="zh-CN"/>
          </w:rPr>
          <w:delText>，合同期外预测期每年考虑</w:delText>
        </w:r>
        <w:r w:rsidDel="00964E30">
          <w:rPr>
            <w:rFonts w:ascii="Times New Roman" w:eastAsia="仿宋" w:hAnsi="Times New Roman" w:cs="Times New Roman"/>
            <w:color w:val="000000" w:themeColor="text1"/>
            <w:lang w:eastAsia="zh-CN"/>
          </w:rPr>
          <w:delText>1%</w:delText>
        </w:r>
        <w:r w:rsidDel="00964E30">
          <w:rPr>
            <w:rFonts w:ascii="Times New Roman" w:eastAsia="仿宋" w:hAnsi="Times New Roman" w:cs="Times New Roman" w:hint="eastAsia"/>
            <w:color w:val="000000" w:themeColor="text1"/>
            <w:lang w:eastAsia="zh-CN"/>
          </w:rPr>
          <w:delText>的信用损失即保持</w:delText>
        </w:r>
        <w:r w:rsidDel="00964E30">
          <w:rPr>
            <w:rFonts w:ascii="Times New Roman" w:eastAsia="仿宋" w:hAnsi="Times New Roman" w:cs="Times New Roman"/>
            <w:color w:val="000000" w:themeColor="text1"/>
            <w:lang w:eastAsia="zh-CN"/>
          </w:rPr>
          <w:delText>99%</w:delText>
        </w:r>
        <w:r w:rsidDel="00964E30">
          <w:rPr>
            <w:rFonts w:ascii="Times New Roman" w:eastAsia="仿宋" w:hAnsi="Times New Roman" w:cs="Times New Roman" w:hint="eastAsia"/>
            <w:color w:val="000000" w:themeColor="text1"/>
            <w:lang w:eastAsia="zh-CN"/>
          </w:rPr>
          <w:delText>的收缴率。</w:delText>
        </w:r>
      </w:del>
    </w:p>
    <w:p w14:paraId="74864119" w14:textId="4683DBEB" w:rsidR="005F457E" w:rsidDel="00964E30" w:rsidRDefault="00000000">
      <w:pPr>
        <w:pStyle w:val="QuoteStyle"/>
        <w:spacing w:after="0" w:line="312" w:lineRule="auto"/>
        <w:ind w:firstLine="482"/>
        <w:rPr>
          <w:del w:id="3302" w:author="Si-yuan LIU" w:date="2026-07-24T14:26:00Z" w16du:dateUtc="2026-07-24T06:26:00Z"/>
          <w:rFonts w:ascii="Times New Roman" w:eastAsia="仿宋" w:hAnsi="Times New Roman" w:cs="Times New Roman"/>
          <w:color w:val="000000" w:themeColor="text1"/>
          <w:lang w:eastAsia="zh-CN"/>
        </w:rPr>
      </w:pPr>
      <w:del w:id="3303" w:author="Si-yuan LIU" w:date="2026-07-24T14:26:00Z" w16du:dateUtc="2026-07-24T06:26:00Z">
        <w:r w:rsidDel="00964E30">
          <w:rPr>
            <w:rFonts w:ascii="Times New Roman" w:eastAsia="仿宋" w:hAnsi="Times New Roman" w:cs="Times New Roman"/>
            <w:color w:val="000000" w:themeColor="text1"/>
            <w:lang w:eastAsia="zh-CN"/>
          </w:rPr>
          <w:delText>4</w:delText>
        </w:r>
        <w:r w:rsidDel="00964E30">
          <w:rPr>
            <w:rFonts w:ascii="Times New Roman" w:eastAsia="仿宋" w:hAnsi="Times New Roman" w:cs="Times New Roman" w:hint="eastAsia"/>
            <w:color w:val="000000" w:themeColor="text1"/>
            <w:lang w:eastAsia="zh-CN"/>
          </w:rPr>
          <w:delText>）项目设计总功率：</w:delText>
        </w:r>
      </w:del>
    </w:p>
    <w:p w14:paraId="2C32DA2C" w14:textId="1ECABDD5" w:rsidR="005F457E" w:rsidDel="00964E30" w:rsidRDefault="00000000">
      <w:pPr>
        <w:pStyle w:val="QuoteStyle"/>
        <w:spacing w:after="0" w:line="312" w:lineRule="auto"/>
        <w:ind w:firstLine="482"/>
        <w:rPr>
          <w:del w:id="3304" w:author="Si-yuan LIU" w:date="2026-07-24T14:26:00Z" w16du:dateUtc="2026-07-24T06:26:00Z"/>
          <w:rFonts w:ascii="Times New Roman" w:eastAsia="仿宋" w:hAnsi="Times New Roman" w:cs="Times New Roman"/>
          <w:color w:val="000000" w:themeColor="text1"/>
          <w:lang w:eastAsia="zh-CN"/>
        </w:rPr>
      </w:pPr>
      <w:del w:id="3305" w:author="Si-yuan LIU" w:date="2026-07-24T14:26:00Z" w16du:dateUtc="2026-07-24T06:26:00Z">
        <w:r w:rsidDel="00964E30">
          <w:rPr>
            <w:rFonts w:ascii="Times New Roman" w:eastAsia="仿宋" w:hAnsi="Times New Roman" w:cs="Times New Roman" w:hint="eastAsia"/>
            <w:color w:val="000000" w:themeColor="text1"/>
            <w:lang w:eastAsia="zh-CN"/>
          </w:rPr>
          <w:delText>项目设计总功率</w:delText>
        </w:r>
        <w:r w:rsidDel="00964E30">
          <w:rPr>
            <w:rFonts w:ascii="Times New Roman" w:eastAsia="仿宋" w:hAnsi="Times New Roman" w:cs="Times New Roman"/>
            <w:color w:val="000000" w:themeColor="text1"/>
            <w:lang w:eastAsia="zh-CN"/>
          </w:rPr>
          <w:delText>26,431.60kW</w:delText>
        </w:r>
        <w:r w:rsidDel="00964E30">
          <w:rPr>
            <w:rFonts w:ascii="Times New Roman" w:eastAsia="仿宋" w:hAnsi="Times New Roman" w:cs="Times New Roman" w:hint="eastAsia"/>
            <w:color w:val="000000" w:themeColor="text1"/>
            <w:lang w:eastAsia="zh-CN"/>
          </w:rPr>
          <w:delText>，截至评估基准日，项目共设有</w:delText>
        </w:r>
        <w:r w:rsidDel="00964E30">
          <w:rPr>
            <w:rFonts w:ascii="Times New Roman" w:eastAsia="仿宋" w:hAnsi="Times New Roman" w:cs="Times New Roman"/>
            <w:color w:val="000000" w:themeColor="text1"/>
            <w:lang w:eastAsia="zh-CN"/>
          </w:rPr>
          <w:delText>3,082</w:delText>
        </w:r>
        <w:r w:rsidDel="00964E30">
          <w:rPr>
            <w:rFonts w:ascii="Times New Roman" w:eastAsia="仿宋" w:hAnsi="Times New Roman" w:cs="Times New Roman" w:hint="eastAsia"/>
            <w:color w:val="000000" w:themeColor="text1"/>
            <w:lang w:eastAsia="zh-CN"/>
          </w:rPr>
          <w:delText>个计费机柜，包含</w:delText>
        </w:r>
        <w:r w:rsidDel="00964E30">
          <w:rPr>
            <w:rFonts w:ascii="Times New Roman" w:eastAsia="仿宋" w:hAnsi="Times New Roman" w:cs="Times New Roman"/>
            <w:color w:val="000000" w:themeColor="text1"/>
            <w:lang w:eastAsia="zh-CN"/>
          </w:rPr>
          <w:delText>21</w:delText>
        </w:r>
        <w:r w:rsidDel="00964E30">
          <w:rPr>
            <w:rFonts w:ascii="Times New Roman" w:eastAsia="仿宋" w:hAnsi="Times New Roman" w:cs="Times New Roman" w:hint="eastAsia"/>
            <w:color w:val="000000" w:themeColor="text1"/>
            <w:lang w:eastAsia="zh-CN"/>
          </w:rPr>
          <w:delText>个</w:delText>
        </w:r>
        <w:r w:rsidDel="00964E30">
          <w:rPr>
            <w:rFonts w:ascii="Times New Roman" w:eastAsia="仿宋" w:hAnsi="Times New Roman" w:cs="Times New Roman"/>
            <w:color w:val="000000" w:themeColor="text1"/>
            <w:lang w:eastAsia="zh-CN"/>
          </w:rPr>
          <w:delText>4.4kW</w:delText>
        </w:r>
        <w:r w:rsidDel="00964E30">
          <w:rPr>
            <w:rFonts w:ascii="Times New Roman" w:eastAsia="仿宋" w:hAnsi="Times New Roman" w:cs="Times New Roman" w:hint="eastAsia"/>
            <w:color w:val="000000" w:themeColor="text1"/>
            <w:lang w:eastAsia="zh-CN"/>
          </w:rPr>
          <w:delText>、</w:delText>
        </w:r>
        <w:r w:rsidDel="00964E30">
          <w:rPr>
            <w:rFonts w:ascii="Times New Roman" w:eastAsia="仿宋" w:hAnsi="Times New Roman" w:cs="Times New Roman"/>
            <w:color w:val="000000" w:themeColor="text1"/>
            <w:lang w:eastAsia="zh-CN"/>
          </w:rPr>
          <w:delText>2,974</w:delText>
        </w:r>
        <w:r w:rsidDel="00964E30">
          <w:rPr>
            <w:rFonts w:ascii="Times New Roman" w:eastAsia="仿宋" w:hAnsi="Times New Roman" w:cs="Times New Roman" w:hint="eastAsia"/>
            <w:color w:val="000000" w:themeColor="text1"/>
            <w:lang w:eastAsia="zh-CN"/>
          </w:rPr>
          <w:delText>个</w:delText>
        </w:r>
        <w:r w:rsidDel="00964E30">
          <w:rPr>
            <w:rFonts w:ascii="Times New Roman" w:eastAsia="仿宋" w:hAnsi="Times New Roman" w:cs="Times New Roman"/>
            <w:color w:val="000000" w:themeColor="text1"/>
            <w:lang w:eastAsia="zh-CN"/>
          </w:rPr>
          <w:delText>8.8kW</w:delText>
        </w:r>
        <w:r w:rsidDel="00964E30">
          <w:rPr>
            <w:rFonts w:ascii="Times New Roman" w:eastAsia="仿宋" w:hAnsi="Times New Roman" w:cs="Times New Roman" w:hint="eastAsia"/>
            <w:color w:val="000000" w:themeColor="text1"/>
            <w:lang w:eastAsia="zh-CN"/>
          </w:rPr>
          <w:delText>、</w:delText>
        </w:r>
        <w:r w:rsidDel="00964E30">
          <w:rPr>
            <w:rFonts w:ascii="Times New Roman" w:eastAsia="仿宋" w:hAnsi="Times New Roman" w:cs="Times New Roman"/>
            <w:color w:val="000000" w:themeColor="text1"/>
            <w:lang w:eastAsia="zh-CN"/>
          </w:rPr>
          <w:delText>2</w:delText>
        </w:r>
        <w:r w:rsidDel="00964E30">
          <w:rPr>
            <w:rFonts w:ascii="Times New Roman" w:eastAsia="仿宋" w:hAnsi="Times New Roman" w:cs="Times New Roman" w:hint="eastAsia"/>
            <w:color w:val="000000" w:themeColor="text1"/>
            <w:lang w:eastAsia="zh-CN"/>
          </w:rPr>
          <w:delText>个</w:delText>
        </w:r>
        <w:r w:rsidDel="00964E30">
          <w:rPr>
            <w:rFonts w:ascii="Times New Roman" w:eastAsia="仿宋" w:hAnsi="Times New Roman" w:cs="Times New Roman"/>
            <w:color w:val="000000" w:themeColor="text1"/>
            <w:lang w:eastAsia="zh-CN"/>
          </w:rPr>
          <w:delText>24kW</w:delText>
        </w:r>
        <w:r w:rsidDel="00964E30">
          <w:rPr>
            <w:rFonts w:ascii="Times New Roman" w:eastAsia="仿宋" w:hAnsi="Times New Roman" w:cs="Times New Roman" w:hint="eastAsia"/>
            <w:color w:val="000000" w:themeColor="text1"/>
            <w:lang w:eastAsia="zh-CN"/>
          </w:rPr>
          <w:delText>、</w:delText>
        </w:r>
        <w:r w:rsidDel="00964E30">
          <w:rPr>
            <w:rFonts w:ascii="Times New Roman" w:eastAsia="仿宋" w:hAnsi="Times New Roman" w:cs="Times New Roman"/>
            <w:color w:val="000000" w:themeColor="text1"/>
            <w:lang w:eastAsia="zh-CN"/>
          </w:rPr>
          <w:delText>4</w:delText>
        </w:r>
        <w:r w:rsidDel="00964E30">
          <w:rPr>
            <w:rFonts w:ascii="Times New Roman" w:eastAsia="仿宋" w:hAnsi="Times New Roman" w:cs="Times New Roman" w:hint="eastAsia"/>
            <w:color w:val="000000" w:themeColor="text1"/>
            <w:lang w:eastAsia="zh-CN"/>
          </w:rPr>
          <w:delText>个</w:delText>
        </w:r>
        <w:r w:rsidDel="00964E30">
          <w:rPr>
            <w:rFonts w:ascii="Times New Roman" w:eastAsia="仿宋" w:hAnsi="Times New Roman" w:cs="Times New Roman"/>
            <w:color w:val="000000" w:themeColor="text1"/>
            <w:lang w:eastAsia="zh-CN"/>
          </w:rPr>
          <w:delText>30kW</w:delText>
        </w:r>
        <w:r w:rsidDel="00964E30">
          <w:rPr>
            <w:rFonts w:ascii="Times New Roman" w:eastAsia="仿宋" w:hAnsi="Times New Roman" w:cs="Times New Roman" w:hint="eastAsia"/>
            <w:color w:val="000000" w:themeColor="text1"/>
            <w:lang w:eastAsia="zh-CN"/>
          </w:rPr>
          <w:delText>及</w:delText>
        </w:r>
        <w:r w:rsidDel="00964E30">
          <w:rPr>
            <w:rFonts w:ascii="Times New Roman" w:eastAsia="仿宋" w:hAnsi="Times New Roman" w:cs="Times New Roman"/>
            <w:color w:val="000000" w:themeColor="text1"/>
            <w:lang w:eastAsia="zh-CN"/>
          </w:rPr>
          <w:delText>81</w:delText>
        </w:r>
        <w:r w:rsidDel="00964E30">
          <w:rPr>
            <w:rFonts w:ascii="Times New Roman" w:eastAsia="仿宋" w:hAnsi="Times New Roman" w:cs="Times New Roman" w:hint="eastAsia"/>
            <w:color w:val="000000" w:themeColor="text1"/>
            <w:lang w:eastAsia="zh-CN"/>
          </w:rPr>
          <w:delText>个布线柜</w:delText>
        </w:r>
        <w:r w:rsidDel="00964E30">
          <w:rPr>
            <w:rFonts w:ascii="Times New Roman" w:eastAsia="仿宋" w:hAnsi="Times New Roman" w:cs="Times New Roman" w:hint="eastAsia"/>
            <w:color w:val="000000" w:themeColor="text1"/>
            <w:lang w:eastAsia="zh-CN"/>
          </w:rPr>
          <w:delText>/</w:delText>
        </w:r>
        <w:r w:rsidDel="00964E30">
          <w:rPr>
            <w:rFonts w:ascii="Times New Roman" w:eastAsia="仿宋" w:hAnsi="Times New Roman" w:cs="Times New Roman"/>
            <w:color w:val="000000" w:themeColor="text1"/>
            <w:lang w:eastAsia="zh-CN"/>
          </w:rPr>
          <w:delText>ODF</w:delText>
        </w:r>
        <w:r w:rsidDel="00964E30">
          <w:rPr>
            <w:rFonts w:ascii="Times New Roman" w:eastAsia="仿宋" w:hAnsi="Times New Roman" w:cs="Times New Roman" w:hint="eastAsia"/>
            <w:color w:val="000000" w:themeColor="text1"/>
            <w:lang w:eastAsia="zh-CN"/>
          </w:rPr>
          <w:delText>机柜五种规格的机柜，实际运营中可根据客户需求灵活调整单个机柜功率。</w:delText>
        </w:r>
      </w:del>
    </w:p>
    <w:p w14:paraId="30C4E6A6" w14:textId="190D1761" w:rsidR="005F457E" w:rsidDel="00964E30" w:rsidRDefault="00000000">
      <w:pPr>
        <w:spacing w:after="0" w:line="312" w:lineRule="auto"/>
        <w:ind w:left="482" w:firstLineChars="0" w:firstLine="0"/>
        <w:rPr>
          <w:del w:id="3306" w:author="Si-yuan LIU" w:date="2026-07-24T14:26:00Z" w16du:dateUtc="2026-07-24T06:26:00Z"/>
          <w:color w:val="000000" w:themeColor="text1"/>
        </w:rPr>
      </w:pPr>
      <w:del w:id="3307" w:author="Si-yuan LIU" w:date="2026-07-24T14:26:00Z" w16du:dateUtc="2026-07-24T06:26:00Z">
        <w:r w:rsidDel="00964E30">
          <w:rPr>
            <w:rFonts w:hint="eastAsia"/>
            <w:color w:val="000000" w:themeColor="text1"/>
          </w:rPr>
          <w:delText>（</w:delText>
        </w:r>
        <w:r w:rsidDel="00964E30">
          <w:rPr>
            <w:color w:val="000000" w:themeColor="text1"/>
          </w:rPr>
          <w:delText>4</w:delText>
        </w:r>
        <w:r w:rsidDel="00964E30">
          <w:rPr>
            <w:rFonts w:hint="eastAsia"/>
            <w:color w:val="000000" w:themeColor="text1"/>
          </w:rPr>
          <w:delText>）营业成本相关参数</w:delText>
        </w:r>
      </w:del>
    </w:p>
    <w:p w14:paraId="72610511" w14:textId="7FDA9AC2" w:rsidR="005F457E" w:rsidDel="00964E30" w:rsidRDefault="00000000">
      <w:pPr>
        <w:pStyle w:val="QuoteStyle"/>
        <w:spacing w:after="0" w:line="312" w:lineRule="auto"/>
        <w:ind w:firstLine="482"/>
        <w:rPr>
          <w:del w:id="3308" w:author="Si-yuan LIU" w:date="2026-07-24T14:26:00Z" w16du:dateUtc="2026-07-24T06:26:00Z"/>
          <w:rFonts w:ascii="Times New Roman" w:eastAsia="仿宋" w:hAnsi="Times New Roman" w:cs="Times New Roman"/>
          <w:color w:val="000000" w:themeColor="text1"/>
          <w:lang w:eastAsia="zh-CN"/>
        </w:rPr>
      </w:pPr>
      <w:del w:id="3309" w:author="Si-yuan LIU" w:date="2026-07-24T14:26:00Z" w16du:dateUtc="2026-07-24T06:26:00Z">
        <w:r w:rsidDel="00964E30">
          <w:rPr>
            <w:rFonts w:ascii="Times New Roman" w:eastAsia="仿宋" w:hAnsi="Times New Roman" w:cs="Times New Roman" w:hint="eastAsia"/>
            <w:color w:val="000000" w:themeColor="text1"/>
            <w:lang w:eastAsia="zh-CN"/>
          </w:rPr>
          <w:delText>营业成本包括电费、其他能源费、折旧摊销、运杂费、人工成本、设备设施维护费、保险费及其他成本。主要成本的预测情况如下：</w:delText>
        </w:r>
      </w:del>
    </w:p>
    <w:p w14:paraId="721C0FEE" w14:textId="57067FD0" w:rsidR="005F457E" w:rsidDel="00964E30" w:rsidRDefault="00000000">
      <w:pPr>
        <w:pStyle w:val="QuoteStyle"/>
        <w:spacing w:after="0" w:line="312" w:lineRule="auto"/>
        <w:ind w:left="482" w:firstLine="0"/>
        <w:rPr>
          <w:del w:id="3310" w:author="Si-yuan LIU" w:date="2026-07-24T14:26:00Z" w16du:dateUtc="2026-07-24T06:26:00Z"/>
          <w:rFonts w:ascii="Times New Roman" w:eastAsia="仿宋" w:hAnsi="Times New Roman" w:cs="Times New Roman"/>
          <w:color w:val="000000" w:themeColor="text1"/>
          <w:lang w:eastAsia="zh-CN"/>
        </w:rPr>
      </w:pPr>
      <w:del w:id="3311" w:author="Si-yuan LIU" w:date="2026-07-24T14:26:00Z" w16du:dateUtc="2026-07-24T06:26:00Z">
        <w:r w:rsidDel="00964E30">
          <w:rPr>
            <w:rFonts w:ascii="Times New Roman" w:eastAsia="仿宋" w:hAnsi="Times New Roman" w:cs="Times New Roman"/>
            <w:color w:val="000000" w:themeColor="text1"/>
            <w:lang w:eastAsia="zh-CN"/>
          </w:rPr>
          <w:delText>1</w:delText>
        </w:r>
        <w:r w:rsidDel="00964E30">
          <w:rPr>
            <w:rFonts w:ascii="Times New Roman" w:eastAsia="仿宋" w:hAnsi="Times New Roman" w:cs="Times New Roman" w:hint="eastAsia"/>
            <w:color w:val="000000" w:themeColor="text1"/>
            <w:lang w:eastAsia="zh-CN"/>
          </w:rPr>
          <w:delText>）电费：</w:delText>
        </w:r>
      </w:del>
    </w:p>
    <w:p w14:paraId="77CA8290" w14:textId="2A0F396D" w:rsidR="005F457E" w:rsidDel="00964E30" w:rsidRDefault="00000000">
      <w:pPr>
        <w:pStyle w:val="QuoteStyle"/>
        <w:spacing w:after="0" w:line="312" w:lineRule="auto"/>
        <w:ind w:firstLine="482"/>
        <w:rPr>
          <w:del w:id="3312" w:author="Si-yuan LIU" w:date="2026-07-24T14:26:00Z" w16du:dateUtc="2026-07-24T06:26:00Z"/>
          <w:rFonts w:ascii="Times New Roman" w:eastAsia="仿宋" w:hAnsi="Times New Roman" w:cs="Times New Roman"/>
          <w:color w:val="000000" w:themeColor="text1"/>
          <w:lang w:eastAsia="zh-CN"/>
        </w:rPr>
      </w:pPr>
      <w:del w:id="3313" w:author="Si-yuan LIU" w:date="2026-07-24T14:26:00Z" w16du:dateUtc="2026-07-24T06:26:00Z">
        <w:r w:rsidDel="00964E30">
          <w:rPr>
            <w:rFonts w:ascii="Times New Roman" w:eastAsia="仿宋" w:hAnsi="Times New Roman" w:cs="Times New Roman" w:hint="eastAsia"/>
            <w:color w:val="000000" w:themeColor="text1"/>
            <w:lang w:eastAsia="zh-CN"/>
          </w:rPr>
          <w:delText>用电量：根据奥融科技提供的资料，</w:delText>
        </w:r>
        <w:r w:rsidDel="00964E30">
          <w:rPr>
            <w:rFonts w:ascii="Times New Roman" w:eastAsia="仿宋" w:hAnsi="Times New Roman" w:cs="Times New Roman"/>
            <w:color w:val="000000" w:themeColor="text1"/>
            <w:lang w:eastAsia="zh-CN"/>
          </w:rPr>
          <w:delText>于评估基准日近一年的月平均用电量约为</w:delText>
        </w:r>
        <w:r w:rsidDel="00964E30">
          <w:rPr>
            <w:rFonts w:ascii="Times New Roman" w:eastAsia="仿宋" w:hAnsi="Times New Roman" w:cs="Times New Roman"/>
            <w:color w:val="000000" w:themeColor="text1"/>
            <w:lang w:eastAsia="zh-CN"/>
          </w:rPr>
          <w:delText>10,818,683</w:delText>
        </w:r>
        <w:r w:rsidDel="00964E30">
          <w:rPr>
            <w:rFonts w:ascii="Times New Roman" w:eastAsia="仿宋" w:hAnsi="Times New Roman" w:cs="Times New Roman"/>
            <w:color w:val="000000" w:themeColor="text1"/>
            <w:lang w:eastAsia="zh-CN"/>
          </w:rPr>
          <w:delText>度，平均上架率约为</w:delText>
        </w:r>
        <w:r w:rsidDel="00964E30">
          <w:rPr>
            <w:rFonts w:ascii="Times New Roman" w:eastAsia="仿宋" w:hAnsi="Times New Roman" w:cs="Times New Roman"/>
            <w:color w:val="000000" w:themeColor="text1"/>
            <w:lang w:eastAsia="zh-CN"/>
          </w:rPr>
          <w:delText>83.0%</w:delText>
        </w:r>
        <w:r w:rsidDel="00964E30">
          <w:rPr>
            <w:rFonts w:ascii="Times New Roman" w:eastAsia="仿宋" w:hAnsi="Times New Roman" w:cs="Times New Roman"/>
            <w:color w:val="000000" w:themeColor="text1"/>
            <w:lang w:eastAsia="zh-CN"/>
          </w:rPr>
          <w:delText>。预计未来用电量将随着上架率的提升而同比例增长，预测期首期即</w:delText>
        </w:r>
        <w:r w:rsidDel="00964E30">
          <w:rPr>
            <w:rFonts w:ascii="Times New Roman" w:eastAsia="仿宋" w:hAnsi="Times New Roman" w:cs="Times New Roman"/>
            <w:color w:val="000000" w:themeColor="text1"/>
            <w:lang w:eastAsia="zh-CN"/>
          </w:rPr>
          <w:delText>2026</w:delText>
        </w:r>
        <w:r w:rsidDel="00964E30">
          <w:rPr>
            <w:rFonts w:ascii="Times New Roman" w:eastAsia="仿宋" w:hAnsi="Times New Roman" w:cs="Times New Roman"/>
            <w:color w:val="000000" w:themeColor="text1"/>
            <w:lang w:eastAsia="zh-CN"/>
          </w:rPr>
          <w:delText>年</w:delText>
        </w:r>
        <w:r w:rsidDel="00964E30">
          <w:rPr>
            <w:rFonts w:ascii="Times New Roman" w:eastAsia="仿宋" w:hAnsi="Times New Roman" w:cs="Times New Roman"/>
            <w:color w:val="000000" w:themeColor="text1"/>
            <w:lang w:eastAsia="zh-CN"/>
          </w:rPr>
          <w:delText>4</w:delText>
        </w:r>
        <w:r w:rsidDel="00964E30">
          <w:rPr>
            <w:rFonts w:ascii="Times New Roman" w:eastAsia="仿宋" w:hAnsi="Times New Roman" w:cs="Times New Roman"/>
            <w:color w:val="000000" w:themeColor="text1"/>
            <w:lang w:eastAsia="zh-CN"/>
          </w:rPr>
          <w:delText>月至</w:delText>
        </w:r>
        <w:r w:rsidDel="00964E30">
          <w:rPr>
            <w:rFonts w:ascii="Times New Roman" w:eastAsia="仿宋" w:hAnsi="Times New Roman" w:cs="Times New Roman" w:hint="eastAsia"/>
            <w:color w:val="000000" w:themeColor="text1"/>
            <w:lang w:eastAsia="zh-CN"/>
          </w:rPr>
          <w:delText>12</w:delText>
        </w:r>
        <w:r w:rsidDel="00964E30">
          <w:rPr>
            <w:rFonts w:ascii="Times New Roman" w:eastAsia="仿宋" w:hAnsi="Times New Roman" w:cs="Times New Roman" w:hint="eastAsia"/>
            <w:color w:val="000000" w:themeColor="text1"/>
            <w:lang w:eastAsia="zh-CN"/>
          </w:rPr>
          <w:delText>月的月用电量约</w:delText>
        </w:r>
        <w:r w:rsidDel="00964E30">
          <w:rPr>
            <w:rFonts w:ascii="Times New Roman" w:eastAsia="仿宋" w:hAnsi="Times New Roman" w:cs="Times New Roman" w:hint="eastAsia"/>
            <w:color w:val="000000" w:themeColor="text1"/>
            <w:lang w:eastAsia="zh-CN"/>
          </w:rPr>
          <w:delText>11,601,446</w:delText>
        </w:r>
        <w:r w:rsidDel="00964E30">
          <w:rPr>
            <w:rFonts w:ascii="Times New Roman" w:eastAsia="仿宋" w:hAnsi="Times New Roman" w:cs="Times New Roman" w:hint="eastAsia"/>
            <w:color w:val="000000" w:themeColor="text1"/>
            <w:lang w:eastAsia="zh-CN"/>
          </w:rPr>
          <w:delText>度。</w:delText>
        </w:r>
      </w:del>
    </w:p>
    <w:p w14:paraId="2434432A" w14:textId="3E9E73FD" w:rsidR="005F457E" w:rsidDel="00964E30" w:rsidRDefault="00000000">
      <w:pPr>
        <w:pStyle w:val="QuoteStyle"/>
        <w:spacing w:after="0" w:line="312" w:lineRule="auto"/>
        <w:ind w:firstLine="482"/>
        <w:rPr>
          <w:del w:id="3314" w:author="Si-yuan LIU" w:date="2026-07-24T14:26:00Z" w16du:dateUtc="2026-07-24T06:26:00Z"/>
          <w:rFonts w:ascii="Times New Roman" w:eastAsia="仿宋" w:hAnsi="Times New Roman" w:cs="Times New Roman"/>
          <w:color w:val="000000" w:themeColor="text1"/>
          <w:lang w:eastAsia="zh-CN"/>
        </w:rPr>
      </w:pPr>
      <w:del w:id="3315" w:author="Si-yuan LIU" w:date="2026-07-24T14:26:00Z" w16du:dateUtc="2026-07-24T06:26:00Z">
        <w:r w:rsidDel="00964E30">
          <w:rPr>
            <w:rFonts w:ascii="Times New Roman" w:eastAsia="仿宋" w:hAnsi="Times New Roman" w:cs="Times New Roman" w:hint="eastAsia"/>
            <w:color w:val="000000" w:themeColor="text1"/>
            <w:lang w:eastAsia="zh-CN"/>
          </w:rPr>
          <w:delText>电价：根据奥融科技提供的资料，</w:delText>
        </w:r>
        <w:r w:rsidDel="00964E30">
          <w:rPr>
            <w:rFonts w:ascii="Times New Roman" w:eastAsia="仿宋" w:hAnsi="Times New Roman" w:cs="Times New Roman" w:hint="eastAsia"/>
            <w:color w:val="000000" w:themeColor="text1"/>
            <w:lang w:eastAsia="zh-CN"/>
          </w:rPr>
          <w:delText>2026</w:delText>
        </w:r>
        <w:r w:rsidDel="00964E30">
          <w:rPr>
            <w:rFonts w:ascii="Times New Roman" w:eastAsia="仿宋" w:hAnsi="Times New Roman" w:cs="Times New Roman" w:hint="eastAsia"/>
            <w:color w:val="000000" w:themeColor="text1"/>
            <w:lang w:eastAsia="zh-CN"/>
          </w:rPr>
          <w:delText>年</w:delText>
        </w:r>
        <w:r w:rsidDel="00964E30">
          <w:rPr>
            <w:rFonts w:ascii="Times New Roman" w:eastAsia="仿宋" w:hAnsi="Times New Roman" w:cs="Times New Roman" w:hint="eastAsia"/>
            <w:color w:val="000000" w:themeColor="text1"/>
            <w:lang w:eastAsia="zh-CN"/>
          </w:rPr>
          <w:delText>1</w:delText>
        </w:r>
        <w:r w:rsidDel="00964E30">
          <w:rPr>
            <w:rFonts w:ascii="Times New Roman" w:eastAsia="仿宋" w:hAnsi="Times New Roman" w:cs="Times New Roman" w:hint="eastAsia"/>
            <w:color w:val="000000" w:themeColor="text1"/>
            <w:lang w:eastAsia="zh-CN"/>
          </w:rPr>
          <w:delText>月至</w:delText>
        </w:r>
        <w:r w:rsidDel="00964E30">
          <w:rPr>
            <w:rFonts w:ascii="Times New Roman" w:eastAsia="仿宋" w:hAnsi="Times New Roman" w:cs="Times New Roman" w:hint="eastAsia"/>
            <w:color w:val="000000" w:themeColor="text1"/>
            <w:lang w:eastAsia="zh-CN"/>
          </w:rPr>
          <w:delText>3</w:delText>
        </w:r>
        <w:r w:rsidDel="00964E30">
          <w:rPr>
            <w:rFonts w:ascii="Times New Roman" w:eastAsia="仿宋" w:hAnsi="Times New Roman" w:cs="Times New Roman" w:hint="eastAsia"/>
            <w:color w:val="000000" w:themeColor="text1"/>
            <w:lang w:eastAsia="zh-CN"/>
          </w:rPr>
          <w:delText>月平均缴费电价（不含税）为</w:delText>
        </w:r>
        <w:r w:rsidDel="00964E30">
          <w:rPr>
            <w:rFonts w:ascii="Times New Roman" w:eastAsia="仿宋" w:hAnsi="Times New Roman" w:cs="Times New Roman" w:hint="eastAsia"/>
            <w:color w:val="000000" w:themeColor="text1"/>
            <w:lang w:eastAsia="zh-CN"/>
          </w:rPr>
          <w:delText>0.64</w:delText>
        </w:r>
        <w:r w:rsidDel="00964E30">
          <w:rPr>
            <w:rFonts w:ascii="Times New Roman" w:eastAsia="仿宋" w:hAnsi="Times New Roman" w:cs="Times New Roman" w:hint="eastAsia"/>
            <w:color w:val="000000" w:themeColor="text1"/>
            <w:lang w:eastAsia="zh-CN"/>
          </w:rPr>
          <w:delText>元</w:delText>
        </w:r>
        <w:r w:rsidDel="00964E30">
          <w:rPr>
            <w:rFonts w:ascii="Times New Roman" w:eastAsia="仿宋" w:hAnsi="Times New Roman" w:cs="Times New Roman" w:hint="eastAsia"/>
            <w:color w:val="000000" w:themeColor="text1"/>
            <w:lang w:eastAsia="zh-CN"/>
          </w:rPr>
          <w:delText>/</w:delText>
        </w:r>
        <w:r w:rsidDel="00964E30">
          <w:rPr>
            <w:rFonts w:ascii="Times New Roman" w:eastAsia="仿宋" w:hAnsi="Times New Roman" w:cs="Times New Roman" w:hint="eastAsia"/>
            <w:color w:val="000000" w:themeColor="text1"/>
            <w:lang w:eastAsia="zh-CN"/>
          </w:rPr>
          <w:delText>度，预测期首期即</w:delText>
        </w:r>
        <w:r w:rsidDel="00964E30">
          <w:rPr>
            <w:rFonts w:ascii="Times New Roman" w:eastAsia="仿宋" w:hAnsi="Times New Roman" w:cs="Times New Roman" w:hint="eastAsia"/>
            <w:color w:val="000000" w:themeColor="text1"/>
            <w:lang w:eastAsia="zh-CN"/>
          </w:rPr>
          <w:delText>2026</w:delText>
        </w:r>
        <w:r w:rsidDel="00964E30">
          <w:rPr>
            <w:rFonts w:ascii="Times New Roman" w:eastAsia="仿宋" w:hAnsi="Times New Roman" w:cs="Times New Roman" w:hint="eastAsia"/>
            <w:color w:val="000000" w:themeColor="text1"/>
            <w:lang w:eastAsia="zh-CN"/>
          </w:rPr>
          <w:delText>年</w:delText>
        </w:r>
        <w:r w:rsidDel="00964E30">
          <w:rPr>
            <w:rFonts w:ascii="Times New Roman" w:eastAsia="仿宋" w:hAnsi="Times New Roman" w:cs="Times New Roman" w:hint="eastAsia"/>
            <w:color w:val="000000" w:themeColor="text1"/>
            <w:lang w:eastAsia="zh-CN"/>
          </w:rPr>
          <w:delText>4</w:delText>
        </w:r>
        <w:r w:rsidDel="00964E30">
          <w:rPr>
            <w:rFonts w:ascii="Times New Roman" w:eastAsia="仿宋" w:hAnsi="Times New Roman" w:cs="Times New Roman" w:hint="eastAsia"/>
            <w:color w:val="000000" w:themeColor="text1"/>
            <w:lang w:eastAsia="zh-CN"/>
          </w:rPr>
          <w:delText>月至</w:delText>
        </w:r>
        <w:r w:rsidDel="00964E30">
          <w:rPr>
            <w:rFonts w:ascii="Times New Roman" w:eastAsia="仿宋" w:hAnsi="Times New Roman" w:cs="Times New Roman" w:hint="eastAsia"/>
            <w:color w:val="000000" w:themeColor="text1"/>
            <w:lang w:eastAsia="zh-CN"/>
          </w:rPr>
          <w:delText>12</w:delText>
        </w:r>
        <w:r w:rsidDel="00964E30">
          <w:rPr>
            <w:rFonts w:ascii="Times New Roman" w:eastAsia="仿宋" w:hAnsi="Times New Roman" w:cs="Times New Roman" w:hint="eastAsia"/>
            <w:color w:val="000000" w:themeColor="text1"/>
            <w:lang w:eastAsia="zh-CN"/>
          </w:rPr>
          <w:delText>月的平均缴费电价基本保持稳定。结合经济发展、成本、通货膨胀等因素，预计未来估价对象的电费支出单价水平将呈现缓慢上涨趋势，电费支出每年增长</w:delText>
        </w:r>
        <w:r w:rsidDel="00964E30">
          <w:rPr>
            <w:rFonts w:ascii="Times New Roman" w:eastAsia="仿宋" w:hAnsi="Times New Roman" w:cs="Times New Roman" w:hint="eastAsia"/>
            <w:color w:val="000000" w:themeColor="text1"/>
            <w:lang w:eastAsia="zh-CN"/>
          </w:rPr>
          <w:delText>0.5%</w:delText>
        </w:r>
        <w:r w:rsidDel="00964E30">
          <w:rPr>
            <w:rFonts w:ascii="Times New Roman" w:eastAsia="仿宋" w:hAnsi="Times New Roman" w:cs="Times New Roman" w:hint="eastAsia"/>
            <w:color w:val="000000" w:themeColor="text1"/>
            <w:lang w:eastAsia="zh-CN"/>
          </w:rPr>
          <w:delText>。</w:delText>
        </w:r>
      </w:del>
    </w:p>
    <w:p w14:paraId="738A5CDE" w14:textId="3EDADCA7" w:rsidR="005F457E" w:rsidDel="00964E30" w:rsidRDefault="00000000">
      <w:pPr>
        <w:pStyle w:val="QuoteStyle"/>
        <w:spacing w:after="0" w:line="312" w:lineRule="auto"/>
        <w:ind w:firstLine="482"/>
        <w:rPr>
          <w:del w:id="3316" w:author="Si-yuan LIU" w:date="2026-07-24T14:26:00Z" w16du:dateUtc="2026-07-24T06:26:00Z"/>
          <w:rFonts w:ascii="Times New Roman" w:eastAsia="仿宋" w:hAnsi="Times New Roman" w:cs="Times New Roman"/>
          <w:color w:val="000000" w:themeColor="text1"/>
          <w:lang w:eastAsia="zh-CN"/>
        </w:rPr>
      </w:pPr>
      <w:del w:id="3317" w:author="Si-yuan LIU" w:date="2026-07-24T14:26:00Z" w16du:dateUtc="2026-07-24T06:26:00Z">
        <w:r w:rsidDel="00964E30">
          <w:rPr>
            <w:rFonts w:ascii="Times New Roman" w:eastAsia="仿宋" w:hAnsi="Times New Roman" w:cs="Times New Roman" w:hint="eastAsia"/>
            <w:color w:val="000000" w:themeColor="text1"/>
            <w:lang w:eastAsia="zh-CN"/>
          </w:rPr>
          <w:delText>综合考虑上述因素，电费支出预测期</w:delText>
        </w:r>
        <w:r w:rsidDel="00964E30">
          <w:rPr>
            <w:rFonts w:ascii="Times New Roman" w:eastAsia="仿宋" w:hAnsi="Times New Roman" w:cs="Times New Roman"/>
            <w:color w:val="000000" w:themeColor="text1"/>
            <w:lang w:eastAsia="zh-CN"/>
          </w:rPr>
          <w:delText>首期</w:delText>
        </w:r>
        <w:r w:rsidDel="00964E30">
          <w:rPr>
            <w:rFonts w:ascii="Times New Roman" w:eastAsia="仿宋" w:hAnsi="Times New Roman" w:cs="Times New Roman" w:hint="eastAsia"/>
            <w:color w:val="000000" w:themeColor="text1"/>
            <w:lang w:eastAsia="zh-CN"/>
          </w:rPr>
          <w:delText>即</w:delText>
        </w:r>
        <w:r w:rsidDel="00964E30">
          <w:rPr>
            <w:rFonts w:ascii="Times New Roman" w:eastAsia="仿宋" w:hAnsi="Times New Roman" w:cs="Times New Roman"/>
            <w:color w:val="000000" w:themeColor="text1"/>
            <w:lang w:eastAsia="zh-CN"/>
          </w:rPr>
          <w:delText>2026</w:delText>
        </w:r>
        <w:r w:rsidDel="00964E30">
          <w:rPr>
            <w:rFonts w:ascii="Times New Roman" w:eastAsia="仿宋" w:hAnsi="Times New Roman" w:cs="Times New Roman" w:hint="eastAsia"/>
            <w:color w:val="000000" w:themeColor="text1"/>
            <w:lang w:eastAsia="zh-CN"/>
          </w:rPr>
          <w:delText>年</w:delText>
        </w:r>
        <w:r w:rsidDel="00964E30">
          <w:rPr>
            <w:rFonts w:ascii="Times New Roman" w:eastAsia="仿宋" w:hAnsi="Times New Roman" w:cs="Times New Roman"/>
            <w:color w:val="000000" w:themeColor="text1"/>
            <w:lang w:eastAsia="zh-CN"/>
          </w:rPr>
          <w:delText>4</w:delText>
        </w:r>
        <w:r w:rsidDel="00964E30">
          <w:rPr>
            <w:rFonts w:ascii="Times New Roman" w:eastAsia="仿宋" w:hAnsi="Times New Roman" w:cs="Times New Roman"/>
            <w:color w:val="000000" w:themeColor="text1"/>
            <w:lang w:eastAsia="zh-CN"/>
          </w:rPr>
          <w:delText>月至</w:delText>
        </w:r>
        <w:r w:rsidDel="00964E30">
          <w:rPr>
            <w:rFonts w:ascii="Times New Roman" w:eastAsia="仿宋" w:hAnsi="Times New Roman" w:cs="Times New Roman"/>
            <w:color w:val="000000" w:themeColor="text1"/>
            <w:lang w:eastAsia="zh-CN"/>
          </w:rPr>
          <w:delText>12</w:delText>
        </w:r>
        <w:r w:rsidDel="00964E30">
          <w:rPr>
            <w:rFonts w:ascii="Times New Roman" w:eastAsia="仿宋" w:hAnsi="Times New Roman" w:cs="Times New Roman"/>
            <w:color w:val="000000" w:themeColor="text1"/>
            <w:lang w:eastAsia="zh-CN"/>
          </w:rPr>
          <w:delText>月的电费支出</w:delText>
        </w:r>
        <w:r w:rsidDel="00964E30">
          <w:rPr>
            <w:rFonts w:ascii="Times New Roman" w:eastAsia="仿宋" w:hAnsi="Times New Roman" w:cs="Times New Roman" w:hint="eastAsia"/>
            <w:color w:val="000000" w:themeColor="text1"/>
            <w:lang w:eastAsia="zh-CN"/>
          </w:rPr>
          <w:delText>约为</w:delText>
        </w:r>
        <w:r w:rsidDel="00964E30">
          <w:rPr>
            <w:rFonts w:ascii="Times New Roman" w:eastAsia="仿宋" w:hAnsi="Times New Roman" w:cs="Times New Roman"/>
            <w:color w:val="000000" w:themeColor="text1"/>
            <w:lang w:eastAsia="zh-CN"/>
          </w:rPr>
          <w:delText>6,732.39</w:delText>
        </w:r>
        <w:r w:rsidDel="00964E30">
          <w:rPr>
            <w:rFonts w:ascii="Times New Roman" w:eastAsia="仿宋" w:hAnsi="Times New Roman" w:cs="Times New Roman" w:hint="eastAsia"/>
            <w:color w:val="000000" w:themeColor="text1"/>
            <w:lang w:eastAsia="zh-CN"/>
          </w:rPr>
          <w:delText>万元。</w:delText>
        </w:r>
      </w:del>
    </w:p>
    <w:p w14:paraId="1E88BFEC" w14:textId="1CEEBAC9" w:rsidR="005F457E" w:rsidDel="00964E30" w:rsidRDefault="00000000">
      <w:pPr>
        <w:pStyle w:val="QuoteStyle"/>
        <w:spacing w:after="0" w:line="312" w:lineRule="auto"/>
        <w:ind w:firstLine="482"/>
        <w:rPr>
          <w:del w:id="3318" w:author="Si-yuan LIU" w:date="2026-07-24T14:26:00Z" w16du:dateUtc="2026-07-24T06:26:00Z"/>
          <w:rFonts w:ascii="Times New Roman" w:eastAsia="仿宋" w:hAnsi="Times New Roman" w:cs="Times New Roman"/>
          <w:color w:val="000000" w:themeColor="text1"/>
          <w:lang w:eastAsia="zh-CN"/>
        </w:rPr>
      </w:pPr>
      <w:del w:id="3319" w:author="Si-yuan LIU" w:date="2026-07-24T14:26:00Z" w16du:dateUtc="2026-07-24T06:26:00Z">
        <w:r w:rsidDel="00964E30">
          <w:rPr>
            <w:rFonts w:ascii="Times New Roman" w:eastAsia="仿宋" w:hAnsi="Times New Roman" w:cs="Times New Roman"/>
            <w:color w:val="000000" w:themeColor="text1"/>
            <w:lang w:eastAsia="zh-CN"/>
          </w:rPr>
          <w:delText>2</w:delText>
        </w:r>
        <w:r w:rsidDel="00964E30">
          <w:rPr>
            <w:rFonts w:ascii="Times New Roman" w:eastAsia="仿宋" w:hAnsi="Times New Roman" w:cs="Times New Roman" w:hint="eastAsia"/>
            <w:color w:val="000000" w:themeColor="text1"/>
            <w:lang w:eastAsia="zh-CN"/>
          </w:rPr>
          <w:delText>）其他能源费：</w:delText>
        </w:r>
      </w:del>
    </w:p>
    <w:p w14:paraId="22CB1AD3" w14:textId="50EC8C92" w:rsidR="005F457E" w:rsidDel="00964E30" w:rsidRDefault="00000000">
      <w:pPr>
        <w:pStyle w:val="QuoteStyle"/>
        <w:spacing w:after="0" w:line="312" w:lineRule="auto"/>
        <w:ind w:firstLine="482"/>
        <w:rPr>
          <w:del w:id="3320" w:author="Si-yuan LIU" w:date="2026-07-24T14:26:00Z" w16du:dateUtc="2026-07-24T06:26:00Z"/>
          <w:rFonts w:ascii="Times New Roman" w:eastAsia="仿宋" w:hAnsi="Times New Roman" w:cs="Times New Roman"/>
          <w:color w:val="000000" w:themeColor="text1"/>
          <w:lang w:eastAsia="zh-CN"/>
        </w:rPr>
      </w:pPr>
      <w:del w:id="3321" w:author="Si-yuan LIU" w:date="2026-07-24T14:26:00Z" w16du:dateUtc="2026-07-24T06:26:00Z">
        <w:r w:rsidDel="00964E30">
          <w:rPr>
            <w:rFonts w:ascii="Times New Roman" w:eastAsia="仿宋" w:hAnsi="Times New Roman" w:cs="Times New Roman" w:hint="eastAsia"/>
            <w:color w:val="000000" w:themeColor="text1"/>
            <w:lang w:eastAsia="zh-CN"/>
          </w:rPr>
          <w:delText>在数据中心的运营中，除用电能耗外，其他能耗还包括水费等。根据奥融科技提供的资料及历史经营数据，</w:delText>
        </w:r>
        <w:r w:rsidDel="00964E30">
          <w:rPr>
            <w:rFonts w:ascii="Times New Roman" w:eastAsia="仿宋" w:hAnsi="Times New Roman" w:cs="Times New Roman"/>
            <w:color w:val="000000" w:themeColor="text1"/>
            <w:lang w:eastAsia="zh-CN"/>
          </w:rPr>
          <w:delText>2023</w:delText>
        </w:r>
        <w:r w:rsidDel="00964E30">
          <w:rPr>
            <w:rFonts w:ascii="Times New Roman" w:eastAsia="仿宋" w:hAnsi="Times New Roman" w:cs="Times New Roman" w:hint="eastAsia"/>
            <w:color w:val="000000" w:themeColor="text1"/>
            <w:lang w:eastAsia="zh-CN"/>
          </w:rPr>
          <w:delText>年、</w:delText>
        </w:r>
        <w:r w:rsidDel="00964E30">
          <w:rPr>
            <w:rFonts w:ascii="Times New Roman" w:eastAsia="仿宋" w:hAnsi="Times New Roman" w:cs="Times New Roman"/>
            <w:color w:val="000000" w:themeColor="text1"/>
            <w:lang w:eastAsia="zh-CN"/>
          </w:rPr>
          <w:delText>2024</w:delText>
        </w:r>
        <w:r w:rsidDel="00964E30">
          <w:rPr>
            <w:rFonts w:ascii="Times New Roman" w:eastAsia="仿宋" w:hAnsi="Times New Roman" w:cs="Times New Roman" w:hint="eastAsia"/>
            <w:color w:val="000000" w:themeColor="text1"/>
            <w:lang w:eastAsia="zh-CN"/>
          </w:rPr>
          <w:delText>年及</w:delText>
        </w:r>
        <w:r w:rsidDel="00964E30">
          <w:rPr>
            <w:rFonts w:ascii="Times New Roman" w:eastAsia="仿宋" w:hAnsi="Times New Roman" w:cs="Times New Roman"/>
            <w:color w:val="000000" w:themeColor="text1"/>
            <w:lang w:eastAsia="zh-CN"/>
          </w:rPr>
          <w:delText>2025</w:delText>
        </w:r>
        <w:r w:rsidDel="00964E30">
          <w:rPr>
            <w:rFonts w:ascii="Times New Roman" w:eastAsia="仿宋" w:hAnsi="Times New Roman" w:cs="Times New Roman" w:hint="eastAsia"/>
            <w:color w:val="000000" w:themeColor="text1"/>
            <w:lang w:eastAsia="zh-CN"/>
          </w:rPr>
          <w:delText>年</w:delText>
        </w:r>
        <w:r w:rsidDel="00964E30">
          <w:rPr>
            <w:rFonts w:ascii="Times New Roman" w:eastAsia="仿宋" w:hAnsi="Times New Roman" w:cs="Times New Roman"/>
            <w:color w:val="000000" w:themeColor="text1"/>
            <w:lang w:eastAsia="zh-CN"/>
          </w:rPr>
          <w:delText>及</w:delText>
        </w:r>
        <w:r w:rsidDel="00964E30">
          <w:rPr>
            <w:rFonts w:ascii="Times New Roman" w:eastAsia="仿宋" w:hAnsi="Times New Roman" w:cs="Times New Roman"/>
            <w:color w:val="000000" w:themeColor="text1"/>
            <w:lang w:eastAsia="zh-CN"/>
          </w:rPr>
          <w:delText>2026</w:delText>
        </w:r>
        <w:r w:rsidDel="00964E30">
          <w:rPr>
            <w:rFonts w:ascii="Times New Roman" w:eastAsia="仿宋" w:hAnsi="Times New Roman" w:cs="Times New Roman"/>
            <w:color w:val="000000" w:themeColor="text1"/>
            <w:lang w:eastAsia="zh-CN"/>
          </w:rPr>
          <w:delText>年</w:delText>
        </w:r>
        <w:r w:rsidDel="00964E30">
          <w:rPr>
            <w:rFonts w:ascii="Times New Roman" w:eastAsia="仿宋" w:hAnsi="Times New Roman" w:cs="Times New Roman"/>
            <w:color w:val="000000" w:themeColor="text1"/>
            <w:lang w:eastAsia="zh-CN"/>
          </w:rPr>
          <w:delText>1</w:delText>
        </w:r>
        <w:r w:rsidDel="00964E30">
          <w:rPr>
            <w:rFonts w:ascii="Times New Roman" w:eastAsia="仿宋" w:hAnsi="Times New Roman" w:cs="Times New Roman"/>
            <w:color w:val="000000" w:themeColor="text1"/>
            <w:lang w:eastAsia="zh-CN"/>
          </w:rPr>
          <w:delText>至</w:delText>
        </w:r>
        <w:r w:rsidDel="00964E30">
          <w:rPr>
            <w:rFonts w:ascii="Times New Roman" w:eastAsia="仿宋" w:hAnsi="Times New Roman" w:cs="Times New Roman"/>
            <w:color w:val="000000" w:themeColor="text1"/>
            <w:lang w:eastAsia="zh-CN"/>
          </w:rPr>
          <w:delText>3</w:delText>
        </w:r>
        <w:r w:rsidDel="00964E30">
          <w:rPr>
            <w:rFonts w:ascii="Times New Roman" w:eastAsia="仿宋" w:hAnsi="Times New Roman" w:cs="Times New Roman"/>
            <w:color w:val="000000" w:themeColor="text1"/>
            <w:lang w:eastAsia="zh-CN"/>
          </w:rPr>
          <w:delText>月的其他能源费分别为</w:delText>
        </w:r>
        <w:r w:rsidDel="00964E30">
          <w:rPr>
            <w:rFonts w:ascii="Times New Roman" w:eastAsia="仿宋" w:hAnsi="Times New Roman" w:cs="Times New Roman"/>
            <w:color w:val="000000" w:themeColor="text1"/>
            <w:lang w:eastAsia="zh-CN"/>
          </w:rPr>
          <w:delText>10.88</w:delText>
        </w:r>
        <w:r w:rsidDel="00964E30">
          <w:rPr>
            <w:rFonts w:ascii="Times New Roman" w:eastAsia="仿宋" w:hAnsi="Times New Roman" w:cs="Times New Roman"/>
            <w:color w:val="000000" w:themeColor="text1"/>
            <w:lang w:eastAsia="zh-CN"/>
          </w:rPr>
          <w:delText>万元、</w:delText>
        </w:r>
        <w:r w:rsidDel="00964E30">
          <w:rPr>
            <w:rFonts w:ascii="Times New Roman" w:eastAsia="仿宋" w:hAnsi="Times New Roman" w:cs="Times New Roman"/>
            <w:color w:val="000000" w:themeColor="text1"/>
            <w:lang w:eastAsia="zh-CN"/>
          </w:rPr>
          <w:delText>50.19</w:delText>
        </w:r>
        <w:r w:rsidDel="00964E30">
          <w:rPr>
            <w:rFonts w:ascii="Times New Roman" w:eastAsia="仿宋" w:hAnsi="Times New Roman" w:cs="Times New Roman"/>
            <w:color w:val="000000" w:themeColor="text1"/>
            <w:lang w:eastAsia="zh-CN"/>
          </w:rPr>
          <w:delText>万元、</w:delText>
        </w:r>
        <w:r w:rsidDel="00964E30">
          <w:rPr>
            <w:rFonts w:ascii="Times New Roman" w:eastAsia="仿宋" w:hAnsi="Times New Roman" w:cs="Times New Roman"/>
            <w:color w:val="000000" w:themeColor="text1"/>
            <w:lang w:eastAsia="zh-CN"/>
          </w:rPr>
          <w:delText>62.67</w:delText>
        </w:r>
        <w:r w:rsidDel="00964E30">
          <w:rPr>
            <w:rFonts w:ascii="Times New Roman" w:eastAsia="仿宋" w:hAnsi="Times New Roman" w:cs="Times New Roman"/>
            <w:color w:val="000000" w:themeColor="text1"/>
            <w:lang w:eastAsia="zh-CN"/>
          </w:rPr>
          <w:delText>万元和</w:delText>
        </w:r>
        <w:r w:rsidDel="00964E30">
          <w:rPr>
            <w:rFonts w:ascii="Times New Roman" w:eastAsia="仿宋" w:hAnsi="Times New Roman" w:cs="Times New Roman"/>
            <w:color w:val="000000" w:themeColor="text1"/>
            <w:lang w:eastAsia="zh-CN"/>
          </w:rPr>
          <w:delText>16.54</w:delText>
        </w:r>
        <w:r w:rsidDel="00964E30">
          <w:rPr>
            <w:rFonts w:ascii="Times New Roman" w:eastAsia="仿宋" w:hAnsi="Times New Roman" w:cs="Times New Roman"/>
            <w:color w:val="000000" w:themeColor="text1"/>
            <w:lang w:eastAsia="zh-CN"/>
          </w:rPr>
          <w:delText>万元。</w:delText>
        </w:r>
        <w:r w:rsidDel="00964E30">
          <w:rPr>
            <w:rFonts w:ascii="Times New Roman" w:eastAsia="仿宋" w:hAnsi="Times New Roman" w:cs="Times New Roman"/>
            <w:color w:val="000000" w:themeColor="text1"/>
            <w:lang w:eastAsia="zh-CN"/>
          </w:rPr>
          <w:delText>2026</w:delText>
        </w:r>
        <w:r w:rsidDel="00964E30">
          <w:rPr>
            <w:rFonts w:ascii="Times New Roman" w:eastAsia="仿宋" w:hAnsi="Times New Roman" w:cs="Times New Roman"/>
            <w:color w:val="000000" w:themeColor="text1"/>
            <w:lang w:eastAsia="zh-CN"/>
          </w:rPr>
          <w:delText>年</w:delText>
        </w:r>
        <w:r w:rsidDel="00964E30">
          <w:rPr>
            <w:rFonts w:ascii="Times New Roman" w:eastAsia="仿宋" w:hAnsi="Times New Roman" w:cs="Times New Roman"/>
            <w:color w:val="000000" w:themeColor="text1"/>
            <w:lang w:eastAsia="zh-CN"/>
          </w:rPr>
          <w:delText>1</w:delText>
        </w:r>
        <w:r w:rsidDel="00964E30">
          <w:rPr>
            <w:rFonts w:ascii="Times New Roman" w:eastAsia="仿宋" w:hAnsi="Times New Roman" w:cs="Times New Roman"/>
            <w:color w:val="000000" w:themeColor="text1"/>
            <w:lang w:eastAsia="zh-CN"/>
          </w:rPr>
          <w:delText>至</w:delText>
        </w:r>
        <w:r w:rsidDel="00964E30">
          <w:rPr>
            <w:rFonts w:ascii="Times New Roman" w:eastAsia="仿宋" w:hAnsi="Times New Roman" w:cs="Times New Roman"/>
            <w:color w:val="000000" w:themeColor="text1"/>
            <w:lang w:eastAsia="zh-CN"/>
          </w:rPr>
          <w:delText>3</w:delText>
        </w:r>
        <w:r w:rsidDel="00964E30">
          <w:rPr>
            <w:rFonts w:ascii="Times New Roman" w:eastAsia="仿宋" w:hAnsi="Times New Roman" w:cs="Times New Roman"/>
            <w:color w:val="000000" w:themeColor="text1"/>
            <w:lang w:eastAsia="zh-CN"/>
          </w:rPr>
          <w:delText>月，项目的上架率已达到较高水平，其他能源费支出已趋于稳定，本次评估预测未来其他能源费支出变化波动不大。参考</w:delText>
        </w:r>
        <w:r w:rsidDel="00964E30">
          <w:rPr>
            <w:rFonts w:ascii="Times New Roman" w:eastAsia="仿宋" w:hAnsi="Times New Roman" w:cs="Times New Roman"/>
            <w:color w:val="000000" w:themeColor="text1"/>
            <w:lang w:eastAsia="zh-CN"/>
          </w:rPr>
          <w:delText>2026</w:delText>
        </w:r>
        <w:r w:rsidDel="00964E30">
          <w:rPr>
            <w:rFonts w:ascii="Times New Roman" w:eastAsia="仿宋" w:hAnsi="Times New Roman" w:cs="Times New Roman"/>
            <w:color w:val="000000" w:themeColor="text1"/>
            <w:lang w:eastAsia="zh-CN"/>
          </w:rPr>
          <w:delText>年</w:delText>
        </w:r>
        <w:r w:rsidDel="00964E30">
          <w:rPr>
            <w:rFonts w:ascii="Times New Roman" w:eastAsia="仿宋" w:hAnsi="Times New Roman" w:cs="Times New Roman"/>
            <w:color w:val="000000" w:themeColor="text1"/>
            <w:lang w:eastAsia="zh-CN"/>
          </w:rPr>
          <w:delText>1</w:delText>
        </w:r>
        <w:r w:rsidDel="00964E30">
          <w:rPr>
            <w:rFonts w:ascii="Times New Roman" w:eastAsia="仿宋" w:hAnsi="Times New Roman" w:cs="Times New Roman"/>
            <w:color w:val="000000" w:themeColor="text1"/>
            <w:lang w:eastAsia="zh-CN"/>
          </w:rPr>
          <w:delText>至</w:delText>
        </w:r>
        <w:r w:rsidDel="00964E30">
          <w:rPr>
            <w:rFonts w:ascii="Times New Roman" w:eastAsia="仿宋" w:hAnsi="Times New Roman" w:cs="Times New Roman"/>
            <w:color w:val="000000" w:themeColor="text1"/>
            <w:lang w:eastAsia="zh-CN"/>
          </w:rPr>
          <w:delText>3</w:delText>
        </w:r>
        <w:r w:rsidDel="00964E30">
          <w:rPr>
            <w:rFonts w:ascii="Times New Roman" w:eastAsia="仿宋" w:hAnsi="Times New Roman" w:cs="Times New Roman"/>
            <w:color w:val="000000" w:themeColor="text1"/>
            <w:lang w:eastAsia="zh-CN"/>
          </w:rPr>
          <w:delText>月的其他能源费支出并折算至预测期首期即</w:delText>
        </w:r>
        <w:r w:rsidDel="00964E30">
          <w:rPr>
            <w:rFonts w:ascii="Times New Roman" w:eastAsia="仿宋" w:hAnsi="Times New Roman" w:cs="Times New Roman"/>
            <w:color w:val="000000" w:themeColor="text1"/>
            <w:lang w:eastAsia="zh-CN"/>
          </w:rPr>
          <w:delText>2026</w:delText>
        </w:r>
        <w:r w:rsidDel="00964E30">
          <w:rPr>
            <w:rFonts w:ascii="Times New Roman" w:eastAsia="仿宋" w:hAnsi="Times New Roman" w:cs="Times New Roman"/>
            <w:color w:val="000000" w:themeColor="text1"/>
            <w:lang w:eastAsia="zh-CN"/>
          </w:rPr>
          <w:delText>年</w:delText>
        </w:r>
        <w:r w:rsidDel="00964E30">
          <w:rPr>
            <w:rFonts w:ascii="Times New Roman" w:eastAsia="仿宋" w:hAnsi="Times New Roman" w:cs="Times New Roman"/>
            <w:color w:val="000000" w:themeColor="text1"/>
            <w:lang w:eastAsia="zh-CN"/>
          </w:rPr>
          <w:delText>4</w:delText>
        </w:r>
        <w:r w:rsidDel="00964E30">
          <w:rPr>
            <w:rFonts w:ascii="Times New Roman" w:eastAsia="仿宋" w:hAnsi="Times New Roman" w:cs="Times New Roman"/>
            <w:color w:val="000000" w:themeColor="text1"/>
            <w:lang w:eastAsia="zh-CN"/>
          </w:rPr>
          <w:delText>月至</w:delText>
        </w:r>
        <w:r w:rsidDel="00964E30">
          <w:rPr>
            <w:rFonts w:ascii="Times New Roman" w:eastAsia="仿宋" w:hAnsi="Times New Roman" w:cs="Times New Roman"/>
            <w:color w:val="000000" w:themeColor="text1"/>
            <w:lang w:eastAsia="zh-CN"/>
          </w:rPr>
          <w:delText>12</w:delText>
        </w:r>
        <w:r w:rsidDel="00964E30">
          <w:rPr>
            <w:rFonts w:ascii="Times New Roman" w:eastAsia="仿宋" w:hAnsi="Times New Roman" w:cs="Times New Roman"/>
            <w:color w:val="000000" w:themeColor="text1"/>
            <w:lang w:eastAsia="zh-CN"/>
          </w:rPr>
          <w:delText>月其他能源费支出，约为</w:delText>
        </w:r>
        <w:r w:rsidDel="00964E30">
          <w:rPr>
            <w:rFonts w:ascii="Times New Roman" w:eastAsia="仿宋" w:hAnsi="Times New Roman" w:cs="Times New Roman"/>
            <w:color w:val="000000" w:themeColor="text1"/>
            <w:lang w:eastAsia="zh-CN"/>
          </w:rPr>
          <w:delText>49.63</w:delText>
        </w:r>
        <w:r w:rsidDel="00964E30">
          <w:rPr>
            <w:rFonts w:ascii="Times New Roman" w:eastAsia="仿宋" w:hAnsi="Times New Roman" w:cs="Times New Roman"/>
            <w:color w:val="000000" w:themeColor="text1"/>
            <w:lang w:eastAsia="zh-CN"/>
          </w:rPr>
          <w:delText>万元。</w:delText>
        </w:r>
        <w:r w:rsidDel="00964E30">
          <w:rPr>
            <w:rFonts w:ascii="Times New Roman" w:eastAsia="仿宋" w:hAnsi="Times New Roman" w:cs="Times New Roman" w:hint="eastAsia"/>
            <w:color w:val="000000" w:themeColor="text1"/>
            <w:lang w:eastAsia="zh-CN"/>
          </w:rPr>
          <w:delText>结合经济发展、成本、通货膨胀等因素，综合考虑上述因素，该部分费用支出年增长率为</w:delText>
        </w:r>
        <w:r w:rsidDel="00964E30">
          <w:rPr>
            <w:rFonts w:ascii="Times New Roman" w:eastAsia="仿宋" w:hAnsi="Times New Roman" w:cs="Times New Roman"/>
            <w:color w:val="000000" w:themeColor="text1"/>
            <w:lang w:eastAsia="zh-CN"/>
          </w:rPr>
          <w:delText>1%</w:delText>
        </w:r>
        <w:r w:rsidDel="00964E30">
          <w:rPr>
            <w:rFonts w:ascii="Times New Roman" w:eastAsia="仿宋" w:hAnsi="Times New Roman" w:cs="Times New Roman" w:hint="eastAsia"/>
            <w:color w:val="000000" w:themeColor="text1"/>
            <w:lang w:eastAsia="zh-CN"/>
          </w:rPr>
          <w:delText>。</w:delText>
        </w:r>
      </w:del>
    </w:p>
    <w:p w14:paraId="62C2CF6D" w14:textId="39CD494C" w:rsidR="005F457E" w:rsidDel="00964E30" w:rsidRDefault="00000000">
      <w:pPr>
        <w:pStyle w:val="QuoteStyle"/>
        <w:spacing w:after="0" w:line="312" w:lineRule="auto"/>
        <w:ind w:firstLine="482"/>
        <w:rPr>
          <w:del w:id="3322" w:author="Si-yuan LIU" w:date="2026-07-24T14:26:00Z" w16du:dateUtc="2026-07-24T06:26:00Z"/>
          <w:rFonts w:ascii="Times New Roman" w:eastAsia="仿宋" w:hAnsi="Times New Roman" w:cs="Times New Roman"/>
          <w:color w:val="000000" w:themeColor="text1"/>
          <w:lang w:eastAsia="zh-CN"/>
        </w:rPr>
      </w:pPr>
      <w:del w:id="3323" w:author="Si-yuan LIU" w:date="2026-07-24T14:26:00Z" w16du:dateUtc="2026-07-24T06:26:00Z">
        <w:r w:rsidDel="00964E30">
          <w:rPr>
            <w:rFonts w:ascii="Times New Roman" w:eastAsia="仿宋" w:hAnsi="Times New Roman" w:cs="Times New Roman" w:hint="eastAsia"/>
            <w:color w:val="000000" w:themeColor="text1"/>
            <w:lang w:eastAsia="zh-CN"/>
          </w:rPr>
          <w:delText>3</w:delText>
        </w:r>
        <w:r w:rsidDel="00964E30">
          <w:rPr>
            <w:rFonts w:ascii="Times New Roman" w:eastAsia="仿宋" w:hAnsi="Times New Roman" w:cs="Times New Roman" w:hint="eastAsia"/>
            <w:color w:val="000000" w:themeColor="text1"/>
            <w:lang w:eastAsia="zh-CN"/>
          </w:rPr>
          <w:delText>）折旧摊销：</w:delText>
        </w:r>
      </w:del>
    </w:p>
    <w:p w14:paraId="29E5896C" w14:textId="6B6A8B19" w:rsidR="005F457E" w:rsidDel="00964E30" w:rsidRDefault="00000000">
      <w:pPr>
        <w:pStyle w:val="QuoteStyle"/>
        <w:spacing w:after="0" w:line="312" w:lineRule="auto"/>
        <w:ind w:firstLine="482"/>
        <w:rPr>
          <w:del w:id="3324" w:author="Si-yuan LIU" w:date="2026-07-24T14:26:00Z" w16du:dateUtc="2026-07-24T06:26:00Z"/>
          <w:rFonts w:ascii="Times New Roman" w:eastAsia="仿宋" w:hAnsi="Times New Roman" w:cs="Times New Roman"/>
          <w:color w:val="000000" w:themeColor="text1"/>
          <w:lang w:eastAsia="zh-CN"/>
        </w:rPr>
      </w:pPr>
      <w:del w:id="3325" w:author="Si-yuan LIU" w:date="2026-07-24T14:26:00Z" w16du:dateUtc="2026-07-24T06:26:00Z">
        <w:r w:rsidDel="00964E30">
          <w:rPr>
            <w:rFonts w:ascii="Times New Roman" w:eastAsia="仿宋" w:hAnsi="Times New Roman" w:cs="Times New Roman" w:hint="eastAsia"/>
            <w:color w:val="000000" w:themeColor="text1"/>
            <w:lang w:eastAsia="zh-CN"/>
          </w:rPr>
          <w:delText>根据包括广东司农会计师事务所（特殊普通合伙）出具的司农专字</w:delText>
        </w:r>
        <w:r w:rsidDel="00964E30">
          <w:rPr>
            <w:rFonts w:ascii="Times New Roman" w:eastAsia="仿宋" w:hAnsi="Times New Roman" w:cs="Times New Roman" w:hint="eastAsia"/>
            <w:color w:val="000000" w:themeColor="text1"/>
            <w:lang w:eastAsia="zh-CN"/>
          </w:rPr>
          <w:delText>[2026]26006250020</w:delText>
        </w:r>
        <w:r w:rsidDel="00964E30">
          <w:rPr>
            <w:rFonts w:ascii="Times New Roman" w:eastAsia="仿宋" w:hAnsi="Times New Roman" w:cs="Times New Roman" w:hint="eastAsia"/>
            <w:color w:val="000000" w:themeColor="text1"/>
            <w:lang w:eastAsia="zh-CN"/>
          </w:rPr>
          <w:delText>号《奥飞数据数字智慧产业园</w:delText>
        </w:r>
        <w:r w:rsidDel="00964E30">
          <w:rPr>
            <w:rFonts w:ascii="Times New Roman" w:eastAsia="仿宋" w:hAnsi="Times New Roman" w:cs="Times New Roman" w:hint="eastAsia"/>
            <w:color w:val="000000" w:themeColor="text1"/>
            <w:lang w:eastAsia="zh-CN"/>
          </w:rPr>
          <w:delText>1</w:delText>
        </w:r>
        <w:r w:rsidDel="00964E30">
          <w:rPr>
            <w:rFonts w:ascii="Times New Roman" w:eastAsia="仿宋" w:hAnsi="Times New Roman" w:cs="Times New Roman" w:hint="eastAsia"/>
            <w:color w:val="000000" w:themeColor="text1"/>
            <w:lang w:eastAsia="zh-CN"/>
          </w:rPr>
          <w:delText>、</w:delText>
        </w:r>
        <w:r w:rsidDel="00964E30">
          <w:rPr>
            <w:rFonts w:ascii="Times New Roman" w:eastAsia="仿宋" w:hAnsi="Times New Roman" w:cs="Times New Roman" w:hint="eastAsia"/>
            <w:color w:val="000000" w:themeColor="text1"/>
            <w:lang w:eastAsia="zh-CN"/>
          </w:rPr>
          <w:delText>2</w:delText>
        </w:r>
        <w:r w:rsidDel="00964E30">
          <w:rPr>
            <w:rFonts w:ascii="Times New Roman" w:eastAsia="仿宋" w:hAnsi="Times New Roman" w:cs="Times New Roman" w:hint="eastAsia"/>
            <w:color w:val="000000" w:themeColor="text1"/>
            <w:lang w:eastAsia="zh-CN"/>
          </w:rPr>
          <w:delText>号楼</w:delText>
        </w:r>
        <w:r w:rsidDel="00964E30">
          <w:rPr>
            <w:rFonts w:ascii="Times New Roman" w:eastAsia="仿宋" w:hAnsi="Times New Roman" w:cs="Times New Roman" w:hint="eastAsia"/>
            <w:color w:val="000000" w:themeColor="text1"/>
            <w:lang w:eastAsia="zh-CN"/>
          </w:rPr>
          <w:delText>2023</w:delText>
        </w:r>
        <w:r w:rsidDel="00964E30">
          <w:rPr>
            <w:rFonts w:ascii="Times New Roman" w:eastAsia="仿宋" w:hAnsi="Times New Roman" w:cs="Times New Roman" w:hint="eastAsia"/>
            <w:color w:val="000000" w:themeColor="text1"/>
            <w:lang w:eastAsia="zh-CN"/>
          </w:rPr>
          <w:delText>年</w:delText>
        </w:r>
        <w:r w:rsidDel="00964E30">
          <w:rPr>
            <w:rFonts w:ascii="Times New Roman" w:eastAsia="仿宋" w:hAnsi="Times New Roman" w:cs="Times New Roman" w:hint="eastAsia"/>
            <w:color w:val="000000" w:themeColor="text1"/>
            <w:lang w:eastAsia="zh-CN"/>
          </w:rPr>
          <w:delText>-2026</w:delText>
        </w:r>
        <w:r w:rsidDel="00964E30">
          <w:rPr>
            <w:rFonts w:ascii="Times New Roman" w:eastAsia="仿宋" w:hAnsi="Times New Roman" w:cs="Times New Roman" w:hint="eastAsia"/>
            <w:color w:val="000000" w:themeColor="text1"/>
            <w:lang w:eastAsia="zh-CN"/>
          </w:rPr>
          <w:delText>年</w:delText>
        </w:r>
        <w:r w:rsidDel="00964E30">
          <w:rPr>
            <w:rFonts w:ascii="Times New Roman" w:eastAsia="仿宋" w:hAnsi="Times New Roman" w:cs="Times New Roman" w:hint="eastAsia"/>
            <w:color w:val="000000" w:themeColor="text1"/>
            <w:lang w:eastAsia="zh-CN"/>
          </w:rPr>
          <w:delText>1-3</w:delText>
        </w:r>
        <w:r w:rsidDel="00964E30">
          <w:rPr>
            <w:rFonts w:ascii="Times New Roman" w:eastAsia="仿宋" w:hAnsi="Times New Roman" w:cs="Times New Roman" w:hint="eastAsia"/>
            <w:color w:val="000000" w:themeColor="text1"/>
            <w:lang w:eastAsia="zh-CN"/>
          </w:rPr>
          <w:delText>月备考审计报告》，固定资产的成本扣除预计净残值和累计减值准备后在其使用寿命内按年限平均法计提折旧，各类固定资产的使用寿命及年折旧率分别为：</w:delText>
        </w:r>
      </w:del>
    </w:p>
    <w:p w14:paraId="3F68F661" w14:textId="60518AE1" w:rsidR="005F457E" w:rsidDel="00964E30" w:rsidRDefault="00000000">
      <w:pPr>
        <w:spacing w:after="0" w:line="312" w:lineRule="auto"/>
        <w:ind w:firstLineChars="0" w:firstLine="0"/>
        <w:jc w:val="center"/>
        <w:rPr>
          <w:del w:id="3326" w:author="Si-yuan LIU" w:date="2026-07-24T14:26:00Z" w16du:dateUtc="2026-07-24T06:26:00Z"/>
          <w:color w:val="000000" w:themeColor="text1"/>
          <w:szCs w:val="24"/>
        </w:rPr>
      </w:pPr>
      <w:del w:id="3327" w:author="Si-yuan LIU" w:date="2026-07-24T14:26:00Z" w16du:dateUtc="2026-07-24T06:26:00Z">
        <w:r w:rsidDel="00964E30">
          <w:rPr>
            <w:rFonts w:hint="eastAsia"/>
            <w:color w:val="000000" w:themeColor="text1"/>
            <w:szCs w:val="24"/>
          </w:rPr>
          <w:delText>表</w:delText>
        </w:r>
        <w:r w:rsidDel="00964E30">
          <w:rPr>
            <w:rFonts w:hint="eastAsia"/>
            <w:color w:val="000000" w:themeColor="text1"/>
            <w:szCs w:val="24"/>
          </w:rPr>
          <w:delText xml:space="preserve"> </w:delText>
        </w:r>
        <w:r w:rsidDel="00964E30">
          <w:rPr>
            <w:color w:val="000000" w:themeColor="text1"/>
            <w:szCs w:val="24"/>
          </w:rPr>
          <w:fldChar w:fldCharType="begin"/>
        </w:r>
        <w:r w:rsidDel="00964E30">
          <w:rPr>
            <w:rFonts w:hint="eastAsia"/>
            <w:color w:val="000000" w:themeColor="text1"/>
            <w:szCs w:val="24"/>
          </w:rPr>
          <w:delInstrText xml:space="preserve"> SEQ </w:delInstrText>
        </w:r>
        <w:r w:rsidDel="00964E30">
          <w:rPr>
            <w:rFonts w:hint="eastAsia"/>
            <w:color w:val="000000" w:themeColor="text1"/>
            <w:szCs w:val="24"/>
          </w:rPr>
          <w:delInstrText>表</w:delInstrText>
        </w:r>
        <w:r w:rsidDel="00964E30">
          <w:rPr>
            <w:rFonts w:hint="eastAsia"/>
            <w:color w:val="000000" w:themeColor="text1"/>
            <w:szCs w:val="24"/>
          </w:rPr>
          <w:delInstrText xml:space="preserve"> \* ARABIC </w:delInstrText>
        </w:r>
        <w:r w:rsidDel="00964E30">
          <w:rPr>
            <w:color w:val="000000" w:themeColor="text1"/>
            <w:szCs w:val="24"/>
          </w:rPr>
          <w:fldChar w:fldCharType="separate"/>
        </w:r>
      </w:del>
      <w:ins w:id="3328" w:author="怡然 刘 [2]" w:date="2026-07-08T15:02:00Z">
        <w:del w:id="3329" w:author="Si-yuan LIU" w:date="2026-07-24T14:26:00Z" w16du:dateUtc="2026-07-24T06:26:00Z">
          <w:r w:rsidR="004A5B2B" w:rsidDel="00964E30">
            <w:rPr>
              <w:noProof/>
              <w:color w:val="000000" w:themeColor="text1"/>
              <w:szCs w:val="24"/>
            </w:rPr>
            <w:delText>20</w:delText>
          </w:r>
        </w:del>
      </w:ins>
      <w:ins w:id="3330" w:author="Bentayga-" w:date="2026-07-05T17:09:00Z">
        <w:del w:id="3331" w:author="Si-yuan LIU" w:date="2026-07-24T14:26:00Z" w16du:dateUtc="2026-07-24T06:26:00Z">
          <w:r w:rsidDel="00964E30">
            <w:rPr>
              <w:rFonts w:hint="eastAsia"/>
              <w:noProof/>
              <w:color w:val="000000" w:themeColor="text1"/>
              <w:szCs w:val="24"/>
            </w:rPr>
            <w:delText>20</w:delText>
          </w:r>
        </w:del>
      </w:ins>
      <w:del w:id="3332" w:author="Si-yuan LIU" w:date="2026-07-24T14:26:00Z" w16du:dateUtc="2026-07-24T06:26:00Z">
        <w:r w:rsidDel="00964E30">
          <w:rPr>
            <w:rFonts w:hint="eastAsia"/>
            <w:noProof/>
            <w:color w:val="000000" w:themeColor="text1"/>
            <w:szCs w:val="24"/>
          </w:rPr>
          <w:delText>20</w:delText>
        </w:r>
        <w:r w:rsidDel="00964E30">
          <w:rPr>
            <w:color w:val="000000" w:themeColor="text1"/>
            <w:szCs w:val="24"/>
          </w:rPr>
          <w:fldChar w:fldCharType="end"/>
        </w:r>
        <w:r w:rsidDel="00964E30">
          <w:rPr>
            <w:rFonts w:hint="eastAsia"/>
            <w:color w:val="000000" w:themeColor="text1"/>
            <w:szCs w:val="24"/>
          </w:rPr>
          <w:delText xml:space="preserve"> </w:delText>
        </w:r>
        <w:r w:rsidDel="00964E30">
          <w:rPr>
            <w:rFonts w:hint="eastAsia"/>
            <w:color w:val="000000" w:themeColor="text1"/>
            <w:szCs w:val="24"/>
          </w:rPr>
          <w:delText>各类固定资产使用寿命及年折旧率</w:delText>
        </w:r>
      </w:del>
    </w:p>
    <w:tbl>
      <w:tblPr>
        <w:tblStyle w:val="af6"/>
        <w:tblW w:w="0" w:type="auto"/>
        <w:tblLook w:val="04A0" w:firstRow="1" w:lastRow="0" w:firstColumn="1" w:lastColumn="0" w:noHBand="0" w:noVBand="1"/>
      </w:tblPr>
      <w:tblGrid>
        <w:gridCol w:w="1943"/>
        <w:gridCol w:w="2927"/>
        <w:gridCol w:w="3770"/>
      </w:tblGrid>
      <w:tr w:rsidR="005F457E" w:rsidDel="00964E30" w14:paraId="1B39267A" w14:textId="3DD0AE46">
        <w:trPr>
          <w:trHeight w:val="20"/>
          <w:del w:id="3333" w:author="Si-yuan LIU" w:date="2026-07-24T14:26:00Z" w16du:dateUtc="2026-07-24T06:26:00Z"/>
        </w:trPr>
        <w:tc>
          <w:tcPr>
            <w:tcW w:w="1943" w:type="dxa"/>
            <w:vAlign w:val="center"/>
          </w:tcPr>
          <w:p w14:paraId="479F49AD" w14:textId="2F8ECE83" w:rsidR="005F457E" w:rsidDel="00964E30" w:rsidRDefault="00000000">
            <w:pPr>
              <w:spacing w:after="0" w:line="240" w:lineRule="auto"/>
              <w:ind w:firstLineChars="0" w:firstLine="0"/>
              <w:jc w:val="center"/>
              <w:rPr>
                <w:del w:id="3334" w:author="Si-yuan LIU" w:date="2026-07-24T14:26:00Z" w16du:dateUtc="2026-07-24T06:26:00Z"/>
                <w:b/>
                <w:bCs/>
                <w:color w:val="000000" w:themeColor="text1"/>
                <w:sz w:val="21"/>
                <w:szCs w:val="21"/>
              </w:rPr>
            </w:pPr>
            <w:del w:id="3335" w:author="Si-yuan LIU" w:date="2026-07-24T14:26:00Z" w16du:dateUtc="2026-07-24T06:26:00Z">
              <w:r w:rsidDel="00964E30">
                <w:rPr>
                  <w:rFonts w:hint="eastAsia"/>
                  <w:b/>
                  <w:bCs/>
                  <w:color w:val="000000" w:themeColor="text1"/>
                  <w:sz w:val="21"/>
                  <w:szCs w:val="21"/>
                </w:rPr>
                <w:delText>项目</w:delText>
              </w:r>
            </w:del>
          </w:p>
        </w:tc>
        <w:tc>
          <w:tcPr>
            <w:tcW w:w="2927" w:type="dxa"/>
            <w:vAlign w:val="center"/>
          </w:tcPr>
          <w:p w14:paraId="48AD1560" w14:textId="400B5301" w:rsidR="005F457E" w:rsidDel="00964E30" w:rsidRDefault="00000000">
            <w:pPr>
              <w:widowControl/>
              <w:spacing w:after="0" w:line="240" w:lineRule="auto"/>
              <w:ind w:firstLineChars="0" w:firstLine="0"/>
              <w:jc w:val="center"/>
              <w:rPr>
                <w:del w:id="3336" w:author="Si-yuan LIU" w:date="2026-07-24T14:26:00Z" w16du:dateUtc="2026-07-24T06:26:00Z"/>
                <w:b/>
                <w:bCs/>
                <w:color w:val="000000" w:themeColor="text1"/>
                <w:sz w:val="21"/>
                <w:szCs w:val="21"/>
              </w:rPr>
            </w:pPr>
            <w:del w:id="3337" w:author="Si-yuan LIU" w:date="2026-07-24T14:26:00Z" w16du:dateUtc="2026-07-24T06:26:00Z">
              <w:r w:rsidDel="00964E30">
                <w:rPr>
                  <w:rFonts w:ascii="宋体" w:eastAsia="宋体" w:hAnsi="宋体" w:cs="宋体" w:hint="eastAsia"/>
                  <w:b/>
                  <w:bCs/>
                  <w:color w:val="000000"/>
                  <w:kern w:val="0"/>
                  <w:sz w:val="20"/>
                  <w:szCs w:val="20"/>
                  <w:lang w:bidi="ar"/>
                </w:rPr>
                <w:delText>使用寿命</w:delText>
              </w:r>
            </w:del>
          </w:p>
        </w:tc>
        <w:tc>
          <w:tcPr>
            <w:tcW w:w="3770" w:type="dxa"/>
            <w:vAlign w:val="center"/>
          </w:tcPr>
          <w:p w14:paraId="5C0C9D3B" w14:textId="6CF63EB6" w:rsidR="005F457E" w:rsidDel="00964E30" w:rsidRDefault="00000000">
            <w:pPr>
              <w:spacing w:after="0" w:line="240" w:lineRule="auto"/>
              <w:ind w:firstLineChars="0" w:firstLine="0"/>
              <w:jc w:val="center"/>
              <w:rPr>
                <w:del w:id="3338" w:author="Si-yuan LIU" w:date="2026-07-24T14:26:00Z" w16du:dateUtc="2026-07-24T06:26:00Z"/>
                <w:b/>
                <w:bCs/>
                <w:color w:val="000000" w:themeColor="text1"/>
                <w:sz w:val="21"/>
                <w:szCs w:val="21"/>
              </w:rPr>
            </w:pPr>
            <w:del w:id="3339" w:author="Si-yuan LIU" w:date="2026-07-24T14:26:00Z" w16du:dateUtc="2026-07-24T06:26:00Z">
              <w:r w:rsidDel="00964E30">
                <w:rPr>
                  <w:rFonts w:hint="eastAsia"/>
                  <w:b/>
                  <w:bCs/>
                  <w:color w:val="000000" w:themeColor="text1"/>
                  <w:sz w:val="21"/>
                  <w:szCs w:val="21"/>
                </w:rPr>
                <w:delText>年折旧率</w:delText>
              </w:r>
            </w:del>
          </w:p>
        </w:tc>
      </w:tr>
      <w:tr w:rsidR="005F457E" w:rsidDel="00964E30" w14:paraId="64CCAF29" w14:textId="5DDDD8E9">
        <w:trPr>
          <w:trHeight w:val="20"/>
          <w:del w:id="3340" w:author="Si-yuan LIU" w:date="2026-07-24T14:26:00Z" w16du:dateUtc="2026-07-24T06:26:00Z"/>
        </w:trPr>
        <w:tc>
          <w:tcPr>
            <w:tcW w:w="1943" w:type="dxa"/>
            <w:vAlign w:val="center"/>
          </w:tcPr>
          <w:p w14:paraId="25A94413" w14:textId="548564D7" w:rsidR="005F457E" w:rsidDel="00964E30" w:rsidRDefault="00000000">
            <w:pPr>
              <w:spacing w:after="0" w:line="240" w:lineRule="auto"/>
              <w:ind w:firstLineChars="0" w:firstLine="0"/>
              <w:jc w:val="center"/>
              <w:rPr>
                <w:del w:id="3341" w:author="Si-yuan LIU" w:date="2026-07-24T14:26:00Z" w16du:dateUtc="2026-07-24T06:26:00Z"/>
                <w:color w:val="000000" w:themeColor="text1"/>
                <w:sz w:val="21"/>
                <w:szCs w:val="21"/>
              </w:rPr>
            </w:pPr>
            <w:del w:id="3342" w:author="Si-yuan LIU" w:date="2026-07-24T14:26:00Z" w16du:dateUtc="2026-07-24T06:26:00Z">
              <w:r w:rsidDel="00964E30">
                <w:rPr>
                  <w:rFonts w:hint="eastAsia"/>
                  <w:color w:val="000000" w:themeColor="text1"/>
                  <w:sz w:val="21"/>
                  <w:szCs w:val="21"/>
                </w:rPr>
                <w:delText>房屋及建筑物</w:delText>
              </w:r>
            </w:del>
          </w:p>
        </w:tc>
        <w:tc>
          <w:tcPr>
            <w:tcW w:w="2927" w:type="dxa"/>
            <w:vAlign w:val="center"/>
          </w:tcPr>
          <w:p w14:paraId="5531E943" w14:textId="4484362D" w:rsidR="005F457E" w:rsidDel="00964E30" w:rsidRDefault="00000000">
            <w:pPr>
              <w:spacing w:after="0" w:line="240" w:lineRule="auto"/>
              <w:ind w:firstLineChars="0" w:firstLine="0"/>
              <w:jc w:val="center"/>
              <w:rPr>
                <w:del w:id="3343" w:author="Si-yuan LIU" w:date="2026-07-24T14:26:00Z" w16du:dateUtc="2026-07-24T06:26:00Z"/>
                <w:color w:val="000000" w:themeColor="text1"/>
                <w:sz w:val="21"/>
                <w:szCs w:val="21"/>
              </w:rPr>
            </w:pPr>
            <w:del w:id="3344" w:author="Si-yuan LIU" w:date="2026-07-24T14:26:00Z" w16du:dateUtc="2026-07-24T06:26:00Z">
              <w:r w:rsidDel="00964E30">
                <w:rPr>
                  <w:rFonts w:hint="eastAsia"/>
                  <w:color w:val="000000" w:themeColor="text1"/>
                  <w:sz w:val="21"/>
                  <w:szCs w:val="21"/>
                </w:rPr>
                <w:delText>40</w:delText>
              </w:r>
              <w:r w:rsidDel="00964E30">
                <w:rPr>
                  <w:rFonts w:hint="eastAsia"/>
                  <w:color w:val="000000" w:themeColor="text1"/>
                  <w:sz w:val="21"/>
                  <w:szCs w:val="21"/>
                </w:rPr>
                <w:delText>年</w:delText>
              </w:r>
            </w:del>
          </w:p>
        </w:tc>
        <w:tc>
          <w:tcPr>
            <w:tcW w:w="3770" w:type="dxa"/>
            <w:vAlign w:val="center"/>
          </w:tcPr>
          <w:p w14:paraId="3C688ABE" w14:textId="08B9E048" w:rsidR="005F457E" w:rsidDel="00964E30" w:rsidRDefault="00000000">
            <w:pPr>
              <w:spacing w:after="0" w:line="240" w:lineRule="auto"/>
              <w:ind w:firstLineChars="0" w:firstLine="0"/>
              <w:jc w:val="center"/>
              <w:rPr>
                <w:del w:id="3345" w:author="Si-yuan LIU" w:date="2026-07-24T14:26:00Z" w16du:dateUtc="2026-07-24T06:26:00Z"/>
                <w:color w:val="000000" w:themeColor="text1"/>
                <w:sz w:val="21"/>
                <w:szCs w:val="21"/>
              </w:rPr>
            </w:pPr>
            <w:del w:id="3346" w:author="Si-yuan LIU" w:date="2026-07-24T14:26:00Z" w16du:dateUtc="2026-07-24T06:26:00Z">
              <w:r w:rsidDel="00964E30">
                <w:rPr>
                  <w:rFonts w:hint="eastAsia"/>
                  <w:color w:val="000000" w:themeColor="text1"/>
                  <w:sz w:val="21"/>
                  <w:szCs w:val="21"/>
                </w:rPr>
                <w:delText>5%</w:delText>
              </w:r>
            </w:del>
          </w:p>
        </w:tc>
      </w:tr>
      <w:tr w:rsidR="005F457E" w:rsidDel="00964E30" w14:paraId="227AC798" w14:textId="369110E5">
        <w:trPr>
          <w:trHeight w:val="20"/>
          <w:del w:id="3347" w:author="Si-yuan LIU" w:date="2026-07-24T14:26:00Z" w16du:dateUtc="2026-07-24T06:26:00Z"/>
        </w:trPr>
        <w:tc>
          <w:tcPr>
            <w:tcW w:w="1943" w:type="dxa"/>
            <w:vAlign w:val="center"/>
          </w:tcPr>
          <w:p w14:paraId="0B3080ED" w14:textId="38321BF5" w:rsidR="005F457E" w:rsidDel="00964E30" w:rsidRDefault="00000000">
            <w:pPr>
              <w:spacing w:after="0" w:line="240" w:lineRule="auto"/>
              <w:ind w:firstLineChars="0" w:firstLine="0"/>
              <w:jc w:val="center"/>
              <w:rPr>
                <w:del w:id="3348" w:author="Si-yuan LIU" w:date="2026-07-24T14:26:00Z" w16du:dateUtc="2026-07-24T06:26:00Z"/>
                <w:color w:val="000000" w:themeColor="text1"/>
                <w:sz w:val="21"/>
                <w:szCs w:val="21"/>
              </w:rPr>
            </w:pPr>
            <w:del w:id="3349" w:author="Si-yuan LIU" w:date="2026-07-24T14:26:00Z" w16du:dateUtc="2026-07-24T06:26:00Z">
              <w:r w:rsidDel="00964E30">
                <w:rPr>
                  <w:rFonts w:hint="eastAsia"/>
                  <w:color w:val="000000" w:themeColor="text1"/>
                  <w:sz w:val="21"/>
                  <w:szCs w:val="21"/>
                </w:rPr>
                <w:delText>机器设备</w:delText>
              </w:r>
            </w:del>
          </w:p>
        </w:tc>
        <w:tc>
          <w:tcPr>
            <w:tcW w:w="2927" w:type="dxa"/>
            <w:vAlign w:val="center"/>
          </w:tcPr>
          <w:p w14:paraId="30311ECD" w14:textId="4EACCB8A" w:rsidR="005F457E" w:rsidDel="00964E30" w:rsidRDefault="00000000">
            <w:pPr>
              <w:spacing w:after="0" w:line="240" w:lineRule="auto"/>
              <w:ind w:firstLineChars="0" w:firstLine="0"/>
              <w:jc w:val="center"/>
              <w:rPr>
                <w:del w:id="3350" w:author="Si-yuan LIU" w:date="2026-07-24T14:26:00Z" w16du:dateUtc="2026-07-24T06:26:00Z"/>
                <w:color w:val="000000" w:themeColor="text1"/>
                <w:sz w:val="21"/>
                <w:szCs w:val="21"/>
              </w:rPr>
            </w:pPr>
            <w:del w:id="3351" w:author="Si-yuan LIU" w:date="2026-07-24T14:26:00Z" w16du:dateUtc="2026-07-24T06:26:00Z">
              <w:r w:rsidDel="00964E30">
                <w:rPr>
                  <w:rFonts w:hint="eastAsia"/>
                  <w:color w:val="000000" w:themeColor="text1"/>
                  <w:sz w:val="21"/>
                  <w:szCs w:val="21"/>
                </w:rPr>
                <w:delText>3</w:delText>
              </w:r>
              <w:r w:rsidDel="00964E30">
                <w:rPr>
                  <w:rFonts w:hint="eastAsia"/>
                  <w:color w:val="000000" w:themeColor="text1"/>
                  <w:sz w:val="21"/>
                  <w:szCs w:val="21"/>
                </w:rPr>
                <w:delText>至</w:delText>
              </w:r>
              <w:r w:rsidDel="00964E30">
                <w:rPr>
                  <w:rFonts w:hint="eastAsia"/>
                  <w:color w:val="000000" w:themeColor="text1"/>
                  <w:sz w:val="21"/>
                  <w:szCs w:val="21"/>
                </w:rPr>
                <w:delText>15</w:delText>
              </w:r>
            </w:del>
            <w:ins w:id="3352" w:author="Kelly Tan" w:date="2026-06-25T13:19:00Z">
              <w:del w:id="3353" w:author="Si-yuan LIU" w:date="2026-07-24T14:26:00Z" w16du:dateUtc="2026-07-24T06:26:00Z">
                <w:r w:rsidDel="00964E30">
                  <w:rPr>
                    <w:color w:val="000000" w:themeColor="text1"/>
                    <w:sz w:val="21"/>
                    <w:szCs w:val="21"/>
                  </w:rPr>
                  <w:delText>年</w:delText>
                </w:r>
              </w:del>
            </w:ins>
          </w:p>
        </w:tc>
        <w:tc>
          <w:tcPr>
            <w:tcW w:w="3770" w:type="dxa"/>
            <w:vAlign w:val="center"/>
          </w:tcPr>
          <w:p w14:paraId="2BEDBF6F" w14:textId="3D6A6AD4" w:rsidR="005F457E" w:rsidDel="00964E30" w:rsidRDefault="00000000">
            <w:pPr>
              <w:spacing w:after="0" w:line="240" w:lineRule="auto"/>
              <w:ind w:firstLineChars="0" w:firstLine="0"/>
              <w:jc w:val="center"/>
              <w:rPr>
                <w:del w:id="3354" w:author="Si-yuan LIU" w:date="2026-07-24T14:26:00Z" w16du:dateUtc="2026-07-24T06:26:00Z"/>
                <w:color w:val="000000" w:themeColor="text1"/>
                <w:sz w:val="21"/>
                <w:szCs w:val="21"/>
              </w:rPr>
            </w:pPr>
            <w:del w:id="3355" w:author="Si-yuan LIU" w:date="2026-07-24T14:26:00Z" w16du:dateUtc="2026-07-24T06:26:00Z">
              <w:r w:rsidDel="00964E30">
                <w:rPr>
                  <w:rFonts w:hint="eastAsia"/>
                  <w:color w:val="000000" w:themeColor="text1"/>
                  <w:sz w:val="21"/>
                  <w:szCs w:val="21"/>
                </w:rPr>
                <w:delText>5%</w:delText>
              </w:r>
            </w:del>
          </w:p>
        </w:tc>
      </w:tr>
    </w:tbl>
    <w:p w14:paraId="27C0A795" w14:textId="62B03CB0" w:rsidR="005F457E" w:rsidDel="00964E30" w:rsidRDefault="00000000">
      <w:pPr>
        <w:pStyle w:val="QuoteStyle"/>
        <w:spacing w:after="0" w:line="312" w:lineRule="auto"/>
        <w:ind w:firstLine="482"/>
        <w:rPr>
          <w:del w:id="3356" w:author="Si-yuan LIU" w:date="2026-07-24T14:26:00Z" w16du:dateUtc="2026-07-24T06:26:00Z"/>
          <w:rFonts w:ascii="Times New Roman" w:eastAsia="仿宋" w:hAnsi="Times New Roman" w:cs="Times New Roman"/>
          <w:color w:val="000000" w:themeColor="text1"/>
          <w:lang w:eastAsia="zh-CN"/>
        </w:rPr>
      </w:pPr>
      <w:del w:id="3357" w:author="Si-yuan LIU" w:date="2026-07-24T14:26:00Z" w16du:dateUtc="2026-07-24T06:26:00Z">
        <w:r w:rsidDel="00964E30">
          <w:rPr>
            <w:rFonts w:ascii="Times New Roman" w:eastAsia="仿宋" w:hAnsi="Times New Roman" w:cs="Times New Roman" w:hint="eastAsia"/>
            <w:color w:val="000000" w:themeColor="text1"/>
            <w:lang w:eastAsia="zh-CN"/>
          </w:rPr>
          <w:delText>4</w:delText>
        </w:r>
        <w:r w:rsidDel="00964E30">
          <w:rPr>
            <w:rFonts w:ascii="Times New Roman" w:eastAsia="仿宋" w:hAnsi="Times New Roman" w:cs="Times New Roman" w:hint="eastAsia"/>
            <w:color w:val="000000" w:themeColor="text1"/>
            <w:lang w:eastAsia="zh-CN"/>
          </w:rPr>
          <w:delText>）运杂费：</w:delText>
        </w:r>
      </w:del>
    </w:p>
    <w:p w14:paraId="4A321897" w14:textId="1D8FF02F" w:rsidR="005F457E" w:rsidDel="00964E30" w:rsidRDefault="00000000">
      <w:pPr>
        <w:pStyle w:val="QuoteStyle"/>
        <w:spacing w:after="0" w:line="312" w:lineRule="auto"/>
        <w:ind w:firstLine="482"/>
        <w:rPr>
          <w:del w:id="3358" w:author="Si-yuan LIU" w:date="2026-07-24T14:26:00Z" w16du:dateUtc="2026-07-24T06:26:00Z"/>
          <w:rFonts w:ascii="Times New Roman" w:eastAsia="仿宋" w:hAnsi="Times New Roman" w:cs="Times New Roman"/>
          <w:color w:val="000000" w:themeColor="text1"/>
          <w:lang w:eastAsia="zh-CN"/>
        </w:rPr>
      </w:pPr>
      <w:del w:id="3359" w:author="Si-yuan LIU" w:date="2026-07-24T14:26:00Z" w16du:dateUtc="2026-07-24T06:26:00Z">
        <w:r w:rsidDel="00964E30">
          <w:rPr>
            <w:rFonts w:ascii="Times New Roman" w:eastAsia="仿宋" w:hAnsi="Times New Roman" w:cs="Times New Roman" w:hint="eastAsia"/>
            <w:color w:val="000000" w:themeColor="text1"/>
            <w:lang w:eastAsia="zh-CN"/>
          </w:rPr>
          <w:delText>主要包括项目运行过程中发生的物业管理费（含消防中控、保安、保洁）、办公费、中介费、咨询费用及其他相关费用。根据奥融科技提供的资料及历史经营数据，</w:delText>
        </w:r>
        <w:r w:rsidDel="00964E30">
          <w:rPr>
            <w:rFonts w:ascii="Times New Roman" w:eastAsia="仿宋" w:hAnsi="Times New Roman" w:cs="Times New Roman"/>
            <w:color w:val="000000" w:themeColor="text1"/>
            <w:lang w:eastAsia="zh-CN"/>
          </w:rPr>
          <w:delText>2023</w:delText>
        </w:r>
        <w:r w:rsidDel="00964E30">
          <w:rPr>
            <w:rFonts w:ascii="Times New Roman" w:eastAsia="仿宋" w:hAnsi="Times New Roman" w:cs="Times New Roman"/>
            <w:color w:val="000000" w:themeColor="text1"/>
            <w:lang w:eastAsia="zh-CN"/>
          </w:rPr>
          <w:delText>年、</w:delText>
        </w:r>
        <w:r w:rsidDel="00964E30">
          <w:rPr>
            <w:rFonts w:ascii="Times New Roman" w:eastAsia="仿宋" w:hAnsi="Times New Roman" w:cs="Times New Roman"/>
            <w:color w:val="000000" w:themeColor="text1"/>
            <w:lang w:eastAsia="zh-CN"/>
          </w:rPr>
          <w:delText>2024</w:delText>
        </w:r>
        <w:r w:rsidDel="00964E30">
          <w:rPr>
            <w:rFonts w:ascii="Times New Roman" w:eastAsia="仿宋" w:hAnsi="Times New Roman" w:cs="Times New Roman"/>
            <w:color w:val="000000" w:themeColor="text1"/>
            <w:lang w:eastAsia="zh-CN"/>
          </w:rPr>
          <w:delText>年、</w:delText>
        </w:r>
        <w:r w:rsidDel="00964E30">
          <w:rPr>
            <w:rFonts w:ascii="Times New Roman" w:eastAsia="仿宋" w:hAnsi="Times New Roman" w:cs="Times New Roman"/>
            <w:color w:val="000000" w:themeColor="text1"/>
            <w:lang w:eastAsia="zh-CN"/>
          </w:rPr>
          <w:delText>2025</w:delText>
        </w:r>
        <w:r w:rsidDel="00964E30">
          <w:rPr>
            <w:rFonts w:ascii="Times New Roman" w:eastAsia="仿宋" w:hAnsi="Times New Roman" w:cs="Times New Roman"/>
            <w:color w:val="000000" w:themeColor="text1"/>
            <w:lang w:eastAsia="zh-CN"/>
          </w:rPr>
          <w:delText>年及</w:delText>
        </w:r>
        <w:r w:rsidDel="00964E30">
          <w:rPr>
            <w:rFonts w:ascii="Times New Roman" w:eastAsia="仿宋" w:hAnsi="Times New Roman" w:cs="Times New Roman"/>
            <w:color w:val="000000" w:themeColor="text1"/>
            <w:lang w:eastAsia="zh-CN"/>
          </w:rPr>
          <w:delText>2026</w:delText>
        </w:r>
        <w:r w:rsidDel="00964E30">
          <w:rPr>
            <w:rFonts w:ascii="Times New Roman" w:eastAsia="仿宋" w:hAnsi="Times New Roman" w:cs="Times New Roman"/>
            <w:color w:val="000000" w:themeColor="text1"/>
            <w:lang w:eastAsia="zh-CN"/>
          </w:rPr>
          <w:delText>年</w:delText>
        </w:r>
        <w:r w:rsidDel="00964E30">
          <w:rPr>
            <w:rFonts w:ascii="Times New Roman" w:eastAsia="仿宋" w:hAnsi="Times New Roman" w:cs="Times New Roman"/>
            <w:color w:val="000000" w:themeColor="text1"/>
            <w:lang w:eastAsia="zh-CN"/>
          </w:rPr>
          <w:delText>1</w:delText>
        </w:r>
        <w:r w:rsidDel="00964E30">
          <w:rPr>
            <w:rFonts w:ascii="Times New Roman" w:eastAsia="仿宋" w:hAnsi="Times New Roman" w:cs="Times New Roman"/>
            <w:color w:val="000000" w:themeColor="text1"/>
            <w:lang w:eastAsia="zh-CN"/>
          </w:rPr>
          <w:delText>至</w:delText>
        </w:r>
        <w:r w:rsidDel="00964E30">
          <w:rPr>
            <w:rFonts w:ascii="Times New Roman" w:eastAsia="仿宋" w:hAnsi="Times New Roman" w:cs="Times New Roman"/>
            <w:color w:val="000000" w:themeColor="text1"/>
            <w:lang w:eastAsia="zh-CN"/>
          </w:rPr>
          <w:delText>3</w:delText>
        </w:r>
        <w:r w:rsidDel="00964E30">
          <w:rPr>
            <w:rFonts w:ascii="Times New Roman" w:eastAsia="仿宋" w:hAnsi="Times New Roman" w:cs="Times New Roman"/>
            <w:color w:val="000000" w:themeColor="text1"/>
            <w:lang w:eastAsia="zh-CN"/>
          </w:rPr>
          <w:delText>月的运杂费分别为</w:delText>
        </w:r>
        <w:r w:rsidDel="00964E30">
          <w:rPr>
            <w:rFonts w:ascii="Times New Roman" w:eastAsia="仿宋" w:hAnsi="Times New Roman" w:cs="Times New Roman"/>
            <w:color w:val="000000" w:themeColor="text1"/>
            <w:lang w:eastAsia="zh-CN"/>
          </w:rPr>
          <w:delText>43.54</w:delText>
        </w:r>
        <w:r w:rsidDel="00964E30">
          <w:rPr>
            <w:rFonts w:ascii="Times New Roman" w:eastAsia="仿宋" w:hAnsi="Times New Roman" w:cs="Times New Roman"/>
            <w:color w:val="000000" w:themeColor="text1"/>
            <w:lang w:eastAsia="zh-CN"/>
          </w:rPr>
          <w:delText>万元、</w:delText>
        </w:r>
        <w:r w:rsidDel="00964E30">
          <w:rPr>
            <w:rFonts w:ascii="Times New Roman" w:eastAsia="仿宋" w:hAnsi="Times New Roman" w:cs="Times New Roman"/>
            <w:color w:val="000000" w:themeColor="text1"/>
            <w:lang w:eastAsia="zh-CN"/>
          </w:rPr>
          <w:delText>108.11</w:delText>
        </w:r>
        <w:r w:rsidDel="00964E30">
          <w:rPr>
            <w:rFonts w:ascii="Times New Roman" w:eastAsia="仿宋" w:hAnsi="Times New Roman" w:cs="Times New Roman"/>
            <w:color w:val="000000" w:themeColor="text1"/>
            <w:lang w:eastAsia="zh-CN"/>
          </w:rPr>
          <w:delText>万元、</w:delText>
        </w:r>
        <w:r w:rsidDel="00964E30">
          <w:rPr>
            <w:rFonts w:ascii="Times New Roman" w:eastAsia="仿宋" w:hAnsi="Times New Roman" w:cs="Times New Roman"/>
            <w:color w:val="000000" w:themeColor="text1"/>
            <w:lang w:eastAsia="zh-CN"/>
          </w:rPr>
          <w:delText>118.39</w:delText>
        </w:r>
        <w:r w:rsidDel="00964E30">
          <w:rPr>
            <w:rFonts w:ascii="Times New Roman" w:eastAsia="仿宋" w:hAnsi="Times New Roman" w:cs="Times New Roman"/>
            <w:color w:val="000000" w:themeColor="text1"/>
            <w:lang w:eastAsia="zh-CN"/>
          </w:rPr>
          <w:delText>万元和</w:delText>
        </w:r>
        <w:r w:rsidDel="00964E30">
          <w:rPr>
            <w:rFonts w:ascii="Times New Roman" w:eastAsia="仿宋" w:hAnsi="Times New Roman" w:cs="Times New Roman"/>
            <w:color w:val="000000" w:themeColor="text1"/>
            <w:lang w:eastAsia="zh-CN"/>
          </w:rPr>
          <w:delText>29.13</w:delText>
        </w:r>
        <w:r w:rsidDel="00964E30">
          <w:rPr>
            <w:rFonts w:ascii="Times New Roman" w:eastAsia="仿宋" w:hAnsi="Times New Roman" w:cs="Times New Roman"/>
            <w:color w:val="000000" w:themeColor="text1"/>
            <w:lang w:eastAsia="zh-CN"/>
          </w:rPr>
          <w:delText>万元</w:delText>
        </w:r>
        <w:r w:rsidDel="00964E30">
          <w:rPr>
            <w:rFonts w:ascii="Times New Roman" w:eastAsia="仿宋" w:hAnsi="Times New Roman" w:cs="Times New Roman" w:hint="eastAsia"/>
            <w:color w:val="000000" w:themeColor="text1"/>
            <w:lang w:eastAsia="zh-CN"/>
          </w:rPr>
          <w:delText>。</w:delText>
        </w:r>
        <w:r w:rsidDel="00964E30">
          <w:rPr>
            <w:rFonts w:ascii="Times New Roman" w:eastAsia="仿宋" w:hAnsi="Times New Roman" w:cs="Times New Roman"/>
            <w:color w:val="000000" w:themeColor="text1"/>
            <w:lang w:eastAsia="zh-CN"/>
          </w:rPr>
          <w:delText>2024</w:delText>
        </w:r>
        <w:r w:rsidDel="00964E30">
          <w:rPr>
            <w:rFonts w:ascii="Times New Roman" w:eastAsia="仿宋" w:hAnsi="Times New Roman" w:cs="Times New Roman" w:hint="eastAsia"/>
            <w:color w:val="000000" w:themeColor="text1"/>
            <w:lang w:eastAsia="zh-CN"/>
          </w:rPr>
          <w:delText>年为一号楼和二号楼投入运营使用的首个完整年度，运杂费多为固定成本，</w:delText>
        </w:r>
        <w:r w:rsidDel="00964E30">
          <w:rPr>
            <w:rFonts w:ascii="Times New Roman" w:eastAsia="仿宋" w:hAnsi="Times New Roman" w:cs="Times New Roman"/>
            <w:color w:val="000000" w:themeColor="text1"/>
            <w:lang w:eastAsia="zh-CN"/>
          </w:rPr>
          <w:delText>2024</w:delText>
        </w:r>
        <w:r w:rsidDel="00964E30">
          <w:rPr>
            <w:rFonts w:ascii="Times New Roman" w:eastAsia="仿宋" w:hAnsi="Times New Roman" w:cs="Times New Roman" w:hint="eastAsia"/>
            <w:color w:val="000000" w:themeColor="text1"/>
            <w:lang w:eastAsia="zh-CN"/>
          </w:rPr>
          <w:delText>年及</w:delText>
        </w:r>
        <w:r w:rsidDel="00964E30">
          <w:rPr>
            <w:rFonts w:ascii="Times New Roman" w:eastAsia="仿宋" w:hAnsi="Times New Roman" w:cs="Times New Roman"/>
            <w:color w:val="000000" w:themeColor="text1"/>
            <w:lang w:eastAsia="zh-CN"/>
          </w:rPr>
          <w:delText>2025</w:delText>
        </w:r>
        <w:r w:rsidDel="00964E30">
          <w:rPr>
            <w:rFonts w:ascii="Times New Roman" w:eastAsia="仿宋" w:hAnsi="Times New Roman" w:cs="Times New Roman" w:hint="eastAsia"/>
            <w:color w:val="000000" w:themeColor="text1"/>
            <w:lang w:eastAsia="zh-CN"/>
          </w:rPr>
          <w:delText>年运杂费支出较为稳定。</w:delText>
        </w:r>
        <w:r w:rsidDel="00964E30">
          <w:rPr>
            <w:rFonts w:ascii="Times New Roman" w:eastAsia="仿宋" w:hAnsi="Times New Roman" w:cs="Times New Roman"/>
            <w:color w:val="000000" w:themeColor="text1"/>
            <w:lang w:eastAsia="zh-CN"/>
          </w:rPr>
          <w:delText>参考</w:delText>
        </w:r>
        <w:r w:rsidDel="00964E30">
          <w:rPr>
            <w:rFonts w:ascii="Times New Roman" w:eastAsia="仿宋" w:hAnsi="Times New Roman" w:cs="Times New Roman"/>
            <w:color w:val="000000" w:themeColor="text1"/>
            <w:lang w:eastAsia="zh-CN"/>
          </w:rPr>
          <w:delText>2026</w:delText>
        </w:r>
        <w:r w:rsidDel="00964E30">
          <w:rPr>
            <w:rFonts w:ascii="Times New Roman" w:eastAsia="仿宋" w:hAnsi="Times New Roman" w:cs="Times New Roman"/>
            <w:color w:val="000000" w:themeColor="text1"/>
            <w:lang w:eastAsia="zh-CN"/>
          </w:rPr>
          <w:delText>年</w:delText>
        </w:r>
        <w:r w:rsidDel="00964E30">
          <w:rPr>
            <w:rFonts w:ascii="Times New Roman" w:eastAsia="仿宋" w:hAnsi="Times New Roman" w:cs="Times New Roman"/>
            <w:color w:val="000000" w:themeColor="text1"/>
            <w:lang w:eastAsia="zh-CN"/>
          </w:rPr>
          <w:delText>1</w:delText>
        </w:r>
        <w:r w:rsidDel="00964E30">
          <w:rPr>
            <w:rFonts w:ascii="Times New Roman" w:eastAsia="仿宋" w:hAnsi="Times New Roman" w:cs="Times New Roman"/>
            <w:color w:val="000000" w:themeColor="text1"/>
            <w:lang w:eastAsia="zh-CN"/>
          </w:rPr>
          <w:delText>至</w:delText>
        </w:r>
        <w:r w:rsidDel="00964E30">
          <w:rPr>
            <w:rFonts w:ascii="Times New Roman" w:eastAsia="仿宋" w:hAnsi="Times New Roman" w:cs="Times New Roman"/>
            <w:color w:val="000000" w:themeColor="text1"/>
            <w:lang w:eastAsia="zh-CN"/>
          </w:rPr>
          <w:delText>3</w:delText>
        </w:r>
        <w:r w:rsidDel="00964E30">
          <w:rPr>
            <w:rFonts w:ascii="Times New Roman" w:eastAsia="仿宋" w:hAnsi="Times New Roman" w:cs="Times New Roman"/>
            <w:color w:val="000000" w:themeColor="text1"/>
            <w:lang w:eastAsia="zh-CN"/>
          </w:rPr>
          <w:delText>月的运杂费支出并折算至预测期首期即</w:delText>
        </w:r>
        <w:r w:rsidDel="00964E30">
          <w:rPr>
            <w:rFonts w:ascii="Times New Roman" w:eastAsia="仿宋" w:hAnsi="Times New Roman" w:cs="Times New Roman"/>
            <w:color w:val="000000" w:themeColor="text1"/>
            <w:lang w:eastAsia="zh-CN"/>
          </w:rPr>
          <w:delText>2026</w:delText>
        </w:r>
        <w:r w:rsidDel="00964E30">
          <w:rPr>
            <w:rFonts w:ascii="Times New Roman" w:eastAsia="仿宋" w:hAnsi="Times New Roman" w:cs="Times New Roman"/>
            <w:color w:val="000000" w:themeColor="text1"/>
            <w:lang w:eastAsia="zh-CN"/>
          </w:rPr>
          <w:delText>年</w:delText>
        </w:r>
        <w:r w:rsidDel="00964E30">
          <w:rPr>
            <w:rFonts w:ascii="Times New Roman" w:eastAsia="仿宋" w:hAnsi="Times New Roman" w:cs="Times New Roman"/>
            <w:color w:val="000000" w:themeColor="text1"/>
            <w:lang w:eastAsia="zh-CN"/>
          </w:rPr>
          <w:delText>4</w:delText>
        </w:r>
        <w:r w:rsidDel="00964E30">
          <w:rPr>
            <w:rFonts w:ascii="Times New Roman" w:eastAsia="仿宋" w:hAnsi="Times New Roman" w:cs="Times New Roman"/>
            <w:color w:val="000000" w:themeColor="text1"/>
            <w:lang w:eastAsia="zh-CN"/>
          </w:rPr>
          <w:delText>月至</w:delText>
        </w:r>
        <w:r w:rsidDel="00964E30">
          <w:rPr>
            <w:rFonts w:ascii="Times New Roman" w:eastAsia="仿宋" w:hAnsi="Times New Roman" w:cs="Times New Roman"/>
            <w:color w:val="000000" w:themeColor="text1"/>
            <w:lang w:eastAsia="zh-CN"/>
          </w:rPr>
          <w:delText>12</w:delText>
        </w:r>
        <w:r w:rsidDel="00964E30">
          <w:rPr>
            <w:rFonts w:ascii="Times New Roman" w:eastAsia="仿宋" w:hAnsi="Times New Roman" w:cs="Times New Roman"/>
            <w:color w:val="000000" w:themeColor="text1"/>
            <w:lang w:eastAsia="zh-CN"/>
          </w:rPr>
          <w:delText>月运杂费支出，约为</w:delText>
        </w:r>
        <w:r w:rsidDel="00964E30">
          <w:rPr>
            <w:rFonts w:ascii="Times New Roman" w:eastAsia="仿宋" w:hAnsi="Times New Roman" w:cs="Times New Roman"/>
            <w:color w:val="000000" w:themeColor="text1"/>
            <w:lang w:eastAsia="zh-CN"/>
          </w:rPr>
          <w:delText>87.40</w:delText>
        </w:r>
        <w:r w:rsidDel="00964E30">
          <w:rPr>
            <w:rFonts w:ascii="Times New Roman" w:eastAsia="仿宋" w:hAnsi="Times New Roman" w:cs="Times New Roman"/>
            <w:color w:val="000000" w:themeColor="text1"/>
            <w:lang w:eastAsia="zh-CN"/>
          </w:rPr>
          <w:delText>万元。考虑到宏观经济环境及通货膨胀因素，运杂费按每年</w:delText>
        </w:r>
        <w:r w:rsidDel="00964E30">
          <w:rPr>
            <w:rFonts w:ascii="Times New Roman" w:eastAsia="仿宋" w:hAnsi="Times New Roman" w:cs="Times New Roman"/>
            <w:color w:val="000000" w:themeColor="text1"/>
            <w:lang w:eastAsia="zh-CN"/>
          </w:rPr>
          <w:delText>2%</w:delText>
        </w:r>
        <w:r w:rsidDel="00964E30">
          <w:rPr>
            <w:rFonts w:ascii="Times New Roman" w:eastAsia="仿宋" w:hAnsi="Times New Roman" w:cs="Times New Roman"/>
            <w:color w:val="000000" w:themeColor="text1"/>
            <w:lang w:eastAsia="zh-CN"/>
          </w:rPr>
          <w:delText>的复合增长率进行预测。</w:delText>
        </w:r>
      </w:del>
    </w:p>
    <w:p w14:paraId="4CEB8E4A" w14:textId="672FB3AF" w:rsidR="005F457E" w:rsidDel="00964E30" w:rsidRDefault="00000000">
      <w:pPr>
        <w:pStyle w:val="QuoteStyle"/>
        <w:spacing w:after="0" w:line="312" w:lineRule="auto"/>
        <w:ind w:firstLine="482"/>
        <w:rPr>
          <w:del w:id="3360" w:author="Si-yuan LIU" w:date="2026-07-24T14:26:00Z" w16du:dateUtc="2026-07-24T06:26:00Z"/>
          <w:rFonts w:ascii="Times New Roman" w:eastAsia="仿宋" w:hAnsi="Times New Roman" w:cs="Times New Roman"/>
          <w:color w:val="000000" w:themeColor="text1"/>
          <w:lang w:eastAsia="zh-CN"/>
        </w:rPr>
      </w:pPr>
      <w:del w:id="3361" w:author="Si-yuan LIU" w:date="2026-07-24T14:26:00Z" w16du:dateUtc="2026-07-24T06:26:00Z">
        <w:r w:rsidDel="00964E30">
          <w:rPr>
            <w:rFonts w:ascii="Times New Roman" w:eastAsia="仿宋" w:hAnsi="Times New Roman" w:cs="Times New Roman" w:hint="eastAsia"/>
            <w:color w:val="000000" w:themeColor="text1"/>
            <w:lang w:eastAsia="zh-CN"/>
          </w:rPr>
          <w:delText>5</w:delText>
        </w:r>
        <w:r w:rsidDel="00964E30">
          <w:rPr>
            <w:rFonts w:ascii="Times New Roman" w:eastAsia="仿宋" w:hAnsi="Times New Roman" w:cs="Times New Roman" w:hint="eastAsia"/>
            <w:color w:val="000000" w:themeColor="text1"/>
            <w:lang w:eastAsia="zh-CN"/>
          </w:rPr>
          <w:delText>）人工成本：</w:delText>
        </w:r>
      </w:del>
    </w:p>
    <w:p w14:paraId="5C35191A" w14:textId="348B3E3C" w:rsidR="005F457E" w:rsidDel="00964E30" w:rsidRDefault="00000000">
      <w:pPr>
        <w:pStyle w:val="QuoteStyle"/>
        <w:spacing w:after="0" w:line="312" w:lineRule="auto"/>
        <w:ind w:firstLine="482"/>
        <w:rPr>
          <w:del w:id="3362" w:author="Si-yuan LIU" w:date="2026-07-24T14:26:00Z" w16du:dateUtc="2026-07-24T06:26:00Z"/>
          <w:rFonts w:ascii="Times New Roman" w:eastAsia="仿宋" w:hAnsi="Times New Roman" w:cs="Times New Roman"/>
          <w:color w:val="000000" w:themeColor="text1"/>
          <w:lang w:eastAsia="zh-CN"/>
        </w:rPr>
      </w:pPr>
      <w:del w:id="3363" w:author="Si-yuan LIU" w:date="2026-07-24T14:26:00Z" w16du:dateUtc="2026-07-24T06:26:00Z">
        <w:r w:rsidDel="00964E30">
          <w:rPr>
            <w:rFonts w:ascii="Times New Roman" w:eastAsia="仿宋" w:hAnsi="Times New Roman" w:cs="Times New Roman" w:hint="eastAsia"/>
            <w:color w:val="000000" w:themeColor="text1"/>
            <w:lang w:eastAsia="zh-CN"/>
          </w:rPr>
          <w:delText>人力成本指项目日常运维管理人员的相关费用。根据奥融科技提供的资料及历史经营数据，</w:delText>
        </w:r>
        <w:r w:rsidDel="00964E30">
          <w:rPr>
            <w:rFonts w:ascii="Times New Roman" w:eastAsia="仿宋" w:hAnsi="Times New Roman" w:cs="Times New Roman"/>
            <w:color w:val="000000" w:themeColor="text1"/>
            <w:lang w:eastAsia="zh-CN"/>
          </w:rPr>
          <w:delText>2023</w:delText>
        </w:r>
        <w:r w:rsidDel="00964E30">
          <w:rPr>
            <w:rFonts w:ascii="Times New Roman" w:eastAsia="仿宋" w:hAnsi="Times New Roman" w:cs="Times New Roman"/>
            <w:color w:val="000000" w:themeColor="text1"/>
            <w:lang w:eastAsia="zh-CN"/>
          </w:rPr>
          <w:delText>年、</w:delText>
        </w:r>
        <w:r w:rsidDel="00964E30">
          <w:rPr>
            <w:rFonts w:ascii="Times New Roman" w:eastAsia="仿宋" w:hAnsi="Times New Roman" w:cs="Times New Roman"/>
            <w:color w:val="000000" w:themeColor="text1"/>
            <w:lang w:eastAsia="zh-CN"/>
          </w:rPr>
          <w:delText>2024</w:delText>
        </w:r>
        <w:r w:rsidDel="00964E30">
          <w:rPr>
            <w:rFonts w:ascii="Times New Roman" w:eastAsia="仿宋" w:hAnsi="Times New Roman" w:cs="Times New Roman"/>
            <w:color w:val="000000" w:themeColor="text1"/>
            <w:lang w:eastAsia="zh-CN"/>
          </w:rPr>
          <w:delText>年、</w:delText>
        </w:r>
        <w:r w:rsidDel="00964E30">
          <w:rPr>
            <w:rFonts w:ascii="Times New Roman" w:eastAsia="仿宋" w:hAnsi="Times New Roman" w:cs="Times New Roman"/>
            <w:color w:val="000000" w:themeColor="text1"/>
            <w:lang w:eastAsia="zh-CN"/>
          </w:rPr>
          <w:delText>2025</w:delText>
        </w:r>
        <w:r w:rsidDel="00964E30">
          <w:rPr>
            <w:rFonts w:ascii="Times New Roman" w:eastAsia="仿宋" w:hAnsi="Times New Roman" w:cs="Times New Roman"/>
            <w:color w:val="000000" w:themeColor="text1"/>
            <w:lang w:eastAsia="zh-CN"/>
          </w:rPr>
          <w:delText>年及</w:delText>
        </w:r>
        <w:r w:rsidDel="00964E30">
          <w:rPr>
            <w:rFonts w:ascii="Times New Roman" w:eastAsia="仿宋" w:hAnsi="Times New Roman" w:cs="Times New Roman"/>
            <w:color w:val="000000" w:themeColor="text1"/>
            <w:lang w:eastAsia="zh-CN"/>
          </w:rPr>
          <w:delText>2026</w:delText>
        </w:r>
        <w:r w:rsidDel="00964E30">
          <w:rPr>
            <w:rFonts w:ascii="Times New Roman" w:eastAsia="仿宋" w:hAnsi="Times New Roman" w:cs="Times New Roman"/>
            <w:color w:val="000000" w:themeColor="text1"/>
            <w:lang w:eastAsia="zh-CN"/>
          </w:rPr>
          <w:delText>年</w:delText>
        </w:r>
        <w:r w:rsidDel="00964E30">
          <w:rPr>
            <w:rFonts w:ascii="Times New Roman" w:eastAsia="仿宋" w:hAnsi="Times New Roman" w:cs="Times New Roman"/>
            <w:color w:val="000000" w:themeColor="text1"/>
            <w:lang w:eastAsia="zh-CN"/>
          </w:rPr>
          <w:delText>1</w:delText>
        </w:r>
        <w:r w:rsidDel="00964E30">
          <w:rPr>
            <w:rFonts w:ascii="Times New Roman" w:eastAsia="仿宋" w:hAnsi="Times New Roman" w:cs="Times New Roman"/>
            <w:color w:val="000000" w:themeColor="text1"/>
            <w:lang w:eastAsia="zh-CN"/>
          </w:rPr>
          <w:delText>至</w:delText>
        </w:r>
        <w:r w:rsidDel="00964E30">
          <w:rPr>
            <w:rFonts w:ascii="Times New Roman" w:eastAsia="仿宋" w:hAnsi="Times New Roman" w:cs="Times New Roman"/>
            <w:color w:val="000000" w:themeColor="text1"/>
            <w:lang w:eastAsia="zh-CN"/>
          </w:rPr>
          <w:delText>3</w:delText>
        </w:r>
        <w:r w:rsidDel="00964E30">
          <w:rPr>
            <w:rFonts w:ascii="Times New Roman" w:eastAsia="仿宋" w:hAnsi="Times New Roman" w:cs="Times New Roman"/>
            <w:color w:val="000000" w:themeColor="text1"/>
            <w:lang w:eastAsia="zh-CN"/>
          </w:rPr>
          <w:delText>月的人工成本分别为</w:delText>
        </w:r>
        <w:r w:rsidDel="00964E30">
          <w:rPr>
            <w:rFonts w:ascii="Times New Roman" w:eastAsia="仿宋" w:hAnsi="Times New Roman" w:cs="Times New Roman"/>
            <w:color w:val="000000" w:themeColor="text1"/>
            <w:lang w:eastAsia="zh-CN"/>
          </w:rPr>
          <w:delText>120.08</w:delText>
        </w:r>
        <w:r w:rsidDel="00964E30">
          <w:rPr>
            <w:rFonts w:ascii="Times New Roman" w:eastAsia="仿宋" w:hAnsi="Times New Roman" w:cs="Times New Roman"/>
            <w:color w:val="000000" w:themeColor="text1"/>
            <w:lang w:eastAsia="zh-CN"/>
          </w:rPr>
          <w:delText>万元、</w:delText>
        </w:r>
        <w:r w:rsidDel="00964E30">
          <w:rPr>
            <w:rFonts w:ascii="Times New Roman" w:eastAsia="仿宋" w:hAnsi="Times New Roman" w:cs="Times New Roman"/>
            <w:color w:val="000000" w:themeColor="text1"/>
            <w:lang w:eastAsia="zh-CN"/>
          </w:rPr>
          <w:delText>263.37</w:delText>
        </w:r>
        <w:r w:rsidDel="00964E30">
          <w:rPr>
            <w:rFonts w:ascii="Times New Roman" w:eastAsia="仿宋" w:hAnsi="Times New Roman" w:cs="Times New Roman"/>
            <w:color w:val="000000" w:themeColor="text1"/>
            <w:lang w:eastAsia="zh-CN"/>
          </w:rPr>
          <w:delText>万元、</w:delText>
        </w:r>
        <w:r w:rsidDel="00964E30">
          <w:rPr>
            <w:rFonts w:ascii="Times New Roman" w:eastAsia="仿宋" w:hAnsi="Times New Roman" w:cs="Times New Roman"/>
            <w:color w:val="000000" w:themeColor="text1"/>
            <w:lang w:eastAsia="zh-CN"/>
          </w:rPr>
          <w:delText>334.87</w:delText>
        </w:r>
        <w:r w:rsidDel="00964E30">
          <w:rPr>
            <w:rFonts w:ascii="Times New Roman" w:eastAsia="仿宋" w:hAnsi="Times New Roman" w:cs="Times New Roman"/>
            <w:color w:val="000000" w:themeColor="text1"/>
            <w:lang w:eastAsia="zh-CN"/>
          </w:rPr>
          <w:delText>万元及</w:delText>
        </w:r>
        <w:r w:rsidDel="00964E30">
          <w:rPr>
            <w:rFonts w:ascii="Times New Roman" w:eastAsia="仿宋" w:hAnsi="Times New Roman" w:cs="Times New Roman"/>
            <w:color w:val="000000" w:themeColor="text1"/>
            <w:lang w:eastAsia="zh-CN"/>
          </w:rPr>
          <w:delText>107.36</w:delText>
        </w:r>
        <w:r w:rsidDel="00964E30">
          <w:rPr>
            <w:rFonts w:ascii="Times New Roman" w:eastAsia="仿宋" w:hAnsi="Times New Roman" w:cs="Times New Roman"/>
            <w:color w:val="000000" w:themeColor="text1"/>
            <w:lang w:eastAsia="zh-CN"/>
          </w:rPr>
          <w:delText>万元</w:delText>
        </w:r>
        <w:r w:rsidDel="00964E30">
          <w:rPr>
            <w:rFonts w:ascii="Times New Roman" w:eastAsia="仿宋" w:hAnsi="Times New Roman" w:cs="Times New Roman" w:hint="eastAsia"/>
            <w:color w:val="000000" w:themeColor="text1"/>
            <w:lang w:eastAsia="zh-CN"/>
          </w:rPr>
          <w:delText>。人员成本呈上升趋势，主要系项目自</w:delText>
        </w:r>
        <w:r w:rsidDel="00964E30">
          <w:rPr>
            <w:rFonts w:ascii="Times New Roman" w:eastAsia="仿宋" w:hAnsi="Times New Roman" w:cs="Times New Roman"/>
            <w:color w:val="000000" w:themeColor="text1"/>
            <w:lang w:eastAsia="zh-CN"/>
          </w:rPr>
          <w:delText>2023</w:delText>
        </w:r>
        <w:r w:rsidDel="00964E30">
          <w:rPr>
            <w:rFonts w:ascii="Times New Roman" w:eastAsia="仿宋" w:hAnsi="Times New Roman" w:cs="Times New Roman" w:hint="eastAsia"/>
            <w:color w:val="000000" w:themeColor="text1"/>
            <w:lang w:eastAsia="zh-CN"/>
          </w:rPr>
          <w:delText>年投入运营以来，随着机柜上架率持续提升，对运维人员数量的需求相应增加。</w:delText>
        </w:r>
      </w:del>
    </w:p>
    <w:p w14:paraId="01EF323E" w14:textId="31A4EE8D" w:rsidR="005F457E" w:rsidDel="00964E30" w:rsidRDefault="00000000">
      <w:pPr>
        <w:pStyle w:val="QuoteStyle"/>
        <w:spacing w:after="0" w:line="312" w:lineRule="auto"/>
        <w:ind w:firstLine="482"/>
        <w:rPr>
          <w:del w:id="3364" w:author="Si-yuan LIU" w:date="2026-07-24T14:26:00Z" w16du:dateUtc="2026-07-24T06:26:00Z"/>
          <w:rFonts w:ascii="Times New Roman" w:eastAsia="仿宋" w:hAnsi="Times New Roman" w:cs="Times New Roman"/>
          <w:color w:val="000000" w:themeColor="text1"/>
          <w:lang w:eastAsia="zh-CN"/>
        </w:rPr>
      </w:pPr>
      <w:del w:id="3365" w:author="Si-yuan LIU" w:date="2026-07-24T14:26:00Z" w16du:dateUtc="2026-07-24T06:26:00Z">
        <w:r w:rsidDel="00964E30">
          <w:rPr>
            <w:rFonts w:ascii="Times New Roman" w:eastAsia="仿宋" w:hAnsi="Times New Roman" w:cs="Times New Roman"/>
            <w:color w:val="000000" w:themeColor="text1"/>
            <w:lang w:eastAsia="zh-CN"/>
          </w:rPr>
          <w:delText>根据</w:delText>
        </w:r>
        <w:r w:rsidDel="00964E30">
          <w:rPr>
            <w:rFonts w:ascii="Times New Roman" w:eastAsia="仿宋" w:hAnsi="Times New Roman" w:cs="Times New Roman" w:hint="eastAsia"/>
            <w:color w:val="000000" w:themeColor="text1"/>
            <w:lang w:eastAsia="zh-CN"/>
          </w:rPr>
          <w:delText>奥融科技</w:delText>
        </w:r>
        <w:r w:rsidDel="00964E30">
          <w:rPr>
            <w:rFonts w:ascii="Times New Roman" w:eastAsia="仿宋" w:hAnsi="Times New Roman" w:cs="Times New Roman"/>
            <w:color w:val="000000" w:themeColor="text1"/>
            <w:lang w:eastAsia="zh-CN"/>
          </w:rPr>
          <w:delText>的介绍，</w:delText>
        </w:r>
        <w:r w:rsidDel="00964E30">
          <w:rPr>
            <w:rFonts w:ascii="Times New Roman" w:eastAsia="仿宋" w:hAnsi="Times New Roman" w:cs="Times New Roman"/>
            <w:color w:val="000000" w:themeColor="text1"/>
            <w:lang w:eastAsia="zh-CN"/>
          </w:rPr>
          <w:delText>2026</w:delText>
        </w:r>
        <w:r w:rsidDel="00964E30">
          <w:rPr>
            <w:rFonts w:ascii="Times New Roman" w:eastAsia="仿宋" w:hAnsi="Times New Roman" w:cs="Times New Roman"/>
            <w:color w:val="000000" w:themeColor="text1"/>
            <w:lang w:eastAsia="zh-CN"/>
          </w:rPr>
          <w:delText>年</w:delText>
        </w:r>
        <w:r w:rsidDel="00964E30">
          <w:rPr>
            <w:rFonts w:ascii="Times New Roman" w:eastAsia="仿宋" w:hAnsi="Times New Roman" w:cs="Times New Roman"/>
            <w:color w:val="000000" w:themeColor="text1"/>
            <w:lang w:eastAsia="zh-CN"/>
          </w:rPr>
          <w:delText>1</w:delText>
        </w:r>
        <w:r w:rsidDel="00964E30">
          <w:rPr>
            <w:rFonts w:ascii="Times New Roman" w:eastAsia="仿宋" w:hAnsi="Times New Roman" w:cs="Times New Roman"/>
            <w:color w:val="000000" w:themeColor="text1"/>
            <w:lang w:eastAsia="zh-CN"/>
          </w:rPr>
          <w:delText>至</w:delText>
        </w:r>
        <w:r w:rsidDel="00964E30">
          <w:rPr>
            <w:rFonts w:ascii="Times New Roman" w:eastAsia="仿宋" w:hAnsi="Times New Roman" w:cs="Times New Roman"/>
            <w:color w:val="000000" w:themeColor="text1"/>
            <w:lang w:eastAsia="zh-CN"/>
          </w:rPr>
          <w:delText>3</w:delText>
        </w:r>
        <w:r w:rsidDel="00964E30">
          <w:rPr>
            <w:rFonts w:ascii="Times New Roman" w:eastAsia="仿宋" w:hAnsi="Times New Roman" w:cs="Times New Roman"/>
            <w:color w:val="000000" w:themeColor="text1"/>
            <w:lang w:eastAsia="zh-CN"/>
          </w:rPr>
          <w:delText>月项目配备日常运维管理人员已达到稳定水平，人工成本支出约为</w:delText>
        </w:r>
        <w:r w:rsidDel="00964E30">
          <w:rPr>
            <w:rFonts w:ascii="Times New Roman" w:eastAsia="仿宋" w:hAnsi="Times New Roman" w:cs="Times New Roman"/>
            <w:color w:val="000000" w:themeColor="text1"/>
            <w:lang w:eastAsia="zh-CN"/>
          </w:rPr>
          <w:delText>107.36</w:delText>
        </w:r>
        <w:r w:rsidDel="00964E30">
          <w:rPr>
            <w:rFonts w:ascii="Times New Roman" w:eastAsia="仿宋" w:hAnsi="Times New Roman" w:cs="Times New Roman"/>
            <w:color w:val="000000" w:themeColor="text1"/>
            <w:lang w:eastAsia="zh-CN"/>
          </w:rPr>
          <w:delText>万元，现有团队已具备支撑两栋数据中心在满载状态下稳定运行的能力。参考</w:delText>
        </w:r>
        <w:r w:rsidDel="00964E30">
          <w:rPr>
            <w:rFonts w:ascii="Times New Roman" w:eastAsia="仿宋" w:hAnsi="Times New Roman" w:cs="Times New Roman"/>
            <w:color w:val="000000" w:themeColor="text1"/>
            <w:lang w:eastAsia="zh-CN"/>
          </w:rPr>
          <w:delText>2026</w:delText>
        </w:r>
        <w:r w:rsidDel="00964E30">
          <w:rPr>
            <w:rFonts w:ascii="Times New Roman" w:eastAsia="仿宋" w:hAnsi="Times New Roman" w:cs="Times New Roman"/>
            <w:color w:val="000000" w:themeColor="text1"/>
            <w:lang w:eastAsia="zh-CN"/>
          </w:rPr>
          <w:delText>年</w:delText>
        </w:r>
        <w:r w:rsidDel="00964E30">
          <w:rPr>
            <w:rFonts w:ascii="Times New Roman" w:eastAsia="仿宋" w:hAnsi="Times New Roman" w:cs="Times New Roman"/>
            <w:color w:val="000000" w:themeColor="text1"/>
            <w:lang w:eastAsia="zh-CN"/>
          </w:rPr>
          <w:delText>1</w:delText>
        </w:r>
        <w:r w:rsidDel="00964E30">
          <w:rPr>
            <w:rFonts w:ascii="Times New Roman" w:eastAsia="仿宋" w:hAnsi="Times New Roman" w:cs="Times New Roman"/>
            <w:color w:val="000000" w:themeColor="text1"/>
            <w:lang w:eastAsia="zh-CN"/>
          </w:rPr>
          <w:delText>至</w:delText>
        </w:r>
        <w:r w:rsidDel="00964E30">
          <w:rPr>
            <w:rFonts w:ascii="Times New Roman" w:eastAsia="仿宋" w:hAnsi="Times New Roman" w:cs="Times New Roman"/>
            <w:color w:val="000000" w:themeColor="text1"/>
            <w:lang w:eastAsia="zh-CN"/>
          </w:rPr>
          <w:delText>3</w:delText>
        </w:r>
        <w:r w:rsidDel="00964E30">
          <w:rPr>
            <w:rFonts w:ascii="Times New Roman" w:eastAsia="仿宋" w:hAnsi="Times New Roman" w:cs="Times New Roman"/>
            <w:color w:val="000000" w:themeColor="text1"/>
            <w:lang w:eastAsia="zh-CN"/>
          </w:rPr>
          <w:delText>月的人工支出并折算至预测期首期即</w:delText>
        </w:r>
        <w:r w:rsidDel="00964E30">
          <w:rPr>
            <w:rFonts w:ascii="Times New Roman" w:eastAsia="仿宋" w:hAnsi="Times New Roman" w:cs="Times New Roman"/>
            <w:color w:val="000000" w:themeColor="text1"/>
            <w:lang w:eastAsia="zh-CN"/>
          </w:rPr>
          <w:delText>2026</w:delText>
        </w:r>
        <w:r w:rsidDel="00964E30">
          <w:rPr>
            <w:rFonts w:ascii="Times New Roman" w:eastAsia="仿宋" w:hAnsi="Times New Roman" w:cs="Times New Roman"/>
            <w:color w:val="000000" w:themeColor="text1"/>
            <w:lang w:eastAsia="zh-CN"/>
          </w:rPr>
          <w:delText>年</w:delText>
        </w:r>
        <w:r w:rsidDel="00964E30">
          <w:rPr>
            <w:rFonts w:ascii="Times New Roman" w:eastAsia="仿宋" w:hAnsi="Times New Roman" w:cs="Times New Roman"/>
            <w:color w:val="000000" w:themeColor="text1"/>
            <w:lang w:eastAsia="zh-CN"/>
          </w:rPr>
          <w:delText>4</w:delText>
        </w:r>
        <w:r w:rsidDel="00964E30">
          <w:rPr>
            <w:rFonts w:ascii="Times New Roman" w:eastAsia="仿宋" w:hAnsi="Times New Roman" w:cs="Times New Roman"/>
            <w:color w:val="000000" w:themeColor="text1"/>
            <w:lang w:eastAsia="zh-CN"/>
          </w:rPr>
          <w:delText>月至</w:delText>
        </w:r>
        <w:r w:rsidDel="00964E30">
          <w:rPr>
            <w:rFonts w:ascii="Times New Roman" w:eastAsia="仿宋" w:hAnsi="Times New Roman" w:cs="Times New Roman"/>
            <w:color w:val="000000" w:themeColor="text1"/>
            <w:lang w:eastAsia="zh-CN"/>
          </w:rPr>
          <w:delText>12</w:delText>
        </w:r>
        <w:r w:rsidDel="00964E30">
          <w:rPr>
            <w:rFonts w:ascii="Times New Roman" w:eastAsia="仿宋" w:hAnsi="Times New Roman" w:cs="Times New Roman"/>
            <w:color w:val="000000" w:themeColor="text1"/>
            <w:lang w:eastAsia="zh-CN"/>
          </w:rPr>
          <w:delText>月人工成本支出，约为</w:delText>
        </w:r>
        <w:r w:rsidDel="00964E30">
          <w:rPr>
            <w:rFonts w:ascii="Times New Roman" w:eastAsia="仿宋" w:hAnsi="Times New Roman" w:cs="Times New Roman"/>
            <w:color w:val="000000" w:themeColor="text1"/>
            <w:lang w:eastAsia="zh-CN"/>
          </w:rPr>
          <w:delText>322.08</w:delText>
        </w:r>
        <w:r w:rsidDel="00964E30">
          <w:rPr>
            <w:rFonts w:ascii="Times New Roman" w:eastAsia="仿宋" w:hAnsi="Times New Roman" w:cs="Times New Roman"/>
            <w:color w:val="000000" w:themeColor="text1"/>
            <w:lang w:eastAsia="zh-CN"/>
          </w:rPr>
          <w:delText>万元。基于业务发展的需要，</w:delText>
        </w:r>
        <w:r w:rsidDel="00964E30">
          <w:rPr>
            <w:rFonts w:ascii="Times New Roman" w:eastAsia="仿宋" w:hAnsi="Times New Roman" w:cs="Times New Roman" w:hint="eastAsia"/>
            <w:color w:val="000000" w:themeColor="text1"/>
            <w:lang w:eastAsia="zh-CN"/>
          </w:rPr>
          <w:delText>奥融科技</w:delText>
        </w:r>
        <w:r w:rsidDel="00964E30">
          <w:rPr>
            <w:rFonts w:ascii="Times New Roman" w:eastAsia="仿宋" w:hAnsi="Times New Roman" w:cs="Times New Roman"/>
            <w:color w:val="000000" w:themeColor="text1"/>
            <w:lang w:eastAsia="zh-CN"/>
          </w:rPr>
          <w:delText>拟另外聘请</w:delText>
        </w:r>
        <w:r w:rsidDel="00964E30">
          <w:rPr>
            <w:rFonts w:ascii="Times New Roman" w:eastAsia="仿宋" w:hAnsi="Times New Roman" w:cs="Times New Roman"/>
            <w:color w:val="000000" w:themeColor="text1"/>
            <w:lang w:eastAsia="zh-CN"/>
          </w:rPr>
          <w:delText>3</w:delText>
        </w:r>
        <w:r w:rsidDel="00964E30">
          <w:rPr>
            <w:rFonts w:ascii="Times New Roman" w:eastAsia="仿宋" w:hAnsi="Times New Roman" w:cs="Times New Roman"/>
            <w:color w:val="000000" w:themeColor="text1"/>
            <w:lang w:eastAsia="zh-CN"/>
          </w:rPr>
          <w:delText>名专业人员，</w:delText>
        </w:r>
        <w:r w:rsidDel="00964E30">
          <w:rPr>
            <w:rFonts w:ascii="Times New Roman" w:eastAsia="仿宋" w:hAnsi="Times New Roman" w:cs="Times New Roman"/>
            <w:color w:val="000000" w:themeColor="text1"/>
            <w:lang w:eastAsia="zh-CN"/>
          </w:rPr>
          <w:delText>2026</w:delText>
        </w:r>
        <w:r w:rsidDel="00964E30">
          <w:rPr>
            <w:rFonts w:ascii="Times New Roman" w:eastAsia="仿宋" w:hAnsi="Times New Roman" w:cs="Times New Roman"/>
            <w:color w:val="000000" w:themeColor="text1"/>
            <w:lang w:eastAsia="zh-CN"/>
          </w:rPr>
          <w:delText>年</w:delText>
        </w:r>
        <w:r w:rsidDel="00964E30">
          <w:rPr>
            <w:rFonts w:ascii="Times New Roman" w:eastAsia="仿宋" w:hAnsi="Times New Roman" w:cs="Times New Roman"/>
            <w:color w:val="000000" w:themeColor="text1"/>
            <w:lang w:eastAsia="zh-CN"/>
          </w:rPr>
          <w:delText>4</w:delText>
        </w:r>
        <w:r w:rsidDel="00964E30">
          <w:rPr>
            <w:rFonts w:ascii="Times New Roman" w:eastAsia="仿宋" w:hAnsi="Times New Roman" w:cs="Times New Roman"/>
            <w:color w:val="000000" w:themeColor="text1"/>
            <w:lang w:eastAsia="zh-CN"/>
          </w:rPr>
          <w:delText>月至</w:delText>
        </w:r>
        <w:r w:rsidDel="00964E30">
          <w:rPr>
            <w:rFonts w:ascii="Times New Roman" w:eastAsia="仿宋" w:hAnsi="Times New Roman" w:cs="Times New Roman"/>
            <w:color w:val="000000" w:themeColor="text1"/>
            <w:lang w:eastAsia="zh-CN"/>
          </w:rPr>
          <w:delText>12</w:delText>
        </w:r>
        <w:r w:rsidDel="00964E30">
          <w:rPr>
            <w:rFonts w:ascii="Times New Roman" w:eastAsia="仿宋" w:hAnsi="Times New Roman" w:cs="Times New Roman"/>
            <w:color w:val="000000" w:themeColor="text1"/>
            <w:lang w:eastAsia="zh-CN"/>
          </w:rPr>
          <w:delText>月按照企业预计的</w:delText>
        </w:r>
        <w:r w:rsidDel="00964E30">
          <w:rPr>
            <w:rFonts w:ascii="Times New Roman" w:eastAsia="仿宋" w:hAnsi="Times New Roman" w:cs="Times New Roman"/>
            <w:color w:val="000000" w:themeColor="text1"/>
            <w:lang w:eastAsia="zh-CN"/>
          </w:rPr>
          <w:delText>3</w:delText>
        </w:r>
        <w:r w:rsidDel="00964E30">
          <w:rPr>
            <w:rFonts w:ascii="Times New Roman" w:eastAsia="仿宋" w:hAnsi="Times New Roman" w:cs="Times New Roman"/>
            <w:color w:val="000000" w:themeColor="text1"/>
            <w:lang w:eastAsia="zh-CN"/>
          </w:rPr>
          <w:delText>名专业人员人工成本每年度每人约为</w:delText>
        </w:r>
        <w:r w:rsidDel="00964E30">
          <w:rPr>
            <w:rFonts w:ascii="Times New Roman" w:eastAsia="仿宋" w:hAnsi="Times New Roman" w:cs="Times New Roman"/>
            <w:color w:val="000000" w:themeColor="text1"/>
            <w:lang w:eastAsia="zh-CN"/>
          </w:rPr>
          <w:delText>23.33</w:delText>
        </w:r>
        <w:r w:rsidDel="00964E30">
          <w:rPr>
            <w:rFonts w:ascii="Times New Roman" w:eastAsia="仿宋" w:hAnsi="Times New Roman" w:cs="Times New Roman"/>
            <w:color w:val="000000" w:themeColor="text1"/>
            <w:lang w:eastAsia="zh-CN"/>
          </w:rPr>
          <w:delText>万元进行测算。综上，预测期内首期即</w:delText>
        </w:r>
        <w:r w:rsidDel="00964E30">
          <w:rPr>
            <w:rFonts w:ascii="Times New Roman" w:eastAsia="仿宋" w:hAnsi="Times New Roman" w:cs="Times New Roman"/>
            <w:color w:val="000000" w:themeColor="text1"/>
            <w:lang w:eastAsia="zh-CN"/>
          </w:rPr>
          <w:delText>2026</w:delText>
        </w:r>
        <w:r w:rsidDel="00964E30">
          <w:rPr>
            <w:rFonts w:ascii="Times New Roman" w:eastAsia="仿宋" w:hAnsi="Times New Roman" w:cs="Times New Roman"/>
            <w:color w:val="000000" w:themeColor="text1"/>
            <w:lang w:eastAsia="zh-CN"/>
          </w:rPr>
          <w:delText>年</w:delText>
        </w:r>
        <w:r w:rsidDel="00964E30">
          <w:rPr>
            <w:rFonts w:ascii="Times New Roman" w:eastAsia="仿宋" w:hAnsi="Times New Roman" w:cs="Times New Roman"/>
            <w:color w:val="000000" w:themeColor="text1"/>
            <w:lang w:eastAsia="zh-CN"/>
          </w:rPr>
          <w:delText>4</w:delText>
        </w:r>
        <w:r w:rsidDel="00964E30">
          <w:rPr>
            <w:rFonts w:ascii="Times New Roman" w:eastAsia="仿宋" w:hAnsi="Times New Roman" w:cs="Times New Roman"/>
            <w:color w:val="000000" w:themeColor="text1"/>
            <w:lang w:eastAsia="zh-CN"/>
          </w:rPr>
          <w:delText>月至</w:delText>
        </w:r>
        <w:r w:rsidDel="00964E30">
          <w:rPr>
            <w:rFonts w:ascii="Times New Roman" w:eastAsia="仿宋" w:hAnsi="Times New Roman" w:cs="Times New Roman"/>
            <w:color w:val="000000" w:themeColor="text1"/>
            <w:lang w:eastAsia="zh-CN"/>
          </w:rPr>
          <w:delText>12</w:delText>
        </w:r>
        <w:r w:rsidDel="00964E30">
          <w:rPr>
            <w:rFonts w:ascii="Times New Roman" w:eastAsia="仿宋" w:hAnsi="Times New Roman" w:cs="Times New Roman"/>
            <w:color w:val="000000" w:themeColor="text1"/>
            <w:lang w:eastAsia="zh-CN"/>
          </w:rPr>
          <w:delText>月的合计人工成本预计约为人民币</w:delText>
        </w:r>
        <w:r w:rsidDel="00964E30">
          <w:rPr>
            <w:rFonts w:ascii="Times New Roman" w:eastAsia="仿宋" w:hAnsi="Times New Roman" w:cs="Times New Roman"/>
            <w:color w:val="000000" w:themeColor="text1"/>
            <w:lang w:eastAsia="zh-CN"/>
          </w:rPr>
          <w:delText>374.58</w:delText>
        </w:r>
        <w:r w:rsidDel="00964E30">
          <w:rPr>
            <w:rFonts w:ascii="Times New Roman" w:eastAsia="仿宋" w:hAnsi="Times New Roman" w:cs="Times New Roman"/>
            <w:color w:val="000000" w:themeColor="text1"/>
            <w:lang w:eastAsia="zh-CN"/>
          </w:rPr>
          <w:delText>万元。考虑到宏观经济环境、人工成本上涨趋势、通货膨胀因素，以及未来对运维人员专业能力提升和系统化培训的持续投入，人工成本按每年</w:delText>
        </w:r>
        <w:r w:rsidDel="00964E30">
          <w:rPr>
            <w:rFonts w:ascii="Times New Roman" w:eastAsia="仿宋" w:hAnsi="Times New Roman" w:cs="Times New Roman"/>
            <w:color w:val="000000" w:themeColor="text1"/>
            <w:lang w:eastAsia="zh-CN"/>
          </w:rPr>
          <w:delText>2%</w:delText>
        </w:r>
        <w:r w:rsidDel="00964E30">
          <w:rPr>
            <w:rFonts w:ascii="Times New Roman" w:eastAsia="仿宋" w:hAnsi="Times New Roman" w:cs="Times New Roman"/>
            <w:color w:val="000000" w:themeColor="text1"/>
            <w:lang w:eastAsia="zh-CN"/>
          </w:rPr>
          <w:delText>的复合增长率进行预测。</w:delText>
        </w:r>
      </w:del>
    </w:p>
    <w:p w14:paraId="4651E2A9" w14:textId="3FC61A59" w:rsidR="005F457E" w:rsidDel="00964E30" w:rsidRDefault="00000000">
      <w:pPr>
        <w:pStyle w:val="QuoteStyle"/>
        <w:spacing w:after="0" w:line="312" w:lineRule="auto"/>
        <w:ind w:firstLine="482"/>
        <w:rPr>
          <w:del w:id="3366" w:author="Si-yuan LIU" w:date="2026-07-24T14:26:00Z" w16du:dateUtc="2026-07-24T06:26:00Z"/>
          <w:rFonts w:ascii="Times New Roman" w:eastAsia="仿宋" w:hAnsi="Times New Roman" w:cs="Times New Roman"/>
          <w:color w:val="000000" w:themeColor="text1"/>
          <w:lang w:eastAsia="zh-CN"/>
        </w:rPr>
      </w:pPr>
      <w:del w:id="3367" w:author="Si-yuan LIU" w:date="2026-07-24T14:26:00Z" w16du:dateUtc="2026-07-24T06:26:00Z">
        <w:r w:rsidDel="00964E30">
          <w:rPr>
            <w:rFonts w:ascii="Times New Roman" w:eastAsia="仿宋" w:hAnsi="Times New Roman" w:cs="Times New Roman" w:hint="eastAsia"/>
            <w:color w:val="000000" w:themeColor="text1"/>
            <w:lang w:eastAsia="zh-CN"/>
          </w:rPr>
          <w:delText>6</w:delText>
        </w:r>
        <w:r w:rsidDel="00964E30">
          <w:rPr>
            <w:rFonts w:ascii="Times New Roman" w:eastAsia="仿宋" w:hAnsi="Times New Roman" w:cs="Times New Roman" w:hint="eastAsia"/>
            <w:color w:val="000000" w:themeColor="text1"/>
            <w:lang w:eastAsia="zh-CN"/>
          </w:rPr>
          <w:delText>）设备设施维护费：</w:delText>
        </w:r>
      </w:del>
    </w:p>
    <w:p w14:paraId="5952AD78" w14:textId="49C96493" w:rsidR="005F457E" w:rsidDel="00964E30" w:rsidRDefault="00000000">
      <w:pPr>
        <w:pStyle w:val="QuoteStyle"/>
        <w:spacing w:after="0" w:line="312" w:lineRule="auto"/>
        <w:ind w:firstLine="482"/>
        <w:rPr>
          <w:del w:id="3368" w:author="Si-yuan LIU" w:date="2026-07-24T14:26:00Z" w16du:dateUtc="2026-07-24T06:26:00Z"/>
          <w:rFonts w:ascii="Times New Roman" w:eastAsia="仿宋" w:hAnsi="Times New Roman" w:cs="Times New Roman"/>
          <w:color w:val="000000" w:themeColor="text1"/>
          <w:lang w:eastAsia="zh-CN"/>
        </w:rPr>
      </w:pPr>
      <w:del w:id="3369" w:author="Si-yuan LIU" w:date="2026-07-24T14:26:00Z" w16du:dateUtc="2026-07-24T06:26:00Z">
        <w:r w:rsidDel="00964E30">
          <w:rPr>
            <w:rFonts w:ascii="Times New Roman" w:eastAsia="仿宋" w:hAnsi="Times New Roman" w:cs="Times New Roman" w:hint="eastAsia"/>
            <w:color w:val="000000" w:themeColor="text1"/>
            <w:lang w:eastAsia="zh-CN"/>
          </w:rPr>
          <w:delText>设备设施维护费为项目设备日常的维修维保费用。因项目设备尚处于期初使用阶段，历史年度实际发生的维保费用相对较低，相关费用约在</w:delText>
        </w:r>
        <w:r w:rsidDel="00964E30">
          <w:rPr>
            <w:rFonts w:ascii="Times New Roman" w:eastAsia="仿宋" w:hAnsi="Times New Roman" w:cs="Times New Roman"/>
            <w:color w:val="000000" w:themeColor="text1"/>
            <w:lang w:eastAsia="zh-CN"/>
          </w:rPr>
          <w:delText>1.81</w:delText>
        </w:r>
        <w:r w:rsidDel="00964E30">
          <w:rPr>
            <w:rFonts w:ascii="Times New Roman" w:eastAsia="仿宋" w:hAnsi="Times New Roman" w:cs="Times New Roman" w:hint="eastAsia"/>
            <w:color w:val="000000" w:themeColor="text1"/>
            <w:lang w:eastAsia="zh-CN"/>
          </w:rPr>
          <w:delText>万到</w:delText>
        </w:r>
        <w:r w:rsidDel="00964E30">
          <w:rPr>
            <w:rFonts w:ascii="Times New Roman" w:eastAsia="仿宋" w:hAnsi="Times New Roman" w:cs="Times New Roman" w:hint="eastAsia"/>
            <w:color w:val="000000" w:themeColor="text1"/>
            <w:lang w:eastAsia="zh-CN"/>
          </w:rPr>
          <w:delText>8.00</w:delText>
        </w:r>
        <w:r w:rsidDel="00964E30">
          <w:rPr>
            <w:rFonts w:ascii="Times New Roman" w:eastAsia="仿宋" w:hAnsi="Times New Roman" w:cs="Times New Roman" w:hint="eastAsia"/>
            <w:color w:val="000000" w:themeColor="text1"/>
            <w:lang w:eastAsia="zh-CN"/>
          </w:rPr>
          <w:delText>万之间。本次按照华测检测认证集团股份有限公司出具的《数据中心工程尽调评估报告》中的</w:delText>
        </w:r>
        <w:r w:rsidDel="00964E30">
          <w:rPr>
            <w:rFonts w:ascii="Times New Roman" w:eastAsia="仿宋" w:hAnsi="Times New Roman" w:cs="Times New Roman"/>
            <w:color w:val="000000" w:themeColor="text1"/>
            <w:lang w:eastAsia="zh-CN"/>
          </w:rPr>
          <w:delText>OPEX</w:delText>
        </w:r>
        <w:r w:rsidDel="00964E30">
          <w:rPr>
            <w:rFonts w:ascii="Times New Roman" w:eastAsia="仿宋" w:hAnsi="Times New Roman" w:cs="Times New Roman" w:hint="eastAsia"/>
            <w:color w:val="000000" w:themeColor="text1"/>
            <w:lang w:eastAsia="zh-CN"/>
          </w:rPr>
          <w:delText>预测，整个预测期内，评估对象设备设施维修费用不含税支出总计约为人民币</w:delText>
        </w:r>
        <w:r w:rsidDel="00964E30">
          <w:rPr>
            <w:rFonts w:ascii="Times New Roman" w:eastAsia="仿宋" w:hAnsi="Times New Roman" w:cs="Times New Roman"/>
            <w:color w:val="000000" w:themeColor="text1"/>
            <w:lang w:eastAsia="zh-CN"/>
          </w:rPr>
          <w:delText>27,105.11</w:delText>
        </w:r>
        <w:r w:rsidDel="00964E30">
          <w:rPr>
            <w:rFonts w:ascii="Times New Roman" w:eastAsia="仿宋" w:hAnsi="Times New Roman" w:cs="Times New Roman" w:hint="eastAsia"/>
            <w:color w:val="000000" w:themeColor="text1"/>
            <w:lang w:eastAsia="zh-CN"/>
          </w:rPr>
          <w:delText>万元，预测期内</w:delText>
        </w:r>
        <w:r w:rsidDel="00964E30">
          <w:rPr>
            <w:rFonts w:ascii="Times New Roman" w:eastAsia="仿宋" w:hAnsi="Times New Roman" w:cs="Times New Roman"/>
            <w:color w:val="000000" w:themeColor="text1"/>
            <w:lang w:eastAsia="zh-CN"/>
          </w:rPr>
          <w:delText>首期即</w:delText>
        </w:r>
        <w:r w:rsidDel="00964E30">
          <w:rPr>
            <w:rFonts w:ascii="Times New Roman" w:eastAsia="仿宋" w:hAnsi="Times New Roman" w:cs="Times New Roman"/>
            <w:color w:val="000000" w:themeColor="text1"/>
            <w:lang w:eastAsia="zh-CN"/>
          </w:rPr>
          <w:delText>2026</w:delText>
        </w:r>
        <w:r w:rsidDel="00964E30">
          <w:rPr>
            <w:rFonts w:ascii="Times New Roman" w:eastAsia="仿宋" w:hAnsi="Times New Roman" w:cs="Times New Roman"/>
            <w:color w:val="000000" w:themeColor="text1"/>
            <w:lang w:eastAsia="zh-CN"/>
          </w:rPr>
          <w:delText>年</w:delText>
        </w:r>
        <w:r w:rsidDel="00964E30">
          <w:rPr>
            <w:rFonts w:ascii="Times New Roman" w:eastAsia="仿宋" w:hAnsi="Times New Roman" w:cs="Times New Roman"/>
            <w:color w:val="000000" w:themeColor="text1"/>
            <w:lang w:eastAsia="zh-CN"/>
          </w:rPr>
          <w:delText>4</w:delText>
        </w:r>
        <w:r w:rsidDel="00964E30">
          <w:rPr>
            <w:rFonts w:ascii="Times New Roman" w:eastAsia="仿宋" w:hAnsi="Times New Roman" w:cs="Times New Roman"/>
            <w:color w:val="000000" w:themeColor="text1"/>
            <w:lang w:eastAsia="zh-CN"/>
          </w:rPr>
          <w:delText>月至</w:delText>
        </w:r>
        <w:r w:rsidDel="00964E30">
          <w:rPr>
            <w:rFonts w:ascii="Times New Roman" w:eastAsia="仿宋" w:hAnsi="Times New Roman" w:cs="Times New Roman"/>
            <w:color w:val="000000" w:themeColor="text1"/>
            <w:lang w:eastAsia="zh-CN"/>
          </w:rPr>
          <w:delText>12</w:delText>
        </w:r>
        <w:r w:rsidDel="00964E30">
          <w:rPr>
            <w:rFonts w:ascii="Times New Roman" w:eastAsia="仿宋" w:hAnsi="Times New Roman" w:cs="Times New Roman"/>
            <w:color w:val="000000" w:themeColor="text1"/>
            <w:lang w:eastAsia="zh-CN"/>
          </w:rPr>
          <w:delText>月</w:delText>
        </w:r>
        <w:r w:rsidDel="00964E30">
          <w:rPr>
            <w:rFonts w:ascii="Times New Roman" w:eastAsia="仿宋" w:hAnsi="Times New Roman" w:cs="Times New Roman" w:hint="eastAsia"/>
            <w:color w:val="000000" w:themeColor="text1"/>
            <w:lang w:eastAsia="zh-CN"/>
          </w:rPr>
          <w:delText>的设备设施维修费用支出人民币</w:delText>
        </w:r>
        <w:r w:rsidDel="00964E30">
          <w:rPr>
            <w:rFonts w:ascii="Times New Roman" w:eastAsia="仿宋" w:hAnsi="Times New Roman" w:cs="Times New Roman"/>
            <w:color w:val="000000" w:themeColor="text1"/>
            <w:lang w:eastAsia="zh-CN"/>
          </w:rPr>
          <w:delText>511.07</w:delText>
        </w:r>
        <w:r w:rsidDel="00964E30">
          <w:rPr>
            <w:rFonts w:ascii="Times New Roman" w:eastAsia="仿宋" w:hAnsi="Times New Roman" w:cs="Times New Roman" w:hint="eastAsia"/>
            <w:color w:val="000000" w:themeColor="text1"/>
            <w:lang w:eastAsia="zh-CN"/>
          </w:rPr>
          <w:delText>万元。</w:delText>
        </w:r>
      </w:del>
    </w:p>
    <w:p w14:paraId="666F71EB" w14:textId="3D9114F4" w:rsidR="005F457E" w:rsidDel="00964E30" w:rsidRDefault="00000000">
      <w:pPr>
        <w:pStyle w:val="QuoteStyle"/>
        <w:spacing w:after="0" w:line="312" w:lineRule="auto"/>
        <w:ind w:firstLine="482"/>
        <w:rPr>
          <w:del w:id="3370" w:author="Si-yuan LIU" w:date="2026-07-24T14:26:00Z" w16du:dateUtc="2026-07-24T06:26:00Z"/>
          <w:rFonts w:ascii="Times New Roman" w:eastAsia="仿宋" w:hAnsi="Times New Roman" w:cs="Times New Roman"/>
          <w:color w:val="000000" w:themeColor="text1"/>
          <w:lang w:eastAsia="zh-CN"/>
        </w:rPr>
      </w:pPr>
      <w:del w:id="3371" w:author="Si-yuan LIU" w:date="2026-07-24T14:26:00Z" w16du:dateUtc="2026-07-24T06:26:00Z">
        <w:r w:rsidDel="00964E30">
          <w:rPr>
            <w:rFonts w:ascii="Times New Roman" w:eastAsia="仿宋" w:hAnsi="Times New Roman" w:cs="Times New Roman"/>
            <w:color w:val="000000" w:themeColor="text1"/>
            <w:lang w:eastAsia="zh-CN"/>
          </w:rPr>
          <w:delText>7</w:delText>
        </w:r>
        <w:r w:rsidDel="00964E30">
          <w:rPr>
            <w:rFonts w:ascii="Times New Roman" w:eastAsia="仿宋" w:hAnsi="Times New Roman" w:cs="Times New Roman" w:hint="eastAsia"/>
            <w:color w:val="000000" w:themeColor="text1"/>
            <w:lang w:eastAsia="zh-CN"/>
          </w:rPr>
          <w:delText>）保险费：</w:delText>
        </w:r>
      </w:del>
    </w:p>
    <w:p w14:paraId="2608A9B2" w14:textId="31D186F8" w:rsidR="005F457E" w:rsidDel="00964E30" w:rsidRDefault="00000000">
      <w:pPr>
        <w:pStyle w:val="QuoteStyle"/>
        <w:spacing w:after="0" w:line="312" w:lineRule="auto"/>
        <w:ind w:firstLine="482"/>
        <w:rPr>
          <w:del w:id="3372" w:author="Si-yuan LIU" w:date="2026-07-24T14:26:00Z" w16du:dateUtc="2026-07-24T06:26:00Z"/>
          <w:rFonts w:ascii="Times New Roman" w:eastAsia="仿宋" w:hAnsi="Times New Roman" w:cs="Times New Roman"/>
          <w:color w:val="000000" w:themeColor="text1"/>
          <w:lang w:eastAsia="zh-CN"/>
        </w:rPr>
      </w:pPr>
      <w:del w:id="3373" w:author="Si-yuan LIU" w:date="2026-07-24T14:26:00Z" w16du:dateUtc="2026-07-24T06:26:00Z">
        <w:r w:rsidDel="00964E30">
          <w:rPr>
            <w:rFonts w:ascii="Times New Roman" w:eastAsia="仿宋" w:hAnsi="Times New Roman" w:cs="Times New Roman" w:hint="eastAsia"/>
            <w:color w:val="000000" w:themeColor="text1"/>
            <w:lang w:eastAsia="zh-CN"/>
          </w:rPr>
          <w:delText>保险费系企业日常运营过程中为基础设施资产投保的保险，考虑到资产组基础设施规模固定，本次预测按照保额规模及对应费率进行测算，保险明细情况如下：</w:delText>
        </w:r>
      </w:del>
    </w:p>
    <w:p w14:paraId="0078643F" w14:textId="3A8D0ABA" w:rsidR="005F457E" w:rsidDel="00964E30" w:rsidRDefault="00000000">
      <w:pPr>
        <w:pStyle w:val="QuoteStyle"/>
        <w:spacing w:after="0" w:line="312" w:lineRule="auto"/>
        <w:ind w:firstLine="482"/>
        <w:rPr>
          <w:del w:id="3374" w:author="Si-yuan LIU" w:date="2026-07-24T14:26:00Z" w16du:dateUtc="2026-07-24T06:26:00Z"/>
          <w:rFonts w:ascii="Times New Roman" w:eastAsia="仿宋" w:hAnsi="Times New Roman" w:cs="Times New Roman"/>
          <w:color w:val="000000" w:themeColor="text1"/>
          <w:lang w:eastAsia="zh-CN"/>
        </w:rPr>
      </w:pPr>
      <w:del w:id="3375" w:author="Si-yuan LIU" w:date="2026-07-24T14:26:00Z" w16du:dateUtc="2026-07-24T06:26:00Z">
        <w:r w:rsidDel="00964E30">
          <w:rPr>
            <w:rFonts w:ascii="Times New Roman" w:eastAsia="仿宋" w:hAnsi="Times New Roman" w:cs="Times New Roman" w:hint="eastAsia"/>
            <w:color w:val="000000" w:themeColor="text1"/>
            <w:lang w:eastAsia="zh-CN"/>
          </w:rPr>
          <w:delText>财产一切险：每年度保额按照</w:delText>
        </w:r>
        <w:r w:rsidDel="00964E30">
          <w:rPr>
            <w:rFonts w:ascii="Times New Roman" w:eastAsia="仿宋" w:hAnsi="Times New Roman" w:cs="Times New Roman" w:hint="eastAsia"/>
            <w:color w:val="000000" w:themeColor="text1"/>
            <w:lang w:eastAsia="zh-CN"/>
          </w:rPr>
          <w:delText>20</w:delText>
        </w:r>
        <w:r w:rsidDel="00964E30">
          <w:rPr>
            <w:rFonts w:ascii="Times New Roman" w:eastAsia="仿宋" w:hAnsi="Times New Roman" w:cs="Times New Roman" w:hint="eastAsia"/>
            <w:color w:val="000000" w:themeColor="text1"/>
            <w:lang w:eastAsia="zh-CN"/>
          </w:rPr>
          <w:delText>亿资产规模确定，保险费率</w:delText>
        </w:r>
        <w:r w:rsidDel="00964E30">
          <w:rPr>
            <w:rFonts w:ascii="Times New Roman" w:eastAsia="仿宋" w:hAnsi="Times New Roman" w:cs="Times New Roman" w:hint="eastAsia"/>
            <w:color w:val="000000" w:themeColor="text1"/>
            <w:lang w:eastAsia="zh-CN"/>
          </w:rPr>
          <w:delText>0.013%</w:delText>
        </w:r>
        <w:r w:rsidDel="00964E30">
          <w:rPr>
            <w:rFonts w:ascii="Times New Roman" w:eastAsia="仿宋" w:hAnsi="Times New Roman" w:cs="Times New Roman" w:hint="eastAsia"/>
            <w:color w:val="000000" w:themeColor="text1"/>
            <w:lang w:eastAsia="zh-CN"/>
          </w:rPr>
          <w:delText>，不含税保险金额每年约</w:delText>
        </w:r>
        <w:r w:rsidDel="00964E30">
          <w:rPr>
            <w:rFonts w:ascii="Times New Roman" w:eastAsia="仿宋" w:hAnsi="Times New Roman" w:cs="Times New Roman" w:hint="eastAsia"/>
            <w:color w:val="000000" w:themeColor="text1"/>
            <w:lang w:eastAsia="zh-CN"/>
          </w:rPr>
          <w:delText>24.53</w:delText>
        </w:r>
        <w:r w:rsidDel="00964E30">
          <w:rPr>
            <w:rFonts w:ascii="Times New Roman" w:eastAsia="仿宋" w:hAnsi="Times New Roman" w:cs="Times New Roman" w:hint="eastAsia"/>
            <w:color w:val="000000" w:themeColor="text1"/>
            <w:lang w:eastAsia="zh-CN"/>
          </w:rPr>
          <w:delText>万元。</w:delText>
        </w:r>
      </w:del>
    </w:p>
    <w:p w14:paraId="25AA7A16" w14:textId="6149EF6D" w:rsidR="005F457E" w:rsidDel="00964E30" w:rsidRDefault="00000000">
      <w:pPr>
        <w:pStyle w:val="QuoteStyle"/>
        <w:spacing w:after="0" w:line="312" w:lineRule="auto"/>
        <w:ind w:firstLine="482"/>
        <w:rPr>
          <w:del w:id="3376" w:author="Si-yuan LIU" w:date="2026-07-24T14:26:00Z" w16du:dateUtc="2026-07-24T06:26:00Z"/>
          <w:rFonts w:ascii="Times New Roman" w:eastAsia="仿宋" w:hAnsi="Times New Roman" w:cs="Times New Roman"/>
          <w:color w:val="000000" w:themeColor="text1"/>
          <w:lang w:eastAsia="zh-CN"/>
        </w:rPr>
      </w:pPr>
      <w:del w:id="3377" w:author="Si-yuan LIU" w:date="2026-07-24T14:26:00Z" w16du:dateUtc="2026-07-24T06:26:00Z">
        <w:r w:rsidDel="00964E30">
          <w:rPr>
            <w:rFonts w:ascii="Times New Roman" w:eastAsia="仿宋" w:hAnsi="Times New Roman" w:cs="Times New Roman" w:hint="eastAsia"/>
            <w:color w:val="000000" w:themeColor="text1"/>
            <w:lang w:eastAsia="zh-CN"/>
          </w:rPr>
          <w:delText>公众责任险：按照每个地址含税</w:delText>
        </w:r>
        <w:r w:rsidDel="00964E30">
          <w:rPr>
            <w:rFonts w:ascii="Times New Roman" w:eastAsia="仿宋" w:hAnsi="Times New Roman" w:cs="Times New Roman" w:hint="eastAsia"/>
            <w:color w:val="000000" w:themeColor="text1"/>
            <w:lang w:eastAsia="zh-CN"/>
          </w:rPr>
          <w:delText>10,000</w:delText>
        </w:r>
        <w:r w:rsidDel="00964E30">
          <w:rPr>
            <w:rFonts w:ascii="Times New Roman" w:eastAsia="仿宋" w:hAnsi="Times New Roman" w:cs="Times New Roman" w:hint="eastAsia"/>
            <w:color w:val="000000" w:themeColor="text1"/>
            <w:lang w:eastAsia="zh-CN"/>
          </w:rPr>
          <w:delText>元</w:delText>
        </w:r>
        <w:r w:rsidDel="00964E30">
          <w:rPr>
            <w:rFonts w:ascii="Times New Roman" w:eastAsia="仿宋" w:hAnsi="Times New Roman" w:cs="Times New Roman" w:hint="eastAsia"/>
            <w:color w:val="000000" w:themeColor="text1"/>
            <w:lang w:eastAsia="zh-CN"/>
          </w:rPr>
          <w:delText>/</w:delText>
        </w:r>
        <w:r w:rsidDel="00964E30">
          <w:rPr>
            <w:rFonts w:ascii="Times New Roman" w:eastAsia="仿宋" w:hAnsi="Times New Roman" w:cs="Times New Roman" w:hint="eastAsia"/>
            <w:color w:val="000000" w:themeColor="text1"/>
            <w:lang w:eastAsia="zh-CN"/>
          </w:rPr>
          <w:delText>个确定。共计</w:delText>
        </w:r>
        <w:r w:rsidDel="00964E30">
          <w:rPr>
            <w:rFonts w:ascii="Times New Roman" w:eastAsia="仿宋" w:hAnsi="Times New Roman" w:cs="Times New Roman" w:hint="eastAsia"/>
            <w:color w:val="000000" w:themeColor="text1"/>
            <w:lang w:eastAsia="zh-CN"/>
          </w:rPr>
          <w:delText>1</w:delText>
        </w:r>
        <w:r w:rsidDel="00964E30">
          <w:rPr>
            <w:rFonts w:ascii="Times New Roman" w:eastAsia="仿宋" w:hAnsi="Times New Roman" w:cs="Times New Roman" w:hint="eastAsia"/>
            <w:color w:val="000000" w:themeColor="text1"/>
            <w:lang w:eastAsia="zh-CN"/>
          </w:rPr>
          <w:delText>个项目地，不含税保险金额每年约</w:delText>
        </w:r>
        <w:r w:rsidDel="00964E30">
          <w:rPr>
            <w:rFonts w:ascii="Times New Roman" w:eastAsia="仿宋" w:hAnsi="Times New Roman" w:cs="Times New Roman" w:hint="eastAsia"/>
            <w:color w:val="000000" w:themeColor="text1"/>
            <w:lang w:eastAsia="zh-CN"/>
          </w:rPr>
          <w:delText>0.94</w:delText>
        </w:r>
        <w:r w:rsidDel="00964E30">
          <w:rPr>
            <w:rFonts w:ascii="Times New Roman" w:eastAsia="仿宋" w:hAnsi="Times New Roman" w:cs="Times New Roman" w:hint="eastAsia"/>
            <w:color w:val="000000" w:themeColor="text1"/>
            <w:lang w:eastAsia="zh-CN"/>
          </w:rPr>
          <w:delText>万元。</w:delText>
        </w:r>
      </w:del>
    </w:p>
    <w:p w14:paraId="33790743" w14:textId="46014539" w:rsidR="005F457E" w:rsidDel="00964E30" w:rsidRDefault="00000000">
      <w:pPr>
        <w:pStyle w:val="QuoteStyle"/>
        <w:spacing w:after="0" w:line="312" w:lineRule="auto"/>
        <w:ind w:firstLine="482"/>
        <w:rPr>
          <w:del w:id="3378" w:author="Si-yuan LIU" w:date="2026-07-24T14:26:00Z" w16du:dateUtc="2026-07-24T06:26:00Z"/>
          <w:rFonts w:ascii="Times New Roman" w:hAnsi="Times New Roman"/>
          <w:color w:val="000000" w:themeColor="text1"/>
        </w:rPr>
      </w:pPr>
      <w:del w:id="3379" w:author="Si-yuan LIU" w:date="2026-07-24T14:26:00Z" w16du:dateUtc="2026-07-24T06:26:00Z">
        <w:r w:rsidDel="00964E30">
          <w:rPr>
            <w:rFonts w:ascii="Times New Roman" w:eastAsia="仿宋" w:hAnsi="Times New Roman" w:cs="Times New Roman" w:hint="eastAsia"/>
            <w:color w:val="000000" w:themeColor="text1"/>
            <w:lang w:eastAsia="zh-CN"/>
          </w:rPr>
          <w:delText>考虑到资产组基础设施规模固定，本次预测财产一切险参照历史年度保费进行测算，公众责任险参照同类型项目的费率进行测算。预测期内首期即</w:delText>
        </w:r>
        <w:r w:rsidDel="00964E30">
          <w:rPr>
            <w:rFonts w:ascii="Times New Roman" w:eastAsia="仿宋" w:hAnsi="Times New Roman" w:cs="Times New Roman" w:hint="eastAsia"/>
            <w:color w:val="000000" w:themeColor="text1"/>
            <w:lang w:eastAsia="zh-CN"/>
          </w:rPr>
          <w:delText>2026</w:delText>
        </w:r>
        <w:r w:rsidDel="00964E30">
          <w:rPr>
            <w:rFonts w:ascii="Times New Roman" w:eastAsia="仿宋" w:hAnsi="Times New Roman" w:cs="Times New Roman" w:hint="eastAsia"/>
            <w:color w:val="000000" w:themeColor="text1"/>
            <w:lang w:eastAsia="zh-CN"/>
          </w:rPr>
          <w:delText>年</w:delText>
        </w:r>
        <w:r w:rsidDel="00964E30">
          <w:rPr>
            <w:rFonts w:ascii="Times New Roman" w:eastAsia="仿宋" w:hAnsi="Times New Roman" w:cs="Times New Roman" w:hint="eastAsia"/>
            <w:color w:val="000000" w:themeColor="text1"/>
            <w:lang w:eastAsia="zh-CN"/>
          </w:rPr>
          <w:delText>4</w:delText>
        </w:r>
        <w:r w:rsidDel="00964E30">
          <w:rPr>
            <w:rFonts w:ascii="Times New Roman" w:eastAsia="仿宋" w:hAnsi="Times New Roman" w:cs="Times New Roman" w:hint="eastAsia"/>
            <w:color w:val="000000" w:themeColor="text1"/>
            <w:lang w:eastAsia="zh-CN"/>
          </w:rPr>
          <w:delText>月至</w:delText>
        </w:r>
        <w:r w:rsidDel="00964E30">
          <w:rPr>
            <w:rFonts w:ascii="Times New Roman" w:eastAsia="仿宋" w:hAnsi="Times New Roman" w:cs="Times New Roman" w:hint="eastAsia"/>
            <w:color w:val="000000" w:themeColor="text1"/>
            <w:lang w:eastAsia="zh-CN"/>
          </w:rPr>
          <w:delText>12</w:delText>
        </w:r>
        <w:r w:rsidDel="00964E30">
          <w:rPr>
            <w:rFonts w:ascii="Times New Roman" w:eastAsia="仿宋" w:hAnsi="Times New Roman" w:cs="Times New Roman" w:hint="eastAsia"/>
            <w:color w:val="000000" w:themeColor="text1"/>
            <w:lang w:eastAsia="zh-CN"/>
          </w:rPr>
          <w:delText>月的不含税保险费支出人民币</w:delText>
        </w:r>
        <w:r w:rsidDel="00964E30">
          <w:rPr>
            <w:rFonts w:ascii="Times New Roman" w:eastAsia="仿宋" w:hAnsi="Times New Roman" w:cs="Times New Roman" w:hint="eastAsia"/>
            <w:color w:val="000000" w:themeColor="text1"/>
            <w:lang w:eastAsia="zh-CN"/>
          </w:rPr>
          <w:delText>19.10</w:delText>
        </w:r>
        <w:r w:rsidDel="00964E30">
          <w:rPr>
            <w:rFonts w:ascii="Times New Roman" w:eastAsia="仿宋" w:hAnsi="Times New Roman" w:cs="Times New Roman" w:hint="eastAsia"/>
            <w:color w:val="000000" w:themeColor="text1"/>
            <w:lang w:eastAsia="zh-CN"/>
          </w:rPr>
          <w:delText>万元。保险费按每年</w:delText>
        </w:r>
        <w:r w:rsidDel="00964E30">
          <w:rPr>
            <w:rFonts w:ascii="Times New Roman" w:eastAsia="仿宋" w:hAnsi="Times New Roman" w:cs="Times New Roman" w:hint="eastAsia"/>
            <w:color w:val="000000" w:themeColor="text1"/>
            <w:lang w:eastAsia="zh-CN"/>
          </w:rPr>
          <w:delText>1%</w:delText>
        </w:r>
        <w:r w:rsidDel="00964E30">
          <w:rPr>
            <w:rFonts w:ascii="Times New Roman" w:eastAsia="仿宋" w:hAnsi="Times New Roman" w:cs="Times New Roman" w:hint="eastAsia"/>
            <w:color w:val="000000" w:themeColor="text1"/>
            <w:lang w:eastAsia="zh-CN"/>
          </w:rPr>
          <w:delText>的复合增长率进行预测。</w:delText>
        </w:r>
      </w:del>
    </w:p>
    <w:p w14:paraId="07D12EAB" w14:textId="7F0300CC" w:rsidR="005F457E" w:rsidDel="00964E30" w:rsidRDefault="00000000">
      <w:pPr>
        <w:pStyle w:val="QuoteStyle"/>
        <w:numPr>
          <w:ilvl w:val="0"/>
          <w:numId w:val="5"/>
        </w:numPr>
        <w:spacing w:after="0" w:line="312" w:lineRule="auto"/>
        <w:ind w:firstLine="482"/>
        <w:rPr>
          <w:del w:id="3380" w:author="Si-yuan LIU" w:date="2026-07-24T14:26:00Z" w16du:dateUtc="2026-07-24T06:26:00Z"/>
          <w:rFonts w:ascii="Times New Roman" w:hAnsi="Times New Roman"/>
          <w:color w:val="000000" w:themeColor="text1"/>
        </w:rPr>
      </w:pPr>
      <w:del w:id="3381" w:author="Si-yuan LIU" w:date="2026-07-24T14:26:00Z" w16du:dateUtc="2026-07-24T06:26:00Z">
        <w:r w:rsidDel="00964E30">
          <w:rPr>
            <w:rFonts w:ascii="Times New Roman" w:eastAsia="仿宋" w:hAnsi="Times New Roman" w:cs="Times New Roman" w:hint="eastAsia"/>
            <w:color w:val="000000" w:themeColor="text1"/>
            <w:lang w:eastAsia="zh-CN"/>
          </w:rPr>
          <w:delText>其他成本</w:delText>
        </w:r>
      </w:del>
    </w:p>
    <w:p w14:paraId="0F9784F4" w14:textId="37FAA833" w:rsidR="005F457E" w:rsidDel="00964E30" w:rsidRDefault="00000000">
      <w:pPr>
        <w:pStyle w:val="QuoteStyle"/>
        <w:spacing w:after="0" w:line="312" w:lineRule="auto"/>
        <w:ind w:firstLine="482"/>
        <w:rPr>
          <w:del w:id="3382" w:author="Si-yuan LIU" w:date="2026-07-24T14:26:00Z" w16du:dateUtc="2026-07-24T06:26:00Z"/>
          <w:rFonts w:ascii="Times New Roman" w:hAnsi="Times New Roman"/>
          <w:color w:val="000000" w:themeColor="text1"/>
          <w:lang w:eastAsia="zh-CN"/>
        </w:rPr>
      </w:pPr>
      <w:del w:id="3383" w:author="Si-yuan LIU" w:date="2026-07-24T14:26:00Z" w16du:dateUtc="2026-07-24T06:26:00Z">
        <w:r w:rsidDel="00964E30">
          <w:rPr>
            <w:rFonts w:ascii="Times New Roman" w:eastAsia="仿宋" w:hAnsi="Times New Roman" w:cs="Times New Roman" w:hint="eastAsia"/>
            <w:color w:val="000000" w:themeColor="text1"/>
            <w:lang w:eastAsia="zh-CN"/>
          </w:rPr>
          <w:delText>其他成本主要系绿证成本及零星办公成本。绿证指项目获取可再生能源绿色电力证书（绿证）所需支付的费用。根据奥融科技提供的材料及历史经营数据，</w:delText>
        </w:r>
        <w:r w:rsidDel="00964E30">
          <w:rPr>
            <w:rFonts w:ascii="Times New Roman" w:eastAsia="仿宋" w:hAnsi="Times New Roman" w:cs="Times New Roman" w:hint="eastAsia"/>
            <w:color w:val="000000" w:themeColor="text1"/>
            <w:lang w:eastAsia="zh-CN"/>
          </w:rPr>
          <w:delText>2023</w:delText>
        </w:r>
        <w:r w:rsidDel="00964E30">
          <w:rPr>
            <w:rFonts w:ascii="Times New Roman" w:eastAsia="仿宋" w:hAnsi="Times New Roman" w:cs="Times New Roman" w:hint="eastAsia"/>
            <w:color w:val="000000" w:themeColor="text1"/>
            <w:lang w:eastAsia="zh-CN"/>
          </w:rPr>
          <w:delText>年、</w:delText>
        </w:r>
        <w:r w:rsidDel="00964E30">
          <w:rPr>
            <w:rFonts w:ascii="Times New Roman" w:eastAsia="仿宋" w:hAnsi="Times New Roman" w:cs="Times New Roman" w:hint="eastAsia"/>
            <w:color w:val="000000" w:themeColor="text1"/>
            <w:lang w:eastAsia="zh-CN"/>
          </w:rPr>
          <w:delText>2024</w:delText>
        </w:r>
        <w:r w:rsidDel="00964E30">
          <w:rPr>
            <w:rFonts w:ascii="Times New Roman" w:eastAsia="仿宋" w:hAnsi="Times New Roman" w:cs="Times New Roman" w:hint="eastAsia"/>
            <w:color w:val="000000" w:themeColor="text1"/>
            <w:lang w:eastAsia="zh-CN"/>
          </w:rPr>
          <w:delText>年、</w:delText>
        </w:r>
        <w:r w:rsidDel="00964E30">
          <w:rPr>
            <w:rFonts w:ascii="Times New Roman" w:eastAsia="仿宋" w:hAnsi="Times New Roman" w:cs="Times New Roman" w:hint="eastAsia"/>
            <w:color w:val="000000" w:themeColor="text1"/>
            <w:lang w:eastAsia="zh-CN"/>
          </w:rPr>
          <w:delText>2025</w:delText>
        </w:r>
        <w:r w:rsidDel="00964E30">
          <w:rPr>
            <w:rFonts w:ascii="Times New Roman" w:eastAsia="仿宋" w:hAnsi="Times New Roman" w:cs="Times New Roman" w:hint="eastAsia"/>
            <w:color w:val="000000" w:themeColor="text1"/>
            <w:lang w:eastAsia="zh-CN"/>
          </w:rPr>
          <w:delText>年及</w:delText>
        </w:r>
        <w:r w:rsidDel="00964E30">
          <w:rPr>
            <w:rFonts w:ascii="Times New Roman" w:eastAsia="仿宋" w:hAnsi="Times New Roman" w:cs="Times New Roman" w:hint="eastAsia"/>
            <w:color w:val="000000" w:themeColor="text1"/>
            <w:lang w:eastAsia="zh-CN"/>
          </w:rPr>
          <w:delText>2026</w:delText>
        </w:r>
        <w:r w:rsidDel="00964E30">
          <w:rPr>
            <w:rFonts w:ascii="Times New Roman" w:eastAsia="仿宋" w:hAnsi="Times New Roman" w:cs="Times New Roman" w:hint="eastAsia"/>
            <w:color w:val="000000" w:themeColor="text1"/>
            <w:lang w:eastAsia="zh-CN"/>
          </w:rPr>
          <w:delText>年</w:delText>
        </w:r>
        <w:r w:rsidDel="00964E30">
          <w:rPr>
            <w:rFonts w:ascii="Times New Roman" w:eastAsia="仿宋" w:hAnsi="Times New Roman" w:cs="Times New Roman" w:hint="eastAsia"/>
            <w:color w:val="000000" w:themeColor="text1"/>
            <w:lang w:eastAsia="zh-CN"/>
          </w:rPr>
          <w:delText>1</w:delText>
        </w:r>
        <w:r w:rsidDel="00964E30">
          <w:rPr>
            <w:rFonts w:ascii="Times New Roman" w:eastAsia="仿宋" w:hAnsi="Times New Roman" w:cs="Times New Roman" w:hint="eastAsia"/>
            <w:color w:val="000000" w:themeColor="text1"/>
            <w:lang w:eastAsia="zh-CN"/>
          </w:rPr>
          <w:delText>至</w:delText>
        </w:r>
        <w:r w:rsidDel="00964E30">
          <w:rPr>
            <w:rFonts w:ascii="Times New Roman" w:eastAsia="仿宋" w:hAnsi="Times New Roman" w:cs="Times New Roman" w:hint="eastAsia"/>
            <w:color w:val="000000" w:themeColor="text1"/>
            <w:lang w:eastAsia="zh-CN"/>
          </w:rPr>
          <w:delText>3</w:delText>
        </w:r>
        <w:r w:rsidDel="00964E30">
          <w:rPr>
            <w:rFonts w:ascii="Times New Roman" w:eastAsia="仿宋" w:hAnsi="Times New Roman" w:cs="Times New Roman" w:hint="eastAsia"/>
            <w:color w:val="000000" w:themeColor="text1"/>
            <w:lang w:eastAsia="zh-CN"/>
          </w:rPr>
          <w:delText>月的其他成本分别为</w:delText>
        </w:r>
        <w:r w:rsidDel="00964E30">
          <w:rPr>
            <w:rFonts w:ascii="Times New Roman" w:eastAsia="仿宋" w:hAnsi="Times New Roman" w:cs="Times New Roman" w:hint="eastAsia"/>
            <w:color w:val="000000" w:themeColor="text1"/>
            <w:lang w:eastAsia="zh-CN"/>
          </w:rPr>
          <w:delText>1.13</w:delText>
        </w:r>
        <w:r w:rsidDel="00964E30">
          <w:rPr>
            <w:rFonts w:ascii="Times New Roman" w:eastAsia="仿宋" w:hAnsi="Times New Roman" w:cs="Times New Roman" w:hint="eastAsia"/>
            <w:color w:val="000000" w:themeColor="text1"/>
            <w:lang w:eastAsia="zh-CN"/>
          </w:rPr>
          <w:delText>万元、</w:delText>
        </w:r>
        <w:r w:rsidDel="00964E30">
          <w:rPr>
            <w:rFonts w:ascii="Times New Roman" w:eastAsia="仿宋" w:hAnsi="Times New Roman" w:cs="Times New Roman" w:hint="eastAsia"/>
            <w:color w:val="000000" w:themeColor="text1"/>
            <w:lang w:eastAsia="zh-CN"/>
          </w:rPr>
          <w:delText>1.57</w:delText>
        </w:r>
        <w:r w:rsidDel="00964E30">
          <w:rPr>
            <w:rFonts w:ascii="Times New Roman" w:eastAsia="仿宋" w:hAnsi="Times New Roman" w:cs="Times New Roman" w:hint="eastAsia"/>
            <w:color w:val="000000" w:themeColor="text1"/>
            <w:lang w:eastAsia="zh-CN"/>
          </w:rPr>
          <w:delText>万元、</w:delText>
        </w:r>
        <w:r w:rsidDel="00964E30">
          <w:rPr>
            <w:rFonts w:ascii="Times New Roman" w:eastAsia="仿宋" w:hAnsi="Times New Roman" w:cs="Times New Roman" w:hint="eastAsia"/>
            <w:color w:val="000000" w:themeColor="text1"/>
            <w:lang w:eastAsia="zh-CN"/>
          </w:rPr>
          <w:delText>38.45</w:delText>
        </w:r>
        <w:r w:rsidDel="00964E30">
          <w:rPr>
            <w:rFonts w:ascii="Times New Roman" w:eastAsia="仿宋" w:hAnsi="Times New Roman" w:cs="Times New Roman" w:hint="eastAsia"/>
            <w:color w:val="000000" w:themeColor="text1"/>
            <w:lang w:eastAsia="zh-CN"/>
          </w:rPr>
          <w:delText>万元及</w:delText>
        </w:r>
        <w:r w:rsidDel="00964E30">
          <w:rPr>
            <w:rFonts w:ascii="Times New Roman" w:eastAsia="仿宋" w:hAnsi="Times New Roman" w:cs="Times New Roman" w:hint="eastAsia"/>
            <w:color w:val="000000" w:themeColor="text1"/>
            <w:lang w:eastAsia="zh-CN"/>
          </w:rPr>
          <w:delText>0.46</w:delText>
        </w:r>
        <w:r w:rsidDel="00964E30">
          <w:rPr>
            <w:rFonts w:ascii="Times New Roman" w:eastAsia="仿宋" w:hAnsi="Times New Roman" w:cs="Times New Roman" w:hint="eastAsia"/>
            <w:color w:val="000000" w:themeColor="text1"/>
            <w:lang w:eastAsia="zh-CN"/>
          </w:rPr>
          <w:delText>万元。根据奥融科技的介绍，</w:delText>
        </w:r>
        <w:r w:rsidDel="00964E30">
          <w:rPr>
            <w:rFonts w:ascii="Times New Roman" w:eastAsia="仿宋" w:hAnsi="Times New Roman" w:cs="Times New Roman" w:hint="eastAsia"/>
            <w:color w:val="000000" w:themeColor="text1"/>
            <w:lang w:eastAsia="zh-CN"/>
          </w:rPr>
          <w:delText>2025</w:delText>
        </w:r>
        <w:r w:rsidDel="00964E30">
          <w:rPr>
            <w:rFonts w:ascii="Times New Roman" w:eastAsia="仿宋" w:hAnsi="Times New Roman" w:cs="Times New Roman" w:hint="eastAsia"/>
            <w:color w:val="000000" w:themeColor="text1"/>
            <w:lang w:eastAsia="zh-CN"/>
          </w:rPr>
          <w:delText>年其他成本的增加主要是项目于</w:delText>
        </w:r>
        <w:r w:rsidDel="00964E30">
          <w:rPr>
            <w:rFonts w:ascii="Times New Roman" w:eastAsia="仿宋" w:hAnsi="Times New Roman" w:cs="Times New Roman" w:hint="eastAsia"/>
            <w:color w:val="000000" w:themeColor="text1"/>
            <w:lang w:eastAsia="zh-CN"/>
          </w:rPr>
          <w:delText>2025</w:delText>
        </w:r>
        <w:r w:rsidDel="00964E30">
          <w:rPr>
            <w:rFonts w:ascii="Times New Roman" w:eastAsia="仿宋" w:hAnsi="Times New Roman" w:cs="Times New Roman" w:hint="eastAsia"/>
            <w:color w:val="000000" w:themeColor="text1"/>
            <w:lang w:eastAsia="zh-CN"/>
          </w:rPr>
          <w:delText>年实现绿证全覆盖，</w:delText>
        </w:r>
        <w:r w:rsidDel="00964E30">
          <w:rPr>
            <w:rFonts w:ascii="Times New Roman" w:eastAsia="仿宋" w:hAnsi="Times New Roman" w:cs="Times New Roman" w:hint="eastAsia"/>
            <w:color w:val="000000" w:themeColor="text1"/>
            <w:lang w:eastAsia="zh-CN"/>
          </w:rPr>
          <w:delText>2025</w:delText>
        </w:r>
        <w:r w:rsidDel="00964E30">
          <w:rPr>
            <w:rFonts w:ascii="Times New Roman" w:eastAsia="仿宋" w:hAnsi="Times New Roman" w:cs="Times New Roman" w:hint="eastAsia"/>
            <w:color w:val="000000" w:themeColor="text1"/>
            <w:lang w:eastAsia="zh-CN"/>
          </w:rPr>
          <w:delText>年全年的绿证支出约为</w:delText>
        </w:r>
        <w:r w:rsidDel="00964E30">
          <w:rPr>
            <w:rFonts w:ascii="Times New Roman" w:eastAsia="仿宋" w:hAnsi="Times New Roman" w:cs="Times New Roman" w:hint="eastAsia"/>
            <w:color w:val="000000" w:themeColor="text1"/>
            <w:lang w:eastAsia="zh-CN"/>
          </w:rPr>
          <w:delText>37.64</w:delText>
        </w:r>
        <w:r w:rsidDel="00964E30">
          <w:rPr>
            <w:rFonts w:ascii="Times New Roman" w:eastAsia="仿宋" w:hAnsi="Times New Roman" w:cs="Times New Roman" w:hint="eastAsia"/>
            <w:color w:val="000000" w:themeColor="text1"/>
            <w:lang w:eastAsia="zh-CN"/>
          </w:rPr>
          <w:delText>万元。考虑到宏观经济环境及通货膨胀因素，其他成本按每年</w:delText>
        </w:r>
        <w:r w:rsidDel="00964E30">
          <w:rPr>
            <w:rFonts w:ascii="Times New Roman" w:eastAsia="仿宋" w:hAnsi="Times New Roman" w:cs="Times New Roman" w:hint="eastAsia"/>
            <w:color w:val="000000" w:themeColor="text1"/>
            <w:lang w:eastAsia="zh-CN"/>
          </w:rPr>
          <w:delText>2%</w:delText>
        </w:r>
        <w:r w:rsidDel="00964E30">
          <w:rPr>
            <w:rFonts w:ascii="Times New Roman" w:eastAsia="仿宋" w:hAnsi="Times New Roman" w:cs="Times New Roman" w:hint="eastAsia"/>
            <w:color w:val="000000" w:themeColor="text1"/>
            <w:lang w:eastAsia="zh-CN"/>
          </w:rPr>
          <w:delText>的复合增长率进行预测。预测</w:delText>
        </w:r>
      </w:del>
      <w:ins w:id="3384" w:author="Kelly Tan" w:date="2026-06-25T12:46:00Z">
        <w:del w:id="3385" w:author="Si-yuan LIU" w:date="2026-07-24T14:26:00Z" w16du:dateUtc="2026-07-24T06:26:00Z">
          <w:r w:rsidDel="00964E30">
            <w:rPr>
              <w:rFonts w:ascii="Times New Roman" w:eastAsia="仿宋" w:hAnsi="Times New Roman" w:cs="Times New Roman" w:hint="eastAsia"/>
              <w:color w:val="000000" w:themeColor="text1"/>
              <w:lang w:eastAsia="zh-CN"/>
            </w:rPr>
            <w:delText>期</w:delText>
          </w:r>
        </w:del>
      </w:ins>
      <w:del w:id="3386" w:author="Si-yuan LIU" w:date="2026-07-24T14:26:00Z" w16du:dateUtc="2026-07-24T06:26:00Z">
        <w:r w:rsidDel="00964E30">
          <w:rPr>
            <w:rFonts w:ascii="Times New Roman" w:eastAsia="仿宋" w:hAnsi="Times New Roman" w:cs="Times New Roman" w:hint="eastAsia"/>
            <w:color w:val="000000" w:themeColor="text1"/>
            <w:lang w:eastAsia="zh-CN"/>
          </w:rPr>
          <w:delText>器内首期及</w:delText>
        </w:r>
        <w:r w:rsidDel="00964E30">
          <w:rPr>
            <w:rFonts w:ascii="Times New Roman" w:eastAsia="仿宋" w:hAnsi="Times New Roman" w:cs="Times New Roman" w:hint="eastAsia"/>
            <w:color w:val="000000" w:themeColor="text1"/>
            <w:lang w:eastAsia="zh-CN"/>
          </w:rPr>
          <w:delText>2026</w:delText>
        </w:r>
        <w:r w:rsidDel="00964E30">
          <w:rPr>
            <w:rFonts w:ascii="Times New Roman" w:eastAsia="仿宋" w:hAnsi="Times New Roman" w:cs="Times New Roman" w:hint="eastAsia"/>
            <w:color w:val="000000" w:themeColor="text1"/>
            <w:lang w:eastAsia="zh-CN"/>
          </w:rPr>
          <w:delText>年</w:delText>
        </w:r>
        <w:r w:rsidDel="00964E30">
          <w:rPr>
            <w:rFonts w:ascii="Times New Roman" w:eastAsia="仿宋" w:hAnsi="Times New Roman" w:cs="Times New Roman" w:hint="eastAsia"/>
            <w:color w:val="000000" w:themeColor="text1"/>
            <w:lang w:eastAsia="zh-CN"/>
          </w:rPr>
          <w:delText>4</w:delText>
        </w:r>
        <w:r w:rsidDel="00964E30">
          <w:rPr>
            <w:rFonts w:ascii="Times New Roman" w:eastAsia="仿宋" w:hAnsi="Times New Roman" w:cs="Times New Roman" w:hint="eastAsia"/>
            <w:color w:val="000000" w:themeColor="text1"/>
            <w:lang w:eastAsia="zh-CN"/>
          </w:rPr>
          <w:delText>月至</w:delText>
        </w:r>
        <w:r w:rsidDel="00964E30">
          <w:rPr>
            <w:rFonts w:ascii="Times New Roman" w:eastAsia="仿宋" w:hAnsi="Times New Roman" w:cs="Times New Roman" w:hint="eastAsia"/>
            <w:color w:val="000000" w:themeColor="text1"/>
            <w:lang w:eastAsia="zh-CN"/>
          </w:rPr>
          <w:delText>12</w:delText>
        </w:r>
        <w:r w:rsidDel="00964E30">
          <w:rPr>
            <w:rFonts w:ascii="Times New Roman" w:eastAsia="仿宋" w:hAnsi="Times New Roman" w:cs="Times New Roman" w:hint="eastAsia"/>
            <w:color w:val="000000" w:themeColor="text1"/>
            <w:lang w:eastAsia="zh-CN"/>
          </w:rPr>
          <w:delText>月的其他成本按照</w:delText>
        </w:r>
        <w:r w:rsidDel="00964E30">
          <w:rPr>
            <w:rFonts w:ascii="Times New Roman" w:eastAsia="仿宋" w:hAnsi="Times New Roman" w:cs="Times New Roman" w:hint="eastAsia"/>
            <w:color w:val="000000" w:themeColor="text1"/>
            <w:lang w:eastAsia="zh-CN"/>
          </w:rPr>
          <w:delText>2025</w:delText>
        </w:r>
        <w:r w:rsidDel="00964E30">
          <w:rPr>
            <w:rFonts w:ascii="Times New Roman" w:eastAsia="仿宋" w:hAnsi="Times New Roman" w:cs="Times New Roman" w:hint="eastAsia"/>
            <w:color w:val="000000" w:themeColor="text1"/>
            <w:lang w:eastAsia="zh-CN"/>
          </w:rPr>
          <w:delText>年全年的其他成本并考虑</w:delText>
        </w:r>
        <w:r w:rsidDel="00964E30">
          <w:rPr>
            <w:rFonts w:ascii="Times New Roman" w:eastAsia="仿宋" w:hAnsi="Times New Roman" w:cs="Times New Roman" w:hint="eastAsia"/>
            <w:color w:val="000000" w:themeColor="text1"/>
            <w:lang w:eastAsia="zh-CN"/>
          </w:rPr>
          <w:delText>2%</w:delText>
        </w:r>
        <w:r w:rsidDel="00964E30">
          <w:rPr>
            <w:rFonts w:ascii="Times New Roman" w:eastAsia="仿宋" w:hAnsi="Times New Roman" w:cs="Times New Roman" w:hint="eastAsia"/>
            <w:color w:val="000000" w:themeColor="text1"/>
            <w:lang w:eastAsia="zh-CN"/>
          </w:rPr>
          <w:delText>的增长减去</w:delText>
        </w:r>
        <w:r w:rsidDel="00964E30">
          <w:rPr>
            <w:rFonts w:ascii="Times New Roman" w:eastAsia="仿宋" w:hAnsi="Times New Roman" w:cs="Times New Roman" w:hint="eastAsia"/>
            <w:color w:val="000000" w:themeColor="text1"/>
            <w:lang w:eastAsia="zh-CN"/>
          </w:rPr>
          <w:delText>2026</w:delText>
        </w:r>
        <w:r w:rsidDel="00964E30">
          <w:rPr>
            <w:rFonts w:ascii="Times New Roman" w:eastAsia="仿宋" w:hAnsi="Times New Roman" w:cs="Times New Roman" w:hint="eastAsia"/>
            <w:color w:val="000000" w:themeColor="text1"/>
            <w:lang w:eastAsia="zh-CN"/>
          </w:rPr>
          <w:delText>年</w:delText>
        </w:r>
        <w:r w:rsidDel="00964E30">
          <w:rPr>
            <w:rFonts w:ascii="Times New Roman" w:eastAsia="仿宋" w:hAnsi="Times New Roman" w:cs="Times New Roman" w:hint="eastAsia"/>
            <w:color w:val="000000" w:themeColor="text1"/>
            <w:lang w:eastAsia="zh-CN"/>
          </w:rPr>
          <w:delText>1</w:delText>
        </w:r>
        <w:r w:rsidDel="00964E30">
          <w:rPr>
            <w:rFonts w:ascii="Times New Roman" w:eastAsia="仿宋" w:hAnsi="Times New Roman" w:cs="Times New Roman" w:hint="eastAsia"/>
            <w:color w:val="000000" w:themeColor="text1"/>
            <w:lang w:eastAsia="zh-CN"/>
          </w:rPr>
          <w:delText>至</w:delText>
        </w:r>
        <w:r w:rsidDel="00964E30">
          <w:rPr>
            <w:rFonts w:ascii="Times New Roman" w:eastAsia="仿宋" w:hAnsi="Times New Roman" w:cs="Times New Roman" w:hint="eastAsia"/>
            <w:color w:val="000000" w:themeColor="text1"/>
            <w:lang w:eastAsia="zh-CN"/>
          </w:rPr>
          <w:delText>3</w:delText>
        </w:r>
        <w:r w:rsidDel="00964E30">
          <w:rPr>
            <w:rFonts w:ascii="Times New Roman" w:eastAsia="仿宋" w:hAnsi="Times New Roman" w:cs="Times New Roman" w:hint="eastAsia"/>
            <w:color w:val="000000" w:themeColor="text1"/>
            <w:lang w:eastAsia="zh-CN"/>
          </w:rPr>
          <w:delText>月的其他成本支出，预计约为人民币</w:delText>
        </w:r>
        <w:r w:rsidDel="00964E30">
          <w:rPr>
            <w:rFonts w:ascii="Times New Roman" w:eastAsia="仿宋" w:hAnsi="Times New Roman" w:cs="Times New Roman" w:hint="eastAsia"/>
            <w:color w:val="000000" w:themeColor="text1"/>
            <w:lang w:eastAsia="zh-CN"/>
          </w:rPr>
          <w:delText>38.75</w:delText>
        </w:r>
        <w:r w:rsidDel="00964E30">
          <w:rPr>
            <w:rFonts w:ascii="Times New Roman" w:eastAsia="仿宋" w:hAnsi="Times New Roman" w:cs="Times New Roman" w:hint="eastAsia"/>
            <w:color w:val="000000" w:themeColor="text1"/>
            <w:lang w:eastAsia="zh-CN"/>
          </w:rPr>
          <w:delText>万元。</w:delText>
        </w:r>
      </w:del>
    </w:p>
    <w:p w14:paraId="480E5AEC" w14:textId="353ED78C" w:rsidR="005F457E" w:rsidDel="00964E30" w:rsidRDefault="00000000">
      <w:pPr>
        <w:spacing w:after="0" w:line="312" w:lineRule="auto"/>
        <w:ind w:left="482" w:firstLineChars="0" w:firstLine="0"/>
        <w:rPr>
          <w:del w:id="3387" w:author="Si-yuan LIU" w:date="2026-07-24T14:26:00Z" w16du:dateUtc="2026-07-24T06:26:00Z"/>
          <w:color w:val="000000" w:themeColor="text1"/>
        </w:rPr>
      </w:pPr>
      <w:del w:id="3388" w:author="Si-yuan LIU" w:date="2026-07-24T14:26:00Z" w16du:dateUtc="2026-07-24T06:26:00Z">
        <w:r w:rsidDel="00964E30">
          <w:rPr>
            <w:rFonts w:hint="eastAsia"/>
            <w:color w:val="000000" w:themeColor="text1"/>
          </w:rPr>
          <w:delText>（</w:delText>
        </w:r>
        <w:r w:rsidDel="00964E30">
          <w:rPr>
            <w:color w:val="000000" w:themeColor="text1"/>
          </w:rPr>
          <w:delText>5</w:delText>
        </w:r>
        <w:r w:rsidDel="00964E30">
          <w:rPr>
            <w:rFonts w:hint="eastAsia"/>
            <w:color w:val="000000" w:themeColor="text1"/>
          </w:rPr>
          <w:delText>）税金及附加相关参数</w:delText>
        </w:r>
      </w:del>
    </w:p>
    <w:p w14:paraId="017D0E16" w14:textId="4D417AFD" w:rsidR="005F457E" w:rsidDel="00964E30" w:rsidRDefault="00000000">
      <w:pPr>
        <w:pStyle w:val="QuoteStyle"/>
        <w:spacing w:after="0" w:line="312" w:lineRule="auto"/>
        <w:ind w:firstLine="482"/>
        <w:rPr>
          <w:del w:id="3389" w:author="Si-yuan LIU" w:date="2026-07-24T14:26:00Z" w16du:dateUtc="2026-07-24T06:26:00Z"/>
          <w:rFonts w:ascii="Times New Roman" w:eastAsia="仿宋" w:hAnsi="Times New Roman" w:cs="Times New Roman"/>
          <w:color w:val="000000" w:themeColor="text1"/>
          <w:lang w:eastAsia="zh-CN"/>
        </w:rPr>
      </w:pPr>
      <w:del w:id="3390" w:author="Si-yuan LIU" w:date="2026-07-24T14:26:00Z" w16du:dateUtc="2026-07-24T06:26:00Z">
        <w:r w:rsidDel="00964E30">
          <w:rPr>
            <w:rFonts w:ascii="Times New Roman" w:eastAsia="仿宋" w:hAnsi="Times New Roman" w:cs="Times New Roman" w:hint="eastAsia"/>
            <w:color w:val="000000" w:themeColor="text1"/>
            <w:lang w:eastAsia="zh-CN"/>
          </w:rPr>
          <w:delText>根据《关于全面推开营业税改征增值税试点的通知》《财政部税务总局海关总署关于深化增值税改革有关政策的公告》，服务费收入增值税率</w:delText>
        </w:r>
        <w:r w:rsidDel="00964E30">
          <w:rPr>
            <w:rFonts w:ascii="Times New Roman" w:eastAsia="仿宋" w:hAnsi="Times New Roman" w:cs="Times New Roman"/>
            <w:color w:val="000000" w:themeColor="text1"/>
            <w:lang w:eastAsia="zh-CN"/>
          </w:rPr>
          <w:delText>6%</w:delText>
        </w:r>
        <w:r w:rsidDel="00964E30">
          <w:rPr>
            <w:rFonts w:ascii="Times New Roman" w:eastAsia="仿宋" w:hAnsi="Times New Roman" w:cs="Times New Roman" w:hint="eastAsia"/>
            <w:color w:val="000000" w:themeColor="text1"/>
            <w:lang w:eastAsia="zh-CN"/>
          </w:rPr>
          <w:delText>，运管费增值税率</w:delText>
        </w:r>
        <w:r w:rsidDel="00964E30">
          <w:rPr>
            <w:rFonts w:ascii="Times New Roman" w:eastAsia="仿宋" w:hAnsi="Times New Roman" w:cs="Times New Roman"/>
            <w:color w:val="000000" w:themeColor="text1"/>
            <w:lang w:eastAsia="zh-CN"/>
          </w:rPr>
          <w:delText>6%</w:delText>
        </w:r>
        <w:r w:rsidDel="00964E30">
          <w:rPr>
            <w:rFonts w:ascii="Times New Roman" w:eastAsia="仿宋" w:hAnsi="Times New Roman" w:cs="Times New Roman" w:hint="eastAsia"/>
            <w:color w:val="000000" w:themeColor="text1"/>
            <w:lang w:eastAsia="zh-CN"/>
          </w:rPr>
          <w:delText>，资本性支出增值税税率</w:delText>
        </w:r>
        <w:r w:rsidDel="00964E30">
          <w:rPr>
            <w:rFonts w:ascii="Times New Roman" w:eastAsia="仿宋" w:hAnsi="Times New Roman" w:cs="Times New Roman"/>
            <w:color w:val="000000" w:themeColor="text1"/>
            <w:lang w:eastAsia="zh-CN"/>
          </w:rPr>
          <w:delText>13%</w:delText>
        </w:r>
        <w:r w:rsidDel="00964E30">
          <w:rPr>
            <w:rFonts w:ascii="Times New Roman" w:eastAsia="仿宋" w:hAnsi="Times New Roman" w:cs="Times New Roman" w:hint="eastAsia"/>
            <w:color w:val="000000" w:themeColor="text1"/>
            <w:lang w:eastAsia="zh-CN"/>
          </w:rPr>
          <w:delText>，附加税主要为城市维护建设税、教育费附加、地方教育费附加以及其他附加税，城市维护建设税率为</w:delText>
        </w:r>
        <w:r w:rsidDel="00964E30">
          <w:rPr>
            <w:rFonts w:ascii="Times New Roman" w:eastAsia="仿宋" w:hAnsi="Times New Roman" w:cs="Times New Roman"/>
            <w:color w:val="000000" w:themeColor="text1"/>
            <w:lang w:eastAsia="zh-CN"/>
          </w:rPr>
          <w:delText>7%</w:delText>
        </w:r>
        <w:r w:rsidDel="00964E30">
          <w:rPr>
            <w:rFonts w:ascii="Times New Roman" w:eastAsia="仿宋" w:hAnsi="Times New Roman" w:cs="Times New Roman" w:hint="eastAsia"/>
            <w:color w:val="000000" w:themeColor="text1"/>
            <w:lang w:eastAsia="zh-CN"/>
          </w:rPr>
          <w:delText>、教育费附加为</w:delText>
        </w:r>
        <w:r w:rsidDel="00964E30">
          <w:rPr>
            <w:rFonts w:ascii="Times New Roman" w:eastAsia="仿宋" w:hAnsi="Times New Roman" w:cs="Times New Roman"/>
            <w:color w:val="000000" w:themeColor="text1"/>
            <w:lang w:eastAsia="zh-CN"/>
          </w:rPr>
          <w:delText>3%</w:delText>
        </w:r>
        <w:r w:rsidDel="00964E30">
          <w:rPr>
            <w:rFonts w:ascii="Times New Roman" w:eastAsia="仿宋" w:hAnsi="Times New Roman" w:cs="Times New Roman" w:hint="eastAsia"/>
            <w:color w:val="000000" w:themeColor="text1"/>
            <w:lang w:eastAsia="zh-CN"/>
          </w:rPr>
          <w:delText>、地方教育费附加为</w:delText>
        </w:r>
        <w:r w:rsidDel="00964E30">
          <w:rPr>
            <w:rFonts w:ascii="Times New Roman" w:eastAsia="仿宋" w:hAnsi="Times New Roman" w:cs="Times New Roman"/>
            <w:color w:val="000000" w:themeColor="text1"/>
            <w:lang w:eastAsia="zh-CN"/>
          </w:rPr>
          <w:delText>2%</w:delText>
        </w:r>
        <w:r w:rsidDel="00964E30">
          <w:rPr>
            <w:rFonts w:ascii="Times New Roman" w:eastAsia="仿宋" w:hAnsi="Times New Roman" w:cs="Times New Roman" w:hint="eastAsia"/>
            <w:color w:val="000000" w:themeColor="text1"/>
            <w:lang w:eastAsia="zh-CN"/>
          </w:rPr>
          <w:delText>。房产税按房屋原值的</w:delText>
        </w:r>
        <w:r w:rsidDel="00964E30">
          <w:rPr>
            <w:rFonts w:ascii="Times New Roman" w:eastAsia="仿宋" w:hAnsi="Times New Roman" w:cs="Times New Roman"/>
            <w:color w:val="000000" w:themeColor="text1"/>
            <w:lang w:eastAsia="zh-CN"/>
          </w:rPr>
          <w:delText>70%</w:delText>
        </w:r>
        <w:r w:rsidDel="00964E30">
          <w:rPr>
            <w:rFonts w:ascii="Times New Roman" w:eastAsia="仿宋" w:hAnsi="Times New Roman" w:cs="Times New Roman" w:hint="eastAsia"/>
            <w:color w:val="000000" w:themeColor="text1"/>
            <w:lang w:eastAsia="zh-CN"/>
          </w:rPr>
          <w:delText>为基数、以</w:delText>
        </w:r>
        <w:r w:rsidDel="00964E30">
          <w:rPr>
            <w:rFonts w:ascii="Times New Roman" w:eastAsia="仿宋" w:hAnsi="Times New Roman" w:cs="Times New Roman"/>
            <w:color w:val="000000" w:themeColor="text1"/>
            <w:lang w:eastAsia="zh-CN"/>
          </w:rPr>
          <w:delText>1.2%</w:delText>
        </w:r>
        <w:r w:rsidDel="00964E30">
          <w:rPr>
            <w:rFonts w:ascii="Times New Roman" w:eastAsia="仿宋" w:hAnsi="Times New Roman" w:cs="Times New Roman" w:hint="eastAsia"/>
            <w:color w:val="000000" w:themeColor="text1"/>
            <w:lang w:eastAsia="zh-CN"/>
          </w:rPr>
          <w:delText>税率计缴，土地使用税以土地面积为基数、按当地规定</w:delText>
        </w:r>
        <w:r w:rsidDel="00964E30">
          <w:rPr>
            <w:rFonts w:ascii="Times New Roman" w:eastAsia="仿宋" w:hAnsi="Times New Roman" w:cs="Times New Roman"/>
            <w:color w:val="000000" w:themeColor="text1"/>
            <w:lang w:eastAsia="zh-CN"/>
          </w:rPr>
          <w:delText>2</w:delText>
        </w:r>
        <w:r w:rsidDel="00964E30">
          <w:rPr>
            <w:rFonts w:ascii="Times New Roman" w:eastAsia="仿宋" w:hAnsi="Times New Roman" w:cs="Times New Roman" w:hint="eastAsia"/>
            <w:color w:val="000000" w:themeColor="text1"/>
            <w:lang w:eastAsia="zh-CN"/>
          </w:rPr>
          <w:delText>元</w:delText>
        </w:r>
        <w:r w:rsidDel="00964E30">
          <w:rPr>
            <w:rFonts w:ascii="Times New Roman" w:eastAsia="仿宋" w:hAnsi="Times New Roman" w:cs="Times New Roman"/>
            <w:color w:val="000000" w:themeColor="text1"/>
            <w:lang w:eastAsia="zh-CN"/>
          </w:rPr>
          <w:delText>/</w:delText>
        </w:r>
        <w:r w:rsidDel="00964E30">
          <w:rPr>
            <w:rFonts w:ascii="Times New Roman" w:eastAsia="仿宋" w:hAnsi="Times New Roman" w:cs="Times New Roman" w:hint="eastAsia"/>
            <w:color w:val="000000" w:themeColor="text1"/>
            <w:lang w:eastAsia="zh-CN"/>
          </w:rPr>
          <w:delText>平方米</w:delText>
        </w:r>
        <w:r w:rsidDel="00964E30">
          <w:rPr>
            <w:rFonts w:ascii="Times New Roman" w:eastAsia="仿宋" w:hAnsi="Times New Roman" w:cs="Times New Roman"/>
            <w:color w:val="000000" w:themeColor="text1"/>
            <w:lang w:eastAsia="zh-CN"/>
          </w:rPr>
          <w:delText>/</w:delText>
        </w:r>
        <w:r w:rsidDel="00964E30">
          <w:rPr>
            <w:rFonts w:ascii="Times New Roman" w:eastAsia="仿宋" w:hAnsi="Times New Roman" w:cs="Times New Roman" w:hint="eastAsia"/>
            <w:color w:val="000000" w:themeColor="text1"/>
            <w:lang w:eastAsia="zh-CN"/>
          </w:rPr>
          <w:delText>年计缴。</w:delText>
        </w:r>
      </w:del>
    </w:p>
    <w:p w14:paraId="63E9526E" w14:textId="7ED37F13" w:rsidR="005F457E" w:rsidDel="00964E30" w:rsidRDefault="00000000">
      <w:pPr>
        <w:pStyle w:val="afd"/>
        <w:spacing w:after="0" w:line="312" w:lineRule="auto"/>
        <w:ind w:left="482" w:firstLineChars="0" w:firstLine="0"/>
        <w:rPr>
          <w:del w:id="3391" w:author="Si-yuan LIU" w:date="2026-07-24T14:26:00Z" w16du:dateUtc="2026-07-24T06:26:00Z"/>
          <w:color w:val="000000" w:themeColor="text1"/>
        </w:rPr>
      </w:pPr>
      <w:bookmarkStart w:id="3392" w:name="OLE_LINK33"/>
      <w:del w:id="3393" w:author="Si-yuan LIU" w:date="2026-07-24T14:26:00Z" w16du:dateUtc="2026-07-24T06:26:00Z">
        <w:r w:rsidDel="00964E30">
          <w:rPr>
            <w:rFonts w:hint="eastAsia"/>
            <w:color w:val="000000" w:themeColor="text1"/>
          </w:rPr>
          <w:delText>（</w:delText>
        </w:r>
        <w:r w:rsidDel="00964E30">
          <w:rPr>
            <w:rFonts w:hint="eastAsia"/>
            <w:color w:val="000000" w:themeColor="text1"/>
          </w:rPr>
          <w:delText>6</w:delText>
        </w:r>
        <w:r w:rsidDel="00964E30">
          <w:rPr>
            <w:rFonts w:hint="eastAsia"/>
            <w:color w:val="000000" w:themeColor="text1"/>
          </w:rPr>
          <w:delText>）管理费用</w:delText>
        </w:r>
      </w:del>
    </w:p>
    <w:p w14:paraId="0133D1EA" w14:textId="61722220" w:rsidR="005F457E" w:rsidDel="00964E30" w:rsidRDefault="00000000">
      <w:pPr>
        <w:pStyle w:val="QuoteStyle"/>
        <w:spacing w:after="0" w:line="312" w:lineRule="auto"/>
        <w:ind w:firstLine="482"/>
        <w:rPr>
          <w:del w:id="3394" w:author="Si-yuan LIU" w:date="2026-07-24T14:26:00Z" w16du:dateUtc="2026-07-24T06:26:00Z"/>
          <w:color w:val="000000" w:themeColor="text1"/>
          <w:lang w:eastAsia="zh-CN"/>
        </w:rPr>
      </w:pPr>
      <w:del w:id="3395" w:author="Si-yuan LIU" w:date="2026-07-24T14:26:00Z" w16du:dateUtc="2026-07-24T06:26:00Z">
        <w:r w:rsidDel="00964E30">
          <w:rPr>
            <w:rFonts w:ascii="Times New Roman" w:eastAsia="仿宋" w:hAnsi="Times New Roman" w:cs="Times New Roman" w:hint="eastAsia"/>
            <w:color w:val="000000" w:themeColor="text1"/>
            <w:lang w:eastAsia="zh-CN"/>
          </w:rPr>
          <w:delText>管理费用主要系项目层面发生的职工薪酬、咨询服务等各项开支，依据分摊标准分配至入池资产。根据奥融科技提供的资料及历史经营数据，</w:delText>
        </w:r>
        <w:r w:rsidDel="00964E30">
          <w:rPr>
            <w:rFonts w:ascii="Times New Roman" w:eastAsia="仿宋" w:hAnsi="Times New Roman" w:cs="Times New Roman"/>
            <w:color w:val="000000" w:themeColor="text1"/>
            <w:lang w:eastAsia="zh-CN"/>
          </w:rPr>
          <w:delText>2023</w:delText>
        </w:r>
        <w:r w:rsidDel="00964E30">
          <w:rPr>
            <w:rFonts w:ascii="Times New Roman" w:eastAsia="仿宋" w:hAnsi="Times New Roman" w:cs="Times New Roman" w:hint="eastAsia"/>
            <w:color w:val="000000" w:themeColor="text1"/>
            <w:lang w:eastAsia="zh-CN"/>
          </w:rPr>
          <w:delText>年、</w:delText>
        </w:r>
        <w:r w:rsidDel="00964E30">
          <w:rPr>
            <w:rFonts w:ascii="Times New Roman" w:eastAsia="仿宋" w:hAnsi="Times New Roman" w:cs="Times New Roman"/>
            <w:color w:val="000000" w:themeColor="text1"/>
            <w:lang w:eastAsia="zh-CN"/>
          </w:rPr>
          <w:delText>2024</w:delText>
        </w:r>
        <w:r w:rsidDel="00964E30">
          <w:rPr>
            <w:rFonts w:ascii="Times New Roman" w:eastAsia="仿宋" w:hAnsi="Times New Roman" w:cs="Times New Roman" w:hint="eastAsia"/>
            <w:color w:val="000000" w:themeColor="text1"/>
            <w:lang w:eastAsia="zh-CN"/>
          </w:rPr>
          <w:delText>年、</w:delText>
        </w:r>
        <w:r w:rsidDel="00964E30">
          <w:rPr>
            <w:rFonts w:ascii="Times New Roman" w:eastAsia="仿宋" w:hAnsi="Times New Roman" w:cs="Times New Roman"/>
            <w:color w:val="000000" w:themeColor="text1"/>
            <w:lang w:eastAsia="zh-CN"/>
          </w:rPr>
          <w:delText>2025</w:delText>
        </w:r>
        <w:r w:rsidDel="00964E30">
          <w:rPr>
            <w:rFonts w:ascii="Times New Roman" w:eastAsia="仿宋" w:hAnsi="Times New Roman" w:cs="Times New Roman" w:hint="eastAsia"/>
            <w:color w:val="000000" w:themeColor="text1"/>
            <w:lang w:eastAsia="zh-CN"/>
          </w:rPr>
          <w:delText>年及</w:delText>
        </w:r>
        <w:r w:rsidDel="00964E30">
          <w:rPr>
            <w:rFonts w:ascii="Times New Roman" w:eastAsia="仿宋" w:hAnsi="Times New Roman" w:cs="Times New Roman"/>
            <w:color w:val="000000" w:themeColor="text1"/>
            <w:lang w:eastAsia="zh-CN"/>
          </w:rPr>
          <w:delText>2026</w:delText>
        </w:r>
        <w:r w:rsidDel="00964E30">
          <w:rPr>
            <w:rFonts w:ascii="Times New Roman" w:eastAsia="仿宋" w:hAnsi="Times New Roman" w:cs="Times New Roman" w:hint="eastAsia"/>
            <w:color w:val="000000" w:themeColor="text1"/>
            <w:lang w:eastAsia="zh-CN"/>
          </w:rPr>
          <w:delText>年</w:delText>
        </w:r>
        <w:r w:rsidDel="00964E30">
          <w:rPr>
            <w:rFonts w:ascii="Times New Roman" w:eastAsia="仿宋" w:hAnsi="Times New Roman" w:cs="Times New Roman"/>
            <w:color w:val="000000" w:themeColor="text1"/>
            <w:lang w:eastAsia="zh-CN"/>
          </w:rPr>
          <w:delText>1</w:delText>
        </w:r>
        <w:r w:rsidDel="00964E30">
          <w:rPr>
            <w:rFonts w:ascii="Times New Roman" w:eastAsia="仿宋" w:hAnsi="Times New Roman" w:cs="Times New Roman" w:hint="eastAsia"/>
            <w:color w:val="000000" w:themeColor="text1"/>
            <w:lang w:eastAsia="zh-CN"/>
          </w:rPr>
          <w:delText>至</w:delText>
        </w:r>
        <w:r w:rsidDel="00964E30">
          <w:rPr>
            <w:rFonts w:ascii="Times New Roman" w:eastAsia="仿宋" w:hAnsi="Times New Roman" w:cs="Times New Roman"/>
            <w:color w:val="000000" w:themeColor="text1"/>
            <w:lang w:eastAsia="zh-CN"/>
          </w:rPr>
          <w:delText>3</w:delText>
        </w:r>
        <w:r w:rsidDel="00964E30">
          <w:rPr>
            <w:rFonts w:ascii="Times New Roman" w:eastAsia="仿宋" w:hAnsi="Times New Roman" w:cs="Times New Roman" w:hint="eastAsia"/>
            <w:color w:val="000000" w:themeColor="text1"/>
            <w:lang w:eastAsia="zh-CN"/>
          </w:rPr>
          <w:delText>月的管理费用分别为</w:delText>
        </w:r>
        <w:r w:rsidDel="00964E30">
          <w:rPr>
            <w:rFonts w:ascii="Times New Roman" w:eastAsia="仿宋" w:hAnsi="Times New Roman" w:cs="Times New Roman"/>
            <w:color w:val="000000" w:themeColor="text1"/>
            <w:lang w:eastAsia="zh-CN"/>
          </w:rPr>
          <w:delText>67.17</w:delText>
        </w:r>
        <w:r w:rsidDel="00964E30">
          <w:rPr>
            <w:rFonts w:ascii="Times New Roman" w:eastAsia="仿宋" w:hAnsi="Times New Roman" w:cs="Times New Roman" w:hint="eastAsia"/>
            <w:color w:val="000000" w:themeColor="text1"/>
            <w:lang w:eastAsia="zh-CN"/>
          </w:rPr>
          <w:delText>万元、</w:delText>
        </w:r>
        <w:r w:rsidDel="00964E30">
          <w:rPr>
            <w:rFonts w:ascii="Times New Roman" w:eastAsia="仿宋" w:hAnsi="Times New Roman" w:cs="Times New Roman"/>
            <w:color w:val="000000" w:themeColor="text1"/>
            <w:lang w:eastAsia="zh-CN"/>
          </w:rPr>
          <w:delText>42.94</w:delText>
        </w:r>
        <w:r w:rsidDel="00964E30">
          <w:rPr>
            <w:rFonts w:ascii="Times New Roman" w:eastAsia="仿宋" w:hAnsi="Times New Roman" w:cs="Times New Roman" w:hint="eastAsia"/>
            <w:color w:val="000000" w:themeColor="text1"/>
            <w:lang w:eastAsia="zh-CN"/>
          </w:rPr>
          <w:delText>万元、</w:delText>
        </w:r>
        <w:r w:rsidDel="00964E30">
          <w:rPr>
            <w:rFonts w:ascii="Times New Roman" w:eastAsia="仿宋" w:hAnsi="Times New Roman" w:cs="Times New Roman"/>
            <w:color w:val="000000" w:themeColor="text1"/>
            <w:lang w:eastAsia="zh-CN"/>
          </w:rPr>
          <w:delText>87.32</w:delText>
        </w:r>
        <w:r w:rsidDel="00964E30">
          <w:rPr>
            <w:rFonts w:ascii="Times New Roman" w:eastAsia="仿宋" w:hAnsi="Times New Roman" w:cs="Times New Roman" w:hint="eastAsia"/>
            <w:color w:val="000000" w:themeColor="text1"/>
            <w:lang w:eastAsia="zh-CN"/>
          </w:rPr>
          <w:delText>万元及</w:delText>
        </w:r>
        <w:r w:rsidDel="00964E30">
          <w:rPr>
            <w:rFonts w:ascii="Times New Roman" w:eastAsia="仿宋" w:hAnsi="Times New Roman" w:cs="Times New Roman"/>
            <w:color w:val="000000" w:themeColor="text1"/>
            <w:lang w:eastAsia="zh-CN"/>
          </w:rPr>
          <w:delText>20.67</w:delText>
        </w:r>
        <w:r w:rsidDel="00964E30">
          <w:rPr>
            <w:rFonts w:ascii="Times New Roman" w:eastAsia="仿宋" w:hAnsi="Times New Roman" w:cs="Times New Roman" w:hint="eastAsia"/>
            <w:color w:val="000000" w:themeColor="text1"/>
            <w:lang w:eastAsia="zh-CN"/>
          </w:rPr>
          <w:delText>万元。参考</w:delText>
        </w:r>
        <w:r w:rsidDel="00964E30">
          <w:rPr>
            <w:rFonts w:ascii="Times New Roman" w:eastAsia="仿宋" w:hAnsi="Times New Roman" w:cs="Times New Roman"/>
            <w:color w:val="000000" w:themeColor="text1"/>
            <w:lang w:eastAsia="zh-CN"/>
          </w:rPr>
          <w:delText>2026</w:delText>
        </w:r>
        <w:r w:rsidDel="00964E30">
          <w:rPr>
            <w:rFonts w:ascii="Times New Roman" w:eastAsia="仿宋" w:hAnsi="Times New Roman" w:cs="Times New Roman" w:hint="eastAsia"/>
            <w:color w:val="000000" w:themeColor="text1"/>
            <w:lang w:eastAsia="zh-CN"/>
          </w:rPr>
          <w:delText>年</w:delText>
        </w:r>
        <w:r w:rsidDel="00964E30">
          <w:rPr>
            <w:rFonts w:ascii="Times New Roman" w:eastAsia="仿宋" w:hAnsi="Times New Roman" w:cs="Times New Roman"/>
            <w:color w:val="000000" w:themeColor="text1"/>
            <w:lang w:eastAsia="zh-CN"/>
          </w:rPr>
          <w:delText>1</w:delText>
        </w:r>
        <w:r w:rsidDel="00964E30">
          <w:rPr>
            <w:rFonts w:ascii="Times New Roman" w:eastAsia="仿宋" w:hAnsi="Times New Roman" w:cs="Times New Roman" w:hint="eastAsia"/>
            <w:color w:val="000000" w:themeColor="text1"/>
            <w:lang w:eastAsia="zh-CN"/>
          </w:rPr>
          <w:delText>至</w:delText>
        </w:r>
        <w:r w:rsidDel="00964E30">
          <w:rPr>
            <w:rFonts w:ascii="Times New Roman" w:eastAsia="仿宋" w:hAnsi="Times New Roman" w:cs="Times New Roman"/>
            <w:color w:val="000000" w:themeColor="text1"/>
            <w:lang w:eastAsia="zh-CN"/>
          </w:rPr>
          <w:delText>3</w:delText>
        </w:r>
        <w:r w:rsidDel="00964E30">
          <w:rPr>
            <w:rFonts w:ascii="Times New Roman" w:eastAsia="仿宋" w:hAnsi="Times New Roman" w:cs="Times New Roman" w:hint="eastAsia"/>
            <w:color w:val="000000" w:themeColor="text1"/>
            <w:lang w:eastAsia="zh-CN"/>
          </w:rPr>
          <w:delText>月的运杂费支出并折算至预测期首期即</w:delText>
        </w:r>
        <w:r w:rsidDel="00964E30">
          <w:rPr>
            <w:rFonts w:ascii="Times New Roman" w:eastAsia="仿宋" w:hAnsi="Times New Roman" w:cs="Times New Roman"/>
            <w:color w:val="000000" w:themeColor="text1"/>
            <w:lang w:eastAsia="zh-CN"/>
          </w:rPr>
          <w:delText>2026</w:delText>
        </w:r>
        <w:r w:rsidDel="00964E30">
          <w:rPr>
            <w:rFonts w:ascii="Times New Roman" w:eastAsia="仿宋" w:hAnsi="Times New Roman" w:cs="Times New Roman" w:hint="eastAsia"/>
            <w:color w:val="000000" w:themeColor="text1"/>
            <w:lang w:eastAsia="zh-CN"/>
          </w:rPr>
          <w:delText>年</w:delText>
        </w:r>
        <w:r w:rsidDel="00964E30">
          <w:rPr>
            <w:rFonts w:ascii="Times New Roman" w:eastAsia="仿宋" w:hAnsi="Times New Roman" w:cs="Times New Roman"/>
            <w:color w:val="000000" w:themeColor="text1"/>
            <w:lang w:eastAsia="zh-CN"/>
          </w:rPr>
          <w:delText>4</w:delText>
        </w:r>
        <w:r w:rsidDel="00964E30">
          <w:rPr>
            <w:rFonts w:ascii="Times New Roman" w:eastAsia="仿宋" w:hAnsi="Times New Roman" w:cs="Times New Roman" w:hint="eastAsia"/>
            <w:color w:val="000000" w:themeColor="text1"/>
            <w:lang w:eastAsia="zh-CN"/>
          </w:rPr>
          <w:delText>月至</w:delText>
        </w:r>
        <w:r w:rsidDel="00964E30">
          <w:rPr>
            <w:rFonts w:ascii="Times New Roman" w:eastAsia="仿宋" w:hAnsi="Times New Roman" w:cs="Times New Roman"/>
            <w:color w:val="000000" w:themeColor="text1"/>
            <w:lang w:eastAsia="zh-CN"/>
          </w:rPr>
          <w:delText>12</w:delText>
        </w:r>
        <w:r w:rsidDel="00964E30">
          <w:rPr>
            <w:rFonts w:ascii="Times New Roman" w:eastAsia="仿宋" w:hAnsi="Times New Roman" w:cs="Times New Roman" w:hint="eastAsia"/>
            <w:color w:val="000000" w:themeColor="text1"/>
            <w:lang w:eastAsia="zh-CN"/>
          </w:rPr>
          <w:delText>月运杂费支出，约为</w:delText>
        </w:r>
        <w:r w:rsidDel="00964E30">
          <w:rPr>
            <w:rFonts w:ascii="Times New Roman" w:eastAsia="仿宋" w:hAnsi="Times New Roman" w:cs="Times New Roman"/>
            <w:color w:val="000000" w:themeColor="text1"/>
            <w:lang w:eastAsia="zh-CN"/>
          </w:rPr>
          <w:delText>62.01</w:delText>
        </w:r>
        <w:r w:rsidDel="00964E30">
          <w:rPr>
            <w:rFonts w:ascii="Times New Roman" w:eastAsia="仿宋" w:hAnsi="Times New Roman" w:cs="Times New Roman" w:hint="eastAsia"/>
            <w:color w:val="000000" w:themeColor="text1"/>
            <w:lang w:eastAsia="zh-CN"/>
          </w:rPr>
          <w:delText>万元。考虑到宏观经济环境及通货膨胀因素，运杂费按每年</w:delText>
        </w:r>
        <w:r w:rsidDel="00964E30">
          <w:rPr>
            <w:rFonts w:ascii="Times New Roman" w:eastAsia="仿宋" w:hAnsi="Times New Roman" w:cs="Times New Roman"/>
            <w:color w:val="000000" w:themeColor="text1"/>
            <w:lang w:eastAsia="zh-CN"/>
          </w:rPr>
          <w:delText>2%</w:delText>
        </w:r>
        <w:r w:rsidDel="00964E30">
          <w:rPr>
            <w:rFonts w:ascii="Times New Roman" w:eastAsia="仿宋" w:hAnsi="Times New Roman" w:cs="Times New Roman" w:hint="eastAsia"/>
            <w:color w:val="000000" w:themeColor="text1"/>
            <w:lang w:eastAsia="zh-CN"/>
          </w:rPr>
          <w:delText>的复合增长率进行预测。</w:delText>
        </w:r>
      </w:del>
    </w:p>
    <w:p w14:paraId="6B7B34C7" w14:textId="385625AE" w:rsidR="005F457E" w:rsidDel="00964E30" w:rsidRDefault="00000000">
      <w:pPr>
        <w:pStyle w:val="afd"/>
        <w:spacing w:after="0" w:line="312" w:lineRule="auto"/>
        <w:ind w:left="482" w:firstLineChars="0" w:firstLine="0"/>
        <w:rPr>
          <w:del w:id="3396" w:author="Si-yuan LIU" w:date="2026-07-24T14:26:00Z" w16du:dateUtc="2026-07-24T06:26:00Z"/>
          <w:color w:val="000000" w:themeColor="text1"/>
        </w:rPr>
      </w:pPr>
      <w:del w:id="3397" w:author="Si-yuan LIU" w:date="2026-07-24T14:26:00Z" w16du:dateUtc="2026-07-24T06:26:00Z">
        <w:r w:rsidDel="00964E30">
          <w:rPr>
            <w:rFonts w:hint="eastAsia"/>
            <w:color w:val="000000" w:themeColor="text1"/>
          </w:rPr>
          <w:delText>（</w:delText>
        </w:r>
        <w:r w:rsidDel="00964E30">
          <w:rPr>
            <w:rFonts w:hint="eastAsia"/>
            <w:color w:val="000000" w:themeColor="text1"/>
          </w:rPr>
          <w:delText>7</w:delText>
        </w:r>
        <w:r w:rsidDel="00964E30">
          <w:rPr>
            <w:rFonts w:hint="eastAsia"/>
            <w:color w:val="000000" w:themeColor="text1"/>
          </w:rPr>
          <w:delText>）资本性支出相关参数</w:delText>
        </w:r>
      </w:del>
    </w:p>
    <w:bookmarkEnd w:id="3392"/>
    <w:p w14:paraId="5ACB14B3" w14:textId="01F25BEB" w:rsidR="005F457E" w:rsidDel="00964E30" w:rsidRDefault="00000000">
      <w:pPr>
        <w:pStyle w:val="QuoteStyle"/>
        <w:spacing w:after="0" w:line="312" w:lineRule="auto"/>
        <w:ind w:firstLine="482"/>
        <w:rPr>
          <w:del w:id="3398" w:author="Si-yuan LIU" w:date="2026-07-24T14:26:00Z" w16du:dateUtc="2026-07-24T06:26:00Z"/>
          <w:rFonts w:ascii="Times New Roman" w:eastAsia="仿宋" w:hAnsi="Times New Roman" w:cs="Times New Roman"/>
          <w:color w:val="000000" w:themeColor="text1"/>
          <w:lang w:eastAsia="zh-CN"/>
        </w:rPr>
      </w:pPr>
      <w:del w:id="3399" w:author="Si-yuan LIU" w:date="2026-07-24T14:26:00Z" w16du:dateUtc="2026-07-24T06:26:00Z">
        <w:r w:rsidDel="00964E30">
          <w:rPr>
            <w:rFonts w:ascii="Times New Roman" w:eastAsia="仿宋" w:hAnsi="Times New Roman" w:cs="Times New Roman" w:hint="eastAsia"/>
            <w:color w:val="000000" w:themeColor="text1"/>
            <w:lang w:eastAsia="zh-CN"/>
          </w:rPr>
          <w:delText>本次评估，资本性支出考虑新增资本性支出，主要系机器设备的后续更新投入。维护性资本性支出已在成本费用中考虑。本次预测按照华测检测认证集团股份有限公司出具的</w:delText>
        </w:r>
        <w:r w:rsidDel="00964E30">
          <w:rPr>
            <w:rFonts w:ascii="Times New Roman" w:eastAsia="仿宋" w:hAnsi="Times New Roman" w:cs="Times New Roman"/>
            <w:color w:val="000000" w:themeColor="text1"/>
            <w:lang w:eastAsia="zh-CN"/>
          </w:rPr>
          <w:delText>《数据中心工程尽调底稿》</w:delText>
        </w:r>
        <w:r w:rsidDel="00964E30">
          <w:rPr>
            <w:rFonts w:ascii="Times New Roman" w:eastAsia="仿宋" w:hAnsi="Times New Roman" w:cs="Times New Roman" w:hint="eastAsia"/>
            <w:color w:val="000000" w:themeColor="text1"/>
            <w:lang w:eastAsia="zh-CN"/>
          </w:rPr>
          <w:delText>，根据各设备的经济使用年限，考虑大修及设备更换成本。具体预测情况如下：</w:delText>
        </w:r>
      </w:del>
    </w:p>
    <w:p w14:paraId="6F85146C" w14:textId="2E2FF551" w:rsidR="005F457E" w:rsidDel="00964E30" w:rsidRDefault="00000000">
      <w:pPr>
        <w:spacing w:after="0" w:line="312" w:lineRule="auto"/>
        <w:ind w:firstLineChars="0" w:firstLine="0"/>
        <w:jc w:val="center"/>
        <w:rPr>
          <w:del w:id="3400" w:author="Si-yuan LIU" w:date="2026-07-24T14:26:00Z" w16du:dateUtc="2026-07-24T06:26:00Z"/>
          <w:color w:val="000000" w:themeColor="text1"/>
          <w:szCs w:val="24"/>
        </w:rPr>
      </w:pPr>
      <w:del w:id="3401" w:author="Si-yuan LIU" w:date="2026-07-24T14:26:00Z" w16du:dateUtc="2026-07-24T06:26:00Z">
        <w:r w:rsidDel="00964E30">
          <w:rPr>
            <w:rFonts w:hint="eastAsia"/>
            <w:color w:val="000000" w:themeColor="text1"/>
            <w:szCs w:val="24"/>
          </w:rPr>
          <w:delText>表</w:delText>
        </w:r>
        <w:r w:rsidDel="00964E30">
          <w:rPr>
            <w:rFonts w:hint="eastAsia"/>
            <w:color w:val="000000" w:themeColor="text1"/>
            <w:szCs w:val="24"/>
          </w:rPr>
          <w:delText xml:space="preserve"> </w:delText>
        </w:r>
        <w:r w:rsidDel="00964E30">
          <w:rPr>
            <w:color w:val="000000" w:themeColor="text1"/>
            <w:szCs w:val="24"/>
          </w:rPr>
          <w:fldChar w:fldCharType="begin"/>
        </w:r>
        <w:r w:rsidDel="00964E30">
          <w:rPr>
            <w:rFonts w:hint="eastAsia"/>
            <w:color w:val="000000" w:themeColor="text1"/>
            <w:szCs w:val="24"/>
          </w:rPr>
          <w:delInstrText xml:space="preserve"> SEQ </w:delInstrText>
        </w:r>
        <w:r w:rsidDel="00964E30">
          <w:rPr>
            <w:rFonts w:hint="eastAsia"/>
            <w:color w:val="000000" w:themeColor="text1"/>
            <w:szCs w:val="24"/>
          </w:rPr>
          <w:delInstrText>表</w:delInstrText>
        </w:r>
        <w:r w:rsidDel="00964E30">
          <w:rPr>
            <w:rFonts w:hint="eastAsia"/>
            <w:color w:val="000000" w:themeColor="text1"/>
            <w:szCs w:val="24"/>
          </w:rPr>
          <w:delInstrText xml:space="preserve"> \* ARABIC </w:delInstrText>
        </w:r>
        <w:r w:rsidDel="00964E30">
          <w:rPr>
            <w:color w:val="000000" w:themeColor="text1"/>
            <w:szCs w:val="24"/>
          </w:rPr>
          <w:fldChar w:fldCharType="separate"/>
        </w:r>
      </w:del>
      <w:ins w:id="3402" w:author="怡然 刘 [2]" w:date="2026-07-08T15:02:00Z">
        <w:del w:id="3403" w:author="Si-yuan LIU" w:date="2026-07-24T14:26:00Z" w16du:dateUtc="2026-07-24T06:26:00Z">
          <w:r w:rsidR="004A5B2B" w:rsidDel="00964E30">
            <w:rPr>
              <w:noProof/>
              <w:color w:val="000000" w:themeColor="text1"/>
              <w:szCs w:val="24"/>
            </w:rPr>
            <w:delText>21</w:delText>
          </w:r>
        </w:del>
      </w:ins>
      <w:ins w:id="3404" w:author="Bentayga-" w:date="2026-07-05T17:09:00Z">
        <w:del w:id="3405" w:author="Si-yuan LIU" w:date="2026-07-24T14:26:00Z" w16du:dateUtc="2026-07-24T06:26:00Z">
          <w:r w:rsidDel="00964E30">
            <w:rPr>
              <w:rFonts w:hint="eastAsia"/>
              <w:noProof/>
              <w:color w:val="000000" w:themeColor="text1"/>
              <w:szCs w:val="24"/>
            </w:rPr>
            <w:delText>21</w:delText>
          </w:r>
        </w:del>
      </w:ins>
      <w:del w:id="3406" w:author="Si-yuan LIU" w:date="2026-07-24T14:26:00Z" w16du:dateUtc="2026-07-24T06:26:00Z">
        <w:r w:rsidDel="00964E30">
          <w:rPr>
            <w:rFonts w:hint="eastAsia"/>
            <w:noProof/>
            <w:color w:val="000000" w:themeColor="text1"/>
            <w:szCs w:val="24"/>
          </w:rPr>
          <w:delText>21</w:delText>
        </w:r>
        <w:r w:rsidDel="00964E30">
          <w:rPr>
            <w:color w:val="000000" w:themeColor="text1"/>
            <w:szCs w:val="24"/>
          </w:rPr>
          <w:fldChar w:fldCharType="end"/>
        </w:r>
        <w:r w:rsidDel="00964E30">
          <w:rPr>
            <w:rFonts w:hint="eastAsia"/>
            <w:color w:val="000000" w:themeColor="text1"/>
            <w:szCs w:val="24"/>
          </w:rPr>
          <w:delText xml:space="preserve"> </w:delText>
        </w:r>
        <w:r w:rsidDel="00964E30">
          <w:rPr>
            <w:rFonts w:hint="eastAsia"/>
            <w:color w:val="000000" w:themeColor="text1"/>
            <w:szCs w:val="24"/>
          </w:rPr>
          <w:delText>资本性支出参数预测情况</w:delText>
        </w:r>
      </w:del>
    </w:p>
    <w:tbl>
      <w:tblPr>
        <w:tblStyle w:val="af6"/>
        <w:tblW w:w="0" w:type="auto"/>
        <w:tblLook w:val="04A0" w:firstRow="1" w:lastRow="0" w:firstColumn="1" w:lastColumn="0" w:noHBand="0" w:noVBand="1"/>
      </w:tblPr>
      <w:tblGrid>
        <w:gridCol w:w="4320"/>
        <w:gridCol w:w="4320"/>
      </w:tblGrid>
      <w:tr w:rsidR="005F457E" w:rsidDel="00964E30" w14:paraId="44C2C746" w14:textId="08E96EA2">
        <w:trPr>
          <w:trHeight w:val="20"/>
          <w:del w:id="3407" w:author="Si-yuan LIU" w:date="2026-07-24T14:26:00Z" w16du:dateUtc="2026-07-24T06:26:00Z"/>
        </w:trPr>
        <w:tc>
          <w:tcPr>
            <w:tcW w:w="4320" w:type="dxa"/>
          </w:tcPr>
          <w:p w14:paraId="712EFAFD" w14:textId="1AF17A0A" w:rsidR="005F457E" w:rsidDel="00964E30" w:rsidRDefault="00000000">
            <w:pPr>
              <w:spacing w:after="0" w:line="240" w:lineRule="auto"/>
              <w:ind w:firstLineChars="0" w:firstLine="0"/>
              <w:jc w:val="center"/>
              <w:rPr>
                <w:del w:id="3408" w:author="Si-yuan LIU" w:date="2026-07-24T14:26:00Z" w16du:dateUtc="2026-07-24T06:26:00Z"/>
                <w:b/>
                <w:bCs/>
                <w:color w:val="000000" w:themeColor="text1"/>
                <w:sz w:val="21"/>
                <w:szCs w:val="21"/>
              </w:rPr>
            </w:pPr>
            <w:del w:id="3409" w:author="Si-yuan LIU" w:date="2026-07-24T14:26:00Z" w16du:dateUtc="2026-07-24T06:26:00Z">
              <w:r w:rsidDel="00964E30">
                <w:rPr>
                  <w:rFonts w:hint="eastAsia"/>
                  <w:b/>
                  <w:bCs/>
                  <w:color w:val="000000" w:themeColor="text1"/>
                  <w:sz w:val="21"/>
                  <w:szCs w:val="21"/>
                </w:rPr>
                <w:delText>分类</w:delText>
              </w:r>
            </w:del>
          </w:p>
        </w:tc>
        <w:tc>
          <w:tcPr>
            <w:tcW w:w="4320" w:type="dxa"/>
          </w:tcPr>
          <w:p w14:paraId="4A4BD280" w14:textId="00D51092" w:rsidR="005F457E" w:rsidDel="00964E30" w:rsidRDefault="00000000">
            <w:pPr>
              <w:spacing w:after="0" w:line="240" w:lineRule="auto"/>
              <w:ind w:firstLineChars="0" w:firstLine="0"/>
              <w:jc w:val="center"/>
              <w:rPr>
                <w:del w:id="3410" w:author="Si-yuan LIU" w:date="2026-07-24T14:26:00Z" w16du:dateUtc="2026-07-24T06:26:00Z"/>
                <w:b/>
                <w:bCs/>
                <w:color w:val="000000" w:themeColor="text1"/>
                <w:sz w:val="21"/>
                <w:szCs w:val="21"/>
              </w:rPr>
            </w:pPr>
            <w:del w:id="3411" w:author="Si-yuan LIU" w:date="2026-07-24T14:26:00Z" w16du:dateUtc="2026-07-24T06:26:00Z">
              <w:r w:rsidDel="00964E30">
                <w:rPr>
                  <w:rFonts w:hint="eastAsia"/>
                  <w:b/>
                  <w:bCs/>
                  <w:color w:val="000000" w:themeColor="text1"/>
                  <w:sz w:val="21"/>
                  <w:szCs w:val="21"/>
                </w:rPr>
                <w:delText>不含税金额（人民币万元）</w:delText>
              </w:r>
            </w:del>
          </w:p>
        </w:tc>
      </w:tr>
      <w:tr w:rsidR="005F457E" w:rsidDel="00964E30" w14:paraId="27BDFBD9" w14:textId="784987A5">
        <w:trPr>
          <w:trHeight w:val="20"/>
          <w:del w:id="3412" w:author="Si-yuan LIU" w:date="2026-07-24T14:26:00Z" w16du:dateUtc="2026-07-24T06:26:00Z"/>
        </w:trPr>
        <w:tc>
          <w:tcPr>
            <w:tcW w:w="4320" w:type="dxa"/>
          </w:tcPr>
          <w:p w14:paraId="5B06CEE5" w14:textId="5DE7CF41" w:rsidR="005F457E" w:rsidDel="00964E30" w:rsidRDefault="00000000">
            <w:pPr>
              <w:spacing w:after="0" w:line="240" w:lineRule="auto"/>
              <w:ind w:firstLineChars="0" w:firstLine="0"/>
              <w:rPr>
                <w:del w:id="3413" w:author="Si-yuan LIU" w:date="2026-07-24T14:26:00Z" w16du:dateUtc="2026-07-24T06:26:00Z"/>
                <w:color w:val="000000" w:themeColor="text1"/>
                <w:sz w:val="21"/>
                <w:szCs w:val="21"/>
              </w:rPr>
            </w:pPr>
            <w:del w:id="3414" w:author="Si-yuan LIU" w:date="2026-07-24T14:26:00Z" w16du:dateUtc="2026-07-24T06:26:00Z">
              <w:r w:rsidDel="00964E30">
                <w:rPr>
                  <w:rFonts w:hint="eastAsia"/>
                  <w:color w:val="000000" w:themeColor="text1"/>
                  <w:sz w:val="21"/>
                  <w:szCs w:val="21"/>
                </w:rPr>
                <w:delText>供配电系统</w:delText>
              </w:r>
            </w:del>
          </w:p>
        </w:tc>
        <w:tc>
          <w:tcPr>
            <w:tcW w:w="4320" w:type="dxa"/>
          </w:tcPr>
          <w:p w14:paraId="5A449A86" w14:textId="1EDBFB6F" w:rsidR="005F457E" w:rsidDel="00964E30" w:rsidRDefault="00000000">
            <w:pPr>
              <w:spacing w:after="0" w:line="240" w:lineRule="auto"/>
              <w:ind w:firstLineChars="0" w:firstLine="0"/>
              <w:jc w:val="right"/>
              <w:rPr>
                <w:del w:id="3415" w:author="Si-yuan LIU" w:date="2026-07-24T14:26:00Z" w16du:dateUtc="2026-07-24T06:26:00Z"/>
                <w:color w:val="000000" w:themeColor="text1"/>
                <w:sz w:val="21"/>
                <w:szCs w:val="21"/>
              </w:rPr>
            </w:pPr>
            <w:del w:id="3416" w:author="Si-yuan LIU" w:date="2026-07-24T14:26:00Z" w16du:dateUtc="2026-07-24T06:26:00Z">
              <w:r w:rsidDel="00964E30">
                <w:rPr>
                  <w:sz w:val="21"/>
                  <w:szCs w:val="21"/>
                </w:rPr>
                <w:delText>54,682.36</w:delText>
              </w:r>
            </w:del>
          </w:p>
        </w:tc>
      </w:tr>
      <w:tr w:rsidR="005F457E" w:rsidDel="00964E30" w14:paraId="7E9B6A1C" w14:textId="4676783D">
        <w:trPr>
          <w:trHeight w:val="20"/>
          <w:del w:id="3417" w:author="Si-yuan LIU" w:date="2026-07-24T14:26:00Z" w16du:dateUtc="2026-07-24T06:26:00Z"/>
        </w:trPr>
        <w:tc>
          <w:tcPr>
            <w:tcW w:w="4320" w:type="dxa"/>
          </w:tcPr>
          <w:p w14:paraId="5A4ED1FA" w14:textId="02FFE2AE" w:rsidR="005F457E" w:rsidDel="00964E30" w:rsidRDefault="00000000">
            <w:pPr>
              <w:spacing w:after="0" w:line="240" w:lineRule="auto"/>
              <w:ind w:firstLineChars="0" w:firstLine="0"/>
              <w:rPr>
                <w:del w:id="3418" w:author="Si-yuan LIU" w:date="2026-07-24T14:26:00Z" w16du:dateUtc="2026-07-24T06:26:00Z"/>
                <w:color w:val="000000" w:themeColor="text1"/>
                <w:sz w:val="21"/>
                <w:szCs w:val="21"/>
              </w:rPr>
            </w:pPr>
            <w:del w:id="3419" w:author="Si-yuan LIU" w:date="2026-07-24T14:26:00Z" w16du:dateUtc="2026-07-24T06:26:00Z">
              <w:r w:rsidDel="00964E30">
                <w:rPr>
                  <w:rFonts w:hint="eastAsia"/>
                  <w:color w:val="000000" w:themeColor="text1"/>
                  <w:sz w:val="21"/>
                  <w:szCs w:val="21"/>
                </w:rPr>
                <w:delText>建筑防水大修及技术更新改进</w:delText>
              </w:r>
            </w:del>
          </w:p>
        </w:tc>
        <w:tc>
          <w:tcPr>
            <w:tcW w:w="4320" w:type="dxa"/>
          </w:tcPr>
          <w:p w14:paraId="1CDA527E" w14:textId="1CC82D16" w:rsidR="005F457E" w:rsidDel="00964E30" w:rsidRDefault="00000000">
            <w:pPr>
              <w:spacing w:after="0" w:line="240" w:lineRule="auto"/>
              <w:ind w:firstLineChars="0" w:firstLine="0"/>
              <w:jc w:val="right"/>
              <w:rPr>
                <w:del w:id="3420" w:author="Si-yuan LIU" w:date="2026-07-24T14:26:00Z" w16du:dateUtc="2026-07-24T06:26:00Z"/>
                <w:color w:val="000000" w:themeColor="text1"/>
                <w:sz w:val="21"/>
                <w:szCs w:val="21"/>
              </w:rPr>
            </w:pPr>
            <w:del w:id="3421" w:author="Si-yuan LIU" w:date="2026-07-24T14:26:00Z" w16du:dateUtc="2026-07-24T06:26:00Z">
              <w:r w:rsidDel="00964E30">
                <w:rPr>
                  <w:sz w:val="21"/>
                  <w:szCs w:val="21"/>
                </w:rPr>
                <w:delText>1,377.83</w:delText>
              </w:r>
            </w:del>
          </w:p>
        </w:tc>
      </w:tr>
      <w:tr w:rsidR="005F457E" w:rsidDel="00964E30" w14:paraId="0C604911" w14:textId="04D2CC6F">
        <w:trPr>
          <w:trHeight w:val="20"/>
          <w:del w:id="3422" w:author="Si-yuan LIU" w:date="2026-07-24T14:26:00Z" w16du:dateUtc="2026-07-24T06:26:00Z"/>
        </w:trPr>
        <w:tc>
          <w:tcPr>
            <w:tcW w:w="4320" w:type="dxa"/>
          </w:tcPr>
          <w:p w14:paraId="3BFEFA65" w14:textId="0637FCBD" w:rsidR="005F457E" w:rsidDel="00964E30" w:rsidRDefault="00000000">
            <w:pPr>
              <w:spacing w:after="0" w:line="240" w:lineRule="auto"/>
              <w:ind w:firstLineChars="0" w:firstLine="0"/>
              <w:rPr>
                <w:del w:id="3423" w:author="Si-yuan LIU" w:date="2026-07-24T14:26:00Z" w16du:dateUtc="2026-07-24T06:26:00Z"/>
                <w:color w:val="000000" w:themeColor="text1"/>
                <w:sz w:val="21"/>
                <w:szCs w:val="21"/>
              </w:rPr>
            </w:pPr>
            <w:del w:id="3424" w:author="Si-yuan LIU" w:date="2026-07-24T14:26:00Z" w16du:dateUtc="2026-07-24T06:26:00Z">
              <w:r w:rsidDel="00964E30">
                <w:rPr>
                  <w:rFonts w:hint="eastAsia"/>
                  <w:color w:val="000000" w:themeColor="text1"/>
                  <w:sz w:val="21"/>
                  <w:szCs w:val="21"/>
                </w:rPr>
                <w:delText>暖通系统</w:delText>
              </w:r>
            </w:del>
          </w:p>
        </w:tc>
        <w:tc>
          <w:tcPr>
            <w:tcW w:w="4320" w:type="dxa"/>
          </w:tcPr>
          <w:p w14:paraId="0DBEA186" w14:textId="49EF851F" w:rsidR="005F457E" w:rsidDel="00964E30" w:rsidRDefault="00000000">
            <w:pPr>
              <w:spacing w:after="0" w:line="240" w:lineRule="auto"/>
              <w:ind w:firstLineChars="0" w:firstLine="0"/>
              <w:jc w:val="right"/>
              <w:rPr>
                <w:del w:id="3425" w:author="Si-yuan LIU" w:date="2026-07-24T14:26:00Z" w16du:dateUtc="2026-07-24T06:26:00Z"/>
                <w:color w:val="000000" w:themeColor="text1"/>
                <w:sz w:val="21"/>
                <w:szCs w:val="21"/>
              </w:rPr>
            </w:pPr>
            <w:del w:id="3426" w:author="Si-yuan LIU" w:date="2026-07-24T14:26:00Z" w16du:dateUtc="2026-07-24T06:26:00Z">
              <w:r w:rsidDel="00964E30">
                <w:rPr>
                  <w:sz w:val="21"/>
                  <w:szCs w:val="21"/>
                </w:rPr>
                <w:delText>15,986.28</w:delText>
              </w:r>
            </w:del>
          </w:p>
        </w:tc>
      </w:tr>
      <w:tr w:rsidR="005F457E" w:rsidDel="00964E30" w14:paraId="030BD8D3" w14:textId="5575C687">
        <w:trPr>
          <w:trHeight w:val="20"/>
          <w:del w:id="3427" w:author="Si-yuan LIU" w:date="2026-07-24T14:26:00Z" w16du:dateUtc="2026-07-24T06:26:00Z"/>
        </w:trPr>
        <w:tc>
          <w:tcPr>
            <w:tcW w:w="4320" w:type="dxa"/>
          </w:tcPr>
          <w:p w14:paraId="7E8C5534" w14:textId="6CE8DEA5" w:rsidR="005F457E" w:rsidDel="00964E30" w:rsidRDefault="00000000">
            <w:pPr>
              <w:spacing w:after="0" w:line="240" w:lineRule="auto"/>
              <w:ind w:firstLineChars="0" w:firstLine="0"/>
              <w:rPr>
                <w:del w:id="3428" w:author="Si-yuan LIU" w:date="2026-07-24T14:26:00Z" w16du:dateUtc="2026-07-24T06:26:00Z"/>
                <w:color w:val="000000" w:themeColor="text1"/>
                <w:sz w:val="21"/>
                <w:szCs w:val="21"/>
              </w:rPr>
            </w:pPr>
            <w:del w:id="3429" w:author="Si-yuan LIU" w:date="2026-07-24T14:26:00Z" w16du:dateUtc="2026-07-24T06:26:00Z">
              <w:r w:rsidDel="00964E30">
                <w:rPr>
                  <w:rFonts w:hint="eastAsia"/>
                  <w:color w:val="000000" w:themeColor="text1"/>
                  <w:sz w:val="21"/>
                  <w:szCs w:val="21"/>
                </w:rPr>
                <w:delText>弱电系统</w:delText>
              </w:r>
            </w:del>
          </w:p>
        </w:tc>
        <w:tc>
          <w:tcPr>
            <w:tcW w:w="4320" w:type="dxa"/>
          </w:tcPr>
          <w:p w14:paraId="529179AE" w14:textId="1DA170EC" w:rsidR="005F457E" w:rsidDel="00964E30" w:rsidRDefault="00000000">
            <w:pPr>
              <w:spacing w:after="0" w:line="240" w:lineRule="auto"/>
              <w:ind w:firstLineChars="0" w:firstLine="0"/>
              <w:jc w:val="right"/>
              <w:rPr>
                <w:del w:id="3430" w:author="Si-yuan LIU" w:date="2026-07-24T14:26:00Z" w16du:dateUtc="2026-07-24T06:26:00Z"/>
                <w:color w:val="000000" w:themeColor="text1"/>
                <w:sz w:val="21"/>
                <w:szCs w:val="21"/>
              </w:rPr>
            </w:pPr>
            <w:del w:id="3431" w:author="Si-yuan LIU" w:date="2026-07-24T14:26:00Z" w16du:dateUtc="2026-07-24T06:26:00Z">
              <w:r w:rsidDel="00964E30">
                <w:rPr>
                  <w:sz w:val="21"/>
                  <w:szCs w:val="21"/>
                </w:rPr>
                <w:delText>4,536.79</w:delText>
              </w:r>
            </w:del>
          </w:p>
        </w:tc>
      </w:tr>
      <w:tr w:rsidR="005F457E" w:rsidDel="00964E30" w14:paraId="735399C7" w14:textId="12540A5B">
        <w:trPr>
          <w:trHeight w:val="20"/>
          <w:del w:id="3432" w:author="Si-yuan LIU" w:date="2026-07-24T14:26:00Z" w16du:dateUtc="2026-07-24T06:26:00Z"/>
        </w:trPr>
        <w:tc>
          <w:tcPr>
            <w:tcW w:w="4320" w:type="dxa"/>
          </w:tcPr>
          <w:p w14:paraId="55CDC8A5" w14:textId="29BF7C83" w:rsidR="005F457E" w:rsidDel="00964E30" w:rsidRDefault="00000000">
            <w:pPr>
              <w:spacing w:after="0" w:line="240" w:lineRule="auto"/>
              <w:ind w:firstLineChars="0" w:firstLine="0"/>
              <w:rPr>
                <w:del w:id="3433" w:author="Si-yuan LIU" w:date="2026-07-24T14:26:00Z" w16du:dateUtc="2026-07-24T06:26:00Z"/>
                <w:color w:val="000000" w:themeColor="text1"/>
                <w:sz w:val="21"/>
                <w:szCs w:val="21"/>
              </w:rPr>
            </w:pPr>
            <w:del w:id="3434" w:author="Si-yuan LIU" w:date="2026-07-24T14:26:00Z" w16du:dateUtc="2026-07-24T06:26:00Z">
              <w:r w:rsidDel="00964E30">
                <w:rPr>
                  <w:rFonts w:hint="eastAsia"/>
                  <w:color w:val="000000" w:themeColor="text1"/>
                  <w:sz w:val="21"/>
                  <w:szCs w:val="21"/>
                </w:rPr>
                <w:delText>消防系统</w:delText>
              </w:r>
            </w:del>
          </w:p>
        </w:tc>
        <w:tc>
          <w:tcPr>
            <w:tcW w:w="4320" w:type="dxa"/>
          </w:tcPr>
          <w:p w14:paraId="65EC918B" w14:textId="6E8F80FB" w:rsidR="005F457E" w:rsidDel="00964E30" w:rsidRDefault="00000000">
            <w:pPr>
              <w:spacing w:after="0" w:line="240" w:lineRule="auto"/>
              <w:ind w:firstLineChars="0" w:firstLine="0"/>
              <w:jc w:val="right"/>
              <w:rPr>
                <w:del w:id="3435" w:author="Si-yuan LIU" w:date="2026-07-24T14:26:00Z" w16du:dateUtc="2026-07-24T06:26:00Z"/>
                <w:color w:val="000000" w:themeColor="text1"/>
                <w:sz w:val="21"/>
                <w:szCs w:val="21"/>
              </w:rPr>
            </w:pPr>
            <w:del w:id="3436" w:author="Si-yuan LIU" w:date="2026-07-24T14:26:00Z" w16du:dateUtc="2026-07-24T06:26:00Z">
              <w:r w:rsidDel="00964E30">
                <w:rPr>
                  <w:sz w:val="21"/>
                  <w:szCs w:val="21"/>
                </w:rPr>
                <w:delText>1,718.42</w:delText>
              </w:r>
            </w:del>
          </w:p>
        </w:tc>
      </w:tr>
      <w:tr w:rsidR="005F457E" w:rsidDel="00964E30" w14:paraId="3EA06187" w14:textId="684452F0">
        <w:trPr>
          <w:trHeight w:val="20"/>
          <w:del w:id="3437" w:author="Si-yuan LIU" w:date="2026-07-24T14:26:00Z" w16du:dateUtc="2026-07-24T06:26:00Z"/>
        </w:trPr>
        <w:tc>
          <w:tcPr>
            <w:tcW w:w="4320" w:type="dxa"/>
          </w:tcPr>
          <w:p w14:paraId="6C82D19A" w14:textId="4594863F" w:rsidR="005F457E" w:rsidDel="00964E30" w:rsidRDefault="00000000">
            <w:pPr>
              <w:spacing w:after="0" w:line="240" w:lineRule="auto"/>
              <w:ind w:firstLineChars="0" w:firstLine="0"/>
              <w:rPr>
                <w:del w:id="3438" w:author="Si-yuan LIU" w:date="2026-07-24T14:26:00Z" w16du:dateUtc="2026-07-24T06:26:00Z"/>
                <w:color w:val="000000" w:themeColor="text1"/>
                <w:sz w:val="21"/>
                <w:szCs w:val="21"/>
              </w:rPr>
            </w:pPr>
            <w:del w:id="3439" w:author="Si-yuan LIU" w:date="2026-07-24T14:26:00Z" w16du:dateUtc="2026-07-24T06:26:00Z">
              <w:r w:rsidDel="00964E30">
                <w:rPr>
                  <w:rFonts w:hint="eastAsia"/>
                  <w:color w:val="000000" w:themeColor="text1"/>
                  <w:sz w:val="21"/>
                  <w:szCs w:val="21"/>
                </w:rPr>
                <w:delText>电梯工程</w:delText>
              </w:r>
            </w:del>
          </w:p>
        </w:tc>
        <w:tc>
          <w:tcPr>
            <w:tcW w:w="4320" w:type="dxa"/>
          </w:tcPr>
          <w:p w14:paraId="6382142D" w14:textId="0469C201" w:rsidR="005F457E" w:rsidDel="00964E30" w:rsidRDefault="00000000">
            <w:pPr>
              <w:spacing w:after="0" w:line="240" w:lineRule="auto"/>
              <w:ind w:firstLineChars="0" w:firstLine="0"/>
              <w:jc w:val="right"/>
              <w:rPr>
                <w:del w:id="3440" w:author="Si-yuan LIU" w:date="2026-07-24T14:26:00Z" w16du:dateUtc="2026-07-24T06:26:00Z"/>
                <w:color w:val="000000" w:themeColor="text1"/>
                <w:sz w:val="21"/>
                <w:szCs w:val="21"/>
              </w:rPr>
            </w:pPr>
            <w:del w:id="3441" w:author="Si-yuan LIU" w:date="2026-07-24T14:26:00Z" w16du:dateUtc="2026-07-24T06:26:00Z">
              <w:r w:rsidDel="00964E30">
                <w:rPr>
                  <w:sz w:val="21"/>
                  <w:szCs w:val="21"/>
                </w:rPr>
                <w:delText>305.46</w:delText>
              </w:r>
            </w:del>
          </w:p>
        </w:tc>
      </w:tr>
      <w:tr w:rsidR="005F457E" w:rsidDel="00964E30" w14:paraId="26C3BE2D" w14:textId="4086542C">
        <w:trPr>
          <w:trHeight w:val="20"/>
          <w:del w:id="3442" w:author="Si-yuan LIU" w:date="2026-07-24T14:26:00Z" w16du:dateUtc="2026-07-24T06:26:00Z"/>
        </w:trPr>
        <w:tc>
          <w:tcPr>
            <w:tcW w:w="4320" w:type="dxa"/>
          </w:tcPr>
          <w:p w14:paraId="79C64A33" w14:textId="3A7C24FF" w:rsidR="005F457E" w:rsidDel="00964E30" w:rsidRDefault="00000000">
            <w:pPr>
              <w:spacing w:after="0" w:line="240" w:lineRule="auto"/>
              <w:ind w:firstLineChars="0" w:firstLine="0"/>
              <w:rPr>
                <w:del w:id="3443" w:author="Si-yuan LIU" w:date="2026-07-24T14:26:00Z" w16du:dateUtc="2026-07-24T06:26:00Z"/>
                <w:color w:val="000000" w:themeColor="text1"/>
                <w:sz w:val="21"/>
                <w:szCs w:val="21"/>
              </w:rPr>
            </w:pPr>
            <w:del w:id="3444" w:author="Si-yuan LIU" w:date="2026-07-24T14:26:00Z" w16du:dateUtc="2026-07-24T06:26:00Z">
              <w:r w:rsidDel="00964E30">
                <w:rPr>
                  <w:rFonts w:hint="eastAsia"/>
                  <w:color w:val="000000" w:themeColor="text1"/>
                  <w:sz w:val="21"/>
                  <w:szCs w:val="21"/>
                </w:rPr>
                <w:delText>合计</w:delText>
              </w:r>
            </w:del>
          </w:p>
        </w:tc>
        <w:tc>
          <w:tcPr>
            <w:tcW w:w="4320" w:type="dxa"/>
          </w:tcPr>
          <w:p w14:paraId="1050E31A" w14:textId="7CAE29CB" w:rsidR="005F457E" w:rsidDel="00964E30" w:rsidRDefault="00000000">
            <w:pPr>
              <w:spacing w:after="0" w:line="240" w:lineRule="auto"/>
              <w:ind w:firstLineChars="0" w:firstLine="0"/>
              <w:jc w:val="right"/>
              <w:rPr>
                <w:del w:id="3445" w:author="Si-yuan LIU" w:date="2026-07-24T14:26:00Z" w16du:dateUtc="2026-07-24T06:26:00Z"/>
                <w:color w:val="000000" w:themeColor="text1"/>
                <w:sz w:val="21"/>
                <w:szCs w:val="21"/>
              </w:rPr>
            </w:pPr>
            <w:del w:id="3446" w:author="Si-yuan LIU" w:date="2026-07-24T14:26:00Z" w16du:dateUtc="2026-07-24T06:26:00Z">
              <w:r w:rsidDel="00964E30">
                <w:rPr>
                  <w:sz w:val="21"/>
                  <w:szCs w:val="21"/>
                </w:rPr>
                <w:delText>78,607.14</w:delText>
              </w:r>
            </w:del>
          </w:p>
        </w:tc>
      </w:tr>
    </w:tbl>
    <w:p w14:paraId="2A0FFCFC" w14:textId="5C10B719" w:rsidR="005F457E" w:rsidDel="00964E30" w:rsidRDefault="00000000">
      <w:pPr>
        <w:spacing w:after="0" w:line="312" w:lineRule="auto"/>
        <w:ind w:firstLine="480"/>
        <w:rPr>
          <w:del w:id="3447" w:author="Si-yuan LIU" w:date="2026-07-24T14:26:00Z" w16du:dateUtc="2026-07-24T06:26:00Z"/>
          <w:color w:val="000000" w:themeColor="text1"/>
        </w:rPr>
      </w:pPr>
      <w:del w:id="3448" w:author="Si-yuan LIU" w:date="2026-07-24T14:26:00Z" w16du:dateUtc="2026-07-24T06:26:00Z">
        <w:r w:rsidDel="00964E30">
          <w:rPr>
            <w:rFonts w:hint="eastAsia"/>
            <w:color w:val="000000" w:themeColor="text1"/>
          </w:rPr>
          <w:delText>（</w:delText>
        </w:r>
        <w:r w:rsidDel="00964E30">
          <w:rPr>
            <w:rFonts w:hint="eastAsia"/>
            <w:color w:val="000000" w:themeColor="text1"/>
          </w:rPr>
          <w:delText>8</w:delText>
        </w:r>
        <w:r w:rsidDel="00964E30">
          <w:rPr>
            <w:rFonts w:hint="eastAsia"/>
            <w:color w:val="000000" w:themeColor="text1"/>
          </w:rPr>
          <w:delText>）营运资金相关参数</w:delText>
        </w:r>
      </w:del>
    </w:p>
    <w:p w14:paraId="290AECEF" w14:textId="45F0A013" w:rsidR="005F457E" w:rsidDel="00964E30" w:rsidRDefault="00000000">
      <w:pPr>
        <w:pStyle w:val="QuoteStyle"/>
        <w:spacing w:after="0" w:line="312" w:lineRule="auto"/>
        <w:ind w:firstLineChars="200"/>
        <w:rPr>
          <w:del w:id="3449" w:author="Si-yuan LIU" w:date="2026-07-24T14:26:00Z" w16du:dateUtc="2026-07-24T06:26:00Z"/>
          <w:rFonts w:ascii="Times New Roman" w:eastAsia="仿宋" w:hAnsi="Times New Roman" w:cs="Times New Roman"/>
          <w:color w:val="000000" w:themeColor="text1"/>
          <w:lang w:eastAsia="zh-CN"/>
        </w:rPr>
      </w:pPr>
      <w:del w:id="3450" w:author="Si-yuan LIU" w:date="2026-07-24T14:26:00Z" w16du:dateUtc="2026-07-24T06:26:00Z">
        <w:r w:rsidDel="00964E30">
          <w:rPr>
            <w:rFonts w:ascii="Times New Roman" w:eastAsia="仿宋" w:hAnsi="Times New Roman" w:cs="Times New Roman" w:hint="eastAsia"/>
            <w:color w:val="000000" w:themeColor="text1"/>
            <w:lang w:eastAsia="zh-CN"/>
          </w:rPr>
          <w:delText>营运资金</w:delText>
        </w:r>
        <w:r w:rsidDel="00964E30">
          <w:rPr>
            <w:rFonts w:ascii="Times New Roman" w:eastAsia="仿宋" w:hAnsi="Times New Roman" w:cs="Times New Roman"/>
            <w:color w:val="000000" w:themeColor="text1"/>
            <w:lang w:eastAsia="zh-CN"/>
          </w:rPr>
          <w:delText>=</w:delText>
        </w:r>
        <w:r w:rsidDel="00964E30">
          <w:rPr>
            <w:rFonts w:ascii="Times New Roman" w:eastAsia="仿宋" w:hAnsi="Times New Roman" w:cs="Times New Roman" w:hint="eastAsia"/>
            <w:color w:val="000000" w:themeColor="text1"/>
            <w:lang w:eastAsia="zh-CN"/>
          </w:rPr>
          <w:delText>年度营运现金最低需求量</w:delText>
        </w:r>
        <w:r w:rsidDel="00964E30">
          <w:rPr>
            <w:rFonts w:ascii="Times New Roman" w:eastAsia="仿宋" w:hAnsi="Times New Roman" w:cs="Times New Roman"/>
            <w:color w:val="000000" w:themeColor="text1"/>
            <w:lang w:eastAsia="zh-CN"/>
          </w:rPr>
          <w:delText>+</w:delText>
        </w:r>
        <w:r w:rsidDel="00964E30">
          <w:rPr>
            <w:rFonts w:ascii="Times New Roman" w:eastAsia="仿宋" w:hAnsi="Times New Roman" w:cs="Times New Roman" w:hint="eastAsia"/>
            <w:color w:val="000000" w:themeColor="text1"/>
            <w:lang w:eastAsia="zh-CN"/>
          </w:rPr>
          <w:delText>经营性资产</w:delText>
        </w:r>
        <w:r w:rsidDel="00964E30">
          <w:rPr>
            <w:rFonts w:ascii="Times New Roman" w:eastAsia="仿宋" w:hAnsi="Times New Roman" w:cs="Times New Roman"/>
            <w:color w:val="000000" w:themeColor="text1"/>
            <w:lang w:eastAsia="zh-CN"/>
          </w:rPr>
          <w:delText>-</w:delText>
        </w:r>
        <w:r w:rsidDel="00964E30">
          <w:rPr>
            <w:rFonts w:ascii="Times New Roman" w:eastAsia="仿宋" w:hAnsi="Times New Roman" w:cs="Times New Roman" w:hint="eastAsia"/>
            <w:color w:val="000000" w:themeColor="text1"/>
            <w:lang w:eastAsia="zh-CN"/>
          </w:rPr>
          <w:delText>经营性负债</w:delText>
        </w:r>
      </w:del>
    </w:p>
    <w:p w14:paraId="26CF67F1" w14:textId="4B213516" w:rsidR="005F457E" w:rsidDel="00964E30" w:rsidRDefault="00000000">
      <w:pPr>
        <w:pStyle w:val="QuoteStyle"/>
        <w:spacing w:after="0" w:line="312" w:lineRule="auto"/>
        <w:ind w:firstLineChars="200"/>
        <w:rPr>
          <w:del w:id="3451" w:author="Si-yuan LIU" w:date="2026-07-24T14:26:00Z" w16du:dateUtc="2026-07-24T06:26:00Z"/>
          <w:rFonts w:ascii="Times New Roman" w:eastAsia="仿宋" w:hAnsi="Times New Roman" w:cs="Times New Roman"/>
          <w:color w:val="000000" w:themeColor="text1"/>
          <w:lang w:eastAsia="zh-CN"/>
        </w:rPr>
      </w:pPr>
      <w:del w:id="3452" w:author="Si-yuan LIU" w:date="2026-07-24T14:26:00Z" w16du:dateUtc="2026-07-24T06:26:00Z">
        <w:r w:rsidDel="00964E30">
          <w:rPr>
            <w:rFonts w:ascii="Cambria Math" w:eastAsia="仿宋" w:hAnsi="Cambria Math" w:cs="Cambria Math" w:hint="eastAsia"/>
            <w:color w:val="000000" w:themeColor="text1"/>
            <w:lang w:eastAsia="zh-CN"/>
          </w:rPr>
          <w:delText>①</w:delText>
        </w:r>
        <w:r w:rsidDel="00964E30">
          <w:rPr>
            <w:rFonts w:ascii="Times New Roman" w:eastAsia="仿宋" w:hAnsi="Times New Roman" w:cs="Times New Roman" w:hint="eastAsia"/>
            <w:color w:val="000000" w:themeColor="text1"/>
            <w:lang w:eastAsia="zh-CN"/>
          </w:rPr>
          <w:delText>未来年度营运现金最低需求量的预测</w:delText>
        </w:r>
      </w:del>
    </w:p>
    <w:p w14:paraId="135D683E" w14:textId="65BC7CAF" w:rsidR="005F457E" w:rsidDel="00964E30" w:rsidRDefault="00000000">
      <w:pPr>
        <w:pStyle w:val="QuoteStyle"/>
        <w:spacing w:after="0" w:line="312" w:lineRule="auto"/>
        <w:ind w:firstLineChars="200"/>
        <w:jc w:val="both"/>
        <w:rPr>
          <w:del w:id="3453" w:author="Si-yuan LIU" w:date="2026-07-24T14:26:00Z" w16du:dateUtc="2026-07-24T06:26:00Z"/>
          <w:rFonts w:ascii="Cambria Math" w:eastAsia="仿宋" w:hAnsi="Cambria Math" w:cs="Cambria Math"/>
          <w:color w:val="000000" w:themeColor="text1"/>
          <w:lang w:eastAsia="zh-CN"/>
        </w:rPr>
      </w:pPr>
      <w:del w:id="3454" w:author="Si-yuan LIU" w:date="2026-07-24T14:26:00Z" w16du:dateUtc="2026-07-24T06:26:00Z">
        <w:r w:rsidDel="00964E30">
          <w:rPr>
            <w:rFonts w:ascii="Times New Roman" w:eastAsia="仿宋" w:hAnsi="Times New Roman" w:cs="Times New Roman" w:hint="eastAsia"/>
            <w:color w:val="000000" w:themeColor="text1"/>
            <w:lang w:eastAsia="zh-CN"/>
          </w:rPr>
          <w:delText>根据广东司农会计师事务所（特殊普通合伙）出具的司农专字</w:delText>
        </w:r>
        <w:r w:rsidDel="00964E30">
          <w:rPr>
            <w:rFonts w:ascii="Times New Roman" w:eastAsia="仿宋" w:hAnsi="Times New Roman" w:cs="Times New Roman"/>
            <w:color w:val="000000" w:themeColor="text1"/>
            <w:lang w:eastAsia="zh-CN"/>
          </w:rPr>
          <w:delText>[2026] 26006250020</w:delText>
        </w:r>
        <w:r w:rsidDel="00964E30">
          <w:rPr>
            <w:rFonts w:ascii="Times New Roman" w:eastAsia="仿宋" w:hAnsi="Times New Roman" w:cs="Times New Roman" w:hint="eastAsia"/>
            <w:color w:val="000000" w:themeColor="text1"/>
            <w:lang w:eastAsia="zh-CN"/>
          </w:rPr>
          <w:delText>号《备考财务报表审计报告》中成本构成，历史各年最低现金保有量与付现规模比例关</w:delText>
        </w:r>
        <w:r w:rsidDel="00964E30">
          <w:rPr>
            <w:rFonts w:ascii="Cambria Math" w:eastAsia="仿宋" w:hAnsi="Cambria Math" w:cs="Cambria Math" w:hint="eastAsia"/>
            <w:color w:val="000000" w:themeColor="text1"/>
            <w:lang w:eastAsia="zh-CN"/>
          </w:rPr>
          <w:delText>系稳定，未来年度按照付现规模与该比例关系预测未来年度营运现金最低需求量。</w:delText>
        </w:r>
      </w:del>
    </w:p>
    <w:p w14:paraId="2E1A0EDB" w14:textId="0BA79746" w:rsidR="005F457E" w:rsidDel="00964E30" w:rsidRDefault="00000000">
      <w:pPr>
        <w:pStyle w:val="QuoteStyle"/>
        <w:spacing w:after="0" w:line="312" w:lineRule="auto"/>
        <w:ind w:firstLineChars="200"/>
        <w:rPr>
          <w:del w:id="3455" w:author="Si-yuan LIU" w:date="2026-07-24T14:26:00Z" w16du:dateUtc="2026-07-24T06:26:00Z"/>
          <w:rFonts w:ascii="Times New Roman" w:eastAsia="仿宋" w:hAnsi="Times New Roman" w:cs="Times New Roman"/>
          <w:color w:val="000000" w:themeColor="text1"/>
          <w:lang w:eastAsia="zh-CN"/>
        </w:rPr>
      </w:pPr>
      <w:del w:id="3456" w:author="Si-yuan LIU" w:date="2026-07-24T14:26:00Z" w16du:dateUtc="2026-07-24T06:26:00Z">
        <w:r w:rsidDel="00964E30">
          <w:rPr>
            <w:rFonts w:ascii="Cambria Math" w:eastAsia="仿宋" w:hAnsi="Cambria Math" w:cs="Cambria Math" w:hint="eastAsia"/>
            <w:color w:val="000000" w:themeColor="text1"/>
            <w:lang w:eastAsia="zh-CN"/>
          </w:rPr>
          <w:delText>②</w:delText>
        </w:r>
        <w:r w:rsidDel="00964E30">
          <w:rPr>
            <w:rFonts w:ascii="Times New Roman" w:eastAsia="仿宋" w:hAnsi="Times New Roman" w:cs="Times New Roman" w:hint="eastAsia"/>
            <w:color w:val="000000" w:themeColor="text1"/>
            <w:lang w:eastAsia="zh-CN"/>
          </w:rPr>
          <w:delText>预付账款主要构成为预付的水电费，结合当年预测的运营成本测算当年预付账款余额。</w:delText>
        </w:r>
      </w:del>
    </w:p>
    <w:p w14:paraId="0A0ADD44" w14:textId="29354FC5" w:rsidR="005F457E" w:rsidDel="00964E30" w:rsidRDefault="00000000">
      <w:pPr>
        <w:pStyle w:val="QuoteStyle"/>
        <w:spacing w:after="0" w:line="312" w:lineRule="auto"/>
        <w:ind w:firstLineChars="200"/>
        <w:rPr>
          <w:del w:id="3457" w:author="Si-yuan LIU" w:date="2026-07-24T14:26:00Z" w16du:dateUtc="2026-07-24T06:26:00Z"/>
          <w:rFonts w:ascii="Times New Roman" w:eastAsia="仿宋" w:hAnsi="Times New Roman" w:cs="Times New Roman"/>
          <w:color w:val="000000" w:themeColor="text1"/>
          <w:lang w:eastAsia="zh-CN"/>
        </w:rPr>
      </w:pPr>
      <w:del w:id="3458" w:author="Si-yuan LIU" w:date="2026-07-24T14:26:00Z" w16du:dateUtc="2026-07-24T06:26:00Z">
        <w:r w:rsidDel="00964E30">
          <w:rPr>
            <w:rFonts w:ascii="Cambria Math" w:eastAsia="仿宋" w:hAnsi="Cambria Math" w:cs="Cambria Math" w:hint="eastAsia"/>
            <w:color w:val="000000" w:themeColor="text1"/>
            <w:lang w:eastAsia="zh-CN"/>
          </w:rPr>
          <w:delText>③</w:delText>
        </w:r>
        <w:r w:rsidDel="00964E30">
          <w:rPr>
            <w:rFonts w:ascii="Times New Roman" w:eastAsia="仿宋" w:hAnsi="Times New Roman" w:cs="Times New Roman" w:hint="eastAsia"/>
            <w:color w:val="000000" w:themeColor="text1"/>
            <w:lang w:eastAsia="zh-CN"/>
          </w:rPr>
          <w:delText>应收账款主要是服务费收入。根据各项收入的回款周期，结合当年的预测收入测算当年的应收款项余额。</w:delText>
        </w:r>
      </w:del>
    </w:p>
    <w:p w14:paraId="623AAFAA" w14:textId="68108C49" w:rsidR="005F457E" w:rsidDel="00964E30" w:rsidRDefault="00000000">
      <w:pPr>
        <w:pStyle w:val="QuoteStyle"/>
        <w:spacing w:after="0" w:line="312" w:lineRule="auto"/>
        <w:ind w:firstLineChars="200"/>
        <w:rPr>
          <w:del w:id="3459" w:author="Si-yuan LIU" w:date="2026-07-24T14:26:00Z" w16du:dateUtc="2026-07-24T06:26:00Z"/>
          <w:rFonts w:ascii="Times New Roman" w:eastAsia="仿宋" w:hAnsi="Times New Roman" w:cs="Times New Roman"/>
          <w:color w:val="000000" w:themeColor="text1"/>
          <w:lang w:eastAsia="zh-CN"/>
        </w:rPr>
      </w:pPr>
      <w:del w:id="3460" w:author="Si-yuan LIU" w:date="2026-07-24T14:26:00Z" w16du:dateUtc="2026-07-24T06:26:00Z">
        <w:r w:rsidDel="00964E30">
          <w:rPr>
            <w:rFonts w:ascii="Cambria Math" w:eastAsia="仿宋" w:hAnsi="Cambria Math" w:cs="Cambria Math" w:hint="eastAsia"/>
            <w:color w:val="000000" w:themeColor="text1"/>
            <w:lang w:eastAsia="zh-CN"/>
          </w:rPr>
          <w:delText>④</w:delText>
        </w:r>
        <w:r w:rsidDel="00964E30">
          <w:rPr>
            <w:rFonts w:ascii="Times New Roman" w:eastAsia="仿宋" w:hAnsi="Times New Roman" w:cs="Times New Roman" w:hint="eastAsia"/>
            <w:color w:val="000000" w:themeColor="text1"/>
            <w:lang w:eastAsia="zh-CN"/>
          </w:rPr>
          <w:delText>应付账款主要是应付经营开支款。根据各项费用的支付周期，结合当年预测的付现成本测算当年的应付款项余额。</w:delText>
        </w:r>
      </w:del>
    </w:p>
    <w:p w14:paraId="49B9FA76" w14:textId="4DC8A3DA" w:rsidR="005F457E" w:rsidDel="00964E30" w:rsidRDefault="00000000">
      <w:pPr>
        <w:pStyle w:val="QuoteStyle"/>
        <w:spacing w:after="0" w:line="312" w:lineRule="auto"/>
        <w:ind w:firstLineChars="200"/>
        <w:rPr>
          <w:del w:id="3461" w:author="Si-yuan LIU" w:date="2026-07-24T14:26:00Z" w16du:dateUtc="2026-07-24T06:26:00Z"/>
          <w:rFonts w:ascii="Times New Roman" w:eastAsia="仿宋" w:hAnsi="Times New Roman" w:cs="Times New Roman"/>
          <w:color w:val="000000" w:themeColor="text1"/>
          <w:lang w:eastAsia="zh-CN"/>
        </w:rPr>
      </w:pPr>
      <w:del w:id="3462" w:author="Si-yuan LIU" w:date="2026-07-24T14:26:00Z" w16du:dateUtc="2026-07-24T06:26:00Z">
        <w:r w:rsidDel="00964E30">
          <w:rPr>
            <w:rFonts w:ascii="Cambria Math" w:eastAsia="仿宋" w:hAnsi="Cambria Math" w:cs="Cambria Math" w:hint="eastAsia"/>
            <w:color w:val="000000" w:themeColor="text1"/>
            <w:lang w:eastAsia="zh-CN"/>
          </w:rPr>
          <w:delText>⑤</w:delText>
        </w:r>
        <w:r w:rsidDel="00964E30">
          <w:rPr>
            <w:rFonts w:ascii="Times New Roman" w:eastAsia="仿宋" w:hAnsi="Times New Roman" w:cs="Times New Roman" w:hint="eastAsia"/>
            <w:color w:val="000000" w:themeColor="text1"/>
            <w:lang w:eastAsia="zh-CN"/>
          </w:rPr>
          <w:delText>应交税费主要是应付税金及附加。根据各项税费支付周期进行测算。</w:delText>
        </w:r>
      </w:del>
    </w:p>
    <w:p w14:paraId="52D286EF" w14:textId="7D29E790" w:rsidR="005F457E" w:rsidDel="00964E30" w:rsidRDefault="00000000">
      <w:pPr>
        <w:pStyle w:val="QuoteStyle"/>
        <w:spacing w:after="0" w:line="312" w:lineRule="auto"/>
        <w:ind w:firstLineChars="200"/>
        <w:rPr>
          <w:del w:id="3463" w:author="Si-yuan LIU" w:date="2026-07-24T14:26:00Z" w16du:dateUtc="2026-07-24T06:26:00Z"/>
          <w:rFonts w:ascii="Times New Roman" w:eastAsia="仿宋" w:hAnsi="Times New Roman" w:cs="Times New Roman"/>
          <w:color w:val="000000" w:themeColor="text1"/>
          <w:lang w:eastAsia="zh-CN"/>
        </w:rPr>
      </w:pPr>
      <w:del w:id="3464" w:author="Si-yuan LIU" w:date="2026-07-24T14:26:00Z" w16du:dateUtc="2026-07-24T06:26:00Z">
        <w:r w:rsidDel="00964E30">
          <w:rPr>
            <w:rFonts w:ascii="Cambria Math" w:eastAsia="仿宋" w:hAnsi="Cambria Math" w:cs="Cambria Math" w:hint="eastAsia"/>
            <w:color w:val="000000" w:themeColor="text1"/>
            <w:lang w:eastAsia="zh-CN"/>
          </w:rPr>
          <w:delText>⑥</w:delText>
        </w:r>
        <w:r w:rsidDel="00964E30">
          <w:rPr>
            <w:rFonts w:ascii="Times New Roman" w:eastAsia="仿宋" w:hAnsi="Times New Roman" w:cs="Times New Roman" w:hint="eastAsia"/>
            <w:color w:val="000000" w:themeColor="text1"/>
            <w:lang w:eastAsia="zh-CN"/>
          </w:rPr>
          <w:delText>以后年度需要追加的营运资金</w:delText>
        </w:r>
      </w:del>
    </w:p>
    <w:p w14:paraId="380570FF" w14:textId="591612EF" w:rsidR="005F457E" w:rsidDel="00964E30" w:rsidRDefault="00000000">
      <w:pPr>
        <w:pStyle w:val="QuoteStyle"/>
        <w:spacing w:after="0" w:line="312" w:lineRule="auto"/>
        <w:ind w:firstLineChars="200"/>
        <w:rPr>
          <w:del w:id="3465" w:author="Si-yuan LIU" w:date="2026-07-24T14:26:00Z" w16du:dateUtc="2026-07-24T06:26:00Z"/>
          <w:rFonts w:ascii="Times New Roman" w:eastAsia="仿宋" w:hAnsi="Times New Roman" w:cs="Times New Roman"/>
          <w:color w:val="000000" w:themeColor="text1"/>
          <w:lang w:eastAsia="zh-CN"/>
        </w:rPr>
      </w:pPr>
      <w:del w:id="3466" w:author="Si-yuan LIU" w:date="2026-07-24T14:26:00Z" w16du:dateUtc="2026-07-24T06:26:00Z">
        <w:r w:rsidDel="00964E30">
          <w:rPr>
            <w:rFonts w:ascii="Times New Roman" w:eastAsia="仿宋" w:hAnsi="Times New Roman" w:cs="Times New Roman" w:hint="eastAsia"/>
            <w:color w:val="000000" w:themeColor="text1"/>
            <w:lang w:eastAsia="zh-CN"/>
          </w:rPr>
          <w:delText>营运资金追加额</w:delText>
        </w:r>
        <w:r w:rsidDel="00964E30">
          <w:rPr>
            <w:rFonts w:ascii="Times New Roman" w:eastAsia="仿宋" w:hAnsi="Times New Roman" w:cs="Times New Roman"/>
            <w:color w:val="000000" w:themeColor="text1"/>
            <w:lang w:eastAsia="zh-CN"/>
          </w:rPr>
          <w:delText>=</w:delText>
        </w:r>
        <w:r w:rsidDel="00964E30">
          <w:rPr>
            <w:rFonts w:ascii="Times New Roman" w:eastAsia="仿宋" w:hAnsi="Times New Roman" w:cs="Times New Roman" w:hint="eastAsia"/>
            <w:color w:val="000000" w:themeColor="text1"/>
            <w:lang w:eastAsia="zh-CN"/>
          </w:rPr>
          <w:delText>当年度需要的营运资金</w:delText>
        </w:r>
        <w:r w:rsidDel="00964E30">
          <w:rPr>
            <w:rFonts w:ascii="Times New Roman" w:eastAsia="仿宋" w:hAnsi="Times New Roman" w:cs="Times New Roman"/>
            <w:color w:val="000000" w:themeColor="text1"/>
            <w:lang w:eastAsia="zh-CN"/>
          </w:rPr>
          <w:delText>-</w:delText>
        </w:r>
        <w:r w:rsidDel="00964E30">
          <w:rPr>
            <w:rFonts w:ascii="Times New Roman" w:eastAsia="仿宋" w:hAnsi="Times New Roman" w:cs="Times New Roman" w:hint="eastAsia"/>
            <w:color w:val="000000" w:themeColor="text1"/>
            <w:lang w:eastAsia="zh-CN"/>
          </w:rPr>
          <w:delText>上一年度需要的营运资金</w:delText>
        </w:r>
      </w:del>
    </w:p>
    <w:p w14:paraId="2039FDAB" w14:textId="617FA198" w:rsidR="005F457E" w:rsidDel="00964E30" w:rsidRDefault="00000000">
      <w:pPr>
        <w:spacing w:after="0" w:line="312" w:lineRule="auto"/>
        <w:ind w:firstLine="480"/>
        <w:rPr>
          <w:del w:id="3467" w:author="Si-yuan LIU" w:date="2026-07-24T14:26:00Z" w16du:dateUtc="2026-07-24T06:26:00Z"/>
          <w:color w:val="000000" w:themeColor="text1"/>
        </w:rPr>
      </w:pPr>
      <w:del w:id="3468" w:author="Si-yuan LIU" w:date="2026-07-24T14:26:00Z" w16du:dateUtc="2026-07-24T06:26:00Z">
        <w:r w:rsidDel="00964E30">
          <w:rPr>
            <w:rFonts w:hint="eastAsia"/>
            <w:color w:val="000000" w:themeColor="text1"/>
          </w:rPr>
          <w:delText>（</w:delText>
        </w:r>
        <w:r w:rsidDel="00964E30">
          <w:rPr>
            <w:rFonts w:hint="eastAsia"/>
            <w:color w:val="000000" w:themeColor="text1"/>
          </w:rPr>
          <w:delText>9</w:delText>
        </w:r>
        <w:r w:rsidDel="00964E30">
          <w:rPr>
            <w:rFonts w:hint="eastAsia"/>
            <w:color w:val="000000" w:themeColor="text1"/>
          </w:rPr>
          <w:delText>）经营期末价值收回</w:delText>
        </w:r>
      </w:del>
    </w:p>
    <w:p w14:paraId="6F19BE7C" w14:textId="5471CB41" w:rsidR="005F457E" w:rsidDel="00964E30" w:rsidRDefault="00000000">
      <w:pPr>
        <w:pStyle w:val="QuoteStyle"/>
        <w:spacing w:after="0" w:line="312" w:lineRule="auto"/>
        <w:ind w:firstLineChars="200"/>
        <w:rPr>
          <w:del w:id="3469" w:author="Si-yuan LIU" w:date="2026-07-24T14:26:00Z" w16du:dateUtc="2026-07-24T06:26:00Z"/>
          <w:rFonts w:ascii="Times New Roman" w:eastAsia="仿宋" w:hAnsi="Times New Roman" w:cs="Times New Roman"/>
          <w:color w:val="000000" w:themeColor="text1"/>
          <w:lang w:eastAsia="zh-CN"/>
        </w:rPr>
      </w:pPr>
      <w:del w:id="3470" w:author="Si-yuan LIU" w:date="2026-07-24T14:26:00Z" w16du:dateUtc="2026-07-24T06:26:00Z">
        <w:r w:rsidDel="00964E30">
          <w:rPr>
            <w:rFonts w:ascii="Times New Roman" w:eastAsia="仿宋" w:hAnsi="Times New Roman" w:cs="Times New Roman" w:hint="eastAsia"/>
            <w:color w:val="000000" w:themeColor="text1"/>
            <w:lang w:eastAsia="zh-CN"/>
          </w:rPr>
          <w:delText>对于到期后不动产回收价值，本次预测截止时点数据中心资产组所占用土地及所持有房屋存在残值，根据市规自局与奥融科技签订的《国有建设用地使用权出让合同》（合同编号：</w:delText>
        </w:r>
        <w:r w:rsidDel="00964E30">
          <w:rPr>
            <w:rFonts w:ascii="Times New Roman" w:eastAsia="仿宋" w:hAnsi="Times New Roman" w:cs="Times New Roman" w:hint="eastAsia"/>
            <w:color w:val="000000" w:themeColor="text1"/>
            <w:lang w:eastAsia="zh-CN"/>
          </w:rPr>
          <w:delText>440115-2020-000029</w:delText>
        </w:r>
        <w:r w:rsidDel="00964E30">
          <w:rPr>
            <w:rFonts w:ascii="Times New Roman" w:eastAsia="仿宋" w:hAnsi="Times New Roman" w:cs="Times New Roman" w:hint="eastAsia"/>
            <w:color w:val="000000" w:themeColor="text1"/>
            <w:lang w:eastAsia="zh-CN"/>
          </w:rPr>
          <w:delText>），土地到期后地上建筑有偿回收。基于谨慎性原则，本次残值考虑为零。对于营运资金，按照经营期最后一年营运资金占用全部回收。</w:delText>
        </w:r>
      </w:del>
    </w:p>
    <w:p w14:paraId="51D2FAE7" w14:textId="4C38EC08" w:rsidR="005F457E" w:rsidDel="00964E30" w:rsidRDefault="00000000">
      <w:pPr>
        <w:pStyle w:val="2"/>
        <w:rPr>
          <w:del w:id="3471" w:author="Si-yuan LIU" w:date="2026-07-24T14:26:00Z" w16du:dateUtc="2026-07-24T06:26:00Z"/>
        </w:rPr>
      </w:pPr>
      <w:bookmarkStart w:id="3472" w:name="_Toc1026596356_WPSOffice_Level2"/>
      <w:bookmarkStart w:id="3473" w:name="_Toc223783767"/>
      <w:bookmarkStart w:id="3474" w:name="_Toc943525857_WPSOffice_Level2"/>
      <w:bookmarkStart w:id="3475" w:name="_Toc20786667_WPSOffice_Level2"/>
      <w:del w:id="3476" w:author="Si-yuan LIU" w:date="2026-07-24T14:26:00Z" w16du:dateUtc="2026-07-24T06:26:00Z">
        <w:r w:rsidDel="00964E30">
          <w:rPr>
            <w:rFonts w:hint="eastAsia"/>
          </w:rPr>
          <w:delText>（五）可能影响项目稳定运营的重要因素</w:delText>
        </w:r>
        <w:bookmarkEnd w:id="3472"/>
        <w:bookmarkEnd w:id="3473"/>
        <w:bookmarkEnd w:id="3474"/>
        <w:bookmarkEnd w:id="3475"/>
      </w:del>
    </w:p>
    <w:p w14:paraId="600E25D3" w14:textId="02E31C64" w:rsidR="005F457E" w:rsidDel="00964E30" w:rsidRDefault="00000000">
      <w:pPr>
        <w:pStyle w:val="a0"/>
        <w:spacing w:beforeLines="20" w:before="48" w:afterLines="20" w:after="48" w:line="312" w:lineRule="auto"/>
        <w:ind w:firstLine="480"/>
        <w:rPr>
          <w:del w:id="3477" w:author="Si-yuan LIU" w:date="2026-07-24T14:26:00Z" w16du:dateUtc="2026-07-24T06:26:00Z"/>
          <w:rFonts w:ascii="Times New Roman" w:hAnsi="Times New Roman"/>
          <w:color w:val="000000" w:themeColor="text1"/>
          <w:szCs w:val="24"/>
        </w:rPr>
      </w:pPr>
      <w:del w:id="3478" w:author="Si-yuan LIU" w:date="2026-07-24T14:26:00Z" w16du:dateUtc="2026-07-24T06:26:00Z">
        <w:r w:rsidDel="00964E30">
          <w:rPr>
            <w:rFonts w:ascii="Times New Roman" w:hAnsi="Times New Roman" w:hint="eastAsia"/>
            <w:color w:val="000000" w:themeColor="text1"/>
            <w:szCs w:val="24"/>
          </w:rPr>
          <w:delText>1.</w:delText>
        </w:r>
        <w:r w:rsidDel="00964E30">
          <w:rPr>
            <w:rFonts w:ascii="Times New Roman" w:hAnsi="Times New Roman" w:hint="eastAsia"/>
            <w:color w:val="000000" w:themeColor="text1"/>
            <w:szCs w:val="24"/>
          </w:rPr>
          <w:delText>对项目稳定运营产生重大影响的风险因素，以及拟采取的应对措施</w:delText>
        </w:r>
      </w:del>
    </w:p>
    <w:p w14:paraId="0B105D9F" w14:textId="7B528A6B" w:rsidR="005F457E" w:rsidDel="00964E30" w:rsidRDefault="00000000">
      <w:pPr>
        <w:pStyle w:val="a0"/>
        <w:spacing w:beforeLines="20" w:before="48" w:afterLines="20" w:after="48" w:line="312" w:lineRule="auto"/>
        <w:ind w:firstLine="480"/>
        <w:rPr>
          <w:del w:id="3479" w:author="Si-yuan LIU" w:date="2026-07-24T14:26:00Z" w16du:dateUtc="2026-07-24T06:26:00Z"/>
          <w:rFonts w:ascii="Times New Roman" w:hAnsi="Times New Roman"/>
          <w:color w:val="000000" w:themeColor="text1"/>
          <w:szCs w:val="24"/>
        </w:rPr>
      </w:pPr>
      <w:del w:id="3480" w:author="Si-yuan LIU" w:date="2026-07-24T14:26:00Z" w16du:dateUtc="2026-07-24T06:26:00Z">
        <w:r w:rsidDel="00964E30">
          <w:rPr>
            <w:rFonts w:ascii="Times New Roman" w:hAnsi="Times New Roman" w:hint="eastAsia"/>
            <w:color w:val="000000" w:themeColor="text1"/>
            <w:szCs w:val="24"/>
          </w:rPr>
          <w:delText>（</w:delText>
        </w:r>
        <w:r w:rsidDel="00964E30">
          <w:rPr>
            <w:rFonts w:ascii="Times New Roman" w:hAnsi="Times New Roman" w:hint="eastAsia"/>
            <w:color w:val="000000" w:themeColor="text1"/>
            <w:szCs w:val="24"/>
          </w:rPr>
          <w:delText>1</w:delText>
        </w:r>
        <w:r w:rsidDel="00964E30">
          <w:rPr>
            <w:rFonts w:ascii="Times New Roman" w:hAnsi="Times New Roman" w:hint="eastAsia"/>
            <w:color w:val="000000" w:themeColor="text1"/>
            <w:szCs w:val="24"/>
          </w:rPr>
          <w:delText>）供给情况</w:delText>
        </w:r>
      </w:del>
    </w:p>
    <w:p w14:paraId="0C8AB2F4" w14:textId="08FAC996" w:rsidR="005F457E" w:rsidDel="00964E30" w:rsidRDefault="00000000">
      <w:pPr>
        <w:pStyle w:val="a0"/>
        <w:spacing w:beforeLines="20" w:before="48" w:afterLines="20" w:after="48" w:line="312" w:lineRule="auto"/>
        <w:ind w:firstLine="480"/>
        <w:rPr>
          <w:del w:id="3481" w:author="Si-yuan LIU" w:date="2026-07-24T14:26:00Z" w16du:dateUtc="2026-07-24T06:26:00Z"/>
          <w:rFonts w:ascii="Times New Roman" w:hAnsi="Times New Roman"/>
          <w:color w:val="000000" w:themeColor="text1"/>
          <w:szCs w:val="24"/>
        </w:rPr>
      </w:pPr>
      <w:del w:id="3482" w:author="Si-yuan LIU" w:date="2026-07-24T14:26:00Z" w16du:dateUtc="2026-07-24T06:26:00Z">
        <w:r w:rsidDel="00964E30">
          <w:rPr>
            <w:rFonts w:ascii="Times New Roman" w:hAnsi="Times New Roman" w:hint="eastAsia"/>
            <w:color w:val="000000" w:themeColor="text1"/>
            <w:szCs w:val="24"/>
          </w:rPr>
          <w:delText>1</w:delText>
        </w:r>
        <w:r w:rsidDel="00964E30">
          <w:rPr>
            <w:rFonts w:ascii="Times New Roman" w:hAnsi="Times New Roman" w:hint="eastAsia"/>
            <w:color w:val="000000" w:themeColor="text1"/>
            <w:szCs w:val="24"/>
          </w:rPr>
          <w:delText>）主要风险因素</w:delText>
        </w:r>
      </w:del>
    </w:p>
    <w:p w14:paraId="5A1F3265" w14:textId="5C1C0CEF" w:rsidR="005F457E" w:rsidDel="00964E30" w:rsidRDefault="00000000">
      <w:pPr>
        <w:pStyle w:val="a0"/>
        <w:spacing w:beforeLines="20" w:before="48" w:afterLines="20" w:after="48" w:line="312" w:lineRule="auto"/>
        <w:ind w:firstLine="480"/>
        <w:rPr>
          <w:del w:id="3483" w:author="Si-yuan LIU" w:date="2026-07-24T14:26:00Z" w16du:dateUtc="2026-07-24T06:26:00Z"/>
          <w:rFonts w:ascii="Times New Roman" w:hAnsi="Times New Roman"/>
          <w:color w:val="000000" w:themeColor="text1"/>
          <w:szCs w:val="24"/>
        </w:rPr>
      </w:pPr>
      <w:del w:id="3484" w:author="Si-yuan LIU" w:date="2026-07-24T14:26:00Z" w16du:dateUtc="2026-07-24T06:26:00Z">
        <w:r w:rsidDel="00964E30">
          <w:rPr>
            <w:rFonts w:ascii="Times New Roman" w:hAnsi="Times New Roman" w:hint="eastAsia"/>
            <w:color w:val="000000" w:themeColor="text1"/>
            <w:szCs w:val="24"/>
          </w:rPr>
          <w:delText>预计未来广东省内存在新增供给项目，若需求增长不及预期，新增供给可能对项目收益稳定性产生一定影响。</w:delText>
        </w:r>
      </w:del>
    </w:p>
    <w:p w14:paraId="356F31D2" w14:textId="7CF53A03" w:rsidR="005F457E" w:rsidDel="00964E30" w:rsidRDefault="00000000">
      <w:pPr>
        <w:pStyle w:val="a0"/>
        <w:spacing w:beforeLines="20" w:before="48" w:afterLines="20" w:after="48" w:line="312" w:lineRule="auto"/>
        <w:ind w:firstLine="480"/>
        <w:rPr>
          <w:del w:id="3485" w:author="Si-yuan LIU" w:date="2026-07-24T14:26:00Z" w16du:dateUtc="2026-07-24T06:26:00Z"/>
          <w:rFonts w:ascii="Times New Roman" w:hAnsi="Times New Roman"/>
          <w:color w:val="000000" w:themeColor="text1"/>
          <w:szCs w:val="24"/>
        </w:rPr>
      </w:pPr>
      <w:del w:id="3486" w:author="Si-yuan LIU" w:date="2026-07-24T14:26:00Z" w16du:dateUtc="2026-07-24T06:26:00Z">
        <w:r w:rsidDel="00964E30">
          <w:rPr>
            <w:rFonts w:ascii="Times New Roman" w:hAnsi="Times New Roman" w:hint="eastAsia"/>
            <w:color w:val="000000" w:themeColor="text1"/>
            <w:szCs w:val="24"/>
          </w:rPr>
          <w:delText>2</w:delText>
        </w:r>
        <w:r w:rsidDel="00964E30">
          <w:rPr>
            <w:rFonts w:ascii="Times New Roman" w:hAnsi="Times New Roman" w:hint="eastAsia"/>
            <w:color w:val="000000" w:themeColor="text1"/>
            <w:szCs w:val="24"/>
          </w:rPr>
          <w:delText>）应对方式</w:delText>
        </w:r>
      </w:del>
    </w:p>
    <w:p w14:paraId="57246B81" w14:textId="4070F298" w:rsidR="005F457E" w:rsidDel="00964E30" w:rsidRDefault="00000000">
      <w:pPr>
        <w:pStyle w:val="a0"/>
        <w:spacing w:beforeLines="20" w:before="48" w:afterLines="20" w:after="48" w:line="312" w:lineRule="auto"/>
        <w:ind w:firstLine="480"/>
        <w:rPr>
          <w:del w:id="3487" w:author="Si-yuan LIU" w:date="2026-07-24T14:26:00Z" w16du:dateUtc="2026-07-24T06:26:00Z"/>
          <w:rFonts w:ascii="Times New Roman" w:hAnsi="Times New Roman"/>
          <w:color w:val="000000" w:themeColor="text1"/>
        </w:rPr>
      </w:pPr>
      <w:del w:id="3488" w:author="Si-yuan LIU" w:date="2026-07-24T14:26:00Z" w16du:dateUtc="2026-07-24T06:26:00Z">
        <w:r w:rsidDel="00964E30">
          <w:rPr>
            <w:rFonts w:ascii="Times New Roman" w:hAnsi="Times New Roman" w:hint="eastAsia"/>
            <w:color w:val="000000" w:themeColor="text1"/>
            <w:szCs w:val="24"/>
          </w:rPr>
          <w:delText>根据科智咨询的市场调研，</w:delText>
        </w:r>
        <w:r w:rsidDel="00964E30">
          <w:rPr>
            <w:rFonts w:ascii="Times New Roman" w:hAnsi="Times New Roman" w:hint="eastAsia"/>
            <w:color w:val="000000" w:themeColor="text1"/>
            <w:szCs w:val="24"/>
          </w:rPr>
          <w:delText>2024</w:delText>
        </w:r>
        <w:r w:rsidDel="00964E30">
          <w:rPr>
            <w:rFonts w:ascii="Times New Roman" w:hAnsi="Times New Roman" w:hint="eastAsia"/>
            <w:color w:val="000000" w:themeColor="text1"/>
            <w:szCs w:val="24"/>
          </w:rPr>
          <w:delText>年广深及周边地区</w:delText>
        </w:r>
        <w:r w:rsidDel="00964E30">
          <w:rPr>
            <w:rFonts w:ascii="Times New Roman" w:hAnsi="Times New Roman" w:hint="eastAsia"/>
            <w:color w:val="000000" w:themeColor="text1"/>
            <w:szCs w:val="24"/>
          </w:rPr>
          <w:delText>IDC</w:delText>
        </w:r>
        <w:r w:rsidDel="00964E30">
          <w:rPr>
            <w:rFonts w:ascii="Times New Roman" w:hAnsi="Times New Roman" w:hint="eastAsia"/>
            <w:color w:val="000000" w:themeColor="text1"/>
            <w:szCs w:val="24"/>
          </w:rPr>
          <w:delText>业务市场迎来复苏，传统</w:delText>
        </w:r>
        <w:r w:rsidDel="00964E30">
          <w:rPr>
            <w:rFonts w:ascii="Times New Roman" w:hAnsi="Times New Roman" w:hint="eastAsia"/>
            <w:color w:val="000000" w:themeColor="text1"/>
            <w:szCs w:val="24"/>
          </w:rPr>
          <w:delText>IDC</w:delText>
        </w:r>
        <w:r w:rsidDel="00964E30">
          <w:rPr>
            <w:rFonts w:ascii="Times New Roman" w:hAnsi="Times New Roman" w:hint="eastAsia"/>
            <w:color w:val="000000" w:themeColor="text1"/>
            <w:szCs w:val="24"/>
          </w:rPr>
          <w:delText>市场规模约为</w:delText>
        </w:r>
        <w:r w:rsidDel="00964E30">
          <w:rPr>
            <w:rFonts w:ascii="Times New Roman" w:hAnsi="Times New Roman" w:hint="eastAsia"/>
            <w:color w:val="000000" w:themeColor="text1"/>
            <w:szCs w:val="24"/>
          </w:rPr>
          <w:delText>201.6</w:delText>
        </w:r>
        <w:r w:rsidDel="00964E30">
          <w:rPr>
            <w:rFonts w:ascii="Times New Roman" w:hAnsi="Times New Roman" w:hint="eastAsia"/>
            <w:color w:val="000000" w:themeColor="text1"/>
            <w:szCs w:val="24"/>
          </w:rPr>
          <w:delText>亿元，同比增长</w:delText>
        </w:r>
        <w:r w:rsidDel="00964E30">
          <w:rPr>
            <w:rFonts w:ascii="Times New Roman" w:hAnsi="Times New Roman" w:hint="eastAsia"/>
            <w:color w:val="000000" w:themeColor="text1"/>
            <w:szCs w:val="24"/>
          </w:rPr>
          <w:delText>7.3%</w:delText>
        </w:r>
        <w:r w:rsidDel="00964E30">
          <w:rPr>
            <w:rFonts w:ascii="Times New Roman" w:hAnsi="Times New Roman" w:hint="eastAsia"/>
            <w:color w:val="000000" w:themeColor="text1"/>
            <w:szCs w:val="24"/>
          </w:rPr>
          <w:delText>，增速较</w:delText>
        </w:r>
        <w:r w:rsidDel="00964E30">
          <w:rPr>
            <w:rFonts w:ascii="Times New Roman" w:hAnsi="Times New Roman" w:hint="eastAsia"/>
            <w:color w:val="000000" w:themeColor="text1"/>
            <w:szCs w:val="24"/>
          </w:rPr>
          <w:delText>2023</w:delText>
        </w:r>
        <w:r w:rsidDel="00964E30">
          <w:rPr>
            <w:rFonts w:ascii="Times New Roman" w:hAnsi="Times New Roman" w:hint="eastAsia"/>
            <w:color w:val="000000" w:themeColor="text1"/>
            <w:szCs w:val="24"/>
          </w:rPr>
          <w:delText>年有所回升。截至</w:delText>
        </w:r>
        <w:r w:rsidDel="00964E30">
          <w:rPr>
            <w:rFonts w:ascii="Times New Roman" w:hAnsi="Times New Roman" w:hint="eastAsia"/>
            <w:color w:val="000000" w:themeColor="text1"/>
            <w:szCs w:val="24"/>
          </w:rPr>
          <w:delText>2024</w:delText>
        </w:r>
        <w:r w:rsidDel="00964E30">
          <w:rPr>
            <w:rFonts w:ascii="Times New Roman" w:hAnsi="Times New Roman" w:hint="eastAsia"/>
            <w:color w:val="000000" w:themeColor="text1"/>
            <w:szCs w:val="24"/>
          </w:rPr>
          <w:delText>年底，广深及周边地区在运营</w:delText>
        </w:r>
        <w:r w:rsidDel="00964E30">
          <w:rPr>
            <w:rFonts w:ascii="Times New Roman" w:hAnsi="Times New Roman" w:hint="eastAsia"/>
            <w:color w:val="000000" w:themeColor="text1"/>
            <w:szCs w:val="24"/>
          </w:rPr>
          <w:delText>IDC</w:delText>
        </w:r>
        <w:r w:rsidDel="00964E30">
          <w:rPr>
            <w:rFonts w:ascii="Times New Roman" w:hAnsi="Times New Roman" w:hint="eastAsia"/>
            <w:color w:val="000000" w:themeColor="text1"/>
            <w:szCs w:val="24"/>
          </w:rPr>
          <w:delText>机柜规模总量达到</w:delText>
        </w:r>
        <w:r w:rsidDel="00964E30">
          <w:rPr>
            <w:rFonts w:ascii="Times New Roman" w:hAnsi="Times New Roman" w:hint="eastAsia"/>
            <w:color w:val="000000" w:themeColor="text1"/>
            <w:szCs w:val="24"/>
          </w:rPr>
          <w:delText>36.7</w:delText>
        </w:r>
        <w:r w:rsidDel="00964E30">
          <w:rPr>
            <w:rFonts w:ascii="Times New Roman" w:hAnsi="Times New Roman" w:hint="eastAsia"/>
            <w:color w:val="000000" w:themeColor="text1"/>
            <w:szCs w:val="24"/>
          </w:rPr>
          <w:delText>万架，总计</w:delText>
        </w:r>
        <w:r w:rsidDel="00964E30">
          <w:rPr>
            <w:rFonts w:ascii="Times New Roman" w:hAnsi="Times New Roman" w:hint="eastAsia"/>
            <w:color w:val="000000" w:themeColor="text1"/>
            <w:szCs w:val="24"/>
          </w:rPr>
          <w:delText>IT</w:delText>
        </w:r>
        <w:r w:rsidDel="00964E30">
          <w:rPr>
            <w:rFonts w:ascii="Times New Roman" w:hAnsi="Times New Roman" w:hint="eastAsia"/>
            <w:color w:val="000000" w:themeColor="text1"/>
            <w:szCs w:val="24"/>
          </w:rPr>
          <w:delText>容量约为</w:delText>
        </w:r>
        <w:r w:rsidDel="00964E30">
          <w:rPr>
            <w:rFonts w:ascii="Times New Roman" w:hAnsi="Times New Roman" w:hint="eastAsia"/>
            <w:color w:val="000000" w:themeColor="text1"/>
            <w:szCs w:val="24"/>
          </w:rPr>
          <w:delText>1,710MW</w:delText>
        </w:r>
        <w:r w:rsidDel="00964E30">
          <w:rPr>
            <w:rFonts w:ascii="Times New Roman" w:hAnsi="Times New Roman" w:hint="eastAsia"/>
            <w:color w:val="000000" w:themeColor="text1"/>
            <w:szCs w:val="24"/>
          </w:rPr>
          <w:delText>，广州和深圳在运营机柜总量占区域总量的</w:delText>
        </w:r>
        <w:r w:rsidDel="00964E30">
          <w:rPr>
            <w:rFonts w:ascii="Times New Roman" w:hAnsi="Times New Roman" w:hint="eastAsia"/>
            <w:color w:val="000000" w:themeColor="text1"/>
            <w:szCs w:val="24"/>
          </w:rPr>
          <w:delText>68.1%</w:delText>
        </w:r>
        <w:r w:rsidDel="00964E30">
          <w:rPr>
            <w:rFonts w:ascii="Times New Roman" w:hAnsi="Times New Roman" w:hint="eastAsia"/>
            <w:color w:val="000000" w:themeColor="text1"/>
            <w:szCs w:val="24"/>
          </w:rPr>
          <w:delText>。预计</w:delText>
        </w:r>
        <w:r w:rsidDel="00964E30">
          <w:rPr>
            <w:rFonts w:ascii="Times New Roman" w:hAnsi="Times New Roman" w:hint="eastAsia"/>
            <w:color w:val="000000" w:themeColor="text1"/>
            <w:szCs w:val="24"/>
          </w:rPr>
          <w:delText>2025-2027</w:delText>
        </w:r>
        <w:r w:rsidDel="00964E30">
          <w:rPr>
            <w:rFonts w:ascii="Times New Roman" w:hAnsi="Times New Roman" w:hint="eastAsia"/>
            <w:color w:val="000000" w:themeColor="text1"/>
            <w:szCs w:val="24"/>
          </w:rPr>
          <w:delText>年广深及周</w:delText>
        </w:r>
        <w:r w:rsidDel="00964E30">
          <w:rPr>
            <w:rFonts w:ascii="Times New Roman" w:hAnsi="Times New Roman" w:hint="eastAsia"/>
            <w:color w:val="000000" w:themeColor="text1"/>
          </w:rPr>
          <w:delText>边地区的数据中心机柜将增加</w:delText>
        </w:r>
        <w:r w:rsidDel="00964E30">
          <w:rPr>
            <w:rFonts w:ascii="Times New Roman" w:hAnsi="Times New Roman"/>
            <w:color w:val="000000" w:themeColor="text1"/>
          </w:rPr>
          <w:delText>11.1</w:delText>
        </w:r>
        <w:r w:rsidDel="00964E30">
          <w:rPr>
            <w:rFonts w:ascii="Times New Roman" w:hAnsi="Times New Roman" w:hint="eastAsia"/>
            <w:color w:val="000000" w:themeColor="text1"/>
          </w:rPr>
          <w:delText>万架，</w:delText>
        </w:r>
        <w:r w:rsidDel="00964E30">
          <w:rPr>
            <w:rFonts w:ascii="Times New Roman" w:hAnsi="Times New Roman"/>
            <w:color w:val="000000" w:themeColor="text1"/>
          </w:rPr>
          <w:delText>2027</w:delText>
        </w:r>
        <w:r w:rsidDel="00964E30">
          <w:rPr>
            <w:rFonts w:ascii="Times New Roman" w:hAnsi="Times New Roman" w:hint="eastAsia"/>
            <w:color w:val="000000" w:themeColor="text1"/>
          </w:rPr>
          <w:delText>年有望达到</w:delText>
        </w:r>
        <w:r w:rsidDel="00964E30">
          <w:rPr>
            <w:rFonts w:ascii="Times New Roman" w:hAnsi="Times New Roman"/>
            <w:color w:val="000000" w:themeColor="text1"/>
          </w:rPr>
          <w:delText>47.8</w:delText>
        </w:r>
        <w:r w:rsidDel="00964E30">
          <w:rPr>
            <w:rFonts w:ascii="Times New Roman" w:hAnsi="Times New Roman" w:hint="eastAsia"/>
            <w:color w:val="000000" w:themeColor="text1"/>
          </w:rPr>
          <w:delText>万架，</w:delText>
        </w:r>
        <w:r w:rsidDel="00964E30">
          <w:rPr>
            <w:rFonts w:ascii="Times New Roman" w:hAnsi="Times New Roman"/>
            <w:color w:val="000000" w:themeColor="text1"/>
          </w:rPr>
          <w:delText>2024-2027</w:delText>
        </w:r>
        <w:r w:rsidDel="00964E30">
          <w:rPr>
            <w:rFonts w:ascii="Times New Roman" w:hAnsi="Times New Roman" w:hint="eastAsia"/>
            <w:color w:val="000000" w:themeColor="text1"/>
          </w:rPr>
          <w:delText>年复合增长率为</w:delText>
        </w:r>
        <w:r w:rsidDel="00964E30">
          <w:rPr>
            <w:rFonts w:ascii="Times New Roman" w:hAnsi="Times New Roman"/>
            <w:color w:val="000000" w:themeColor="text1"/>
          </w:rPr>
          <w:delText>9.2%</w:delText>
        </w:r>
        <w:r w:rsidDel="00964E30">
          <w:rPr>
            <w:rFonts w:ascii="Times New Roman" w:hAnsi="Times New Roman" w:hint="eastAsia"/>
            <w:color w:val="000000" w:themeColor="text1"/>
          </w:rPr>
          <w:delText>，资源供给规模稳步提升。</w:delText>
        </w:r>
      </w:del>
    </w:p>
    <w:p w14:paraId="368FB3FA" w14:textId="479DEE62" w:rsidR="005F457E" w:rsidDel="00964E30" w:rsidRDefault="00000000">
      <w:pPr>
        <w:pStyle w:val="a0"/>
        <w:spacing w:beforeLines="20" w:before="48" w:afterLines="20" w:after="48" w:line="312" w:lineRule="auto"/>
        <w:ind w:firstLine="480"/>
        <w:rPr>
          <w:del w:id="3489" w:author="Si-yuan LIU" w:date="2026-07-24T14:26:00Z" w16du:dateUtc="2026-07-24T06:26:00Z"/>
          <w:rFonts w:ascii="Times New Roman" w:hAnsi="Times New Roman"/>
          <w:color w:val="000000" w:themeColor="text1"/>
        </w:rPr>
      </w:pPr>
      <w:del w:id="3490" w:author="Si-yuan LIU" w:date="2026-07-24T14:26:00Z" w16du:dateUtc="2026-07-24T06:26:00Z">
        <w:r w:rsidDel="00964E30">
          <w:rPr>
            <w:rFonts w:ascii="Times New Roman" w:hAnsi="Times New Roman" w:hint="eastAsia"/>
            <w:color w:val="000000" w:themeColor="text1"/>
          </w:rPr>
          <w:delText>另外，《广东省算力基础设施高质量发展行动暨“粤算”行动计划》明确提出，通过加强全省算力资源统筹布局、优化算力结构、提升算力利用效率，推动算力供给由“无序扩张”向“高质量供给”转变。相关政策强调区域协同和差异化发展，有助于缓解局部过度竞争，避免低水平重复建设。</w:delText>
        </w:r>
      </w:del>
    </w:p>
    <w:p w14:paraId="01951EB1" w14:textId="70E25B71" w:rsidR="005F457E" w:rsidDel="00964E30" w:rsidRDefault="00000000">
      <w:pPr>
        <w:pStyle w:val="a0"/>
        <w:spacing w:beforeLines="20" w:before="48" w:afterLines="20" w:after="48" w:line="312" w:lineRule="auto"/>
        <w:ind w:firstLine="480"/>
        <w:rPr>
          <w:del w:id="3491" w:author="Si-yuan LIU" w:date="2026-07-24T14:26:00Z" w16du:dateUtc="2026-07-24T06:26:00Z"/>
          <w:rFonts w:ascii="Times New Roman" w:hAnsi="Times New Roman"/>
          <w:color w:val="000000" w:themeColor="text1"/>
        </w:rPr>
      </w:pPr>
      <w:del w:id="3492" w:author="Si-yuan LIU" w:date="2026-07-24T14:26:00Z" w16du:dateUtc="2026-07-24T06:26:00Z">
        <w:r w:rsidDel="00964E30">
          <w:rPr>
            <w:rFonts w:ascii="Times New Roman" w:hAnsi="Times New Roman" w:hint="eastAsia"/>
            <w:color w:val="000000" w:themeColor="text1"/>
          </w:rPr>
          <w:delText>综合来看，在新增项目受限、需求持续释放、政策强化统筹的背景下，具备先发优势和合规资质的存量数据中心项目，广州区域算力市场能够更稳定地承接本地数字经济和产业互联网发展带来的算力需求，供需关系有望在中长期内保持相对平衡。</w:delText>
        </w:r>
      </w:del>
    </w:p>
    <w:p w14:paraId="66328530" w14:textId="483A9085" w:rsidR="005F457E" w:rsidDel="00964E30" w:rsidRDefault="00000000">
      <w:pPr>
        <w:pStyle w:val="a0"/>
        <w:spacing w:beforeLines="20" w:before="48" w:afterLines="20" w:after="48" w:line="312" w:lineRule="auto"/>
        <w:ind w:firstLine="480"/>
        <w:rPr>
          <w:del w:id="3493" w:author="Si-yuan LIU" w:date="2026-07-24T14:26:00Z" w16du:dateUtc="2026-07-24T06:26:00Z"/>
          <w:rFonts w:ascii="Times New Roman" w:hAnsi="Times New Roman"/>
          <w:color w:val="000000" w:themeColor="text1"/>
        </w:rPr>
      </w:pPr>
      <w:del w:id="3494" w:author="Si-yuan LIU" w:date="2026-07-24T14:26:00Z" w16du:dateUtc="2026-07-24T06:26:00Z">
        <w:r w:rsidDel="00964E30">
          <w:rPr>
            <w:rFonts w:ascii="Times New Roman" w:hAnsi="Times New Roman" w:hint="eastAsia"/>
            <w:color w:val="000000" w:themeColor="text1"/>
          </w:rPr>
          <w:delText>（</w:delText>
        </w:r>
        <w:r w:rsidDel="00964E30">
          <w:rPr>
            <w:rFonts w:ascii="Times New Roman" w:hAnsi="Times New Roman"/>
            <w:color w:val="000000" w:themeColor="text1"/>
          </w:rPr>
          <w:delText>2</w:delText>
        </w:r>
        <w:r w:rsidDel="00964E30">
          <w:rPr>
            <w:rFonts w:ascii="Times New Roman" w:hAnsi="Times New Roman" w:hint="eastAsia"/>
            <w:color w:val="000000" w:themeColor="text1"/>
          </w:rPr>
          <w:delText>）需求情况</w:delText>
        </w:r>
      </w:del>
    </w:p>
    <w:p w14:paraId="2D63E4D8" w14:textId="04A97876" w:rsidR="005F457E" w:rsidDel="00964E30" w:rsidRDefault="00000000">
      <w:pPr>
        <w:pStyle w:val="a0"/>
        <w:spacing w:beforeLines="20" w:before="48" w:afterLines="20" w:after="48" w:line="312" w:lineRule="auto"/>
        <w:ind w:firstLine="480"/>
        <w:rPr>
          <w:del w:id="3495" w:author="Si-yuan LIU" w:date="2026-07-24T14:26:00Z" w16du:dateUtc="2026-07-24T06:26:00Z"/>
          <w:rFonts w:ascii="Times New Roman" w:hAnsi="Times New Roman"/>
          <w:color w:val="000000" w:themeColor="text1"/>
        </w:rPr>
      </w:pPr>
      <w:del w:id="3496" w:author="Si-yuan LIU" w:date="2026-07-24T14:26:00Z" w16du:dateUtc="2026-07-24T06:26:00Z">
        <w:r w:rsidDel="00964E30">
          <w:rPr>
            <w:rFonts w:ascii="Times New Roman" w:hAnsi="Times New Roman" w:hint="eastAsia"/>
            <w:color w:val="000000" w:themeColor="text1"/>
          </w:rPr>
          <w:delText>1</w:delText>
        </w:r>
        <w:r w:rsidDel="00964E30">
          <w:rPr>
            <w:rFonts w:ascii="Times New Roman" w:hAnsi="Times New Roman" w:hint="eastAsia"/>
            <w:color w:val="000000" w:themeColor="text1"/>
          </w:rPr>
          <w:delText>）主要风险因素</w:delText>
        </w:r>
      </w:del>
    </w:p>
    <w:p w14:paraId="2D397FA9" w14:textId="48004080" w:rsidR="005F457E" w:rsidDel="00964E30" w:rsidRDefault="00000000">
      <w:pPr>
        <w:pStyle w:val="a0"/>
        <w:spacing w:beforeLines="20" w:before="48" w:afterLines="20" w:after="48" w:line="312" w:lineRule="auto"/>
        <w:ind w:firstLine="480"/>
        <w:rPr>
          <w:del w:id="3497" w:author="Si-yuan LIU" w:date="2026-07-24T14:26:00Z" w16du:dateUtc="2026-07-24T06:26:00Z"/>
          <w:rFonts w:ascii="Times New Roman" w:hAnsi="Times New Roman"/>
          <w:color w:val="000000" w:themeColor="text1"/>
        </w:rPr>
      </w:pPr>
      <w:del w:id="3498" w:author="Si-yuan LIU" w:date="2026-07-24T14:26:00Z" w16du:dateUtc="2026-07-24T06:26:00Z">
        <w:r w:rsidDel="00964E30">
          <w:rPr>
            <w:rFonts w:ascii="Times New Roman" w:hAnsi="Times New Roman" w:hint="eastAsia"/>
            <w:color w:val="000000" w:themeColor="text1"/>
          </w:rPr>
          <w:delText>需求侧风险主要源于宏观经济波动，以及人工智能等新兴技术驱动的算力需求可能不及预期。尽管广东省数字经济规模持续领跑全国，但需求的释放节奏以及在不同区域的分布，仍存在一定的不确定性。若市场需求增长放缓，可能影响目标项目的上架率与定价水平。</w:delText>
        </w:r>
      </w:del>
    </w:p>
    <w:p w14:paraId="568FF63B" w14:textId="3B416EEF" w:rsidR="005F457E" w:rsidDel="00964E30" w:rsidRDefault="00000000">
      <w:pPr>
        <w:pStyle w:val="a0"/>
        <w:spacing w:beforeLines="20" w:before="48" w:afterLines="20" w:after="48" w:line="312" w:lineRule="auto"/>
        <w:ind w:firstLine="480"/>
        <w:rPr>
          <w:del w:id="3499" w:author="Si-yuan LIU" w:date="2026-07-24T14:26:00Z" w16du:dateUtc="2026-07-24T06:26:00Z"/>
          <w:rFonts w:ascii="Times New Roman" w:hAnsi="Times New Roman"/>
          <w:color w:val="000000" w:themeColor="text1"/>
        </w:rPr>
      </w:pPr>
      <w:del w:id="3500" w:author="Si-yuan LIU" w:date="2026-07-24T14:26:00Z" w16du:dateUtc="2026-07-24T06:26:00Z">
        <w:r w:rsidDel="00964E30">
          <w:rPr>
            <w:rFonts w:ascii="Times New Roman" w:hAnsi="Times New Roman" w:hint="eastAsia"/>
            <w:color w:val="000000" w:themeColor="text1"/>
          </w:rPr>
          <w:delText>2</w:delText>
        </w:r>
        <w:r w:rsidDel="00964E30">
          <w:rPr>
            <w:rFonts w:ascii="Times New Roman" w:hAnsi="Times New Roman" w:hint="eastAsia"/>
            <w:color w:val="000000" w:themeColor="text1"/>
          </w:rPr>
          <w:delText>）应对方式</w:delText>
        </w:r>
      </w:del>
    </w:p>
    <w:p w14:paraId="413D6D69" w14:textId="588CA7E4" w:rsidR="005F457E" w:rsidDel="00964E30" w:rsidRDefault="00000000">
      <w:pPr>
        <w:pStyle w:val="a0"/>
        <w:spacing w:beforeLines="20" w:before="48" w:afterLines="20" w:after="48" w:line="312" w:lineRule="auto"/>
        <w:ind w:firstLine="480"/>
        <w:rPr>
          <w:del w:id="3501" w:author="Si-yuan LIU" w:date="2026-07-24T14:26:00Z" w16du:dateUtc="2026-07-24T06:26:00Z"/>
          <w:rFonts w:ascii="Times New Roman" w:hAnsi="Times New Roman"/>
          <w:color w:val="000000" w:themeColor="text1"/>
        </w:rPr>
      </w:pPr>
      <w:del w:id="3502" w:author="Si-yuan LIU" w:date="2026-07-24T14:26:00Z" w16du:dateUtc="2026-07-24T06:26:00Z">
        <w:r w:rsidDel="00964E30">
          <w:rPr>
            <w:rFonts w:ascii="Times New Roman" w:hAnsi="Times New Roman" w:hint="eastAsia"/>
            <w:color w:val="000000" w:themeColor="text1"/>
          </w:rPr>
          <w:delText>首先，从宏观层面看，广州作为粤港澳大湾区核心城市之一，集聚了大量互联网平台企业、软件与信息技术服务企业以及制造业数字化转型主体。根据广州市统计局的最新数据，</w:delText>
        </w:r>
        <w:r w:rsidDel="00964E30">
          <w:rPr>
            <w:rFonts w:ascii="Times New Roman" w:hAnsi="Times New Roman" w:hint="eastAsia"/>
            <w:color w:val="000000" w:themeColor="text1"/>
          </w:rPr>
          <w:delText>2025</w:delText>
        </w:r>
        <w:r w:rsidDel="00964E30">
          <w:rPr>
            <w:rFonts w:ascii="Times New Roman" w:hAnsi="Times New Roman" w:hint="eastAsia"/>
            <w:color w:val="000000" w:themeColor="text1"/>
          </w:rPr>
          <w:delText>年</w:delText>
        </w:r>
        <w:r w:rsidDel="00964E30">
          <w:rPr>
            <w:rFonts w:ascii="Times New Roman" w:hAnsi="Times New Roman" w:hint="eastAsia"/>
            <w:color w:val="000000" w:themeColor="text1"/>
          </w:rPr>
          <w:delText>1-10</w:delText>
        </w:r>
        <w:r w:rsidDel="00964E30">
          <w:rPr>
            <w:rFonts w:ascii="Times New Roman" w:hAnsi="Times New Roman" w:hint="eastAsia"/>
            <w:color w:val="000000" w:themeColor="text1"/>
          </w:rPr>
          <w:delText>月，广州市数字化、智能化技术助力产业转型升级，带动互联网、软件和信息技术服务业同比增长</w:delText>
        </w:r>
        <w:r w:rsidDel="00964E30">
          <w:rPr>
            <w:rFonts w:ascii="Times New Roman" w:hAnsi="Times New Roman" w:hint="eastAsia"/>
            <w:color w:val="000000" w:themeColor="text1"/>
          </w:rPr>
          <w:delText>9.8%</w:delText>
        </w:r>
        <w:r w:rsidDel="00964E30">
          <w:rPr>
            <w:rFonts w:ascii="Times New Roman" w:hAnsi="Times New Roman" w:hint="eastAsia"/>
            <w:color w:val="000000" w:themeColor="text1"/>
          </w:rPr>
          <w:delText>。根据《广东省国家数字经济创新发展试验区建设方案（</w:delText>
        </w:r>
        <w:r w:rsidDel="00964E30">
          <w:rPr>
            <w:rFonts w:ascii="Times New Roman" w:hAnsi="Times New Roman" w:hint="eastAsia"/>
            <w:color w:val="000000" w:themeColor="text1"/>
          </w:rPr>
          <w:delText>2025-2027</w:delText>
        </w:r>
        <w:r w:rsidDel="00964E30">
          <w:rPr>
            <w:rFonts w:ascii="Times New Roman" w:hAnsi="Times New Roman" w:hint="eastAsia"/>
            <w:color w:val="000000" w:themeColor="text1"/>
          </w:rPr>
          <w:delText>年）》，</w:delText>
        </w:r>
        <w:r w:rsidDel="00964E30">
          <w:rPr>
            <w:rFonts w:ascii="Times New Roman" w:hAnsi="Times New Roman" w:hint="eastAsia"/>
            <w:color w:val="000000" w:themeColor="text1"/>
          </w:rPr>
          <w:delText>2025</w:delText>
        </w:r>
        <w:r w:rsidDel="00964E30">
          <w:rPr>
            <w:rFonts w:ascii="Times New Roman" w:hAnsi="Times New Roman" w:hint="eastAsia"/>
            <w:color w:val="000000" w:themeColor="text1"/>
          </w:rPr>
          <w:delText>年广东省数字经济规模已突破</w:delText>
        </w:r>
        <w:r w:rsidDel="00964E30">
          <w:rPr>
            <w:rFonts w:ascii="Times New Roman" w:hAnsi="Times New Roman" w:hint="eastAsia"/>
            <w:color w:val="000000" w:themeColor="text1"/>
          </w:rPr>
          <w:delText>8</w:delText>
        </w:r>
        <w:r w:rsidDel="00964E30">
          <w:rPr>
            <w:rFonts w:ascii="Times New Roman" w:hAnsi="Times New Roman" w:hint="eastAsia"/>
            <w:color w:val="000000" w:themeColor="text1"/>
          </w:rPr>
          <w:delText>万亿元，持续领跑全国，且目标到</w:delText>
        </w:r>
        <w:r w:rsidDel="00964E30">
          <w:rPr>
            <w:rFonts w:ascii="Times New Roman" w:hAnsi="Times New Roman" w:hint="eastAsia"/>
            <w:color w:val="000000" w:themeColor="text1"/>
          </w:rPr>
          <w:delText>2027</w:delText>
        </w:r>
        <w:r w:rsidDel="00964E30">
          <w:rPr>
            <w:rFonts w:ascii="Times New Roman" w:hAnsi="Times New Roman" w:hint="eastAsia"/>
            <w:color w:val="000000" w:themeColor="text1"/>
          </w:rPr>
          <w:delText>年，数字经济核心产业增加值占</w:delText>
        </w:r>
        <w:r w:rsidDel="00964E30">
          <w:rPr>
            <w:rFonts w:ascii="Times New Roman" w:hAnsi="Times New Roman" w:hint="eastAsia"/>
            <w:color w:val="000000" w:themeColor="text1"/>
          </w:rPr>
          <w:delText>GDP</w:delText>
        </w:r>
        <w:r w:rsidDel="00964E30">
          <w:rPr>
            <w:rFonts w:ascii="Times New Roman" w:hAnsi="Times New Roman" w:hint="eastAsia"/>
            <w:color w:val="000000" w:themeColor="text1"/>
          </w:rPr>
          <w:delText>比重将超过</w:delText>
        </w:r>
        <w:r w:rsidDel="00964E30">
          <w:rPr>
            <w:rFonts w:ascii="Times New Roman" w:hAnsi="Times New Roman" w:hint="eastAsia"/>
            <w:color w:val="000000" w:themeColor="text1"/>
          </w:rPr>
          <w:delText>16%</w:delText>
        </w:r>
        <w:r w:rsidDel="00964E30">
          <w:rPr>
            <w:rFonts w:ascii="Times New Roman" w:hAnsi="Times New Roman" w:hint="eastAsia"/>
            <w:color w:val="000000" w:themeColor="text1"/>
          </w:rPr>
          <w:delText>。人工智能、工业互联网、大数据等领域持续扩张，对高可靠算力与数据基础设施形成长期、稳定需求。</w:delText>
        </w:r>
      </w:del>
    </w:p>
    <w:p w14:paraId="702EC47C" w14:textId="6BBE0E1A" w:rsidR="005F457E" w:rsidDel="00964E30" w:rsidRDefault="00000000">
      <w:pPr>
        <w:pStyle w:val="a0"/>
        <w:spacing w:beforeLines="20" w:before="48" w:afterLines="20" w:after="48" w:line="312" w:lineRule="auto"/>
        <w:ind w:firstLine="480"/>
        <w:rPr>
          <w:del w:id="3503" w:author="Si-yuan LIU" w:date="2026-07-24T14:26:00Z" w16du:dateUtc="2026-07-24T06:26:00Z"/>
          <w:rFonts w:ascii="Times New Roman" w:hAnsi="Times New Roman"/>
          <w:color w:val="000000" w:themeColor="text1"/>
        </w:rPr>
      </w:pPr>
      <w:del w:id="3504" w:author="Si-yuan LIU" w:date="2026-07-24T14:26:00Z" w16du:dateUtc="2026-07-24T06:26:00Z">
        <w:r w:rsidDel="00964E30">
          <w:rPr>
            <w:rFonts w:ascii="Times New Roman" w:hAnsi="Times New Roman" w:hint="eastAsia"/>
            <w:color w:val="000000" w:themeColor="text1"/>
          </w:rPr>
          <w:delText>其次，区域数据中心市场需求表现出充足且多元的特征，分布于社会经济运行的各个层面，来源分散、结构均衡，具备较强的抗周期性。从当前市场需求结构分析，以下五大行业是核心驱动力量：</w:delText>
        </w:r>
      </w:del>
    </w:p>
    <w:p w14:paraId="26A0DEAA" w14:textId="08D72215" w:rsidR="005F457E" w:rsidDel="00964E30" w:rsidRDefault="00000000">
      <w:pPr>
        <w:pStyle w:val="a0"/>
        <w:spacing w:beforeLines="20" w:before="48" w:afterLines="20" w:after="48" w:line="312" w:lineRule="auto"/>
        <w:ind w:firstLine="480"/>
        <w:rPr>
          <w:del w:id="3505" w:author="Si-yuan LIU" w:date="2026-07-24T14:26:00Z" w16du:dateUtc="2026-07-24T06:26:00Z"/>
          <w:rFonts w:ascii="Times New Roman" w:hAnsi="Times New Roman"/>
          <w:color w:val="000000" w:themeColor="text1"/>
        </w:rPr>
      </w:pPr>
      <w:bookmarkStart w:id="3506" w:name="OLE_LINK8"/>
      <w:del w:id="3507" w:author="Si-yuan LIU" w:date="2026-07-24T14:26:00Z" w16du:dateUtc="2026-07-24T06:26:00Z">
        <w:r w:rsidDel="00964E30">
          <w:rPr>
            <w:rFonts w:ascii="Times New Roman" w:hAnsi="Times New Roman" w:hint="eastAsia"/>
            <w:color w:val="000000" w:themeColor="text1"/>
          </w:rPr>
          <w:delText>第一类，信息服务业。</w:delText>
        </w:r>
        <w:r w:rsidDel="00964E30">
          <w:rPr>
            <w:rFonts w:ascii="Times New Roman" w:hAnsi="Times New Roman" w:hint="eastAsia"/>
            <w:color w:val="000000" w:themeColor="text1"/>
          </w:rPr>
          <w:delText>2024</w:delText>
        </w:r>
        <w:r w:rsidDel="00964E30">
          <w:rPr>
            <w:rFonts w:ascii="Times New Roman" w:hAnsi="Times New Roman" w:hint="eastAsia"/>
            <w:color w:val="000000" w:themeColor="text1"/>
          </w:rPr>
          <w:delText>年广州数字经济稳步增长，数字经济核心产业增加值首次突破</w:delText>
        </w:r>
        <w:r w:rsidDel="00964E30">
          <w:rPr>
            <w:rFonts w:ascii="Times New Roman" w:hAnsi="Times New Roman" w:hint="eastAsia"/>
            <w:color w:val="000000" w:themeColor="text1"/>
          </w:rPr>
          <w:delText>4,000</w:delText>
        </w:r>
        <w:r w:rsidDel="00964E30">
          <w:rPr>
            <w:rFonts w:ascii="Times New Roman" w:hAnsi="Times New Roman" w:hint="eastAsia"/>
            <w:color w:val="000000" w:themeColor="text1"/>
          </w:rPr>
          <w:delText>亿元大关，达到</w:delText>
        </w:r>
        <w:r w:rsidDel="00964E30">
          <w:rPr>
            <w:rFonts w:ascii="Times New Roman" w:hAnsi="Times New Roman" w:hint="eastAsia"/>
            <w:color w:val="000000" w:themeColor="text1"/>
          </w:rPr>
          <w:delText>4,470.30</w:delText>
        </w:r>
        <w:r w:rsidDel="00964E30">
          <w:rPr>
            <w:rFonts w:ascii="Times New Roman" w:hAnsi="Times New Roman" w:hint="eastAsia"/>
            <w:color w:val="000000" w:themeColor="text1"/>
          </w:rPr>
          <w:delText>亿元，同比增长</w:delText>
        </w:r>
        <w:r w:rsidDel="00964E30">
          <w:rPr>
            <w:rFonts w:ascii="Times New Roman" w:hAnsi="Times New Roman" w:hint="eastAsia"/>
            <w:color w:val="000000" w:themeColor="text1"/>
          </w:rPr>
          <w:delText>9.8%</w:delText>
        </w:r>
        <w:r w:rsidDel="00964E30">
          <w:rPr>
            <w:rFonts w:ascii="Times New Roman" w:hAnsi="Times New Roman" w:hint="eastAsia"/>
            <w:color w:val="000000" w:themeColor="text1"/>
          </w:rPr>
          <w:delText>，占全市</w:delText>
        </w:r>
        <w:r w:rsidDel="00964E30">
          <w:rPr>
            <w:rFonts w:ascii="Times New Roman" w:hAnsi="Times New Roman" w:hint="eastAsia"/>
            <w:color w:val="000000" w:themeColor="text1"/>
          </w:rPr>
          <w:delText>GDP</w:delText>
        </w:r>
        <w:r w:rsidDel="00964E30">
          <w:rPr>
            <w:rFonts w:ascii="Times New Roman" w:hAnsi="Times New Roman" w:hint="eastAsia"/>
            <w:color w:val="000000" w:themeColor="text1"/>
          </w:rPr>
          <w:delText>比重达到</w:delText>
        </w:r>
        <w:r w:rsidDel="00964E30">
          <w:rPr>
            <w:rFonts w:ascii="Times New Roman" w:hAnsi="Times New Roman" w:hint="eastAsia"/>
            <w:color w:val="000000" w:themeColor="text1"/>
          </w:rPr>
          <w:delText>14.41%</w:delText>
        </w:r>
        <w:r w:rsidDel="00964E30">
          <w:rPr>
            <w:rFonts w:ascii="Times New Roman" w:hAnsi="Times New Roman" w:hint="eastAsia"/>
            <w:color w:val="000000" w:themeColor="text1"/>
          </w:rPr>
          <w:delText>，增长速度高于同期全省、全市经济增长水平，占全市地区生产总值高于全国平均水平，对全市经济增长的贡献率达</w:delText>
        </w:r>
        <w:r w:rsidDel="00964E30">
          <w:rPr>
            <w:rFonts w:ascii="Times New Roman" w:hAnsi="Times New Roman" w:hint="eastAsia"/>
            <w:color w:val="000000" w:themeColor="text1"/>
          </w:rPr>
          <w:delText>61.3%</w:delText>
        </w:r>
        <w:r w:rsidDel="00964E30">
          <w:rPr>
            <w:rFonts w:ascii="Times New Roman" w:hAnsi="Times New Roman" w:hint="eastAsia"/>
            <w:color w:val="000000" w:themeColor="text1"/>
          </w:rPr>
          <w:delText>。广州及深圳数据中心需求规模占广深及周边区域整体需求规模的比例超过</w:delText>
        </w:r>
        <w:r w:rsidDel="00964E30">
          <w:rPr>
            <w:rFonts w:ascii="Times New Roman" w:hAnsi="Times New Roman" w:hint="eastAsia"/>
            <w:color w:val="000000" w:themeColor="text1"/>
          </w:rPr>
          <w:delText>70%</w:delText>
        </w:r>
        <w:r w:rsidDel="00964E30">
          <w:rPr>
            <w:rFonts w:ascii="Times New Roman" w:hAnsi="Times New Roman" w:hint="eastAsia"/>
            <w:color w:val="000000" w:themeColor="text1"/>
          </w:rPr>
          <w:delText>。与此同时，随着产业互联网加速落地，企业数字化从外围系统建设逐步转向生产、供应链、营销等核心环节的在线化与数据化，对高可靠算力基础设施的依赖显著增强。</w:delText>
        </w:r>
      </w:del>
    </w:p>
    <w:p w14:paraId="5D776F3A" w14:textId="57C4B0D6" w:rsidR="005F457E" w:rsidDel="00964E30" w:rsidRDefault="00000000">
      <w:pPr>
        <w:pStyle w:val="a0"/>
        <w:spacing w:beforeLines="20" w:before="48" w:afterLines="20" w:after="48" w:line="312" w:lineRule="auto"/>
        <w:ind w:firstLine="480"/>
        <w:rPr>
          <w:del w:id="3508" w:author="Si-yuan LIU" w:date="2026-07-24T14:26:00Z" w16du:dateUtc="2026-07-24T06:26:00Z"/>
          <w:rFonts w:ascii="Times New Roman" w:hAnsi="Times New Roman"/>
          <w:color w:val="000000" w:themeColor="text1"/>
        </w:rPr>
      </w:pPr>
      <w:del w:id="3509" w:author="Si-yuan LIU" w:date="2026-07-24T14:26:00Z" w16du:dateUtc="2026-07-24T06:26:00Z">
        <w:r w:rsidDel="00964E30">
          <w:rPr>
            <w:rFonts w:ascii="Times New Roman" w:hAnsi="Times New Roman" w:hint="eastAsia"/>
            <w:color w:val="000000" w:themeColor="text1"/>
          </w:rPr>
          <w:delText>第二类，</w:delText>
        </w:r>
        <w:r w:rsidDel="00964E30">
          <w:rPr>
            <w:rFonts w:ascii="Times New Roman" w:hAnsi="Times New Roman" w:hint="eastAsia"/>
            <w:color w:val="000000" w:themeColor="text1"/>
          </w:rPr>
          <w:delText>AI</w:delText>
        </w:r>
        <w:r w:rsidDel="00964E30">
          <w:rPr>
            <w:rFonts w:ascii="Times New Roman" w:hAnsi="Times New Roman" w:hint="eastAsia"/>
            <w:color w:val="000000" w:themeColor="text1"/>
          </w:rPr>
          <w:delText>行业。在全球人工智能产业加速发展的背景下，我国互联网与科技企业积极跟进，推动了对数据中心需求的结构性增长。</w:delText>
        </w:r>
        <w:r w:rsidDel="00964E30">
          <w:rPr>
            <w:rFonts w:ascii="Times New Roman" w:hAnsi="Times New Roman" w:hint="eastAsia"/>
            <w:color w:val="000000" w:themeColor="text1"/>
          </w:rPr>
          <w:delText>AI</w:delText>
        </w:r>
        <w:r w:rsidDel="00964E30">
          <w:rPr>
            <w:rFonts w:ascii="Times New Roman" w:hAnsi="Times New Roman" w:hint="eastAsia"/>
            <w:color w:val="000000" w:themeColor="text1"/>
          </w:rPr>
          <w:delText>技术显著提升了算力需求的整体强度，并将驱动数据中心服务从“通用算力”向“高价值算力”持续升级，这也为本项目提升单机柜价值创造了重要的增量机遇。</w:delText>
        </w:r>
      </w:del>
    </w:p>
    <w:p w14:paraId="514DE6C5" w14:textId="18122342" w:rsidR="005F457E" w:rsidDel="00964E30" w:rsidRDefault="00000000">
      <w:pPr>
        <w:pStyle w:val="a0"/>
        <w:spacing w:beforeLines="20" w:before="48" w:afterLines="20" w:after="48" w:line="312" w:lineRule="auto"/>
        <w:ind w:firstLine="480"/>
        <w:rPr>
          <w:del w:id="3510" w:author="Si-yuan LIU" w:date="2026-07-24T14:26:00Z" w16du:dateUtc="2026-07-24T06:26:00Z"/>
          <w:rFonts w:ascii="Times New Roman" w:hAnsi="Times New Roman"/>
          <w:color w:val="000000" w:themeColor="text1"/>
        </w:rPr>
      </w:pPr>
      <w:del w:id="3511" w:author="Si-yuan LIU" w:date="2026-07-24T14:26:00Z" w16du:dateUtc="2026-07-24T06:26:00Z">
        <w:r w:rsidDel="00964E30">
          <w:rPr>
            <w:rFonts w:ascii="Times New Roman" w:hAnsi="Times New Roman" w:hint="eastAsia"/>
            <w:color w:val="000000" w:themeColor="text1"/>
          </w:rPr>
          <w:delText>参照国际趋势并结合本地发展态势，根据仲量联行的相关市场调研，预计到</w:delText>
        </w:r>
        <w:r w:rsidDel="00964E30">
          <w:rPr>
            <w:rFonts w:ascii="Times New Roman" w:hAnsi="Times New Roman" w:hint="eastAsia"/>
            <w:color w:val="000000" w:themeColor="text1"/>
          </w:rPr>
          <w:delText>2030</w:delText>
        </w:r>
        <w:r w:rsidDel="00964E30">
          <w:rPr>
            <w:rFonts w:ascii="Times New Roman" w:hAnsi="Times New Roman" w:hint="eastAsia"/>
            <w:color w:val="000000" w:themeColor="text1"/>
          </w:rPr>
          <w:delText>年，</w:delText>
        </w:r>
        <w:r w:rsidDel="00964E30">
          <w:rPr>
            <w:rFonts w:ascii="Times New Roman" w:hAnsi="Times New Roman" w:hint="eastAsia"/>
            <w:color w:val="000000" w:themeColor="text1"/>
          </w:rPr>
          <w:delText>AI</w:delText>
        </w:r>
        <w:r w:rsidDel="00964E30">
          <w:rPr>
            <w:rFonts w:ascii="Times New Roman" w:hAnsi="Times New Roman" w:hint="eastAsia"/>
            <w:color w:val="000000" w:themeColor="text1"/>
          </w:rPr>
          <w:delText>相关业务将占据全球约一半的算力负载；</w:delText>
        </w:r>
        <w:r w:rsidDel="00964E30">
          <w:rPr>
            <w:rFonts w:ascii="Times New Roman" w:hAnsi="Times New Roman" w:hint="eastAsia"/>
            <w:color w:val="000000" w:themeColor="text1"/>
          </w:rPr>
          <w:delText>2027</w:delText>
        </w:r>
        <w:r w:rsidDel="00964E30">
          <w:rPr>
            <w:rFonts w:ascii="Times New Roman" w:hAnsi="Times New Roman" w:hint="eastAsia"/>
            <w:color w:val="000000" w:themeColor="text1"/>
          </w:rPr>
          <w:delText>年前后更将迎来关键转折，推理负载有望超过训练负载，成为算力需求的主要构成部分。由于推理业务对网络时延极为敏感，通常需要部署在靠近终端用户的城市核心区域，这与本项目所处的广州核心区位高度契合。当前，广州正集中资源推动人工智能产业发展。</w:delText>
        </w:r>
        <w:r w:rsidDel="00964E30">
          <w:rPr>
            <w:rFonts w:ascii="Times New Roman" w:hAnsi="Times New Roman" w:hint="eastAsia"/>
            <w:color w:val="000000" w:themeColor="text1"/>
          </w:rPr>
          <w:delText>2025</w:delText>
        </w:r>
        <w:r w:rsidDel="00964E30">
          <w:rPr>
            <w:rFonts w:ascii="Times New Roman" w:hAnsi="Times New Roman" w:hint="eastAsia"/>
            <w:color w:val="000000" w:themeColor="text1"/>
          </w:rPr>
          <w:delText>年</w:delText>
        </w:r>
        <w:r w:rsidDel="00964E30">
          <w:rPr>
            <w:rFonts w:ascii="Times New Roman" w:hAnsi="Times New Roman" w:hint="eastAsia"/>
            <w:color w:val="000000" w:themeColor="text1"/>
          </w:rPr>
          <w:delText>11</w:delText>
        </w:r>
        <w:r w:rsidDel="00964E30">
          <w:rPr>
            <w:rFonts w:ascii="Times New Roman" w:hAnsi="Times New Roman" w:hint="eastAsia"/>
            <w:color w:val="000000" w:themeColor="text1"/>
          </w:rPr>
          <w:delText>月发布的《广东省数字经济创新发展试验区建设方案（</w:delText>
        </w:r>
        <w:r w:rsidDel="00964E30">
          <w:rPr>
            <w:rFonts w:ascii="Times New Roman" w:hAnsi="Times New Roman" w:hint="eastAsia"/>
            <w:color w:val="000000" w:themeColor="text1"/>
          </w:rPr>
          <w:delText>2025-2027</w:delText>
        </w:r>
        <w:r w:rsidDel="00964E30">
          <w:rPr>
            <w:rFonts w:ascii="Times New Roman" w:hAnsi="Times New Roman" w:hint="eastAsia"/>
            <w:color w:val="000000" w:themeColor="text1"/>
          </w:rPr>
          <w:delText>年）》明确提出开展“人工智能</w:delText>
        </w:r>
        <w:r w:rsidDel="00964E30">
          <w:rPr>
            <w:rFonts w:ascii="Times New Roman" w:hAnsi="Times New Roman" w:hint="eastAsia"/>
            <w:color w:val="000000" w:themeColor="text1"/>
          </w:rPr>
          <w:delText>+</w:delText>
        </w:r>
        <w:r w:rsidDel="00964E30">
          <w:rPr>
            <w:rFonts w:ascii="Times New Roman" w:hAnsi="Times New Roman" w:hint="eastAsia"/>
            <w:color w:val="000000" w:themeColor="text1"/>
          </w:rPr>
          <w:delText>”行动，目标到</w:delText>
        </w:r>
        <w:r w:rsidDel="00964E30">
          <w:rPr>
            <w:rFonts w:ascii="Times New Roman" w:hAnsi="Times New Roman" w:hint="eastAsia"/>
            <w:color w:val="000000" w:themeColor="text1"/>
          </w:rPr>
          <w:delText>2027</w:delText>
        </w:r>
        <w:r w:rsidDel="00964E30">
          <w:rPr>
            <w:rFonts w:ascii="Times New Roman" w:hAnsi="Times New Roman" w:hint="eastAsia"/>
            <w:color w:val="000000" w:themeColor="text1"/>
          </w:rPr>
          <w:delText>年人工智能核心产业规模突破</w:delText>
        </w:r>
        <w:r w:rsidDel="00964E30">
          <w:rPr>
            <w:rFonts w:ascii="Times New Roman" w:hAnsi="Times New Roman" w:hint="eastAsia"/>
            <w:color w:val="000000" w:themeColor="text1"/>
          </w:rPr>
          <w:delText>4,400</w:delText>
        </w:r>
        <w:r w:rsidDel="00964E30">
          <w:rPr>
            <w:rFonts w:ascii="Times New Roman" w:hAnsi="Times New Roman" w:hint="eastAsia"/>
            <w:color w:val="000000" w:themeColor="text1"/>
          </w:rPr>
          <w:delText>亿元。政策强调以人工智能赋能新型工业化，推动建设智能工厂，并在消费电子、新型显示、低空经济等前沿领域实现规模化应用。模型训练、实时推理与智能决策等相关业务，将持续催生大规模、高稳定性的智能算力需求。</w:delText>
        </w:r>
      </w:del>
    </w:p>
    <w:bookmarkEnd w:id="3506"/>
    <w:p w14:paraId="6C26BA1D" w14:textId="097A078D" w:rsidR="005F457E" w:rsidDel="00964E30" w:rsidRDefault="00000000">
      <w:pPr>
        <w:pStyle w:val="a0"/>
        <w:spacing w:beforeLines="20" w:before="48" w:afterLines="20" w:after="48" w:line="312" w:lineRule="auto"/>
        <w:ind w:firstLine="480"/>
        <w:rPr>
          <w:del w:id="3512" w:author="Si-yuan LIU" w:date="2026-07-24T14:26:00Z" w16du:dateUtc="2026-07-24T06:26:00Z"/>
          <w:rFonts w:ascii="Times New Roman" w:hAnsi="Times New Roman"/>
          <w:color w:val="000000" w:themeColor="text1"/>
        </w:rPr>
      </w:pPr>
      <w:del w:id="3513" w:author="Si-yuan LIU" w:date="2026-07-24T14:26:00Z" w16du:dateUtc="2026-07-24T06:26:00Z">
        <w:r w:rsidDel="00964E30">
          <w:rPr>
            <w:rFonts w:ascii="Times New Roman" w:hAnsi="Times New Roman" w:hint="eastAsia"/>
            <w:color w:val="000000" w:themeColor="text1"/>
          </w:rPr>
          <w:delText>第三类，金融行业。广州作为国家中心城市和区域金融中心，金融业增加值长期位居全市支柱产业前列。</w:delText>
        </w:r>
        <w:r w:rsidDel="00964E30">
          <w:rPr>
            <w:rFonts w:ascii="Times New Roman" w:hAnsi="Times New Roman"/>
            <w:color w:val="000000" w:themeColor="text1"/>
          </w:rPr>
          <w:delText>2024</w:delText>
        </w:r>
        <w:r w:rsidDel="00964E30">
          <w:rPr>
            <w:rFonts w:ascii="Times New Roman" w:hAnsi="Times New Roman" w:hint="eastAsia"/>
            <w:color w:val="000000" w:themeColor="text1"/>
          </w:rPr>
          <w:delText>年，广州实现金融业增加值</w:delText>
        </w:r>
        <w:r w:rsidDel="00964E30">
          <w:rPr>
            <w:rFonts w:ascii="Times New Roman" w:hAnsi="Times New Roman"/>
            <w:color w:val="000000" w:themeColor="text1"/>
          </w:rPr>
          <w:delText>3</w:delText>
        </w:r>
        <w:r w:rsidDel="00964E30">
          <w:rPr>
            <w:rFonts w:ascii="Times New Roman" w:hAnsi="Times New Roman" w:hint="eastAsia"/>
            <w:color w:val="000000" w:themeColor="text1"/>
          </w:rPr>
          <w:delText>,</w:delText>
        </w:r>
        <w:r w:rsidDel="00964E30">
          <w:rPr>
            <w:rFonts w:ascii="Times New Roman" w:hAnsi="Times New Roman"/>
            <w:color w:val="000000" w:themeColor="text1"/>
          </w:rPr>
          <w:delText>049</w:delText>
        </w:r>
        <w:r w:rsidDel="00964E30">
          <w:rPr>
            <w:rFonts w:ascii="Times New Roman" w:hAnsi="Times New Roman" w:hint="eastAsia"/>
            <w:color w:val="000000" w:themeColor="text1"/>
          </w:rPr>
          <w:delText>亿元，占</w:delText>
        </w:r>
        <w:r w:rsidDel="00964E30">
          <w:rPr>
            <w:rFonts w:ascii="Times New Roman" w:hAnsi="Times New Roman"/>
            <w:color w:val="000000" w:themeColor="text1"/>
          </w:rPr>
          <w:delText>GDP</w:delText>
        </w:r>
        <w:r w:rsidDel="00964E30">
          <w:rPr>
            <w:rFonts w:ascii="Times New Roman" w:hAnsi="Times New Roman" w:hint="eastAsia"/>
            <w:color w:val="000000" w:themeColor="text1"/>
          </w:rPr>
          <w:delText>比重</w:delText>
        </w:r>
        <w:r w:rsidDel="00964E30">
          <w:rPr>
            <w:rFonts w:ascii="Times New Roman" w:hAnsi="Times New Roman"/>
            <w:color w:val="000000" w:themeColor="text1"/>
          </w:rPr>
          <w:delText>9.8%</w:delText>
        </w:r>
        <w:r w:rsidDel="00964E30">
          <w:rPr>
            <w:rFonts w:ascii="Times New Roman" w:hAnsi="Times New Roman" w:hint="eastAsia"/>
            <w:color w:val="000000" w:themeColor="text1"/>
          </w:rPr>
          <w:delText>，成为全市第三大支柱产业。金融业务如高频交易、实时风险定价及跨境支付结算对数据中心的</w:delText>
        </w:r>
        <w:r w:rsidDel="00964E30">
          <w:rPr>
            <w:rFonts w:ascii="Times New Roman" w:hAnsi="Times New Roman"/>
            <w:color w:val="000000" w:themeColor="text1"/>
          </w:rPr>
          <w:delText>SLA</w:delText>
        </w:r>
        <w:r w:rsidDel="00964E30">
          <w:rPr>
            <w:rFonts w:ascii="Times New Roman" w:hAnsi="Times New Roman" w:hint="eastAsia"/>
            <w:color w:val="000000" w:themeColor="text1"/>
          </w:rPr>
          <w:delText>（服务等级协议）有着严格的要求。省级“</w:delText>
        </w:r>
        <w:r w:rsidDel="00964E30">
          <w:rPr>
            <w:rFonts w:ascii="Times New Roman" w:hAnsi="Times New Roman"/>
            <w:color w:val="000000" w:themeColor="text1"/>
          </w:rPr>
          <w:delText>1+2+N”</w:delText>
        </w:r>
        <w:r w:rsidDel="00964E30">
          <w:rPr>
            <w:rFonts w:ascii="Times New Roman" w:hAnsi="Times New Roman" w:hint="eastAsia"/>
            <w:color w:val="000000" w:themeColor="text1"/>
          </w:rPr>
          <w:delText>布局明确将广州定位为“低时延智能算力应用区”，正是基于此类业务的刚性需求。截至</w:delText>
        </w:r>
        <w:r w:rsidDel="00964E30">
          <w:rPr>
            <w:rFonts w:ascii="Times New Roman" w:hAnsi="Times New Roman"/>
            <w:color w:val="000000" w:themeColor="text1"/>
          </w:rPr>
          <w:delText>2025</w:delText>
        </w:r>
        <w:r w:rsidDel="00964E30">
          <w:rPr>
            <w:rFonts w:ascii="Times New Roman" w:hAnsi="Times New Roman" w:hint="eastAsia"/>
            <w:color w:val="000000" w:themeColor="text1"/>
          </w:rPr>
          <w:delText>年，广州拥有包括广州数据交易所、广期所等在内的新型金融基础设施，以及大量银行、证券、保险总部。此类客户具有极强的黏性和极低的流失率，能够为项目提供极为稳健的长期现金流。</w:delText>
        </w:r>
      </w:del>
    </w:p>
    <w:p w14:paraId="348D255A" w14:textId="07922A4A" w:rsidR="005F457E" w:rsidDel="00964E30" w:rsidRDefault="00000000">
      <w:pPr>
        <w:pStyle w:val="a0"/>
        <w:spacing w:beforeLines="20" w:before="48" w:afterLines="20" w:after="48" w:line="312" w:lineRule="auto"/>
        <w:ind w:firstLine="480"/>
        <w:rPr>
          <w:del w:id="3514" w:author="Si-yuan LIU" w:date="2026-07-24T14:26:00Z" w16du:dateUtc="2026-07-24T06:26:00Z"/>
          <w:rFonts w:ascii="Times New Roman" w:hAnsi="Times New Roman"/>
          <w:color w:val="000000" w:themeColor="text1"/>
        </w:rPr>
      </w:pPr>
      <w:del w:id="3515" w:author="Si-yuan LIU" w:date="2026-07-24T14:26:00Z" w16du:dateUtc="2026-07-24T06:26:00Z">
        <w:r w:rsidDel="00964E30">
          <w:rPr>
            <w:rFonts w:ascii="Times New Roman" w:hAnsi="Times New Roman" w:hint="eastAsia"/>
            <w:color w:val="000000" w:themeColor="text1"/>
          </w:rPr>
          <w:delText>第四类，政府部门。自</w:delText>
        </w:r>
        <w:r w:rsidDel="00964E30">
          <w:rPr>
            <w:rFonts w:ascii="Times New Roman" w:hAnsi="Times New Roman"/>
            <w:color w:val="000000" w:themeColor="text1"/>
          </w:rPr>
          <w:delText>2019</w:delText>
        </w:r>
        <w:r w:rsidDel="00964E30">
          <w:rPr>
            <w:rFonts w:ascii="Times New Roman" w:hAnsi="Times New Roman" w:hint="eastAsia"/>
            <w:color w:val="000000" w:themeColor="text1"/>
          </w:rPr>
          <w:delText>年起，国家及广东省陆续出台多项政策推动数字政府与智慧城市建设，广东省持续推进“全省一盘棋”的政务云平台、城市大脑等新型基础设施建设，数字化治理能力持续提升。随着政务数据一体化、行业数据平台化及城市运行“一网统管”系统的广泛部署，政府部门对本地化、高安全等级数据中心的需求显著增强。《广东省数字政府改革建设“十四五”规划》明确提出构建“云网数端”一体化政务服务体系，强化数据资源在本地安全可控存储与流转的要求。</w:delText>
        </w:r>
        <w:r w:rsidDel="00964E30">
          <w:rPr>
            <w:rFonts w:ascii="Times New Roman" w:hAnsi="Times New Roman"/>
            <w:color w:val="000000" w:themeColor="text1"/>
          </w:rPr>
          <w:delText>2025</w:delText>
        </w:r>
        <w:r w:rsidDel="00964E30">
          <w:rPr>
            <w:rFonts w:ascii="Times New Roman" w:hAnsi="Times New Roman" w:hint="eastAsia"/>
            <w:color w:val="000000" w:themeColor="text1"/>
          </w:rPr>
          <w:delText>年，广州数字经济核心产业增加值占地区生产总值比重已超过</w:delText>
        </w:r>
        <w:r w:rsidDel="00964E30">
          <w:rPr>
            <w:rFonts w:ascii="Times New Roman" w:hAnsi="Times New Roman"/>
            <w:color w:val="000000" w:themeColor="text1"/>
          </w:rPr>
          <w:delText>15%</w:delText>
        </w:r>
        <w:r w:rsidDel="00964E30">
          <w:rPr>
            <w:rFonts w:ascii="Times New Roman" w:hAnsi="Times New Roman" w:hint="eastAsia"/>
            <w:color w:val="000000" w:themeColor="text1"/>
          </w:rPr>
          <w:delText>，标志着政务与公共服务数字化进入深度融合阶段，进一步推动对合规、高效、绿色数据中心基础设施的依赖。</w:delText>
        </w:r>
      </w:del>
    </w:p>
    <w:p w14:paraId="1CDFB56A" w14:textId="3F04C111" w:rsidR="005F457E" w:rsidDel="00964E30" w:rsidRDefault="00000000">
      <w:pPr>
        <w:pStyle w:val="a0"/>
        <w:spacing w:beforeLines="20" w:before="48" w:afterLines="20" w:after="48" w:line="312" w:lineRule="auto"/>
        <w:ind w:firstLine="480"/>
        <w:rPr>
          <w:del w:id="3516" w:author="Si-yuan LIU" w:date="2026-07-24T14:26:00Z" w16du:dateUtc="2026-07-24T06:26:00Z"/>
          <w:rFonts w:ascii="Times New Roman" w:hAnsi="Times New Roman"/>
          <w:color w:val="000000" w:themeColor="text1"/>
        </w:rPr>
      </w:pPr>
      <w:del w:id="3517" w:author="Si-yuan LIU" w:date="2026-07-24T14:26:00Z" w16du:dateUtc="2026-07-24T06:26:00Z">
        <w:r w:rsidDel="00964E30">
          <w:rPr>
            <w:rFonts w:ascii="Times New Roman" w:hAnsi="Times New Roman" w:hint="eastAsia"/>
            <w:color w:val="000000" w:themeColor="text1"/>
          </w:rPr>
          <w:delText>第五类，大型企业总部及科研单位。广州坚持“产业第一、制造业立市”，拥有广汽、小鹏等智能网联与新能源汽车巨头，以及在生物医药、新材料等领域的世界级企业研发中心。同时，依托国家超算广州中心等大科学装置，汇聚了顶尖的科研力量。这些先进制造企业与科研机构在进行自动驾驶仿真、药物分子模拟、工业互联网数据分析、大规模科学计算等业务时，会产生对高性能计算、大规模数据存储与高速数据传输的巨额需求。根据报告，产业互联网的</w:delText>
        </w:r>
        <w:r w:rsidDel="00964E30">
          <w:rPr>
            <w:rFonts w:ascii="Times New Roman" w:hAnsi="Times New Roman"/>
            <w:color w:val="000000" w:themeColor="text1"/>
          </w:rPr>
          <w:delText>IT</w:delText>
        </w:r>
        <w:r w:rsidDel="00964E30">
          <w:rPr>
            <w:rFonts w:ascii="Times New Roman" w:hAnsi="Times New Roman" w:hint="eastAsia"/>
            <w:color w:val="000000" w:themeColor="text1"/>
          </w:rPr>
          <w:delText>部署呈现“小”、“散”、“下沉”的特征，更需要靠近研发与生产本地的算力支持。数据中心针对此类客户提供从定制化高算力机房、科研专网接入到数据生命周期管理的一揽子解决方案，与重点企业和研究机构建立长期稳定的战略合作，服务于其核心研发与数字化转型进程。</w:delText>
        </w:r>
      </w:del>
    </w:p>
    <w:p w14:paraId="11BE37A1" w14:textId="32FC9968" w:rsidR="005F457E" w:rsidDel="00964E30" w:rsidRDefault="00000000">
      <w:pPr>
        <w:pStyle w:val="a0"/>
        <w:spacing w:beforeLines="20" w:before="48" w:afterLines="20" w:after="48" w:line="312" w:lineRule="auto"/>
        <w:ind w:firstLine="480"/>
        <w:rPr>
          <w:del w:id="3518" w:author="Si-yuan LIU" w:date="2026-07-24T14:26:00Z" w16du:dateUtc="2026-07-24T06:26:00Z"/>
          <w:rFonts w:ascii="Times New Roman" w:hAnsi="Times New Roman"/>
          <w:color w:val="000000" w:themeColor="text1"/>
        </w:rPr>
      </w:pPr>
      <w:del w:id="3519" w:author="Si-yuan LIU" w:date="2026-07-24T14:26:00Z" w16du:dateUtc="2026-07-24T06:26:00Z">
        <w:r w:rsidDel="00964E30">
          <w:rPr>
            <w:rFonts w:ascii="Times New Roman" w:hAnsi="Times New Roman" w:hint="eastAsia"/>
            <w:color w:val="000000" w:themeColor="text1"/>
          </w:rPr>
          <w:delText>综合来看，广州作为粤港澳大湾区的核心增长极，已形成多元化产业集群。随着区域数字化转型的深入推进，与新兴产业的快速发展推动下，本地对算力基础设施的需求将持续增强。得益于广州在数字经济规模、产业政策支持与区位网络条件等方面的综合优势，本项目所服务的五大核心行业需求基础稳固、增长动力明确，整体市场需求受宏观经济波动的影响相对有限，为本项目的长期稳定运营提供了坚实支撑。</w:delText>
        </w:r>
      </w:del>
    </w:p>
    <w:p w14:paraId="7D214EDE" w14:textId="75A0248C" w:rsidR="005F457E" w:rsidDel="00964E30" w:rsidRDefault="00000000">
      <w:pPr>
        <w:pStyle w:val="a0"/>
        <w:spacing w:beforeLines="20" w:before="48" w:afterLines="20" w:after="48" w:line="312" w:lineRule="auto"/>
        <w:ind w:firstLine="480"/>
        <w:rPr>
          <w:del w:id="3520" w:author="Si-yuan LIU" w:date="2026-07-24T14:26:00Z" w16du:dateUtc="2026-07-24T06:26:00Z"/>
          <w:rFonts w:ascii="Times New Roman" w:hAnsi="Times New Roman"/>
          <w:color w:val="000000" w:themeColor="text1"/>
        </w:rPr>
      </w:pPr>
      <w:del w:id="3521" w:author="Si-yuan LIU" w:date="2026-07-24T14:26:00Z" w16du:dateUtc="2026-07-24T06:26:00Z">
        <w:r w:rsidDel="00964E30">
          <w:rPr>
            <w:rFonts w:ascii="Times New Roman" w:hAnsi="Times New Roman" w:hint="eastAsia"/>
            <w:color w:val="000000" w:themeColor="text1"/>
          </w:rPr>
          <w:delText>（</w:delText>
        </w:r>
        <w:r w:rsidDel="00964E30">
          <w:rPr>
            <w:rFonts w:ascii="Times New Roman" w:hAnsi="Times New Roman"/>
            <w:color w:val="000000" w:themeColor="text1"/>
          </w:rPr>
          <w:delText>3</w:delText>
        </w:r>
        <w:r w:rsidDel="00964E30">
          <w:rPr>
            <w:rFonts w:ascii="Times New Roman" w:hAnsi="Times New Roman" w:hint="eastAsia"/>
            <w:color w:val="000000" w:themeColor="text1"/>
          </w:rPr>
          <w:delText>）政策变化</w:delText>
        </w:r>
      </w:del>
    </w:p>
    <w:p w14:paraId="31A8D353" w14:textId="65CCD633" w:rsidR="005F457E" w:rsidDel="00964E30" w:rsidRDefault="00000000">
      <w:pPr>
        <w:pStyle w:val="a0"/>
        <w:spacing w:beforeLines="20" w:before="48" w:afterLines="20" w:after="48" w:line="312" w:lineRule="auto"/>
        <w:ind w:firstLine="480"/>
        <w:rPr>
          <w:del w:id="3522" w:author="Si-yuan LIU" w:date="2026-07-24T14:26:00Z" w16du:dateUtc="2026-07-24T06:26:00Z"/>
          <w:rFonts w:ascii="Times New Roman" w:hAnsi="Times New Roman"/>
          <w:color w:val="000000" w:themeColor="text1"/>
        </w:rPr>
      </w:pPr>
      <w:del w:id="3523" w:author="Si-yuan LIU" w:date="2026-07-24T14:26:00Z" w16du:dateUtc="2026-07-24T06:26:00Z">
        <w:r w:rsidDel="00964E30">
          <w:rPr>
            <w:rFonts w:ascii="Times New Roman" w:hAnsi="Times New Roman" w:hint="eastAsia"/>
            <w:color w:val="000000" w:themeColor="text1"/>
          </w:rPr>
          <w:delText>1</w:delText>
        </w:r>
        <w:r w:rsidDel="00964E30">
          <w:rPr>
            <w:rFonts w:ascii="Times New Roman" w:hAnsi="Times New Roman" w:hint="eastAsia"/>
            <w:color w:val="000000" w:themeColor="text1"/>
          </w:rPr>
          <w:delText>）主要风险因素</w:delText>
        </w:r>
      </w:del>
    </w:p>
    <w:p w14:paraId="5CF91D1C" w14:textId="514E8E93" w:rsidR="005F457E" w:rsidDel="00964E30" w:rsidRDefault="00000000">
      <w:pPr>
        <w:pStyle w:val="a0"/>
        <w:spacing w:beforeLines="20" w:before="48" w:afterLines="20" w:after="48" w:line="312" w:lineRule="auto"/>
        <w:ind w:firstLine="480"/>
        <w:rPr>
          <w:del w:id="3524" w:author="Si-yuan LIU" w:date="2026-07-24T14:26:00Z" w16du:dateUtc="2026-07-24T06:26:00Z"/>
          <w:rFonts w:ascii="Times New Roman" w:hAnsi="Times New Roman"/>
          <w:color w:val="000000" w:themeColor="text1"/>
        </w:rPr>
      </w:pPr>
      <w:del w:id="3525" w:author="Si-yuan LIU" w:date="2026-07-24T14:26:00Z" w16du:dateUtc="2026-07-24T06:26:00Z">
        <w:r w:rsidDel="00964E30">
          <w:rPr>
            <w:rFonts w:ascii="Times New Roman" w:hAnsi="Times New Roman" w:hint="eastAsia"/>
            <w:color w:val="000000" w:themeColor="text1"/>
          </w:rPr>
          <w:delText>数据中心作为高能耗、高碳排放的基础设施，受国家及地方产业政策、能耗双控政策以及绿色节能标准的影响极大。若未来相关政策针对数据中心的节能审查标准进一步收紧，或者由于区域能耗总量超标导致电力配额调整，可能会限制存量项目的扩容能力或增加合规改造成本。此外，国家“东数西算”战略下对算力外迁的引导政策，可能导致部分业务需求向韶关集群等成本洼地转移，从而对项目的定价权产生一定影响。</w:delText>
        </w:r>
      </w:del>
    </w:p>
    <w:p w14:paraId="72D67C4C" w14:textId="36F0877E" w:rsidR="005F457E" w:rsidDel="00964E30" w:rsidRDefault="00000000">
      <w:pPr>
        <w:pStyle w:val="a0"/>
        <w:spacing w:beforeLines="20" w:before="48" w:afterLines="20" w:after="48" w:line="312" w:lineRule="auto"/>
        <w:ind w:firstLine="480"/>
        <w:rPr>
          <w:del w:id="3526" w:author="Si-yuan LIU" w:date="2026-07-24T14:26:00Z" w16du:dateUtc="2026-07-24T06:26:00Z"/>
          <w:rFonts w:ascii="Times New Roman" w:hAnsi="Times New Roman"/>
          <w:color w:val="000000" w:themeColor="text1"/>
        </w:rPr>
      </w:pPr>
      <w:del w:id="3527" w:author="Si-yuan LIU" w:date="2026-07-24T14:26:00Z" w16du:dateUtc="2026-07-24T06:26:00Z">
        <w:r w:rsidDel="00964E30">
          <w:rPr>
            <w:rFonts w:ascii="Times New Roman" w:hAnsi="Times New Roman" w:hint="eastAsia"/>
            <w:color w:val="000000" w:themeColor="text1"/>
          </w:rPr>
          <w:delText>2</w:delText>
        </w:r>
        <w:r w:rsidDel="00964E30">
          <w:rPr>
            <w:rFonts w:ascii="Times New Roman" w:hAnsi="Times New Roman" w:hint="eastAsia"/>
            <w:color w:val="000000" w:themeColor="text1"/>
          </w:rPr>
          <w:delText>）应对方式</w:delText>
        </w:r>
      </w:del>
    </w:p>
    <w:p w14:paraId="7AAC245B" w14:textId="3210F4C5" w:rsidR="005F457E" w:rsidDel="00964E30" w:rsidRDefault="00000000">
      <w:pPr>
        <w:pStyle w:val="a0"/>
        <w:spacing w:beforeLines="20" w:before="48" w:afterLines="20" w:after="48" w:line="312" w:lineRule="auto"/>
        <w:ind w:firstLine="480"/>
        <w:rPr>
          <w:ins w:id="3528" w:author="唐潇" w:date="2026-06-04T13:43:00Z"/>
          <w:del w:id="3529" w:author="Si-yuan LIU" w:date="2026-07-24T14:26:00Z" w16du:dateUtc="2026-07-24T06:26:00Z"/>
          <w:rFonts w:ascii="Times New Roman" w:hAnsi="Times New Roman"/>
          <w:color w:val="000000" w:themeColor="text1"/>
        </w:rPr>
      </w:pPr>
      <w:ins w:id="3530" w:author="唐潇" w:date="2026-06-04T13:43:00Z">
        <w:del w:id="3531" w:author="Si-yuan LIU" w:date="2026-07-24T14:26:00Z" w16du:dateUtc="2026-07-24T06:26:00Z">
          <w:r w:rsidDel="00964E30">
            <w:rPr>
              <w:rFonts w:ascii="Times New Roman" w:hAnsi="Times New Roman" w:hint="eastAsia"/>
              <w:color w:val="000000" w:themeColor="text1"/>
            </w:rPr>
            <w:delText>在供给准入与区域定位方面，自根据</w:delText>
          </w:r>
          <w:r w:rsidDel="00964E30">
            <w:rPr>
              <w:rFonts w:ascii="Times New Roman" w:hAnsi="Times New Roman"/>
              <w:color w:val="000000" w:themeColor="text1"/>
            </w:rPr>
            <w:delText>2023</w:delText>
          </w:r>
          <w:r w:rsidDel="00964E30">
            <w:rPr>
              <w:rFonts w:ascii="Times New Roman" w:hAnsi="Times New Roman" w:hint="eastAsia"/>
              <w:color w:val="000000" w:themeColor="text1"/>
            </w:rPr>
            <w:delText>年</w:delText>
          </w:r>
          <w:r w:rsidDel="00964E30">
            <w:rPr>
              <w:rFonts w:ascii="Times New Roman" w:hAnsi="Times New Roman"/>
              <w:color w:val="000000" w:themeColor="text1"/>
            </w:rPr>
            <w:delText>1</w:delText>
          </w:r>
          <w:r w:rsidDel="00964E30">
            <w:rPr>
              <w:rFonts w:ascii="Times New Roman" w:hAnsi="Times New Roman" w:hint="eastAsia"/>
              <w:color w:val="000000" w:themeColor="text1"/>
            </w:rPr>
            <w:delText>月《广东省发展改革委</w:delText>
          </w:r>
          <w:r w:rsidDel="00964E30">
            <w:rPr>
              <w:rFonts w:ascii="Times New Roman" w:hAnsi="Times New Roman"/>
              <w:color w:val="000000" w:themeColor="text1"/>
            </w:rPr>
            <w:delText xml:space="preserve"> </w:delText>
          </w:r>
          <w:r w:rsidDel="00964E30">
            <w:rPr>
              <w:rFonts w:ascii="Times New Roman" w:hAnsi="Times New Roman" w:hint="eastAsia"/>
              <w:color w:val="000000" w:themeColor="text1"/>
            </w:rPr>
            <w:delText>广东省工业和信息化厅关于加强数据中心布局建设的意见》，全省已明确引导大型、超大型数据中心向韶关国家枢纽节点集聚，广州、深圳等其他地区原则上不再新建。</w:delText>
          </w:r>
          <w:commentRangeStart w:id="3532"/>
          <w:commentRangeStart w:id="3533"/>
          <w:r w:rsidDel="00964E30">
            <w:rPr>
              <w:rFonts w:ascii="Times New Roman" w:hAnsi="Times New Roman" w:hint="eastAsia"/>
              <w:color w:val="000000" w:themeColor="text1"/>
            </w:rPr>
            <w:delText>这一政策自</w:delText>
          </w:r>
          <w:r w:rsidDel="00964E30">
            <w:rPr>
              <w:rFonts w:ascii="Times New Roman" w:hAnsi="Times New Roman"/>
              <w:color w:val="000000" w:themeColor="text1"/>
            </w:rPr>
            <w:delText>2021</w:delText>
          </w:r>
          <w:r w:rsidDel="00964E30">
            <w:rPr>
              <w:rFonts w:ascii="Times New Roman" w:hAnsi="Times New Roman" w:hint="eastAsia"/>
              <w:color w:val="000000" w:themeColor="text1"/>
            </w:rPr>
            <w:delText>年省能源局发布相关能耗保障要求以来政策持续强化，并在于《广东省“十四五”节能减排实施方案》、《支持韶关建设国家老工业城市和资源型城市产业转型升级示范区的若干意见》等文件中得到重申。</w:delText>
          </w:r>
          <w:commentRangeEnd w:id="3532"/>
          <w:r w:rsidDel="00964E30">
            <w:rPr>
              <w:rStyle w:val="afa"/>
              <w:color w:val="000000" w:themeColor="text1"/>
              <w:sz w:val="24"/>
              <w:szCs w:val="30"/>
            </w:rPr>
            <w:commentReference w:id="3532"/>
          </w:r>
          <w:commentRangeEnd w:id="3533"/>
          <w:r w:rsidDel="00964E30">
            <w:rPr>
              <w:rStyle w:val="afa"/>
              <w:color w:val="000000" w:themeColor="text1"/>
              <w:sz w:val="24"/>
              <w:szCs w:val="30"/>
            </w:rPr>
            <w:commentReference w:id="3533"/>
          </w:r>
        </w:del>
      </w:ins>
    </w:p>
    <w:p w14:paraId="4A99C9EB" w14:textId="7DE9C212" w:rsidR="005F457E" w:rsidDel="00964E30" w:rsidRDefault="00000000">
      <w:pPr>
        <w:pStyle w:val="a0"/>
        <w:spacing w:beforeLines="20" w:before="48" w:afterLines="20" w:after="48" w:line="312" w:lineRule="auto"/>
        <w:ind w:firstLine="480"/>
        <w:rPr>
          <w:ins w:id="3534" w:author="唐潇" w:date="2026-06-04T13:43:00Z"/>
          <w:del w:id="3535" w:author="Si-yuan LIU" w:date="2026-07-24T14:26:00Z" w16du:dateUtc="2026-07-24T06:26:00Z"/>
          <w:rFonts w:ascii="Times New Roman" w:hAnsi="Times New Roman"/>
          <w:color w:val="000000" w:themeColor="text1"/>
        </w:rPr>
      </w:pPr>
      <w:ins w:id="3536" w:author="唐潇" w:date="2026-06-04T13:43:00Z">
        <w:del w:id="3537" w:author="Si-yuan LIU" w:date="2026-07-24T14:26:00Z" w16du:dateUtc="2026-07-24T06:26:00Z">
          <w:r w:rsidDel="00964E30">
            <w:rPr>
              <w:rFonts w:ascii="Times New Roman" w:hAnsi="Times New Roman" w:hint="eastAsia"/>
              <w:color w:val="000000" w:themeColor="text1"/>
            </w:rPr>
            <w:delText>根据</w:delText>
          </w:r>
          <w:r w:rsidDel="00964E30">
            <w:rPr>
              <w:rFonts w:ascii="Times New Roman" w:hAnsi="Times New Roman"/>
              <w:color w:val="000000" w:themeColor="text1"/>
            </w:rPr>
            <w:delText>2023</w:delText>
          </w:r>
          <w:r w:rsidDel="00964E30">
            <w:rPr>
              <w:rFonts w:ascii="Times New Roman" w:hAnsi="Times New Roman" w:hint="eastAsia"/>
              <w:color w:val="000000" w:themeColor="text1"/>
            </w:rPr>
            <w:delText>年</w:delText>
          </w:r>
          <w:r w:rsidDel="00964E30">
            <w:rPr>
              <w:rFonts w:ascii="Times New Roman" w:hAnsi="Times New Roman"/>
              <w:color w:val="000000" w:themeColor="text1"/>
            </w:rPr>
            <w:delText>1</w:delText>
          </w:r>
          <w:r w:rsidDel="00964E30">
            <w:rPr>
              <w:rFonts w:ascii="Times New Roman" w:hAnsi="Times New Roman" w:hint="eastAsia"/>
              <w:color w:val="000000" w:themeColor="text1"/>
            </w:rPr>
            <w:delText>月《广东省发展改革委广东省工业和信息化厅关于加强数据中心布局建设的意见》，全省已明确引导大型、超大型数据中心向韶关国家枢纽节点集聚，广州、深圳等其他地区原则上不再新建。</w:delText>
          </w:r>
        </w:del>
      </w:ins>
    </w:p>
    <w:p w14:paraId="77F38300" w14:textId="7B0BD48E" w:rsidR="005F457E" w:rsidDel="00964E30" w:rsidRDefault="00000000">
      <w:pPr>
        <w:pStyle w:val="a0"/>
        <w:spacing w:beforeLines="20" w:before="48" w:afterLines="20" w:after="48" w:line="312" w:lineRule="auto"/>
        <w:ind w:firstLine="480"/>
        <w:rPr>
          <w:del w:id="3538" w:author="Si-yuan LIU" w:date="2026-07-24T14:26:00Z" w16du:dateUtc="2026-07-24T06:26:00Z"/>
          <w:rFonts w:ascii="Times New Roman" w:hAnsi="Times New Roman"/>
          <w:color w:val="000000" w:themeColor="text1"/>
        </w:rPr>
      </w:pPr>
      <w:ins w:id="3539" w:author="唐潇" w:date="2026-06-04T13:43:00Z">
        <w:del w:id="3540" w:author="Si-yuan LIU" w:date="2026-07-24T14:26:00Z" w16du:dateUtc="2026-07-24T06:26:00Z">
          <w:r w:rsidDel="00964E30">
            <w:rPr>
              <w:rFonts w:ascii="Times New Roman" w:hAnsi="Times New Roman" w:hint="eastAsia"/>
              <w:color w:val="000000" w:themeColor="text1"/>
            </w:rPr>
            <w:delText>因此，本项目作为在广州地区早期获批并投运的规模化数据中心，实际上获得了明确的存量稀缺性优势与，且广州区域准存在一定准入壁垒。</w:delText>
          </w:r>
        </w:del>
      </w:ins>
      <w:del w:id="3541" w:author="Si-yuan LIU" w:date="2026-07-24T14:26:00Z" w16du:dateUtc="2026-07-24T06:26:00Z">
        <w:r w:rsidDel="00964E30">
          <w:rPr>
            <w:rFonts w:ascii="Times New Roman" w:hAnsi="Times New Roman" w:hint="eastAsia"/>
            <w:color w:val="000000" w:themeColor="text1"/>
          </w:rPr>
          <w:delText>在供给准入与区域定位方面，根据</w:delText>
        </w:r>
        <w:r w:rsidDel="00964E30">
          <w:rPr>
            <w:rFonts w:ascii="Times New Roman" w:hAnsi="Times New Roman"/>
            <w:color w:val="000000" w:themeColor="text1"/>
          </w:rPr>
          <w:delText>2023</w:delText>
        </w:r>
        <w:r w:rsidDel="00964E30">
          <w:rPr>
            <w:rFonts w:ascii="Times New Roman" w:hAnsi="Times New Roman" w:hint="eastAsia"/>
            <w:color w:val="000000" w:themeColor="text1"/>
          </w:rPr>
          <w:delText>年</w:delText>
        </w:r>
        <w:r w:rsidDel="00964E30">
          <w:rPr>
            <w:rFonts w:ascii="Times New Roman" w:hAnsi="Times New Roman"/>
            <w:color w:val="000000" w:themeColor="text1"/>
          </w:rPr>
          <w:delText>1</w:delText>
        </w:r>
        <w:r w:rsidDel="00964E30">
          <w:rPr>
            <w:rFonts w:ascii="Times New Roman" w:hAnsi="Times New Roman" w:hint="eastAsia"/>
            <w:color w:val="000000" w:themeColor="text1"/>
          </w:rPr>
          <w:delText>月《广东省发展改革委广东省工业和信息化厅关于加强数据中心布局建设的意见》，全省已明确引导大型、超大型数据中心向韶关国家枢纽节点集聚，广州、深圳等其他地区原则上不再新建。这一政策自</w:delText>
        </w:r>
        <w:r w:rsidDel="00964E30">
          <w:rPr>
            <w:rFonts w:ascii="Times New Roman" w:hAnsi="Times New Roman"/>
            <w:color w:val="000000" w:themeColor="text1"/>
          </w:rPr>
          <w:delText>2021</w:delText>
        </w:r>
        <w:r w:rsidDel="00964E30">
          <w:rPr>
            <w:rFonts w:ascii="Times New Roman" w:hAnsi="Times New Roman" w:hint="eastAsia"/>
            <w:color w:val="000000" w:themeColor="text1"/>
          </w:rPr>
          <w:delText>年省能源局发布相关能耗保障要求以来持续强化，并于《广东省“十四五”节能减排实施方案》、《支持韶关建设国家老工业城市和资源型城市产业转型升级示范区的若干意见》等文件中得到重申。因此，本项目作为在广州地区早期获批并投运的规模化数据中心，实际上获得了存量优势，且广州区域存在一定准入壁垒。同时，根据《广东省算力基础设施高质量发展行动计划（</w:delText>
        </w:r>
        <w:r w:rsidDel="00964E30">
          <w:rPr>
            <w:rFonts w:ascii="Times New Roman" w:hAnsi="Times New Roman"/>
            <w:color w:val="000000" w:themeColor="text1"/>
          </w:rPr>
          <w:delText>2024-2025</w:delText>
        </w:r>
        <w:r w:rsidDel="00964E30">
          <w:rPr>
            <w:rFonts w:ascii="Times New Roman" w:hAnsi="Times New Roman" w:hint="eastAsia"/>
            <w:color w:val="000000" w:themeColor="text1"/>
          </w:rPr>
          <w:delText>年）》提出的“</w:delText>
        </w:r>
        <w:r w:rsidDel="00964E30">
          <w:rPr>
            <w:rFonts w:ascii="Times New Roman" w:hAnsi="Times New Roman"/>
            <w:color w:val="000000" w:themeColor="text1"/>
          </w:rPr>
          <w:delText>1+2+N</w:delText>
        </w:r>
        <w:r w:rsidDel="00964E30">
          <w:rPr>
            <w:rFonts w:ascii="Times New Roman" w:hAnsi="Times New Roman" w:hint="eastAsia"/>
            <w:color w:val="000000" w:themeColor="text1"/>
          </w:rPr>
          <w:delText>”布局，广州被定位为“低时延智能算力应用区”，明确承载对网络时延要求极高的业务。本项目凭借其核心区位与优质网络条件，完全契合该定位，是承接本地金融、实时</w:delText>
        </w:r>
        <w:r w:rsidDel="00964E30">
          <w:rPr>
            <w:rFonts w:ascii="Times New Roman" w:hAnsi="Times New Roman"/>
            <w:color w:val="000000" w:themeColor="text1"/>
          </w:rPr>
          <w:delText>AI</w:delText>
        </w:r>
        <w:r w:rsidDel="00964E30">
          <w:rPr>
            <w:rFonts w:ascii="Times New Roman" w:hAnsi="Times New Roman" w:hint="eastAsia"/>
            <w:color w:val="000000" w:themeColor="text1"/>
          </w:rPr>
          <w:delText>推理、政务等“热数据”和极低时延业务的天然节点。</w:delText>
        </w:r>
      </w:del>
    </w:p>
    <w:p w14:paraId="1F08CB13" w14:textId="522A152C" w:rsidR="005F457E" w:rsidDel="00964E30" w:rsidRDefault="00000000">
      <w:pPr>
        <w:pStyle w:val="a0"/>
        <w:spacing w:beforeLines="20" w:before="48" w:afterLines="20" w:after="48" w:line="312" w:lineRule="auto"/>
        <w:ind w:firstLine="480"/>
        <w:rPr>
          <w:del w:id="3542" w:author="Si-yuan LIU" w:date="2026-07-24T14:26:00Z" w16du:dateUtc="2026-07-24T06:26:00Z"/>
          <w:rFonts w:ascii="Times New Roman" w:hAnsi="Times New Roman"/>
          <w:color w:val="000000" w:themeColor="text1"/>
        </w:rPr>
      </w:pPr>
      <w:bookmarkStart w:id="3543" w:name="OLE_LINK9"/>
      <w:del w:id="3544" w:author="Si-yuan LIU" w:date="2026-07-24T14:26:00Z" w16du:dateUtc="2026-07-24T06:26:00Z">
        <w:r w:rsidDel="00964E30">
          <w:rPr>
            <w:rFonts w:ascii="Times New Roman" w:hAnsi="Times New Roman" w:hint="eastAsia"/>
            <w:color w:val="000000" w:themeColor="text1"/>
          </w:rPr>
          <w:delText>在能效标准与绿色转型方面，本项目提前布局，能效水平处于政策要求的前列。根据</w:delText>
        </w:r>
        <w:r w:rsidDel="00964E30">
          <w:rPr>
            <w:rFonts w:ascii="Times New Roman" w:hAnsi="Times New Roman"/>
            <w:color w:val="000000" w:themeColor="text1"/>
          </w:rPr>
          <w:delText>2023</w:delText>
        </w:r>
        <w:r w:rsidDel="00964E30">
          <w:rPr>
            <w:rFonts w:ascii="Times New Roman" w:hAnsi="Times New Roman" w:hint="eastAsia"/>
            <w:color w:val="000000" w:themeColor="text1"/>
          </w:rPr>
          <w:delText>年</w:delText>
        </w:r>
        <w:r w:rsidDel="00964E30">
          <w:rPr>
            <w:rFonts w:ascii="Times New Roman" w:hAnsi="Times New Roman"/>
            <w:color w:val="000000" w:themeColor="text1"/>
          </w:rPr>
          <w:delText>1</w:delText>
        </w:r>
        <w:r w:rsidDel="00964E30">
          <w:rPr>
            <w:rFonts w:ascii="Times New Roman" w:hAnsi="Times New Roman" w:hint="eastAsia"/>
            <w:color w:val="000000" w:themeColor="text1"/>
          </w:rPr>
          <w:delText>月《广东省发展改革委广东省工业和信息化厅关于加强数据中心布局建设的意见》，省内韶关以外地区新建项目平均</w:delText>
        </w:r>
        <w:r w:rsidDel="00964E30">
          <w:rPr>
            <w:rFonts w:ascii="Times New Roman" w:hAnsi="Times New Roman"/>
            <w:color w:val="000000" w:themeColor="text1"/>
          </w:rPr>
          <w:delText>PUE</w:delText>
        </w:r>
        <w:r w:rsidDel="00964E30">
          <w:rPr>
            <w:rFonts w:ascii="Times New Roman" w:hAnsi="Times New Roman" w:hint="eastAsia"/>
            <w:color w:val="000000" w:themeColor="text1"/>
          </w:rPr>
          <w:delText>值要求不超过</w:delText>
        </w:r>
        <w:r w:rsidDel="00964E30">
          <w:rPr>
            <w:rFonts w:ascii="Times New Roman" w:hAnsi="Times New Roman"/>
            <w:color w:val="000000" w:themeColor="text1"/>
          </w:rPr>
          <w:delText>1.3</w:delText>
        </w:r>
        <w:r w:rsidDel="00964E30">
          <w:rPr>
            <w:rFonts w:ascii="Times New Roman" w:hAnsi="Times New Roman" w:hint="eastAsia"/>
            <w:color w:val="000000" w:themeColor="text1"/>
          </w:rPr>
          <w:delText>，并推动存量数据中心按</w:delText>
        </w:r>
        <w:r w:rsidDel="00964E30">
          <w:rPr>
            <w:rFonts w:ascii="Times New Roman" w:hAnsi="Times New Roman"/>
            <w:color w:val="000000" w:themeColor="text1"/>
          </w:rPr>
          <w:delText>PUE</w:delText>
        </w:r>
        <w:r w:rsidDel="00964E30">
          <w:rPr>
            <w:rFonts w:ascii="Times New Roman" w:hAnsi="Times New Roman" w:hint="eastAsia"/>
            <w:color w:val="000000" w:themeColor="text1"/>
          </w:rPr>
          <w:delText>不高于</w:delText>
        </w:r>
        <w:r w:rsidDel="00964E30">
          <w:rPr>
            <w:rFonts w:ascii="Times New Roman" w:hAnsi="Times New Roman"/>
            <w:color w:val="000000" w:themeColor="text1"/>
          </w:rPr>
          <w:delText>1.5</w:delText>
        </w:r>
        <w:r w:rsidDel="00964E30">
          <w:rPr>
            <w:rFonts w:ascii="Times New Roman" w:hAnsi="Times New Roman" w:hint="eastAsia"/>
            <w:color w:val="000000" w:themeColor="text1"/>
          </w:rPr>
          <w:delText>进行改造。而</w:delText>
        </w:r>
        <w:r w:rsidDel="00964E30">
          <w:rPr>
            <w:rFonts w:ascii="Times New Roman" w:hAnsi="Times New Roman"/>
            <w:color w:val="000000" w:themeColor="text1"/>
          </w:rPr>
          <w:delText>2024</w:delText>
        </w:r>
        <w:r w:rsidDel="00964E30">
          <w:rPr>
            <w:rFonts w:ascii="Times New Roman" w:hAnsi="Times New Roman" w:hint="eastAsia"/>
            <w:color w:val="000000" w:themeColor="text1"/>
          </w:rPr>
          <w:delText>年</w:delText>
        </w:r>
        <w:r w:rsidDel="00964E30">
          <w:rPr>
            <w:rFonts w:ascii="Times New Roman" w:hAnsi="Times New Roman"/>
            <w:color w:val="000000" w:themeColor="text1"/>
          </w:rPr>
          <w:delText>3</w:delText>
        </w:r>
        <w:r w:rsidDel="00964E30">
          <w:rPr>
            <w:rFonts w:ascii="Times New Roman" w:hAnsi="Times New Roman" w:hint="eastAsia"/>
            <w:color w:val="000000" w:themeColor="text1"/>
          </w:rPr>
          <w:delText>月的《广东省算力基础设施高质量发展行动计划》进一步鼓励应用液冷、模块化机房等节能技术，并开展“老旧”数据中心改造行动。在此政策框架下，奥飞数据自主研发的智能温控系统已成功将本项目</w:delText>
        </w:r>
        <w:r w:rsidDel="00964E30">
          <w:rPr>
            <w:rFonts w:ascii="Times New Roman" w:hAnsi="Times New Roman"/>
            <w:color w:val="000000" w:themeColor="text1"/>
          </w:rPr>
          <w:delText>PUE</w:delText>
        </w:r>
        <w:r w:rsidDel="00964E30">
          <w:rPr>
            <w:rFonts w:ascii="Times New Roman" w:hAnsi="Times New Roman" w:hint="eastAsia"/>
            <w:color w:val="000000" w:themeColor="text1"/>
          </w:rPr>
          <w:delText>优化至</w:delText>
        </w:r>
        <w:r w:rsidDel="00964E30">
          <w:rPr>
            <w:rFonts w:ascii="Times New Roman" w:hAnsi="Times New Roman"/>
            <w:color w:val="000000" w:themeColor="text1"/>
          </w:rPr>
          <w:delText>1.28</w:delText>
        </w:r>
        <w:r w:rsidDel="00964E30">
          <w:rPr>
            <w:rFonts w:ascii="Times New Roman" w:hAnsi="Times New Roman" w:hint="eastAsia"/>
            <w:color w:val="000000" w:themeColor="text1"/>
          </w:rPr>
          <w:delText>，不仅满足省内严苛的能效准入要求，也展现出领先于同类项目的绿色运营能力。</w:delText>
        </w:r>
      </w:del>
    </w:p>
    <w:p w14:paraId="47DB3DD4" w14:textId="5BCE253A" w:rsidR="005F457E" w:rsidDel="00964E30" w:rsidRDefault="00000000">
      <w:pPr>
        <w:pStyle w:val="a0"/>
        <w:spacing w:beforeLines="20" w:before="48" w:afterLines="20" w:after="48" w:line="312" w:lineRule="auto"/>
        <w:ind w:firstLine="480"/>
        <w:rPr>
          <w:del w:id="3545" w:author="Si-yuan LIU" w:date="2026-07-24T14:26:00Z" w16du:dateUtc="2026-07-24T06:26:00Z"/>
          <w:rFonts w:ascii="Times New Roman" w:hAnsi="Times New Roman"/>
          <w:color w:val="000000" w:themeColor="text1"/>
        </w:rPr>
      </w:pPr>
      <w:del w:id="3546" w:author="Si-yuan LIU" w:date="2026-07-24T14:26:00Z" w16du:dateUtc="2026-07-24T06:26:00Z">
        <w:r w:rsidDel="00964E30">
          <w:rPr>
            <w:rFonts w:ascii="Times New Roman" w:hAnsi="Times New Roman" w:hint="eastAsia"/>
            <w:color w:val="000000" w:themeColor="text1"/>
          </w:rPr>
          <w:delText>此外，本项目的发展与《“数字湾区”建设三年行动方案》中提升网络互联互通质量的要求，以及《广东省国家数字经济发展试验区建设方案（</w:delText>
        </w:r>
        <w:r w:rsidDel="00964E30">
          <w:rPr>
            <w:rFonts w:ascii="Times New Roman" w:hAnsi="Times New Roman"/>
            <w:color w:val="000000" w:themeColor="text1"/>
          </w:rPr>
          <w:delText>2025</w:delText>
        </w:r>
        <w:r w:rsidDel="00964E30">
          <w:rPr>
            <w:rFonts w:ascii="Times New Roman" w:hAnsi="Times New Roman" w:hint="eastAsia"/>
            <w:color w:val="000000" w:themeColor="text1"/>
          </w:rPr>
          <w:delText>—</w:delText>
        </w:r>
        <w:r w:rsidDel="00964E30">
          <w:rPr>
            <w:rFonts w:ascii="Times New Roman" w:hAnsi="Times New Roman"/>
            <w:color w:val="000000" w:themeColor="text1"/>
          </w:rPr>
          <w:delText>2027</w:delText>
        </w:r>
        <w:r w:rsidDel="00964E30">
          <w:rPr>
            <w:rFonts w:ascii="Times New Roman" w:hAnsi="Times New Roman" w:hint="eastAsia"/>
            <w:color w:val="000000" w:themeColor="text1"/>
          </w:rPr>
          <w:delText>年）》中支持广州建设匹配超大城市发展的算力供给体系的方向高度契合。这种与省级顶层战略的深度协同，不仅有助于在电力、网络等关键资源获取上获得支持，更强化了对高价值、高稳定需求客户的吸引力，为项目抵御政策波动风险、实现长期稳健收益提供了坚实保障。</w:delText>
        </w:r>
      </w:del>
    </w:p>
    <w:bookmarkEnd w:id="3543"/>
    <w:p w14:paraId="764056D5" w14:textId="3E398DFA" w:rsidR="005F457E" w:rsidDel="00964E30" w:rsidRDefault="00000000">
      <w:pPr>
        <w:pStyle w:val="a0"/>
        <w:spacing w:beforeLines="20" w:before="48" w:afterLines="20" w:after="48" w:line="312" w:lineRule="auto"/>
        <w:ind w:firstLine="480"/>
        <w:rPr>
          <w:del w:id="3547" w:author="Si-yuan LIU" w:date="2026-07-24T14:26:00Z" w16du:dateUtc="2026-07-24T06:26:00Z"/>
          <w:rFonts w:ascii="Times New Roman" w:hAnsi="Times New Roman"/>
          <w:color w:val="000000" w:themeColor="text1"/>
        </w:rPr>
      </w:pPr>
      <w:del w:id="3548" w:author="Si-yuan LIU" w:date="2026-07-24T14:26:00Z" w16du:dateUtc="2026-07-24T06:26:00Z">
        <w:r w:rsidDel="00964E30">
          <w:rPr>
            <w:rFonts w:ascii="Times New Roman" w:hAnsi="Times New Roman" w:hint="eastAsia"/>
            <w:color w:val="000000" w:themeColor="text1"/>
          </w:rPr>
          <w:delText>（</w:delText>
        </w:r>
        <w:r w:rsidDel="00964E30">
          <w:rPr>
            <w:rFonts w:ascii="Times New Roman" w:hAnsi="Times New Roman"/>
            <w:color w:val="000000" w:themeColor="text1"/>
          </w:rPr>
          <w:delText>4</w:delText>
        </w:r>
        <w:r w:rsidDel="00964E30">
          <w:rPr>
            <w:rFonts w:ascii="Times New Roman" w:hAnsi="Times New Roman" w:hint="eastAsia"/>
            <w:color w:val="000000" w:themeColor="text1"/>
          </w:rPr>
          <w:delText>）竞争项目</w:delText>
        </w:r>
      </w:del>
    </w:p>
    <w:p w14:paraId="4C0E817C" w14:textId="471A1AC8" w:rsidR="005F457E" w:rsidDel="00964E30" w:rsidRDefault="00000000">
      <w:pPr>
        <w:pStyle w:val="a0"/>
        <w:spacing w:beforeLines="20" w:before="48" w:afterLines="20" w:after="48" w:line="312" w:lineRule="auto"/>
        <w:ind w:firstLine="480"/>
        <w:rPr>
          <w:del w:id="3549" w:author="Si-yuan LIU" w:date="2026-07-24T14:26:00Z" w16du:dateUtc="2026-07-24T06:26:00Z"/>
          <w:rFonts w:ascii="Times New Roman" w:hAnsi="Times New Roman"/>
          <w:color w:val="000000" w:themeColor="text1"/>
        </w:rPr>
      </w:pPr>
      <w:del w:id="3550" w:author="Si-yuan LIU" w:date="2026-07-24T14:26:00Z" w16du:dateUtc="2026-07-24T06:26:00Z">
        <w:r w:rsidDel="00964E30">
          <w:rPr>
            <w:rFonts w:ascii="Times New Roman" w:hAnsi="Times New Roman"/>
            <w:color w:val="000000" w:themeColor="text1"/>
          </w:rPr>
          <w:delText>1</w:delText>
        </w:r>
        <w:r w:rsidDel="00964E30">
          <w:rPr>
            <w:rFonts w:ascii="Times New Roman" w:hAnsi="Times New Roman" w:hint="eastAsia"/>
            <w:color w:val="000000" w:themeColor="text1"/>
          </w:rPr>
          <w:delText>）主要风险因素</w:delText>
        </w:r>
      </w:del>
    </w:p>
    <w:p w14:paraId="45B66FDC" w14:textId="6434E1B6" w:rsidR="005F457E" w:rsidDel="00964E30" w:rsidRDefault="00000000">
      <w:pPr>
        <w:pStyle w:val="a0"/>
        <w:spacing w:beforeLines="20" w:before="48" w:afterLines="20" w:after="48" w:line="312" w:lineRule="auto"/>
        <w:ind w:firstLine="480"/>
        <w:rPr>
          <w:del w:id="3551" w:author="Si-yuan LIU" w:date="2026-07-24T14:26:00Z" w16du:dateUtc="2026-07-24T06:26:00Z"/>
          <w:rFonts w:ascii="Times New Roman" w:hAnsi="Times New Roman"/>
          <w:color w:val="000000" w:themeColor="text1"/>
        </w:rPr>
      </w:pPr>
      <w:del w:id="3552" w:author="Si-yuan LIU" w:date="2026-07-24T14:26:00Z" w16du:dateUtc="2026-07-24T06:26:00Z">
        <w:r w:rsidDel="00964E30">
          <w:rPr>
            <w:rFonts w:ascii="Times New Roman" w:hAnsi="Times New Roman" w:hint="eastAsia"/>
            <w:color w:val="000000" w:themeColor="text1"/>
          </w:rPr>
          <w:delText>本项目的主要竞争压力来源于位于广州市南沙区</w:delText>
        </w:r>
        <w:r w:rsidDel="00964E30">
          <w:rPr>
            <w:rFonts w:ascii="Times New Roman" w:hAnsi="Times New Roman"/>
            <w:color w:val="000000" w:themeColor="text1"/>
          </w:rPr>
          <w:delText>的广州六号数据中心项目、位于广州市南沙区的中航云南沙数据中心一期项目，以及位于广州市白云区的白云北机房项目</w:delText>
        </w:r>
      </w:del>
      <w:ins w:id="3553" w:author="唐潇" w:date="2026-06-30T14:58:00Z">
        <w:del w:id="3554" w:author="Si-yuan LIU" w:date="2026-07-24T14:26:00Z" w16du:dateUtc="2026-07-24T06:26:00Z">
          <w:r w:rsidDel="00964E30">
            <w:rPr>
              <w:rFonts w:ascii="Times New Roman" w:hAnsi="Times New Roman" w:hint="eastAsia"/>
              <w:color w:val="000000" w:themeColor="text1"/>
            </w:rPr>
            <w:delText>广州市其他区域的数据中心项目</w:delText>
          </w:r>
        </w:del>
      </w:ins>
      <w:del w:id="3555" w:author="Si-yuan LIU" w:date="2026-07-24T14:26:00Z" w16du:dateUtc="2026-07-24T06:26:00Z">
        <w:r w:rsidDel="00964E30">
          <w:rPr>
            <w:rFonts w:ascii="Times New Roman" w:hAnsi="Times New Roman" w:hint="eastAsia"/>
            <w:color w:val="000000" w:themeColor="text1"/>
          </w:rPr>
          <w:delText>。此外，鉴于粤港澳大湾区内数据中心均服务于华南核心集群客户，韶关国家枢纽节点集群及广州周边其他数据中心项目，也与本项目存在一定的竞争关系。</w:delText>
        </w:r>
      </w:del>
    </w:p>
    <w:p w14:paraId="2326D72C" w14:textId="4D405090" w:rsidR="005F457E" w:rsidDel="00964E30" w:rsidRDefault="00000000">
      <w:pPr>
        <w:pStyle w:val="a0"/>
        <w:spacing w:beforeLines="20" w:before="48" w:afterLines="20" w:after="48" w:line="312" w:lineRule="auto"/>
        <w:ind w:firstLine="480"/>
        <w:rPr>
          <w:del w:id="3556" w:author="Si-yuan LIU" w:date="2026-07-24T14:26:00Z" w16du:dateUtc="2026-07-24T06:26:00Z"/>
          <w:rFonts w:ascii="Times New Roman" w:hAnsi="Times New Roman"/>
          <w:color w:val="000000" w:themeColor="text1"/>
        </w:rPr>
      </w:pPr>
      <w:del w:id="3557" w:author="Si-yuan LIU" w:date="2026-07-24T14:26:00Z" w16du:dateUtc="2026-07-24T06:26:00Z">
        <w:r w:rsidDel="00964E30">
          <w:rPr>
            <w:rFonts w:ascii="Times New Roman" w:hAnsi="Times New Roman"/>
            <w:color w:val="000000" w:themeColor="text1"/>
          </w:rPr>
          <w:delText>2</w:delText>
        </w:r>
        <w:r w:rsidDel="00964E30">
          <w:rPr>
            <w:rFonts w:ascii="Times New Roman" w:hAnsi="Times New Roman" w:hint="eastAsia"/>
            <w:color w:val="000000" w:themeColor="text1"/>
          </w:rPr>
          <w:delText>）应对方式</w:delText>
        </w:r>
      </w:del>
    </w:p>
    <w:p w14:paraId="7198AEAE" w14:textId="2681EF02" w:rsidR="005F457E" w:rsidDel="00964E30" w:rsidRDefault="00000000">
      <w:pPr>
        <w:pStyle w:val="a0"/>
        <w:spacing w:beforeLines="20" w:before="48" w:afterLines="20" w:after="48" w:line="312" w:lineRule="auto"/>
        <w:ind w:firstLineChars="0"/>
        <w:rPr>
          <w:del w:id="3558" w:author="Si-yuan LIU" w:date="2026-07-24T14:26:00Z" w16du:dateUtc="2026-07-24T06:26:00Z"/>
          <w:rFonts w:ascii="Times New Roman" w:hAnsi="Times New Roman"/>
          <w:color w:val="000000" w:themeColor="text1"/>
        </w:rPr>
      </w:pPr>
      <w:del w:id="3559" w:author="Si-yuan LIU" w:date="2026-07-24T14:26:00Z" w16du:dateUtc="2026-07-24T06:26:00Z">
        <w:r w:rsidDel="00964E30">
          <w:rPr>
            <w:rFonts w:ascii="Times New Roman" w:hAnsi="Times New Roman"/>
            <w:color w:val="000000" w:themeColor="text1"/>
          </w:rPr>
          <w:delText>A.</w:delText>
        </w:r>
        <w:r w:rsidDel="00964E30">
          <w:rPr>
            <w:rFonts w:ascii="Times New Roman" w:hAnsi="Times New Roman" w:hint="eastAsia"/>
            <w:color w:val="000000" w:themeColor="text1"/>
          </w:rPr>
          <w:delText>运营商实力与品牌背书</w:delText>
        </w:r>
      </w:del>
    </w:p>
    <w:p w14:paraId="29E7DCC6" w14:textId="43604C71" w:rsidR="005F457E" w:rsidDel="00964E30" w:rsidRDefault="00000000">
      <w:pPr>
        <w:pStyle w:val="a0"/>
        <w:spacing w:beforeLines="20" w:before="48" w:afterLines="20" w:after="48" w:line="312" w:lineRule="auto"/>
        <w:ind w:firstLine="480"/>
        <w:rPr>
          <w:del w:id="3560" w:author="Si-yuan LIU" w:date="2026-07-24T14:26:00Z" w16du:dateUtc="2026-07-24T06:26:00Z"/>
          <w:rFonts w:ascii="Times New Roman" w:hAnsi="Times New Roman"/>
          <w:color w:val="000000" w:themeColor="text1"/>
        </w:rPr>
      </w:pPr>
      <w:del w:id="3561" w:author="Si-yuan LIU" w:date="2026-07-24T14:26:00Z" w16du:dateUtc="2026-07-24T06:26:00Z">
        <w:r w:rsidDel="00964E30">
          <w:rPr>
            <w:rFonts w:ascii="Times New Roman" w:hAnsi="Times New Roman" w:hint="eastAsia"/>
            <w:color w:val="000000" w:themeColor="text1"/>
          </w:rPr>
          <w:delText>本项目的原始权益人兼运营管理机构奥飞数据是国内领先的第三方</w:delText>
        </w:r>
        <w:r w:rsidDel="00964E30">
          <w:rPr>
            <w:rFonts w:ascii="Times New Roman" w:hAnsi="Times New Roman"/>
            <w:color w:val="000000" w:themeColor="text1"/>
          </w:rPr>
          <w:delText>IDC</w:delText>
        </w:r>
        <w:r w:rsidDel="00964E30">
          <w:rPr>
            <w:rFonts w:ascii="Times New Roman" w:hAnsi="Times New Roman" w:hint="eastAsia"/>
            <w:color w:val="000000" w:themeColor="text1"/>
          </w:rPr>
          <w:delText>服务商，深耕行业近二十年。截至</w:delText>
        </w:r>
        <w:r w:rsidDel="00964E30">
          <w:rPr>
            <w:rFonts w:ascii="Times New Roman" w:hAnsi="Times New Roman"/>
            <w:color w:val="000000" w:themeColor="text1"/>
          </w:rPr>
          <w:delText>2025</w:delText>
        </w:r>
        <w:r w:rsidDel="00964E30">
          <w:rPr>
            <w:rFonts w:ascii="Times New Roman" w:hAnsi="Times New Roman" w:hint="eastAsia"/>
            <w:color w:val="000000" w:themeColor="text1"/>
          </w:rPr>
          <w:delText>年</w:delText>
        </w:r>
        <w:r w:rsidDel="00964E30">
          <w:rPr>
            <w:rFonts w:ascii="Times New Roman" w:hAnsi="Times New Roman"/>
            <w:color w:val="000000" w:themeColor="text1"/>
          </w:rPr>
          <w:delText>6</w:delText>
        </w:r>
        <w:r w:rsidDel="00964E30">
          <w:rPr>
            <w:rFonts w:ascii="Times New Roman" w:hAnsi="Times New Roman" w:hint="eastAsia"/>
            <w:color w:val="000000" w:themeColor="text1"/>
          </w:rPr>
          <w:delText>月末，公司在北京、广州、深圳、廊坊等核心城市拥有</w:delText>
        </w:r>
        <w:r w:rsidDel="00964E30">
          <w:rPr>
            <w:rFonts w:ascii="Times New Roman" w:hAnsi="Times New Roman"/>
            <w:color w:val="000000" w:themeColor="text1"/>
          </w:rPr>
          <w:delText>14</w:delText>
        </w:r>
        <w:r w:rsidDel="00964E30">
          <w:rPr>
            <w:rFonts w:ascii="Times New Roman" w:hAnsi="Times New Roman" w:hint="eastAsia"/>
            <w:color w:val="000000" w:themeColor="text1"/>
          </w:rPr>
          <w:delText>个自建自营数据中心，运营标准机柜数超过</w:delText>
        </w:r>
        <w:r w:rsidDel="00964E30">
          <w:rPr>
            <w:rFonts w:ascii="Times New Roman" w:hAnsi="Times New Roman"/>
            <w:color w:val="000000" w:themeColor="text1"/>
          </w:rPr>
          <w:delText>57,000</w:delText>
        </w:r>
        <w:r w:rsidDel="00964E30">
          <w:rPr>
            <w:rFonts w:ascii="Times New Roman" w:hAnsi="Times New Roman" w:hint="eastAsia"/>
            <w:color w:val="000000" w:themeColor="text1"/>
          </w:rPr>
          <w:delText>个，具备较为成熟的运营管理经验。除此之外，依托长期积累的客户网络，奥飞数据已与百度、腾讯、阿里等头部互联网企业，以及众多金融、政企客户建立了稳固的合作关系。这一行业头部效应和成熟的招商体系，为本项目提供了强大的客户储备和品牌信任，有助于降低后续招商成本、提升出租率稳定性，并为应对市场竞争提供坚实支撑。</w:delText>
        </w:r>
      </w:del>
    </w:p>
    <w:p w14:paraId="0246A5A4" w14:textId="00B025E4" w:rsidR="005F457E" w:rsidDel="00964E30" w:rsidRDefault="00000000">
      <w:pPr>
        <w:pStyle w:val="a0"/>
        <w:spacing w:beforeLines="20" w:before="48" w:afterLines="20" w:after="48" w:line="312" w:lineRule="auto"/>
        <w:ind w:firstLineChars="0"/>
        <w:rPr>
          <w:del w:id="3562" w:author="Si-yuan LIU" w:date="2026-07-24T14:26:00Z" w16du:dateUtc="2026-07-24T06:26:00Z"/>
          <w:rFonts w:ascii="Times New Roman" w:hAnsi="Times New Roman"/>
          <w:color w:val="000000" w:themeColor="text1"/>
        </w:rPr>
      </w:pPr>
      <w:del w:id="3563" w:author="Si-yuan LIU" w:date="2026-07-24T14:26:00Z" w16du:dateUtc="2026-07-24T06:26:00Z">
        <w:r w:rsidDel="00964E30">
          <w:rPr>
            <w:rFonts w:ascii="Times New Roman" w:hAnsi="Times New Roman"/>
            <w:color w:val="000000" w:themeColor="text1"/>
          </w:rPr>
          <w:delText>B.</w:delText>
        </w:r>
        <w:r w:rsidDel="00964E30">
          <w:rPr>
            <w:rFonts w:ascii="Times New Roman" w:hAnsi="Times New Roman" w:hint="eastAsia"/>
            <w:color w:val="000000" w:themeColor="text1"/>
          </w:rPr>
          <w:delText>绿色低碳与可持续发展</w:delText>
        </w:r>
      </w:del>
    </w:p>
    <w:p w14:paraId="7F29C1E3" w14:textId="08A1F178" w:rsidR="005F457E" w:rsidDel="00964E30" w:rsidRDefault="00000000">
      <w:pPr>
        <w:pStyle w:val="a0"/>
        <w:spacing w:beforeLines="20" w:before="48" w:afterLines="20" w:after="48" w:line="312" w:lineRule="auto"/>
        <w:ind w:firstLine="480"/>
        <w:rPr>
          <w:del w:id="3564" w:author="Si-yuan LIU" w:date="2026-07-24T14:26:00Z" w16du:dateUtc="2026-07-24T06:26:00Z"/>
          <w:rFonts w:ascii="Times New Roman" w:hAnsi="Times New Roman"/>
          <w:color w:val="000000" w:themeColor="text1"/>
        </w:rPr>
      </w:pPr>
      <w:del w:id="3565" w:author="Si-yuan LIU" w:date="2026-07-24T14:26:00Z" w16du:dateUtc="2026-07-24T06:26:00Z">
        <w:r w:rsidDel="00964E30">
          <w:rPr>
            <w:rFonts w:ascii="Times New Roman" w:hAnsi="Times New Roman" w:hint="eastAsia"/>
            <w:color w:val="000000" w:themeColor="text1"/>
          </w:rPr>
          <w:delText>本项目的原始权益人和运营管理机构为奥飞数据，在全国算力体系向绿色化、集约化演进的背景下，奥飞数据将“碳中和及新能源战略规划”确立为支撑项目长期稳定运营、实现可持续发展的重要战略。奥飞数据表示将继续兑现自建数据中心持续碳中和、提供零碳数据中心服务的承诺，并根据业务需要，探索利用液冷等多种节能措施进一步降低数据中心的</w:delText>
        </w:r>
        <w:r w:rsidDel="00964E30">
          <w:rPr>
            <w:rFonts w:ascii="Times New Roman" w:hAnsi="Times New Roman"/>
            <w:color w:val="000000" w:themeColor="text1"/>
          </w:rPr>
          <w:delText>PUE</w:delText>
        </w:r>
        <w:r w:rsidDel="00964E30">
          <w:rPr>
            <w:rFonts w:ascii="Times New Roman" w:hAnsi="Times New Roman" w:hint="eastAsia"/>
            <w:color w:val="000000" w:themeColor="text1"/>
          </w:rPr>
          <w:delText>水平，提升绿色能源在数据中心用电中的比例。项目</w:delText>
        </w:r>
        <w:r w:rsidDel="00964E30">
          <w:rPr>
            <w:rFonts w:ascii="Times New Roman" w:hAnsi="Times New Roman"/>
            <w:color w:val="000000" w:themeColor="text1"/>
          </w:rPr>
          <w:delText>2024</w:delText>
        </w:r>
        <w:r w:rsidDel="00964E30">
          <w:rPr>
            <w:rFonts w:ascii="Times New Roman" w:hAnsi="Times New Roman" w:hint="eastAsia"/>
            <w:color w:val="000000" w:themeColor="text1"/>
          </w:rPr>
          <w:delText>年实际运营数据显示，</w:delText>
        </w:r>
        <w:r w:rsidDel="00964E30">
          <w:rPr>
            <w:rFonts w:ascii="Times New Roman" w:hAnsi="Times New Roman"/>
            <w:color w:val="000000" w:themeColor="text1"/>
          </w:rPr>
          <w:delText>2</w:delText>
        </w:r>
        <w:r w:rsidDel="00964E30">
          <w:rPr>
            <w:rFonts w:ascii="Times New Roman" w:hAnsi="Times New Roman" w:hint="eastAsia"/>
            <w:color w:val="000000" w:themeColor="text1"/>
          </w:rPr>
          <w:delText>号楼</w:delText>
        </w:r>
        <w:r w:rsidDel="00964E30">
          <w:rPr>
            <w:rFonts w:ascii="Times New Roman" w:hAnsi="Times New Roman"/>
            <w:color w:val="000000" w:themeColor="text1"/>
          </w:rPr>
          <w:delText>PUE</w:delText>
        </w:r>
        <w:r w:rsidDel="00964E30">
          <w:rPr>
            <w:rFonts w:ascii="Times New Roman" w:hAnsi="Times New Roman" w:hint="eastAsia"/>
            <w:color w:val="000000" w:themeColor="text1"/>
          </w:rPr>
          <w:delText>已优化至</w:delText>
        </w:r>
        <w:r w:rsidDel="00964E30">
          <w:rPr>
            <w:rFonts w:ascii="Times New Roman" w:hAnsi="Times New Roman"/>
            <w:color w:val="000000" w:themeColor="text1"/>
          </w:rPr>
          <w:delText>1.233</w:delText>
        </w:r>
        <w:r w:rsidDel="00964E30">
          <w:rPr>
            <w:rFonts w:ascii="Times New Roman" w:hAnsi="Times New Roman" w:hint="eastAsia"/>
            <w:color w:val="000000" w:themeColor="text1"/>
          </w:rPr>
          <w:delText>，整体项目综合</w:delText>
        </w:r>
        <w:r w:rsidDel="00964E30">
          <w:rPr>
            <w:rFonts w:ascii="Times New Roman" w:hAnsi="Times New Roman"/>
            <w:color w:val="000000" w:themeColor="text1"/>
          </w:rPr>
          <w:delText>PUE</w:delText>
        </w:r>
        <w:r w:rsidDel="00964E30">
          <w:rPr>
            <w:rFonts w:ascii="Times New Roman" w:hAnsi="Times New Roman" w:hint="eastAsia"/>
            <w:color w:val="000000" w:themeColor="text1"/>
          </w:rPr>
          <w:delText>达到</w:delText>
        </w:r>
        <w:r w:rsidDel="00964E30">
          <w:rPr>
            <w:rFonts w:ascii="Times New Roman" w:hAnsi="Times New Roman"/>
            <w:color w:val="000000" w:themeColor="text1"/>
          </w:rPr>
          <w:delText>1.284</w:delText>
        </w:r>
        <w:r w:rsidDel="00964E30">
          <w:rPr>
            <w:rFonts w:ascii="Times New Roman" w:hAnsi="Times New Roman" w:hint="eastAsia"/>
            <w:color w:val="000000" w:themeColor="text1"/>
          </w:rPr>
          <w:delText>，显著优于广州六号数据中心与白云北机房。这一能效优势不仅响应了广东省对存量数据中心绿色改造的刚性要求，更直接转化为运营成本优势与碳减排竞争力。</w:delText>
        </w:r>
      </w:del>
    </w:p>
    <w:p w14:paraId="3FFD9211" w14:textId="4BEF5A91" w:rsidR="005F457E" w:rsidDel="00964E30" w:rsidRDefault="00000000">
      <w:pPr>
        <w:pStyle w:val="a0"/>
        <w:spacing w:beforeLines="20" w:before="48" w:afterLines="20" w:after="48" w:line="312" w:lineRule="auto"/>
        <w:ind w:firstLine="480"/>
        <w:rPr>
          <w:del w:id="3566" w:author="Si-yuan LIU" w:date="2026-07-24T14:26:00Z" w16du:dateUtc="2026-07-24T06:26:00Z"/>
          <w:rFonts w:ascii="Times New Roman" w:hAnsi="Times New Roman"/>
          <w:color w:val="000000" w:themeColor="text1"/>
        </w:rPr>
      </w:pPr>
      <w:del w:id="3567" w:author="Si-yuan LIU" w:date="2026-07-24T14:26:00Z" w16du:dateUtc="2026-07-24T06:26:00Z">
        <w:r w:rsidDel="00964E30">
          <w:rPr>
            <w:rFonts w:ascii="Times New Roman" w:hAnsi="Times New Roman" w:hint="eastAsia"/>
            <w:color w:val="000000" w:themeColor="text1"/>
          </w:rPr>
          <w:delText>（</w:delText>
        </w:r>
        <w:r w:rsidDel="00964E30">
          <w:rPr>
            <w:rFonts w:ascii="Times New Roman" w:hAnsi="Times New Roman"/>
            <w:color w:val="000000" w:themeColor="text1"/>
          </w:rPr>
          <w:delText>6</w:delText>
        </w:r>
        <w:r w:rsidDel="00964E30">
          <w:rPr>
            <w:rFonts w:ascii="Times New Roman" w:hAnsi="Times New Roman" w:hint="eastAsia"/>
            <w:color w:val="000000" w:themeColor="text1"/>
          </w:rPr>
          <w:delText>）</w:delText>
        </w:r>
        <w:bookmarkStart w:id="3568" w:name="OLE_LINK7"/>
        <w:r w:rsidDel="00964E30">
          <w:rPr>
            <w:rFonts w:ascii="Times New Roman" w:hAnsi="Times New Roman" w:hint="eastAsia"/>
            <w:color w:val="000000" w:themeColor="text1"/>
          </w:rPr>
          <w:delText>技术迭代变化因素</w:delText>
        </w:r>
        <w:bookmarkEnd w:id="3568"/>
      </w:del>
    </w:p>
    <w:p w14:paraId="1E565BBB" w14:textId="1A60DFA9" w:rsidR="005F457E" w:rsidDel="00964E30" w:rsidRDefault="00000000">
      <w:pPr>
        <w:pStyle w:val="a0"/>
        <w:spacing w:beforeLines="20" w:before="48" w:afterLines="20" w:after="48" w:line="312" w:lineRule="auto"/>
        <w:ind w:firstLine="480"/>
        <w:rPr>
          <w:del w:id="3569" w:author="Si-yuan LIU" w:date="2026-07-24T14:26:00Z" w16du:dateUtc="2026-07-24T06:26:00Z"/>
          <w:rFonts w:ascii="Times New Roman" w:hAnsi="Times New Roman"/>
          <w:color w:val="000000" w:themeColor="text1"/>
        </w:rPr>
      </w:pPr>
      <w:del w:id="3570" w:author="Si-yuan LIU" w:date="2026-07-24T14:26:00Z" w16du:dateUtc="2026-07-24T06:26:00Z">
        <w:r w:rsidDel="00964E30">
          <w:rPr>
            <w:rFonts w:ascii="Times New Roman" w:hAnsi="Times New Roman" w:hint="eastAsia"/>
            <w:color w:val="000000" w:themeColor="text1"/>
          </w:rPr>
          <w:delText>1</w:delText>
        </w:r>
        <w:r w:rsidDel="00964E30">
          <w:rPr>
            <w:rFonts w:ascii="Times New Roman" w:hAnsi="Times New Roman" w:hint="eastAsia"/>
            <w:color w:val="000000" w:themeColor="text1"/>
          </w:rPr>
          <w:delText>）主要风险因素</w:delText>
        </w:r>
      </w:del>
    </w:p>
    <w:p w14:paraId="7E5F9E89" w14:textId="3B63215A" w:rsidR="005F457E" w:rsidDel="00964E30" w:rsidRDefault="00000000">
      <w:pPr>
        <w:pStyle w:val="a0"/>
        <w:spacing w:beforeLines="20" w:before="48" w:afterLines="20" w:after="48" w:line="312" w:lineRule="auto"/>
        <w:ind w:firstLine="480"/>
        <w:rPr>
          <w:del w:id="3571" w:author="Si-yuan LIU" w:date="2026-07-24T14:26:00Z" w16du:dateUtc="2026-07-24T06:26:00Z"/>
          <w:rFonts w:ascii="Times New Roman" w:hAnsi="Times New Roman"/>
          <w:color w:val="000000" w:themeColor="text1"/>
        </w:rPr>
      </w:pPr>
      <w:del w:id="3572" w:author="Si-yuan LIU" w:date="2026-07-24T14:26:00Z" w16du:dateUtc="2026-07-24T06:26:00Z">
        <w:r w:rsidDel="00964E30">
          <w:rPr>
            <w:rFonts w:ascii="Times New Roman" w:hAnsi="Times New Roman" w:hint="eastAsia"/>
            <w:color w:val="000000" w:themeColor="text1"/>
          </w:rPr>
          <w:delText>信息技术产业具有技术进步快、产品生命周期短、升级频繁、继承性较强的特点，若本项目未来在机柜功率密度、算力散热效率、智能化运维以及绿色节能等关键技术指标上未能紧跟行业步调，可能削弱本项目对客户的吸引力，进而导致租金溢价受限或需支付高额的技术改造支出，对项目的收益稳定性产生影响。</w:delText>
        </w:r>
      </w:del>
    </w:p>
    <w:p w14:paraId="4B055DE6" w14:textId="65086901" w:rsidR="005F457E" w:rsidDel="00964E30" w:rsidRDefault="00000000">
      <w:pPr>
        <w:pStyle w:val="a0"/>
        <w:spacing w:beforeLines="20" w:before="48" w:afterLines="20" w:after="48" w:line="312" w:lineRule="auto"/>
        <w:ind w:firstLine="480"/>
        <w:rPr>
          <w:del w:id="3573" w:author="Si-yuan LIU" w:date="2026-07-24T14:26:00Z" w16du:dateUtc="2026-07-24T06:26:00Z"/>
          <w:rFonts w:ascii="Times New Roman" w:hAnsi="Times New Roman"/>
          <w:color w:val="000000" w:themeColor="text1"/>
        </w:rPr>
      </w:pPr>
      <w:del w:id="3574" w:author="Si-yuan LIU" w:date="2026-07-24T14:26:00Z" w16du:dateUtc="2026-07-24T06:26:00Z">
        <w:r w:rsidDel="00964E30">
          <w:rPr>
            <w:rFonts w:ascii="Times New Roman" w:hAnsi="Times New Roman" w:hint="eastAsia"/>
            <w:color w:val="000000" w:themeColor="text1"/>
          </w:rPr>
          <w:delText>2</w:delText>
        </w:r>
        <w:r w:rsidDel="00964E30">
          <w:rPr>
            <w:rFonts w:ascii="Times New Roman" w:hAnsi="Times New Roman" w:hint="eastAsia"/>
            <w:color w:val="000000" w:themeColor="text1"/>
          </w:rPr>
          <w:delText>）应对方式</w:delText>
        </w:r>
      </w:del>
    </w:p>
    <w:p w14:paraId="5C9121CC" w14:textId="00B58B22" w:rsidR="005F457E" w:rsidDel="00964E30" w:rsidRDefault="00000000">
      <w:pPr>
        <w:pStyle w:val="a0"/>
        <w:spacing w:beforeLines="20" w:before="48" w:afterLines="20" w:after="48" w:line="312" w:lineRule="auto"/>
        <w:ind w:firstLine="480"/>
        <w:rPr>
          <w:del w:id="3575" w:author="Si-yuan LIU" w:date="2026-07-24T14:26:00Z" w16du:dateUtc="2026-07-24T06:26:00Z"/>
          <w:rFonts w:ascii="Times New Roman" w:hAnsi="Times New Roman"/>
          <w:color w:val="000000" w:themeColor="text1"/>
        </w:rPr>
      </w:pPr>
      <w:del w:id="3576" w:author="Si-yuan LIU" w:date="2026-07-24T14:26:00Z" w16du:dateUtc="2026-07-24T06:26:00Z">
        <w:r w:rsidDel="00964E30">
          <w:rPr>
            <w:rFonts w:ascii="Times New Roman" w:hAnsi="Times New Roman" w:hint="eastAsia"/>
            <w:color w:val="000000" w:themeColor="text1"/>
          </w:rPr>
          <w:delText>本项目在机柜密度、智能化运维及绿色节能等关键技术领域均处于行业先进水平，且具备持续升级技术的能力，长期来看，能够适应未来</w:delText>
        </w:r>
        <w:r w:rsidDel="00964E30">
          <w:rPr>
            <w:rFonts w:ascii="Times New Roman" w:hAnsi="Times New Roman"/>
            <w:color w:val="000000" w:themeColor="text1"/>
          </w:rPr>
          <w:delText>AI</w:delText>
        </w:r>
        <w:r w:rsidDel="00964E30">
          <w:rPr>
            <w:rFonts w:ascii="Times New Roman" w:hAnsi="Times New Roman" w:hint="eastAsia"/>
            <w:color w:val="000000" w:themeColor="text1"/>
          </w:rPr>
          <w:delText>算力及高性能计算的要求。</w:delText>
        </w:r>
      </w:del>
    </w:p>
    <w:p w14:paraId="7FB51641" w14:textId="66FF09A8" w:rsidR="005F457E" w:rsidDel="00964E30" w:rsidRDefault="00000000">
      <w:pPr>
        <w:pStyle w:val="a0"/>
        <w:spacing w:beforeLines="20" w:before="48" w:afterLines="20" w:after="48" w:line="312" w:lineRule="auto"/>
        <w:ind w:firstLine="480"/>
        <w:rPr>
          <w:del w:id="3577" w:author="Si-yuan LIU" w:date="2026-07-24T14:26:00Z" w16du:dateUtc="2026-07-24T06:26:00Z"/>
          <w:rFonts w:ascii="Times New Roman" w:hAnsi="Times New Roman"/>
          <w:color w:val="000000" w:themeColor="text1"/>
        </w:rPr>
      </w:pPr>
      <w:del w:id="3578" w:author="Si-yuan LIU" w:date="2026-07-24T14:26:00Z" w16du:dateUtc="2026-07-24T06:26:00Z">
        <w:r w:rsidDel="00964E30">
          <w:rPr>
            <w:rFonts w:ascii="Times New Roman" w:hAnsi="Times New Roman" w:hint="eastAsia"/>
            <w:color w:val="000000" w:themeColor="text1"/>
          </w:rPr>
          <w:delText>智能化运维方面，根据运营管理机构奥飞数据</w:delText>
        </w:r>
        <w:r w:rsidDel="00964E30">
          <w:rPr>
            <w:rFonts w:ascii="Times New Roman" w:hAnsi="Times New Roman"/>
            <w:color w:val="000000" w:themeColor="text1"/>
          </w:rPr>
          <w:delText>2025</w:delText>
        </w:r>
        <w:r w:rsidDel="00964E30">
          <w:rPr>
            <w:rFonts w:ascii="Times New Roman" w:hAnsi="Times New Roman" w:hint="eastAsia"/>
            <w:color w:val="000000" w:themeColor="text1"/>
          </w:rPr>
          <w:delText>年年度报告，奥飞数据在技术研发上持续发力，投入大量资金用于技术创新与产品升级。在智能运维系统研发上取得显著成果，通过该系统实现对数据中心设备的实时监控与智能管理，不仅降低了运维成本，还提高了数据中心的稳定性与安全性。</w:delText>
        </w:r>
      </w:del>
    </w:p>
    <w:p w14:paraId="3916511B" w14:textId="6401CFA2" w:rsidR="005F457E" w:rsidDel="00964E30" w:rsidRDefault="00000000">
      <w:pPr>
        <w:spacing w:after="0" w:line="312" w:lineRule="auto"/>
        <w:ind w:firstLine="480"/>
        <w:rPr>
          <w:ins w:id="3579" w:author="晨豪 徐" w:date="2026-06-22T17:58:00Z"/>
          <w:del w:id="3580" w:author="Si-yuan LIU" w:date="2026-07-24T14:26:00Z" w16du:dateUtc="2026-07-24T06:26:00Z"/>
          <w:color w:val="000000" w:themeColor="text1"/>
        </w:rPr>
      </w:pPr>
      <w:del w:id="3581" w:author="Si-yuan LIU" w:date="2026-07-24T14:26:00Z" w16du:dateUtc="2026-07-24T06:26:00Z">
        <w:r w:rsidDel="00964E30">
          <w:rPr>
            <w:rFonts w:hint="eastAsia"/>
            <w:color w:val="000000" w:themeColor="text1"/>
          </w:rPr>
          <w:delText>绿色节能方面，在全国算力体系向绿色化、集约化演进的背景下，奥飞数据将“碳中和及新能源战略规划”确立为支撑项目长期稳定运营、实现可持续发展的重要战略。奥飞数据表示将继续兑现自建数据中心持续碳中和、提供零碳数据中心服</w:delText>
        </w:r>
        <w:bookmarkStart w:id="3582" w:name="OLE_LINK34"/>
        <w:r w:rsidDel="00964E30">
          <w:rPr>
            <w:rFonts w:hint="eastAsia"/>
            <w:color w:val="000000" w:themeColor="text1"/>
          </w:rPr>
          <w:delText>务的承诺，并根据业务需要，探索利用液冷等多种节能措施进一步降低数据中心的</w:delText>
        </w:r>
        <w:r w:rsidDel="00964E30">
          <w:rPr>
            <w:color w:val="000000" w:themeColor="text1"/>
          </w:rPr>
          <w:delText>PUE</w:delText>
        </w:r>
        <w:r w:rsidDel="00964E30">
          <w:rPr>
            <w:rFonts w:hint="eastAsia"/>
            <w:color w:val="000000" w:themeColor="text1"/>
          </w:rPr>
          <w:delText>水平，提升绿色能源在数据中心用电中的比例。</w:delText>
        </w:r>
        <w:r w:rsidDel="00964E30">
          <w:rPr>
            <w:color w:val="000000" w:themeColor="text1"/>
          </w:rPr>
          <w:delText>2024</w:delText>
        </w:r>
        <w:r w:rsidDel="00964E30">
          <w:rPr>
            <w:rFonts w:hint="eastAsia"/>
            <w:color w:val="000000" w:themeColor="text1"/>
          </w:rPr>
          <w:delText>年，奥飞数据中心项目的</w:delText>
        </w:r>
        <w:r w:rsidDel="00964E30">
          <w:rPr>
            <w:color w:val="000000" w:themeColor="text1"/>
          </w:rPr>
          <w:delText>PUE</w:delText>
        </w:r>
        <w:r w:rsidDel="00964E30">
          <w:rPr>
            <w:rFonts w:hint="eastAsia"/>
            <w:color w:val="000000" w:themeColor="text1"/>
          </w:rPr>
          <w:delText>水平已降至</w:delText>
        </w:r>
        <w:r w:rsidDel="00964E30">
          <w:rPr>
            <w:color w:val="000000" w:themeColor="text1"/>
          </w:rPr>
          <w:delText>1.3</w:delText>
        </w:r>
        <w:r w:rsidDel="00964E30">
          <w:rPr>
            <w:rFonts w:hint="eastAsia"/>
            <w:color w:val="000000" w:themeColor="text1"/>
          </w:rPr>
          <w:delText>以下，低于我国数据中心</w:delText>
        </w:r>
        <w:r w:rsidDel="00964E30">
          <w:rPr>
            <w:color w:val="000000" w:themeColor="text1"/>
          </w:rPr>
          <w:delText>PUE</w:delText>
        </w:r>
        <w:r w:rsidDel="00964E30">
          <w:rPr>
            <w:rFonts w:hint="eastAsia"/>
            <w:color w:val="000000" w:themeColor="text1"/>
          </w:rPr>
          <w:delText>平均水平。</w:delText>
        </w:r>
      </w:del>
    </w:p>
    <w:p w14:paraId="4A74E505" w14:textId="60637642" w:rsidR="005F457E" w:rsidDel="00964E30" w:rsidRDefault="00000000">
      <w:pPr>
        <w:spacing w:after="0" w:line="312" w:lineRule="auto"/>
        <w:ind w:firstLine="480"/>
        <w:rPr>
          <w:ins w:id="3583" w:author="晨豪 徐" w:date="2026-06-22T17:58:00Z"/>
          <w:del w:id="3584" w:author="Si-yuan LIU" w:date="2026-07-24T14:26:00Z" w16du:dateUtc="2026-07-24T06:26:00Z"/>
          <w:color w:val="000000" w:themeColor="text1"/>
        </w:rPr>
      </w:pPr>
      <w:ins w:id="3585" w:author="晨豪 徐" w:date="2026-06-22T17:58:00Z">
        <w:del w:id="3586" w:author="Si-yuan LIU" w:date="2026-07-24T14:26:00Z" w16du:dateUtc="2026-07-24T06:26:00Z">
          <w:r w:rsidDel="00964E30">
            <w:rPr>
              <w:rFonts w:hint="eastAsia"/>
              <w:color w:val="000000" w:themeColor="text1"/>
            </w:rPr>
            <w:delText>（</w:delText>
          </w:r>
          <w:r w:rsidDel="00964E30">
            <w:rPr>
              <w:color w:val="000000" w:themeColor="text1"/>
            </w:rPr>
            <w:delText>7</w:delText>
          </w:r>
          <w:r w:rsidDel="00964E30">
            <w:rPr>
              <w:rFonts w:hint="eastAsia"/>
              <w:color w:val="000000" w:themeColor="text1"/>
            </w:rPr>
            <w:delText>）原始权益人财务波动及支持能力因素</w:delText>
          </w:r>
        </w:del>
      </w:ins>
    </w:p>
    <w:p w14:paraId="0182CC75" w14:textId="4313C4AF" w:rsidR="005F457E" w:rsidDel="00964E30" w:rsidRDefault="00000000">
      <w:pPr>
        <w:spacing w:after="0" w:line="312" w:lineRule="auto"/>
        <w:ind w:firstLine="480"/>
        <w:rPr>
          <w:ins w:id="3587" w:author="晨豪 徐" w:date="2026-06-22T17:58:00Z"/>
          <w:del w:id="3588" w:author="Si-yuan LIU" w:date="2026-07-24T14:26:00Z" w16du:dateUtc="2026-07-24T06:26:00Z"/>
          <w:color w:val="000000" w:themeColor="text1"/>
        </w:rPr>
      </w:pPr>
      <w:ins w:id="3589" w:author="晨豪 徐" w:date="2026-06-22T17:58:00Z">
        <w:del w:id="3590" w:author="Si-yuan LIU" w:date="2026-07-24T14:26:00Z" w16du:dateUtc="2026-07-24T06:26:00Z">
          <w:r w:rsidDel="00964E30">
            <w:rPr>
              <w:color w:val="000000" w:themeColor="text1"/>
            </w:rPr>
            <w:delText>1</w:delText>
          </w:r>
          <w:r w:rsidDel="00964E30">
            <w:rPr>
              <w:rFonts w:hint="eastAsia"/>
              <w:color w:val="000000" w:themeColor="text1"/>
            </w:rPr>
            <w:delText>）主要风险因素</w:delText>
          </w:r>
        </w:del>
      </w:ins>
    </w:p>
    <w:p w14:paraId="0E372CE4" w14:textId="3B7341BA" w:rsidR="005F457E" w:rsidDel="00964E30" w:rsidRDefault="00000000">
      <w:pPr>
        <w:spacing w:after="0" w:line="312" w:lineRule="auto"/>
        <w:ind w:firstLine="480"/>
        <w:rPr>
          <w:ins w:id="3591" w:author="唐潇" w:date="2026-06-23T14:13:00Z"/>
          <w:del w:id="3592" w:author="Si-yuan LIU" w:date="2026-07-24T14:26:00Z" w16du:dateUtc="2026-07-24T06:26:00Z"/>
          <w:color w:val="000000" w:themeColor="text1"/>
        </w:rPr>
      </w:pPr>
      <w:ins w:id="3593" w:author="晨豪 徐" w:date="2026-06-22T17:58:00Z">
        <w:del w:id="3594" w:author="Si-yuan LIU" w:date="2026-07-24T14:26:00Z" w16du:dateUtc="2026-07-24T06:26:00Z">
          <w:r w:rsidDel="00964E30">
            <w:rPr>
              <w:rFonts w:hint="eastAsia"/>
              <w:color w:val="000000" w:themeColor="text1"/>
            </w:rPr>
            <w:delText>本项目原始权益人固安聚龙、昊盈科技报告期内经营活动产生的现金流量净额等财务指标存在一定波动。其中，固安聚龙主要受数据中心项目分期建设、转固折旧、上架爬坡及部分年度关联方资金拆借等因素影响；昊盈科技主要受集团内业务结算及回款节奏影响。</w:delText>
          </w:r>
        </w:del>
      </w:ins>
      <w:ins w:id="3595" w:author="唐潇" w:date="2026-06-23T14:13:00Z">
        <w:del w:id="3596" w:author="Si-yuan LIU" w:date="2026-07-24T14:26:00Z" w16du:dateUtc="2026-07-24T06:26:00Z">
          <w:r w:rsidDel="00964E30">
            <w:rPr>
              <w:rFonts w:hint="eastAsia"/>
              <w:color w:val="000000" w:themeColor="text1"/>
              <w:sz w:val="28"/>
              <w:szCs w:val="36"/>
            </w:rPr>
            <w:delText>若未来相关主体发生项目建设进度减缓、上架率降低、应收款项回收周期</w:delText>
          </w:r>
        </w:del>
      </w:ins>
      <w:ins w:id="3597" w:author="Kelly Tan" w:date="2026-06-25T12:46:00Z">
        <w:del w:id="3598" w:author="Si-yuan LIU" w:date="2026-07-24T14:26:00Z" w16du:dateUtc="2026-07-24T06:26:00Z">
          <w:r w:rsidDel="00964E30">
            <w:rPr>
              <w:rFonts w:hint="eastAsia"/>
              <w:color w:val="000000" w:themeColor="text1"/>
              <w:sz w:val="28"/>
              <w:szCs w:val="36"/>
            </w:rPr>
            <w:delText>变</w:delText>
          </w:r>
        </w:del>
      </w:ins>
      <w:ins w:id="3599" w:author="唐潇" w:date="2026-06-23T14:13:00Z">
        <w:del w:id="3600" w:author="Si-yuan LIU" w:date="2026-07-24T14:26:00Z" w16du:dateUtc="2026-07-24T06:26:00Z">
          <w:r w:rsidDel="00964E30">
            <w:rPr>
              <w:rFonts w:hint="eastAsia"/>
              <w:color w:val="000000" w:themeColor="text1"/>
              <w:sz w:val="28"/>
              <w:szCs w:val="36"/>
            </w:rPr>
            <w:delText>边长等不利变化，可能导致其经营性现金流或盈利指标阶段性波动，进而对其经营能力产生影响</w:delText>
          </w:r>
          <w:r w:rsidDel="00964E30">
            <w:rPr>
              <w:rFonts w:hint="eastAsia"/>
              <w:color w:val="000000" w:themeColor="text1"/>
            </w:rPr>
            <w:delText>。</w:delText>
          </w:r>
        </w:del>
      </w:ins>
    </w:p>
    <w:p w14:paraId="7472DA27" w14:textId="445AD409" w:rsidR="005F457E" w:rsidDel="00964E30" w:rsidRDefault="00000000">
      <w:pPr>
        <w:spacing w:after="0" w:line="312" w:lineRule="auto"/>
        <w:ind w:firstLine="480"/>
        <w:rPr>
          <w:ins w:id="3601" w:author="晨豪 徐" w:date="2026-06-22T17:58:00Z"/>
          <w:del w:id="3602" w:author="Si-yuan LIU" w:date="2026-07-24T14:26:00Z" w16du:dateUtc="2026-07-24T06:26:00Z"/>
          <w:color w:val="000000" w:themeColor="text1"/>
        </w:rPr>
      </w:pPr>
      <w:ins w:id="3603" w:author="晨豪 徐" w:date="2026-06-22T17:58:00Z">
        <w:del w:id="3604" w:author="Si-yuan LIU" w:date="2026-07-24T14:26:00Z" w16du:dateUtc="2026-07-24T06:26:00Z">
          <w:r w:rsidDel="00964E30">
            <w:rPr>
              <w:rFonts w:hint="eastAsia"/>
              <w:color w:val="000000" w:themeColor="text1"/>
            </w:rPr>
            <w:delText>若未来相关主体新增项目建设进度、客户上架进度、应收款项回收进度或集团内资金结算安排发生不利变化，可能导致其经营性现金流或盈利指标阶段性波动，并可能对相关主体资金安排及其对项目运营的支持能力产生一定影响。</w:delText>
          </w:r>
        </w:del>
      </w:ins>
    </w:p>
    <w:p w14:paraId="0F00719F" w14:textId="36D675BD" w:rsidR="005F457E" w:rsidDel="00964E30" w:rsidRDefault="00000000">
      <w:pPr>
        <w:spacing w:after="0" w:line="312" w:lineRule="auto"/>
        <w:ind w:firstLine="480"/>
        <w:rPr>
          <w:ins w:id="3605" w:author="晨豪 徐" w:date="2026-06-22T17:58:00Z"/>
          <w:del w:id="3606" w:author="Si-yuan LIU" w:date="2026-07-24T14:26:00Z" w16du:dateUtc="2026-07-24T06:26:00Z"/>
          <w:color w:val="000000" w:themeColor="text1"/>
        </w:rPr>
      </w:pPr>
      <w:ins w:id="3607" w:author="晨豪 徐" w:date="2026-06-22T17:58:00Z">
        <w:del w:id="3608" w:author="Si-yuan LIU" w:date="2026-07-24T14:26:00Z" w16du:dateUtc="2026-07-24T06:26:00Z">
          <w:r w:rsidDel="00964E30">
            <w:rPr>
              <w:color w:val="000000" w:themeColor="text1"/>
            </w:rPr>
            <w:delText>2</w:delText>
          </w:r>
          <w:r w:rsidDel="00964E30">
            <w:rPr>
              <w:rFonts w:hint="eastAsia"/>
              <w:color w:val="000000" w:themeColor="text1"/>
            </w:rPr>
            <w:delText>）应对方式</w:delText>
          </w:r>
        </w:del>
      </w:ins>
    </w:p>
    <w:p w14:paraId="43AE0140" w14:textId="2D5696D1" w:rsidR="005F457E" w:rsidDel="00964E30" w:rsidRDefault="00000000">
      <w:pPr>
        <w:spacing w:after="0" w:line="312" w:lineRule="auto"/>
        <w:ind w:firstLine="480"/>
        <w:rPr>
          <w:ins w:id="3609" w:author="晨豪 徐" w:date="2026-06-22T17:58:00Z"/>
          <w:del w:id="3610" w:author="Si-yuan LIU" w:date="2026-07-24T14:26:00Z" w16du:dateUtc="2026-07-24T06:26:00Z"/>
          <w:color w:val="000000" w:themeColor="text1"/>
        </w:rPr>
      </w:pPr>
      <w:ins w:id="3611" w:author="晨豪 徐" w:date="2026-06-22T17:58:00Z">
        <w:del w:id="3612" w:author="Si-yuan LIU" w:date="2026-07-24T14:26:00Z" w16du:dateUtc="2026-07-24T06:26:00Z">
          <w:r w:rsidDel="00964E30">
            <w:rPr>
              <w:rFonts w:hint="eastAsia"/>
              <w:color w:val="000000" w:themeColor="text1"/>
            </w:rPr>
            <w:delText>上述财务波动主要源于数据中心项目建设期及投产初期的阶段性特征，以及</w:delText>
          </w:r>
        </w:del>
      </w:ins>
      <w:ins w:id="3613" w:author="唐潇" w:date="2026-06-23T14:13:00Z">
        <w:del w:id="3614" w:author="Si-yuan LIU" w:date="2026-07-24T14:26:00Z" w16du:dateUtc="2026-07-24T06:26:00Z">
          <w:r w:rsidDel="00964E30">
            <w:rPr>
              <w:rFonts w:hint="eastAsia"/>
              <w:color w:val="000000" w:themeColor="text1"/>
            </w:rPr>
            <w:delText>奥飞数据</w:delText>
          </w:r>
        </w:del>
      </w:ins>
      <w:ins w:id="3615" w:author="晨豪 徐" w:date="2026-06-22T17:58:00Z">
        <w:del w:id="3616" w:author="Si-yuan LIU" w:date="2026-07-24T14:26:00Z" w16du:dateUtc="2026-07-24T06:26:00Z">
          <w:r w:rsidDel="00964E30">
            <w:rPr>
              <w:rFonts w:hint="eastAsia"/>
              <w:color w:val="000000" w:themeColor="text1"/>
            </w:rPr>
            <w:delText>集团内部结算安排，不属于</w:delText>
          </w:r>
        </w:del>
      </w:ins>
      <w:ins w:id="3617" w:author="唐潇" w:date="2026-06-23T14:13:00Z">
        <w:del w:id="3618" w:author="Si-yuan LIU" w:date="2026-07-24T14:26:00Z" w16du:dateUtc="2026-07-24T06:26:00Z">
          <w:r w:rsidDel="00964E30">
            <w:rPr>
              <w:rFonts w:hint="eastAsia"/>
              <w:color w:val="000000" w:themeColor="text1"/>
            </w:rPr>
            <w:delText>影响其</w:delText>
          </w:r>
        </w:del>
      </w:ins>
      <w:ins w:id="3619" w:author="晨豪 徐" w:date="2026-06-22T17:58:00Z">
        <w:del w:id="3620" w:author="Si-yuan LIU" w:date="2026-07-24T14:26:00Z" w16du:dateUtc="2026-07-24T06:26:00Z">
          <w:r w:rsidDel="00964E30">
            <w:rPr>
              <w:rFonts w:hint="eastAsia"/>
              <w:color w:val="000000" w:themeColor="text1"/>
            </w:rPr>
            <w:delText>持续经营能力发生重大不利变化的情形。</w:delText>
          </w:r>
          <w:r w:rsidDel="00964E30">
            <w:rPr>
              <w:color w:val="000000" w:themeColor="text1"/>
            </w:rPr>
            <w:delText>2025</w:delText>
          </w:r>
          <w:r w:rsidDel="00964E30">
            <w:rPr>
              <w:rFonts w:hint="eastAsia"/>
              <w:color w:val="000000" w:themeColor="text1"/>
            </w:rPr>
            <w:delText>年及</w:delText>
          </w:r>
          <w:r w:rsidDel="00964E30">
            <w:rPr>
              <w:color w:val="000000" w:themeColor="text1"/>
            </w:rPr>
            <w:delText>2026</w:delText>
          </w:r>
          <w:r w:rsidDel="00964E30">
            <w:rPr>
              <w:rFonts w:hint="eastAsia"/>
              <w:color w:val="000000" w:themeColor="text1"/>
            </w:rPr>
            <w:delText>年</w:delText>
          </w:r>
          <w:r w:rsidDel="00964E30">
            <w:rPr>
              <w:color w:val="000000" w:themeColor="text1"/>
            </w:rPr>
            <w:delText>1-3</w:delText>
          </w:r>
          <w:r w:rsidDel="00964E30">
            <w:rPr>
              <w:rFonts w:hint="eastAsia"/>
              <w:color w:val="000000" w:themeColor="text1"/>
            </w:rPr>
            <w:delText>月，固安聚龙营业收入、净利润、</w:delText>
          </w:r>
          <w:r w:rsidDel="00964E30">
            <w:rPr>
              <w:color w:val="000000" w:themeColor="text1"/>
            </w:rPr>
            <w:delText>EBITDA</w:delText>
          </w:r>
          <w:r w:rsidDel="00964E30">
            <w:rPr>
              <w:rFonts w:hint="eastAsia"/>
              <w:color w:val="000000" w:themeColor="text1"/>
            </w:rPr>
            <w:delText>等指标持续改善，</w:delText>
          </w:r>
          <w:r w:rsidDel="00964E30">
            <w:rPr>
              <w:color w:val="000000" w:themeColor="text1"/>
            </w:rPr>
            <w:delText>2026</w:delText>
          </w:r>
          <w:r w:rsidDel="00964E30">
            <w:rPr>
              <w:rFonts w:hint="eastAsia"/>
              <w:color w:val="000000" w:themeColor="text1"/>
            </w:rPr>
            <w:delText>年</w:delText>
          </w:r>
          <w:r w:rsidDel="00964E30">
            <w:rPr>
              <w:color w:val="000000" w:themeColor="text1"/>
            </w:rPr>
            <w:delText>1-3</w:delText>
          </w:r>
          <w:r w:rsidDel="00964E30">
            <w:rPr>
              <w:rFonts w:hint="eastAsia"/>
              <w:color w:val="000000" w:themeColor="text1"/>
            </w:rPr>
            <w:delText>月经营活动产生的现金流量净额为</w:delText>
          </w:r>
          <w:r w:rsidDel="00964E30">
            <w:rPr>
              <w:color w:val="000000" w:themeColor="text1"/>
            </w:rPr>
            <w:delText>38,611.95</w:delText>
          </w:r>
          <w:r w:rsidDel="00964E30">
            <w:rPr>
              <w:rFonts w:hint="eastAsia"/>
              <w:color w:val="000000" w:themeColor="text1"/>
            </w:rPr>
            <w:delText>万元，已较</w:delText>
          </w:r>
          <w:r w:rsidDel="00964E30">
            <w:rPr>
              <w:color w:val="000000" w:themeColor="text1"/>
            </w:rPr>
            <w:delText>2025</w:delText>
          </w:r>
          <w:r w:rsidDel="00964E30">
            <w:rPr>
              <w:rFonts w:hint="eastAsia"/>
              <w:color w:val="000000" w:themeColor="text1"/>
            </w:rPr>
            <w:delText>年全年</w:delText>
          </w:r>
          <w:r w:rsidDel="00964E30">
            <w:rPr>
              <w:color w:val="000000" w:themeColor="text1"/>
            </w:rPr>
            <w:delText>9,866.63</w:delText>
          </w:r>
          <w:r w:rsidDel="00964E30">
            <w:rPr>
              <w:rFonts w:hint="eastAsia"/>
              <w:color w:val="000000" w:themeColor="text1"/>
            </w:rPr>
            <w:delText>万元显著改善；昊盈科技资产负债率持续下降，经营活动现金流已于</w:delText>
          </w:r>
          <w:r w:rsidDel="00964E30">
            <w:rPr>
              <w:color w:val="000000" w:themeColor="text1"/>
            </w:rPr>
            <w:delText>2025</w:delText>
          </w:r>
          <w:r w:rsidDel="00964E30">
            <w:rPr>
              <w:rFonts w:hint="eastAsia"/>
              <w:color w:val="000000" w:themeColor="text1"/>
            </w:rPr>
            <w:delText>年及</w:delText>
          </w:r>
          <w:r w:rsidDel="00964E30">
            <w:rPr>
              <w:color w:val="000000" w:themeColor="text1"/>
            </w:rPr>
            <w:delText>2026</w:delText>
          </w:r>
          <w:r w:rsidDel="00964E30">
            <w:rPr>
              <w:rFonts w:hint="eastAsia"/>
              <w:color w:val="000000" w:themeColor="text1"/>
            </w:rPr>
            <w:delText>年</w:delText>
          </w:r>
          <w:r w:rsidDel="00964E30">
            <w:rPr>
              <w:color w:val="000000" w:themeColor="text1"/>
            </w:rPr>
            <w:delText>1-3</w:delText>
          </w:r>
          <w:r w:rsidDel="00964E30">
            <w:rPr>
              <w:rFonts w:hint="eastAsia"/>
              <w:color w:val="000000" w:themeColor="text1"/>
            </w:rPr>
            <w:delText>月恢复为正，整体财务状况呈向好趋势。</w:delText>
          </w:r>
        </w:del>
      </w:ins>
    </w:p>
    <w:p w14:paraId="143CEBE0" w14:textId="5D782ADC" w:rsidR="005F457E" w:rsidDel="00964E30" w:rsidRDefault="00000000">
      <w:pPr>
        <w:spacing w:after="0" w:line="312" w:lineRule="auto"/>
        <w:ind w:firstLine="480"/>
        <w:rPr>
          <w:ins w:id="3621" w:author="晨豪 徐" w:date="2026-06-22T17:59:00Z"/>
          <w:del w:id="3622" w:author="Si-yuan LIU" w:date="2026-07-24T14:26:00Z" w16du:dateUtc="2026-07-24T06:26:00Z"/>
          <w:color w:val="000000" w:themeColor="text1"/>
        </w:rPr>
      </w:pPr>
      <w:ins w:id="3623" w:author="晨豪 徐" w:date="2026-06-22T17:58:00Z">
        <w:del w:id="3624" w:author="Si-yuan LIU" w:date="2026-07-24T14:26:00Z" w16du:dateUtc="2026-07-24T06:26:00Z">
          <w:r w:rsidDel="00964E30">
            <w:rPr>
              <w:rFonts w:hint="eastAsia"/>
              <w:color w:val="000000" w:themeColor="text1"/>
            </w:rPr>
            <w:delText>同时，固安聚龙、昊盈科技均为奥飞数据全资子公司，奥飞数据作为本项目原始权益人、控股股东及运营管理机构，是国内领先第三方</w:delText>
          </w:r>
          <w:r w:rsidDel="00964E30">
            <w:rPr>
              <w:color w:val="000000" w:themeColor="text1"/>
            </w:rPr>
            <w:delText>IDC</w:delText>
          </w:r>
          <w:r w:rsidDel="00964E30">
            <w:rPr>
              <w:rFonts w:hint="eastAsia"/>
              <w:color w:val="000000" w:themeColor="text1"/>
            </w:rPr>
            <w:delText>服务商，拥有较为成熟的数据中心投资建设、招商销售和运维管理能力。</w:delText>
          </w:r>
          <w:r w:rsidDel="00964E30">
            <w:rPr>
              <w:color w:val="000000" w:themeColor="text1"/>
            </w:rPr>
            <w:delText>2025</w:delText>
          </w:r>
          <w:r w:rsidDel="00964E30">
            <w:rPr>
              <w:rFonts w:hint="eastAsia"/>
              <w:color w:val="000000" w:themeColor="text1"/>
            </w:rPr>
            <w:delText>年及</w:delText>
          </w:r>
          <w:r w:rsidDel="00964E30">
            <w:rPr>
              <w:color w:val="000000" w:themeColor="text1"/>
            </w:rPr>
            <w:delText>2026</w:delText>
          </w:r>
          <w:r w:rsidDel="00964E30">
            <w:rPr>
              <w:rFonts w:hint="eastAsia"/>
              <w:color w:val="000000" w:themeColor="text1"/>
            </w:rPr>
            <w:delText>年</w:delText>
          </w:r>
          <w:r w:rsidDel="00964E30">
            <w:rPr>
              <w:color w:val="000000" w:themeColor="text1"/>
            </w:rPr>
            <w:delText>1-3</w:delText>
          </w:r>
          <w:r w:rsidDel="00964E30">
            <w:rPr>
              <w:rFonts w:hint="eastAsia"/>
              <w:color w:val="000000" w:themeColor="text1"/>
            </w:rPr>
            <w:delText>月，奥飞数据营业收入分别为</w:delText>
          </w:r>
          <w:r w:rsidDel="00964E30">
            <w:rPr>
              <w:color w:val="000000" w:themeColor="text1"/>
            </w:rPr>
            <w:delText>252,136.10</w:delText>
          </w:r>
          <w:r w:rsidDel="00964E30">
            <w:rPr>
              <w:rFonts w:hint="eastAsia"/>
              <w:color w:val="000000" w:themeColor="text1"/>
            </w:rPr>
            <w:delText>万元、</w:delText>
          </w:r>
          <w:r w:rsidDel="00964E30">
            <w:rPr>
              <w:color w:val="000000" w:themeColor="text1"/>
            </w:rPr>
            <w:delText>70,291.10</w:delText>
          </w:r>
          <w:r w:rsidDel="00964E30">
            <w:rPr>
              <w:rFonts w:hint="eastAsia"/>
              <w:color w:val="000000" w:themeColor="text1"/>
            </w:rPr>
            <w:delText>万元，净利润分别为</w:delText>
          </w:r>
          <w:r w:rsidDel="00964E30">
            <w:rPr>
              <w:color w:val="000000" w:themeColor="text1"/>
            </w:rPr>
            <w:delText>15,491.08</w:delText>
          </w:r>
          <w:r w:rsidDel="00964E30">
            <w:rPr>
              <w:rFonts w:hint="eastAsia"/>
              <w:color w:val="000000" w:themeColor="text1"/>
            </w:rPr>
            <w:delText>万元、</w:delText>
          </w:r>
          <w:r w:rsidDel="00964E30">
            <w:rPr>
              <w:color w:val="000000" w:themeColor="text1"/>
            </w:rPr>
            <w:delText>9,618.97</w:delText>
          </w:r>
          <w:r w:rsidDel="00964E30">
            <w:rPr>
              <w:rFonts w:hint="eastAsia"/>
              <w:color w:val="000000" w:themeColor="text1"/>
            </w:rPr>
            <w:delText>万元，经营活动产生的现金流量净额分别为</w:delText>
          </w:r>
          <w:r w:rsidDel="00964E30">
            <w:rPr>
              <w:color w:val="000000" w:themeColor="text1"/>
            </w:rPr>
            <w:delText>141,587.17</w:delText>
          </w:r>
          <w:r w:rsidDel="00964E30">
            <w:rPr>
              <w:rFonts w:hint="eastAsia"/>
              <w:color w:val="000000" w:themeColor="text1"/>
            </w:rPr>
            <w:delText>万元、</w:delText>
          </w:r>
          <w:r w:rsidDel="00964E30">
            <w:rPr>
              <w:color w:val="000000" w:themeColor="text1"/>
            </w:rPr>
            <w:delText>40,168.27</w:delText>
          </w:r>
          <w:r w:rsidDel="00964E30">
            <w:rPr>
              <w:rFonts w:hint="eastAsia"/>
              <w:color w:val="000000" w:themeColor="text1"/>
            </w:rPr>
            <w:delText>万元，经营情况整体稳健，具备为子公司和项目持续经营提供信用背书、管理支持及必要资金支持的能力。</w:delText>
          </w:r>
        </w:del>
      </w:ins>
    </w:p>
    <w:p w14:paraId="2A8DBEAF" w14:textId="4F63DDAC" w:rsidR="005F457E" w:rsidDel="00964E30" w:rsidRDefault="00000000">
      <w:pPr>
        <w:spacing w:after="0" w:line="312" w:lineRule="auto"/>
        <w:ind w:firstLine="480"/>
        <w:rPr>
          <w:del w:id="3625" w:author="Si-yuan LIU" w:date="2026-07-24T14:26:00Z" w16du:dateUtc="2026-07-24T06:26:00Z"/>
          <w:color w:val="000000" w:themeColor="text1"/>
        </w:rPr>
      </w:pPr>
      <w:ins w:id="3626" w:author="晨豪 徐" w:date="2026-06-22T18:00:00Z">
        <w:del w:id="3627" w:author="Si-yuan LIU" w:date="2026-07-24T14:26:00Z" w16du:dateUtc="2026-07-24T06:26:00Z">
          <w:r w:rsidDel="00964E30">
            <w:rPr>
              <w:rFonts w:hint="eastAsia"/>
              <w:color w:val="000000" w:themeColor="text1"/>
            </w:rPr>
            <w:delText>此外，</w:delText>
          </w:r>
        </w:del>
      </w:ins>
      <w:ins w:id="3628" w:author="晨豪 徐" w:date="2026-06-22T17:58:00Z">
        <w:del w:id="3629" w:author="Si-yuan LIU" w:date="2026-07-24T14:26:00Z" w16du:dateUtc="2026-07-24T06:26:00Z">
          <w:r w:rsidDel="00964E30">
            <w:rPr>
              <w:rFonts w:hint="eastAsia"/>
              <w:color w:val="000000" w:themeColor="text1"/>
            </w:rPr>
            <w:delText>奥飞数据已就《奥飞数据南沙智慧产业园项目投资协议》项下经济指标承诺相关责任出具承诺，愿意在触发条件下承接相应责任与义务，代奥融科技向主管部门支付经济补偿及</w:delText>
          </w:r>
          <w:r w:rsidDel="00964E30">
            <w:rPr>
              <w:color w:val="000000" w:themeColor="text1"/>
            </w:rPr>
            <w:delText>/</w:delText>
          </w:r>
          <w:r w:rsidDel="00964E30">
            <w:rPr>
              <w:rFonts w:hint="eastAsia"/>
              <w:color w:val="000000" w:themeColor="text1"/>
            </w:rPr>
            <w:delText>或违约金（如有），以避免基础设施基金遭受任何损失。基于上述承诺安排，若相关风险触发，奥飞数据将在承诺范围内作为最终支持方和责任承接方提供支持。综上，原始权益人阶段性财务波动对本项目稳定运营的影响整体可控。</w:delText>
          </w:r>
        </w:del>
      </w:ins>
    </w:p>
    <w:p w14:paraId="2BFC92B3" w14:textId="46681653" w:rsidR="005F457E" w:rsidDel="00964E30" w:rsidRDefault="00000000">
      <w:pPr>
        <w:spacing w:after="0" w:line="312" w:lineRule="auto"/>
        <w:ind w:firstLineChars="0" w:firstLine="480"/>
        <w:rPr>
          <w:del w:id="3630" w:author="Si-yuan LIU" w:date="2026-07-24T14:26:00Z" w16du:dateUtc="2026-07-24T06:26:00Z"/>
          <w:color w:val="000000" w:themeColor="text1"/>
          <w:szCs w:val="24"/>
        </w:rPr>
      </w:pPr>
      <w:bookmarkStart w:id="3631" w:name="OLE_LINK35"/>
      <w:del w:id="3632" w:author="Si-yuan LIU" w:date="2026-07-24T14:26:00Z" w16du:dateUtc="2026-07-24T06:26:00Z">
        <w:r w:rsidDel="00964E30">
          <w:rPr>
            <w:color w:val="000000" w:themeColor="text1"/>
            <w:szCs w:val="24"/>
          </w:rPr>
          <w:delText>2.</w:delText>
        </w:r>
        <w:r w:rsidDel="00964E30">
          <w:rPr>
            <w:rFonts w:hint="eastAsia"/>
            <w:color w:val="000000" w:themeColor="text1"/>
            <w:szCs w:val="24"/>
          </w:rPr>
          <w:delText>三年内重大改扩建、设备更新对项目收益稳定性的影响，以及拟采取的应对措施</w:delText>
        </w:r>
      </w:del>
    </w:p>
    <w:p w14:paraId="27E87791" w14:textId="5120C69A" w:rsidR="005F457E" w:rsidDel="00964E30" w:rsidRDefault="00000000">
      <w:pPr>
        <w:spacing w:after="0" w:line="312" w:lineRule="auto"/>
        <w:ind w:firstLineChars="0" w:firstLine="480"/>
        <w:rPr>
          <w:del w:id="3633" w:author="Si-yuan LIU" w:date="2026-07-24T14:26:00Z" w16du:dateUtc="2026-07-24T06:26:00Z"/>
          <w:color w:val="000000" w:themeColor="text1"/>
          <w:szCs w:val="24"/>
        </w:rPr>
      </w:pPr>
      <w:del w:id="3634" w:author="Si-yuan LIU" w:date="2026-07-24T14:26:00Z" w16du:dateUtc="2026-07-24T06:26:00Z">
        <w:r w:rsidDel="00964E30">
          <w:rPr>
            <w:rFonts w:hint="eastAsia"/>
            <w:color w:val="000000" w:themeColor="text1"/>
            <w:szCs w:val="24"/>
          </w:rPr>
          <w:delText>本项目发行后</w:delText>
        </w:r>
        <w:r w:rsidDel="00964E30">
          <w:rPr>
            <w:rFonts w:hint="eastAsia"/>
            <w:color w:val="000000" w:themeColor="text1"/>
            <w:szCs w:val="24"/>
          </w:rPr>
          <w:delText>3</w:delText>
        </w:r>
        <w:r w:rsidDel="00964E30">
          <w:rPr>
            <w:rFonts w:hint="eastAsia"/>
            <w:color w:val="000000" w:themeColor="text1"/>
            <w:szCs w:val="24"/>
          </w:rPr>
          <w:delText>年内，除蓄电池到达使用年限后进行正常汰换外，预计不会开展显著影响正常运营的重大改扩建、设备更新等活动，不会对项目的持续稳定运营造成负面影响。</w:delText>
        </w:r>
      </w:del>
    </w:p>
    <w:bookmarkEnd w:id="3631"/>
    <w:p w14:paraId="1CAAA646" w14:textId="7071568D" w:rsidR="005F457E" w:rsidDel="00964E30" w:rsidRDefault="00000000">
      <w:pPr>
        <w:tabs>
          <w:tab w:val="left" w:pos="312"/>
        </w:tabs>
        <w:spacing w:line="312" w:lineRule="auto"/>
        <w:ind w:firstLineChars="0" w:firstLine="480"/>
        <w:rPr>
          <w:del w:id="3635" w:author="Si-yuan LIU" w:date="2026-07-24T14:26:00Z" w16du:dateUtc="2026-07-24T06:26:00Z"/>
          <w:color w:val="000000" w:themeColor="text1"/>
          <w:szCs w:val="24"/>
        </w:rPr>
      </w:pPr>
      <w:del w:id="3636" w:author="Si-yuan LIU" w:date="2026-07-24T14:26:00Z" w16du:dateUtc="2026-07-24T06:26:00Z">
        <w:r w:rsidDel="00964E30">
          <w:rPr>
            <w:color w:val="000000" w:themeColor="text1"/>
          </w:rPr>
          <w:delText>3.</w:delText>
        </w:r>
        <w:r w:rsidDel="00964E30">
          <w:rPr>
            <w:rFonts w:hint="eastAsia"/>
            <w:color w:val="000000" w:themeColor="text1"/>
          </w:rPr>
          <w:delText>原始权益人奥飞数据、固安聚龙、昊盈科技分别于</w:delText>
        </w:r>
        <w:r w:rsidDel="00964E30">
          <w:rPr>
            <w:color w:val="000000" w:themeColor="text1"/>
          </w:rPr>
          <w:delText>2026</w:delText>
        </w:r>
        <w:r w:rsidDel="00964E30">
          <w:rPr>
            <w:rFonts w:hint="eastAsia"/>
            <w:color w:val="000000" w:themeColor="text1"/>
          </w:rPr>
          <w:delText>年</w:delText>
        </w:r>
        <w:r w:rsidDel="00964E30">
          <w:rPr>
            <w:rFonts w:hint="eastAsia"/>
            <w:color w:val="000000" w:themeColor="text1"/>
            <w:szCs w:val="24"/>
          </w:rPr>
          <w:delText>5</w:delText>
        </w:r>
        <w:r w:rsidDel="00964E30">
          <w:rPr>
            <w:rFonts w:hint="eastAsia"/>
            <w:color w:val="000000" w:themeColor="text1"/>
            <w:szCs w:val="24"/>
          </w:rPr>
          <w:delText>月</w:delText>
        </w:r>
        <w:r w:rsidDel="00964E30">
          <w:rPr>
            <w:rFonts w:hint="eastAsia"/>
            <w:color w:val="000000" w:themeColor="text1"/>
            <w:szCs w:val="24"/>
          </w:rPr>
          <w:delText>2</w:delText>
        </w:r>
        <w:r w:rsidDel="00964E30">
          <w:rPr>
            <w:color w:val="000000" w:themeColor="text1"/>
            <w:szCs w:val="24"/>
          </w:rPr>
          <w:delText>9</w:delText>
        </w:r>
        <w:r w:rsidDel="00964E30">
          <w:rPr>
            <w:rFonts w:hint="eastAsia"/>
            <w:color w:val="000000" w:themeColor="text1"/>
            <w:szCs w:val="24"/>
          </w:rPr>
          <w:delText>日</w:delText>
        </w:r>
        <w:r w:rsidDel="00964E30">
          <w:rPr>
            <w:rFonts w:hint="eastAsia"/>
            <w:color w:val="000000" w:themeColor="text1"/>
          </w:rPr>
          <w:delText>出具《广东奥飞数据科技股份有限公</w:delText>
        </w:r>
        <w:bookmarkEnd w:id="3582"/>
        <w:r w:rsidDel="00964E30">
          <w:rPr>
            <w:rFonts w:hint="eastAsia"/>
            <w:color w:val="000000" w:themeColor="text1"/>
          </w:rPr>
          <w:delText>司关于奥飞数据中心基础设施领域不动产投资信托基金（</w:delText>
        </w:r>
        <w:r w:rsidDel="00964E30">
          <w:rPr>
            <w:color w:val="000000" w:themeColor="text1"/>
          </w:rPr>
          <w:delText>REITs</w:delText>
        </w:r>
        <w:r w:rsidDel="00964E30">
          <w:rPr>
            <w:rFonts w:hint="eastAsia"/>
            <w:color w:val="000000" w:themeColor="text1"/>
          </w:rPr>
          <w:delText>）项目的承诺函》、《固安聚龙自动化设备有限公司关于奥飞数据中心基础设施领域不动产投资信托基金（</w:delText>
        </w:r>
        <w:r w:rsidDel="00964E30">
          <w:rPr>
            <w:color w:val="000000" w:themeColor="text1"/>
          </w:rPr>
          <w:delText>REITs</w:delText>
        </w:r>
        <w:r w:rsidDel="00964E30">
          <w:rPr>
            <w:rFonts w:hint="eastAsia"/>
            <w:color w:val="000000" w:themeColor="text1"/>
          </w:rPr>
          <w:delText>）项目的承诺函》、《广州市昊盈计算机科技有限公司关于奥飞数据中心基础设施领域不动产投资信托基金（</w:delText>
        </w:r>
        <w:r w:rsidDel="00964E30">
          <w:rPr>
            <w:color w:val="000000" w:themeColor="text1"/>
          </w:rPr>
          <w:delText>REITs</w:delText>
        </w:r>
        <w:r w:rsidDel="00964E30">
          <w:rPr>
            <w:rFonts w:hint="eastAsia"/>
            <w:color w:val="000000" w:themeColor="text1"/>
          </w:rPr>
          <w:delText>）项目的承诺函》，就影响项目稳定运营重要因素的承诺：“对于可能对未来长期稳定运营产生重大影响的风险因素，本项目申报材料已进行全面报告和充分分析，未来将按有关要求充分披露。项目发行后</w:delText>
        </w:r>
        <w:r w:rsidDel="00964E30">
          <w:rPr>
            <w:color w:val="000000" w:themeColor="text1"/>
          </w:rPr>
          <w:delText>3</w:delText>
        </w:r>
        <w:r w:rsidDel="00964E30">
          <w:rPr>
            <w:rFonts w:hint="eastAsia"/>
            <w:color w:val="000000" w:themeColor="text1"/>
          </w:rPr>
          <w:delText>年内将不开展显著影响正常运营的重大改扩建、设备更新等活动。”相关情况详见附件</w:delText>
        </w:r>
        <w:r w:rsidDel="00964E30">
          <w:rPr>
            <w:rFonts w:hint="eastAsia"/>
            <w:color w:val="000000" w:themeColor="text1"/>
          </w:rPr>
          <w:delText>12-1</w:delText>
        </w:r>
        <w:r w:rsidDel="00964E30">
          <w:rPr>
            <w:rFonts w:hint="eastAsia"/>
            <w:color w:val="000000" w:themeColor="text1"/>
          </w:rPr>
          <w:delText>、</w:delText>
        </w:r>
        <w:r w:rsidDel="00964E30">
          <w:rPr>
            <w:rFonts w:hint="eastAsia"/>
            <w:color w:val="000000" w:themeColor="text1"/>
          </w:rPr>
          <w:delText>12-2</w:delText>
        </w:r>
        <w:r w:rsidDel="00964E30">
          <w:rPr>
            <w:rFonts w:hint="eastAsia"/>
            <w:color w:val="000000" w:themeColor="text1"/>
          </w:rPr>
          <w:delText>、</w:delText>
        </w:r>
        <w:r w:rsidDel="00964E30">
          <w:rPr>
            <w:rFonts w:hint="eastAsia"/>
            <w:color w:val="000000" w:themeColor="text1"/>
          </w:rPr>
          <w:delText>12-3</w:delText>
        </w:r>
        <w:r w:rsidDel="00964E30">
          <w:rPr>
            <w:rFonts w:hint="eastAsia"/>
            <w:color w:val="000000" w:themeColor="text1"/>
          </w:rPr>
          <w:delText>。</w:delText>
        </w:r>
      </w:del>
    </w:p>
    <w:p w14:paraId="005731D5" w14:textId="2354736B" w:rsidR="005F457E" w:rsidDel="00964E30" w:rsidRDefault="00000000">
      <w:pPr>
        <w:widowControl/>
        <w:spacing w:after="0" w:line="312" w:lineRule="auto"/>
        <w:ind w:firstLine="480"/>
        <w:jc w:val="left"/>
        <w:textAlignment w:val="auto"/>
        <w:rPr>
          <w:del w:id="3637" w:author="Si-yuan LIU" w:date="2026-07-24T14:26:00Z" w16du:dateUtc="2026-07-24T06:26:00Z"/>
          <w:color w:val="000000" w:themeColor="text1"/>
          <w:szCs w:val="24"/>
        </w:rPr>
      </w:pPr>
      <w:del w:id="3638" w:author="Si-yuan LIU" w:date="2026-07-24T14:26:00Z" w16du:dateUtc="2026-07-24T06:26:00Z">
        <w:r w:rsidDel="00964E30">
          <w:rPr>
            <w:color w:val="000000" w:themeColor="text1"/>
            <w:szCs w:val="24"/>
          </w:rPr>
          <w:br w:type="page"/>
        </w:r>
      </w:del>
    </w:p>
    <w:p w14:paraId="1083FE1B" w14:textId="3CF5AD6F" w:rsidR="005F457E" w:rsidDel="00964E30" w:rsidRDefault="00000000">
      <w:pPr>
        <w:pStyle w:val="1"/>
        <w:rPr>
          <w:del w:id="3639" w:author="Si-yuan LIU" w:date="2026-07-24T14:26:00Z" w16du:dateUtc="2026-07-24T06:26:00Z"/>
        </w:rPr>
      </w:pPr>
      <w:bookmarkStart w:id="3640" w:name="_Toc445067038_WPSOffice_Level1"/>
      <w:bookmarkStart w:id="3641" w:name="_Toc239351898_WPSOffice_Level1"/>
      <w:bookmarkStart w:id="3642" w:name="_Toc223783768"/>
      <w:bookmarkStart w:id="3643" w:name="_Toc973566153_WPSOffice_Level1"/>
      <w:bookmarkStart w:id="3644" w:name="OLE_LINK36"/>
      <w:del w:id="3645" w:author="Si-yuan LIU" w:date="2026-07-24T14:26:00Z" w16du:dateUtc="2026-07-24T06:26:00Z">
        <w:r w:rsidDel="00964E30">
          <w:rPr>
            <w:rFonts w:hint="eastAsia"/>
          </w:rPr>
          <w:delText>五、项目合规情况</w:delText>
        </w:r>
        <w:bookmarkEnd w:id="3640"/>
        <w:bookmarkEnd w:id="3641"/>
        <w:bookmarkEnd w:id="3642"/>
        <w:bookmarkEnd w:id="3643"/>
      </w:del>
    </w:p>
    <w:p w14:paraId="4A8278DD" w14:textId="41D09F5D" w:rsidR="005F457E" w:rsidDel="00964E30" w:rsidRDefault="00000000">
      <w:pPr>
        <w:pStyle w:val="2"/>
        <w:rPr>
          <w:del w:id="3646" w:author="Si-yuan LIU" w:date="2026-07-24T14:26:00Z" w16du:dateUtc="2026-07-24T06:26:00Z"/>
        </w:rPr>
      </w:pPr>
      <w:bookmarkStart w:id="3647" w:name="_Toc966040671_WPSOffice_Level2"/>
      <w:bookmarkStart w:id="3648" w:name="_Toc1448973778_WPSOffice_Level2"/>
      <w:bookmarkStart w:id="3649" w:name="_Toc1714331204_WPSOffice_Level2"/>
      <w:bookmarkStart w:id="3650" w:name="_Toc223783769"/>
      <w:bookmarkEnd w:id="3644"/>
      <w:del w:id="3651" w:author="Si-yuan LIU" w:date="2026-07-24T14:26:00Z" w16du:dateUtc="2026-07-24T06:26:00Z">
        <w:r w:rsidDel="00964E30">
          <w:rPr>
            <w:rFonts w:hint="eastAsia"/>
          </w:rPr>
          <w:delText>（一）符合宏观管理政策要求情况</w:delText>
        </w:r>
        <w:bookmarkEnd w:id="3647"/>
        <w:bookmarkEnd w:id="3648"/>
        <w:bookmarkEnd w:id="3649"/>
        <w:bookmarkEnd w:id="3650"/>
      </w:del>
    </w:p>
    <w:p w14:paraId="308480A6" w14:textId="51DE674C" w:rsidR="005F457E" w:rsidDel="00964E30" w:rsidRDefault="00000000">
      <w:pPr>
        <w:spacing w:after="0" w:line="312" w:lineRule="auto"/>
        <w:ind w:firstLine="480"/>
        <w:rPr>
          <w:del w:id="3652" w:author="Si-yuan LIU" w:date="2026-07-24T14:26:00Z" w16du:dateUtc="2026-07-24T06:26:00Z"/>
          <w:color w:val="000000" w:themeColor="text1"/>
        </w:rPr>
      </w:pPr>
      <w:del w:id="3653" w:author="Si-yuan LIU" w:date="2026-07-24T14:26:00Z" w16du:dateUtc="2026-07-24T06:26:00Z">
        <w:r w:rsidDel="00964E30">
          <w:rPr>
            <w:rFonts w:hint="eastAsia"/>
            <w:color w:val="000000" w:themeColor="text1"/>
          </w:rPr>
          <w:delText>本项目不存在违背相关国家重大战略、宏观调控政策、国民经济和社会</w:delText>
        </w:r>
        <w:r w:rsidDel="00964E30">
          <w:rPr>
            <w:rFonts w:hint="eastAsia"/>
            <w:color w:val="000000" w:themeColor="text1"/>
            <w:szCs w:val="24"/>
          </w:rPr>
          <w:delText>发展</w:delText>
        </w:r>
        <w:r w:rsidDel="00964E30">
          <w:rPr>
            <w:rFonts w:hint="eastAsia"/>
            <w:color w:val="000000" w:themeColor="text1"/>
          </w:rPr>
          <w:delText>总体规划、有关专项规划和区域规划（实施方案）、《产业结构调整指导目录》和相关行业政策的情况。</w:delText>
        </w:r>
      </w:del>
    </w:p>
    <w:p w14:paraId="53284A66" w14:textId="4824213A" w:rsidR="005F457E" w:rsidDel="00964E30" w:rsidRDefault="00000000">
      <w:pPr>
        <w:spacing w:after="0" w:line="312" w:lineRule="auto"/>
        <w:ind w:firstLine="480"/>
        <w:rPr>
          <w:del w:id="3654" w:author="Si-yuan LIU" w:date="2026-07-24T14:26:00Z" w16du:dateUtc="2026-07-24T06:26:00Z"/>
          <w:color w:val="000000" w:themeColor="text1"/>
        </w:rPr>
      </w:pPr>
      <w:del w:id="3655" w:author="Si-yuan LIU" w:date="2026-07-24T14:26:00Z" w16du:dateUtc="2026-07-24T06:26:00Z">
        <w:r w:rsidDel="00964E30">
          <w:rPr>
            <w:rFonts w:hint="eastAsia"/>
            <w:color w:val="000000" w:themeColor="text1"/>
          </w:rPr>
          <w:delText>1.</w:delText>
        </w:r>
        <w:r w:rsidDel="00964E30">
          <w:rPr>
            <w:color w:val="000000" w:themeColor="text1"/>
          </w:rPr>
          <w:delText>国家重大战略、国家宏观调控政策</w:delText>
        </w:r>
      </w:del>
    </w:p>
    <w:p w14:paraId="0AD19309" w14:textId="6F7391FE" w:rsidR="005F457E" w:rsidDel="00964E30" w:rsidRDefault="00000000">
      <w:pPr>
        <w:spacing w:after="0" w:line="312" w:lineRule="auto"/>
        <w:ind w:firstLine="480"/>
        <w:rPr>
          <w:del w:id="3656" w:author="Si-yuan LIU" w:date="2026-07-24T14:26:00Z" w16du:dateUtc="2026-07-24T06:26:00Z"/>
          <w:color w:val="000000" w:themeColor="text1"/>
        </w:rPr>
      </w:pPr>
      <w:del w:id="3657" w:author="Si-yuan LIU" w:date="2026-07-24T14:26:00Z" w16du:dateUtc="2026-07-24T06:26:00Z">
        <w:r w:rsidDel="00964E30">
          <w:rPr>
            <w:rFonts w:hint="eastAsia"/>
            <w:color w:val="000000" w:themeColor="text1"/>
          </w:rPr>
          <w:delText>2021</w:delText>
        </w:r>
        <w:r w:rsidDel="00964E30">
          <w:rPr>
            <w:rFonts w:hint="eastAsia"/>
            <w:color w:val="000000" w:themeColor="text1"/>
          </w:rPr>
          <w:delText>年</w:delText>
        </w:r>
        <w:r w:rsidDel="00964E30">
          <w:rPr>
            <w:rFonts w:hint="eastAsia"/>
            <w:color w:val="000000" w:themeColor="text1"/>
          </w:rPr>
          <w:delText>5</w:delText>
        </w:r>
        <w:r w:rsidDel="00964E30">
          <w:rPr>
            <w:rFonts w:hint="eastAsia"/>
            <w:color w:val="000000" w:themeColor="text1"/>
          </w:rPr>
          <w:delText>月，国家发改委联合四部门发布《全国一体化大数据中心协同创新体系算力枢纽实施方案》，提出统筹围绕国家重大区域发展战略，根据能源结构、产业布局、市场发展、气候环境等，在京津冀、长三角、粤港澳大湾区、成渝，以及贵州、内蒙古、甘肃、宁夏等地布局建设全国一体化算力网络国家枢纽节点，发展数据中心集群，引导数据中心集约化、规模化、绿色化发展。</w:delText>
        </w:r>
      </w:del>
    </w:p>
    <w:p w14:paraId="21F7C167" w14:textId="19633BA4" w:rsidR="005F457E" w:rsidDel="00964E30" w:rsidRDefault="00000000">
      <w:pPr>
        <w:spacing w:after="0" w:line="312" w:lineRule="auto"/>
        <w:ind w:firstLine="480"/>
        <w:rPr>
          <w:del w:id="3658" w:author="Si-yuan LIU" w:date="2026-07-24T14:26:00Z" w16du:dateUtc="2026-07-24T06:26:00Z"/>
          <w:color w:val="000000" w:themeColor="text1"/>
        </w:rPr>
      </w:pPr>
      <w:del w:id="3659" w:author="Si-yuan LIU" w:date="2026-07-24T14:26:00Z" w16du:dateUtc="2026-07-24T06:26:00Z">
        <w:r w:rsidDel="00964E30">
          <w:rPr>
            <w:rFonts w:hint="eastAsia"/>
            <w:color w:val="000000" w:themeColor="text1"/>
          </w:rPr>
          <w:delText>2021</w:delText>
        </w:r>
        <w:r w:rsidDel="00964E30">
          <w:rPr>
            <w:rFonts w:hint="eastAsia"/>
            <w:color w:val="000000" w:themeColor="text1"/>
          </w:rPr>
          <w:delText>年</w:delText>
        </w:r>
        <w:r w:rsidDel="00964E30">
          <w:rPr>
            <w:rFonts w:hint="eastAsia"/>
            <w:color w:val="000000" w:themeColor="text1"/>
          </w:rPr>
          <w:delText>11</w:delText>
        </w:r>
        <w:r w:rsidDel="00964E30">
          <w:rPr>
            <w:rFonts w:hint="eastAsia"/>
            <w:color w:val="000000" w:themeColor="text1"/>
          </w:rPr>
          <w:delText>月，工信部在《“十四五”大数据产业发展规划》中明确加快构建全国一体化大数据中心体系，推进国家工业互联网大数据中心建设，强化算力统筹智能调度，建设若干国家枢纽节点和大数据中心集群。建设高性能计算集群，合理部署超级计算中心。</w:delText>
        </w:r>
      </w:del>
    </w:p>
    <w:p w14:paraId="6EA4A8AF" w14:textId="206161C4" w:rsidR="005F457E" w:rsidDel="00964E30" w:rsidRDefault="00000000">
      <w:pPr>
        <w:spacing w:after="0" w:line="312" w:lineRule="auto"/>
        <w:ind w:firstLine="480"/>
        <w:rPr>
          <w:del w:id="3660" w:author="Si-yuan LIU" w:date="2026-07-24T14:26:00Z" w16du:dateUtc="2026-07-24T06:26:00Z"/>
          <w:color w:val="000000" w:themeColor="text1"/>
        </w:rPr>
      </w:pPr>
      <w:del w:id="3661" w:author="Si-yuan LIU" w:date="2026-07-24T14:26:00Z" w16du:dateUtc="2026-07-24T06:26:00Z">
        <w:r w:rsidDel="00964E30">
          <w:rPr>
            <w:rFonts w:hint="eastAsia"/>
            <w:color w:val="000000" w:themeColor="text1"/>
          </w:rPr>
          <w:delText>2023</w:delText>
        </w:r>
        <w:r w:rsidDel="00964E30">
          <w:rPr>
            <w:rFonts w:hint="eastAsia"/>
            <w:color w:val="000000" w:themeColor="text1"/>
          </w:rPr>
          <w:delText>年</w:delText>
        </w:r>
        <w:r w:rsidDel="00964E30">
          <w:rPr>
            <w:rFonts w:hint="eastAsia"/>
            <w:color w:val="000000" w:themeColor="text1"/>
          </w:rPr>
          <w:delText>7</w:delText>
        </w:r>
        <w:r w:rsidDel="00964E30">
          <w:rPr>
            <w:rFonts w:hint="eastAsia"/>
            <w:color w:val="000000" w:themeColor="text1"/>
          </w:rPr>
          <w:delText>月，中共中央国务院发布《关于促进民营经济发展壮大的意见》，要求加快推动数字化转型和技术改造。鼓励民营企业开展数字化共性技术研发，参与数据中心、工业互联网等新型基础设施投资建设和应用创新。支持中小企业数字化转型，推动低成本、模块化智能制造设备和系统的推广应用。引导民营企业积极推进标准化建设，提升产品质量水平。支持民营企业加大生产工艺、设备、技术的绿色低碳改造力度，加快发展柔性制造，提升应急扩产转产能力，提升产业链韧性。</w:delText>
        </w:r>
      </w:del>
    </w:p>
    <w:p w14:paraId="262D874D" w14:textId="2A742778" w:rsidR="005F457E" w:rsidDel="00964E30" w:rsidRDefault="00000000">
      <w:pPr>
        <w:spacing w:after="0" w:line="312" w:lineRule="auto"/>
        <w:ind w:firstLine="480"/>
        <w:rPr>
          <w:del w:id="3662" w:author="Si-yuan LIU" w:date="2026-07-24T14:26:00Z" w16du:dateUtc="2026-07-24T06:26:00Z"/>
          <w:color w:val="000000" w:themeColor="text1"/>
        </w:rPr>
      </w:pPr>
      <w:del w:id="3663" w:author="Si-yuan LIU" w:date="2026-07-24T14:26:00Z" w16du:dateUtc="2026-07-24T06:26:00Z">
        <w:r w:rsidDel="00964E30">
          <w:rPr>
            <w:rFonts w:hint="eastAsia"/>
            <w:color w:val="000000" w:themeColor="text1"/>
          </w:rPr>
          <w:delText>2023</w:delText>
        </w:r>
        <w:r w:rsidDel="00964E30">
          <w:rPr>
            <w:rFonts w:hint="eastAsia"/>
            <w:color w:val="000000" w:themeColor="text1"/>
          </w:rPr>
          <w:delText>年</w:delText>
        </w:r>
        <w:r w:rsidDel="00964E30">
          <w:rPr>
            <w:rFonts w:hint="eastAsia"/>
            <w:color w:val="000000" w:themeColor="text1"/>
          </w:rPr>
          <w:delText>10</w:delText>
        </w:r>
        <w:r w:rsidDel="00964E30">
          <w:rPr>
            <w:rFonts w:hint="eastAsia"/>
            <w:color w:val="000000" w:themeColor="text1"/>
          </w:rPr>
          <w:delText>月，工业和信息化部、中央网信办、教育部、国家卫生健康委、中国人民银行、国务院国资委等六部门联合印发《算力基础设施高质量发展行动计划》，</w:delText>
        </w:r>
        <w:r w:rsidDel="00964E30">
          <w:rPr>
            <w:color w:val="000000" w:themeColor="text1"/>
          </w:rPr>
          <w:delText>从计算力、运载力、存储力以及应用赋能四个方面提出了到</w:delText>
        </w:r>
        <w:r w:rsidDel="00964E30">
          <w:rPr>
            <w:color w:val="000000" w:themeColor="text1"/>
          </w:rPr>
          <w:delText>2025</w:delText>
        </w:r>
        <w:r w:rsidDel="00964E30">
          <w:rPr>
            <w:color w:val="000000" w:themeColor="text1"/>
          </w:rPr>
          <w:delText>年发展量化指标。</w:delText>
        </w:r>
        <w:r w:rsidDel="00964E30">
          <w:rPr>
            <w:rFonts w:hint="eastAsia"/>
            <w:color w:val="000000" w:themeColor="text1"/>
          </w:rPr>
          <w:delText>同时，将任务重点布局在完善算力综合供给体系、提高算力高效运载能力、强化存力高效灵活保障、深化算力赋能行业应用、促进绿色低碳算力发展、加强安全保障能力建设。</w:delText>
        </w:r>
      </w:del>
    </w:p>
    <w:p w14:paraId="753164BA" w14:textId="275AB730" w:rsidR="005F457E" w:rsidDel="00964E30" w:rsidRDefault="00000000">
      <w:pPr>
        <w:spacing w:after="0" w:line="312" w:lineRule="auto"/>
        <w:ind w:firstLine="480"/>
        <w:rPr>
          <w:del w:id="3664" w:author="Si-yuan LIU" w:date="2026-07-24T14:26:00Z" w16du:dateUtc="2026-07-24T06:26:00Z"/>
          <w:color w:val="000000" w:themeColor="text1"/>
        </w:rPr>
      </w:pPr>
      <w:del w:id="3665" w:author="Si-yuan LIU" w:date="2026-07-24T14:26:00Z" w16du:dateUtc="2026-07-24T06:26:00Z">
        <w:r w:rsidDel="00964E30">
          <w:rPr>
            <w:color w:val="000000" w:themeColor="text1"/>
          </w:rPr>
          <w:delText>2023</w:delText>
        </w:r>
        <w:r w:rsidDel="00964E30">
          <w:rPr>
            <w:color w:val="000000" w:themeColor="text1"/>
          </w:rPr>
          <w:delText>年</w:delText>
        </w:r>
        <w:r w:rsidDel="00964E30">
          <w:rPr>
            <w:color w:val="000000" w:themeColor="text1"/>
          </w:rPr>
          <w:delText>12</w:delText>
        </w:r>
        <w:r w:rsidDel="00964E30">
          <w:rPr>
            <w:color w:val="000000" w:themeColor="text1"/>
          </w:rPr>
          <w:delText>月，国家发展改革委、国家数据局、中央网信办、工业和信息化部、国家能源局联合印发《深入实施</w:delText>
        </w:r>
        <w:r w:rsidDel="00964E30">
          <w:rPr>
            <w:color w:val="000000" w:themeColor="text1"/>
          </w:rPr>
          <w:delText>“</w:delText>
        </w:r>
        <w:r w:rsidDel="00964E30">
          <w:rPr>
            <w:color w:val="000000" w:themeColor="text1"/>
          </w:rPr>
          <w:delText>东数西算</w:delText>
        </w:r>
        <w:r w:rsidDel="00964E30">
          <w:rPr>
            <w:color w:val="000000" w:themeColor="text1"/>
          </w:rPr>
          <w:delText>”</w:delText>
        </w:r>
        <w:r w:rsidDel="00964E30">
          <w:rPr>
            <w:color w:val="000000" w:themeColor="text1"/>
          </w:rPr>
          <w:delText>工程加快构建全国一体化算力网的实施意见》</w:delText>
        </w:r>
        <w:r w:rsidDel="00964E30">
          <w:rPr>
            <w:rFonts w:hint="eastAsia"/>
            <w:color w:val="000000" w:themeColor="text1"/>
          </w:rPr>
          <w:delText>，</w:delText>
        </w:r>
        <w:r w:rsidDel="00964E30">
          <w:rPr>
            <w:color w:val="000000" w:themeColor="text1"/>
          </w:rPr>
          <w:delText>提出到</w:delText>
        </w:r>
        <w:r w:rsidDel="00964E30">
          <w:rPr>
            <w:color w:val="000000" w:themeColor="text1"/>
          </w:rPr>
          <w:delText>2025</w:delText>
        </w:r>
        <w:r w:rsidDel="00964E30">
          <w:rPr>
            <w:color w:val="000000" w:themeColor="text1"/>
          </w:rPr>
          <w:delText>年底，综合算力基础设施体系初步成型。国家枢纽节点地区各类新增算力占全国新增算力的</w:delText>
        </w:r>
        <w:r w:rsidDel="00964E30">
          <w:rPr>
            <w:color w:val="000000" w:themeColor="text1"/>
          </w:rPr>
          <w:delText>60%</w:delText>
        </w:r>
        <w:r w:rsidDel="00964E30">
          <w:rPr>
            <w:color w:val="000000" w:themeColor="text1"/>
          </w:rPr>
          <w:delText>以上，国家枢纽节点算力资源使用率显著超过全国平均水平；</w:delText>
        </w:r>
        <w:r w:rsidDel="00964E30">
          <w:rPr>
            <w:color w:val="000000" w:themeColor="text1"/>
          </w:rPr>
          <w:delText>1ms</w:delText>
        </w:r>
        <w:r w:rsidDel="00964E30">
          <w:rPr>
            <w:color w:val="000000" w:themeColor="text1"/>
          </w:rPr>
          <w:delText>时延城市算力网、</w:delText>
        </w:r>
        <w:r w:rsidDel="00964E30">
          <w:rPr>
            <w:color w:val="000000" w:themeColor="text1"/>
          </w:rPr>
          <w:delText>5ms</w:delText>
        </w:r>
        <w:r w:rsidDel="00964E30">
          <w:rPr>
            <w:color w:val="000000" w:themeColor="text1"/>
          </w:rPr>
          <w:delText>时延区域算力网、</w:delText>
        </w:r>
        <w:r w:rsidDel="00964E30">
          <w:rPr>
            <w:color w:val="000000" w:themeColor="text1"/>
          </w:rPr>
          <w:delText>20ms</w:delText>
        </w:r>
        <w:r w:rsidDel="00964E30">
          <w:rPr>
            <w:color w:val="000000" w:themeColor="text1"/>
          </w:rPr>
          <w:delText>时延跨国家枢纽节点算力网在示范区域内初步实现；算力电力双向协同机制初步形成，国家枢纽节点新建数据中心绿电占比超过</w:delText>
        </w:r>
        <w:r w:rsidDel="00964E30">
          <w:rPr>
            <w:color w:val="000000" w:themeColor="text1"/>
          </w:rPr>
          <w:delText>80%</w:delText>
        </w:r>
        <w:r w:rsidDel="00964E30">
          <w:rPr>
            <w:color w:val="000000" w:themeColor="text1"/>
          </w:rPr>
          <w:delText>；用户使用各类算力的易用性明显提高、成本明显降低，国家枢纽节点间网络传输费用大幅降低；算力网关键核心技术基本实现安全可靠，以网络化、普惠化、绿色化为特征的算力网高质量发展格局逐步形成。</w:delText>
        </w:r>
      </w:del>
    </w:p>
    <w:p w14:paraId="76016BCC" w14:textId="7E04B687" w:rsidR="005F457E" w:rsidDel="00964E30" w:rsidRDefault="00000000">
      <w:pPr>
        <w:spacing w:after="0" w:line="312" w:lineRule="auto"/>
        <w:ind w:firstLine="480"/>
        <w:rPr>
          <w:del w:id="3666" w:author="Si-yuan LIU" w:date="2026-07-24T14:26:00Z" w16du:dateUtc="2026-07-24T06:26:00Z"/>
          <w:color w:val="000000" w:themeColor="text1"/>
        </w:rPr>
      </w:pPr>
      <w:del w:id="3667" w:author="Si-yuan LIU" w:date="2026-07-24T14:26:00Z" w16du:dateUtc="2026-07-24T06:26:00Z">
        <w:r w:rsidDel="00964E30">
          <w:rPr>
            <w:color w:val="000000" w:themeColor="text1"/>
          </w:rPr>
          <w:delText>2024</w:delText>
        </w:r>
        <w:r w:rsidDel="00964E30">
          <w:rPr>
            <w:color w:val="000000" w:themeColor="text1"/>
          </w:rPr>
          <w:delText>年</w:delText>
        </w:r>
        <w:r w:rsidDel="00964E30">
          <w:rPr>
            <w:color w:val="000000" w:themeColor="text1"/>
          </w:rPr>
          <w:delText>7</w:delText>
        </w:r>
        <w:r w:rsidDel="00964E30">
          <w:rPr>
            <w:color w:val="000000" w:themeColor="text1"/>
          </w:rPr>
          <w:delText>月，国家发展改革委、工业和信息化部等四部门印发《</w:delText>
        </w:r>
        <w:r w:rsidDel="00964E30">
          <w:rPr>
            <w:rFonts w:hint="eastAsia"/>
            <w:color w:val="000000" w:themeColor="text1"/>
          </w:rPr>
          <w:delText>数据中心绿色低碳发展专项行动计划</w:delText>
        </w:r>
        <w:r w:rsidDel="00964E30">
          <w:rPr>
            <w:color w:val="000000" w:themeColor="text1"/>
          </w:rPr>
          <w:delText>》，明确</w:delText>
        </w:r>
        <w:r w:rsidDel="00964E30">
          <w:rPr>
            <w:rFonts w:hint="eastAsia"/>
            <w:color w:val="000000" w:themeColor="text1"/>
          </w:rPr>
          <w:delText>提出到</w:delText>
        </w:r>
        <w:r w:rsidDel="00964E30">
          <w:rPr>
            <w:rFonts w:hint="eastAsia"/>
            <w:color w:val="000000" w:themeColor="text1"/>
          </w:rPr>
          <w:delText>2025</w:delText>
        </w:r>
        <w:r w:rsidDel="00964E30">
          <w:rPr>
            <w:rFonts w:hint="eastAsia"/>
            <w:color w:val="000000" w:themeColor="text1"/>
          </w:rPr>
          <w:delText>年底，全国数据中心布局更加合理，整体上架率不低于</w:delText>
        </w:r>
        <w:r w:rsidDel="00964E30">
          <w:rPr>
            <w:rFonts w:hint="eastAsia"/>
            <w:color w:val="000000" w:themeColor="text1"/>
          </w:rPr>
          <w:delText>60%</w:delText>
        </w:r>
        <w:r w:rsidDel="00964E30">
          <w:rPr>
            <w:rFonts w:hint="eastAsia"/>
            <w:color w:val="000000" w:themeColor="text1"/>
          </w:rPr>
          <w:delText>，平均电能利用效率降至</w:delText>
        </w:r>
        <w:r w:rsidDel="00964E30">
          <w:rPr>
            <w:rFonts w:hint="eastAsia"/>
            <w:color w:val="000000" w:themeColor="text1"/>
          </w:rPr>
          <w:delText>1.5</w:delText>
        </w:r>
        <w:r w:rsidDel="00964E30">
          <w:rPr>
            <w:rFonts w:hint="eastAsia"/>
            <w:color w:val="000000" w:themeColor="text1"/>
          </w:rPr>
          <w:delText>以下，可再生能源利用率年均增长</w:delText>
        </w:r>
        <w:r w:rsidDel="00964E30">
          <w:rPr>
            <w:rFonts w:hint="eastAsia"/>
            <w:color w:val="000000" w:themeColor="text1"/>
          </w:rPr>
          <w:delText>10%</w:delText>
        </w:r>
        <w:r w:rsidDel="00964E30">
          <w:rPr>
            <w:rFonts w:hint="eastAsia"/>
            <w:color w:val="000000" w:themeColor="text1"/>
          </w:rPr>
          <w:delText>，平均单位算力能效和碳效显著提高；到</w:delText>
        </w:r>
        <w:r w:rsidDel="00964E30">
          <w:rPr>
            <w:rFonts w:hint="eastAsia"/>
            <w:color w:val="000000" w:themeColor="text1"/>
          </w:rPr>
          <w:delText>2030</w:delText>
        </w:r>
        <w:r w:rsidDel="00964E30">
          <w:rPr>
            <w:rFonts w:hint="eastAsia"/>
            <w:color w:val="000000" w:themeColor="text1"/>
          </w:rPr>
          <w:delText>年底，全国数据中心平均电能利用效率、单位算力能效和碳效达到国际先进水平，可再生能源利用率进一步提升，北方采暖地区新建大型及以上数据中心余热利用率明显提升。</w:delText>
        </w:r>
      </w:del>
    </w:p>
    <w:p w14:paraId="2067A07B" w14:textId="3A9FFB09" w:rsidR="005F457E" w:rsidDel="00964E30" w:rsidRDefault="00000000">
      <w:pPr>
        <w:spacing w:after="0" w:line="312" w:lineRule="auto"/>
        <w:ind w:firstLine="480"/>
        <w:rPr>
          <w:del w:id="3668" w:author="Si-yuan LIU" w:date="2026-07-24T14:26:00Z" w16du:dateUtc="2026-07-24T06:26:00Z"/>
          <w:color w:val="000000" w:themeColor="text1"/>
        </w:rPr>
      </w:pPr>
      <w:del w:id="3669" w:author="Si-yuan LIU" w:date="2026-07-24T14:26:00Z" w16du:dateUtc="2026-07-24T06:26:00Z">
        <w:r w:rsidDel="00964E30">
          <w:rPr>
            <w:color w:val="000000" w:themeColor="text1"/>
          </w:rPr>
          <w:delText>2024</w:delText>
        </w:r>
        <w:r w:rsidDel="00964E30">
          <w:rPr>
            <w:color w:val="000000" w:themeColor="text1"/>
          </w:rPr>
          <w:delText>年</w:delText>
        </w:r>
        <w:r w:rsidDel="00964E30">
          <w:rPr>
            <w:color w:val="000000" w:themeColor="text1"/>
          </w:rPr>
          <w:delText>12</w:delText>
        </w:r>
        <w:r w:rsidDel="00964E30">
          <w:rPr>
            <w:color w:val="000000" w:themeColor="text1"/>
          </w:rPr>
          <w:delText>月，国家发展改革委、国家数据局</w:delText>
        </w:r>
        <w:r w:rsidDel="00964E30">
          <w:rPr>
            <w:rFonts w:hint="eastAsia"/>
            <w:color w:val="000000" w:themeColor="text1"/>
          </w:rPr>
          <w:delText>、工业和信息化部</w:delText>
        </w:r>
        <w:r w:rsidDel="00964E30">
          <w:rPr>
            <w:color w:val="000000" w:themeColor="text1"/>
          </w:rPr>
          <w:delText>联合发布《国家数据基础设施建设指引》，提出</w:delText>
        </w:r>
        <w:r w:rsidDel="00964E30">
          <w:rPr>
            <w:rFonts w:hint="eastAsia"/>
            <w:color w:val="000000" w:themeColor="text1"/>
          </w:rPr>
          <w:delText>在数据流通利用方面，建成支持全国一体化数据市场、保障数据安全自由流动的流通利用设施，形成协同联动、规模流通、高效利用、规范可信的数据流通利用公共服务体系；在算力底座方面，构建多元异构、高效调度、智能随需、绿色安全的高质量算力供给体系；在网络支撑方面，构建泛在灵活接入、高速可靠传输、动态弹性调度的数据高速传输网络；在安全方面，构建整体、动态、内生的安全防护体系；在应用方面，支持传统行业转型升级，赋能人工智能等新兴产业发展。总体实现“汇通海量数据、惠及千行百业、慧见数字未来”的美好愿景。</w:delText>
        </w:r>
      </w:del>
    </w:p>
    <w:p w14:paraId="36F02778" w14:textId="1BF3C783" w:rsidR="005F457E" w:rsidDel="00964E30" w:rsidRDefault="00000000">
      <w:pPr>
        <w:spacing w:after="0" w:line="312" w:lineRule="auto"/>
        <w:ind w:firstLine="480"/>
        <w:rPr>
          <w:del w:id="3670" w:author="Si-yuan LIU" w:date="2026-07-24T14:26:00Z" w16du:dateUtc="2026-07-24T06:26:00Z"/>
          <w:color w:val="000000" w:themeColor="text1"/>
        </w:rPr>
      </w:pPr>
      <w:del w:id="3671" w:author="Si-yuan LIU" w:date="2026-07-24T14:26:00Z" w16du:dateUtc="2026-07-24T06:26:00Z">
        <w:r w:rsidDel="00964E30">
          <w:rPr>
            <w:rFonts w:hint="eastAsia"/>
            <w:color w:val="000000" w:themeColor="text1"/>
          </w:rPr>
          <w:delText>2025</w:delText>
        </w:r>
        <w:r w:rsidDel="00964E30">
          <w:rPr>
            <w:rFonts w:hint="eastAsia"/>
            <w:color w:val="000000" w:themeColor="text1"/>
          </w:rPr>
          <w:delText>年</w:delText>
        </w:r>
        <w:r w:rsidDel="00964E30">
          <w:rPr>
            <w:rFonts w:hint="eastAsia"/>
            <w:color w:val="000000" w:themeColor="text1"/>
          </w:rPr>
          <w:delText>1</w:delText>
        </w:r>
        <w:r w:rsidDel="00964E30">
          <w:rPr>
            <w:rFonts w:hint="eastAsia"/>
            <w:color w:val="000000" w:themeColor="text1"/>
          </w:rPr>
          <w:delText>月，国家发展改革委、国家数据局、工业和信息化部印发《国家数据基础设施建设指引》。算力资源多元异构、异地分布、动态变化，给大规模计算任务的统一调度与任务协同带来挑战。面向“东数西算”等场景中对异属异构异地算力的调度需求，需要建立多元异构算力统筹调度的能力，促进算力和运力的高度融合，推进算力资源之间的无缝对接与协同计算，提高整体计算效率与资源利用率，实现算力最优配置与动态调整。</w:delText>
        </w:r>
      </w:del>
    </w:p>
    <w:p w14:paraId="48029CCA" w14:textId="484636C3" w:rsidR="005F457E" w:rsidDel="00964E30" w:rsidRDefault="00000000">
      <w:pPr>
        <w:spacing w:after="0" w:line="312" w:lineRule="auto"/>
        <w:ind w:firstLine="480"/>
        <w:rPr>
          <w:del w:id="3672" w:author="Si-yuan LIU" w:date="2026-07-24T14:26:00Z" w16du:dateUtc="2026-07-24T06:26:00Z"/>
          <w:color w:val="000000" w:themeColor="text1"/>
        </w:rPr>
      </w:pPr>
      <w:del w:id="3673" w:author="Si-yuan LIU" w:date="2026-07-24T14:26:00Z" w16du:dateUtc="2026-07-24T06:26:00Z">
        <w:r w:rsidDel="00964E30">
          <w:rPr>
            <w:rFonts w:hint="eastAsia"/>
            <w:color w:val="000000" w:themeColor="text1"/>
          </w:rPr>
          <w:delText>2025</w:delText>
        </w:r>
        <w:r w:rsidDel="00964E30">
          <w:rPr>
            <w:rFonts w:hint="eastAsia"/>
            <w:color w:val="000000" w:themeColor="text1"/>
          </w:rPr>
          <w:delText>年</w:delText>
        </w:r>
        <w:r w:rsidDel="00964E30">
          <w:rPr>
            <w:rFonts w:hint="eastAsia"/>
            <w:color w:val="000000" w:themeColor="text1"/>
          </w:rPr>
          <w:delText>3</w:delText>
        </w:r>
        <w:r w:rsidDel="00964E30">
          <w:rPr>
            <w:rFonts w:hint="eastAsia"/>
            <w:color w:val="000000" w:themeColor="text1"/>
          </w:rPr>
          <w:delText>月，《政府工作报告》提出要激发数字经济创新活力，持续推进“人工智能</w:delText>
        </w:r>
        <w:r w:rsidDel="00964E30">
          <w:rPr>
            <w:rFonts w:hint="eastAsia"/>
            <w:color w:val="000000" w:themeColor="text1"/>
          </w:rPr>
          <w:delText>+</w:delText>
        </w:r>
        <w:r w:rsidDel="00964E30">
          <w:rPr>
            <w:rFonts w:hint="eastAsia"/>
            <w:color w:val="000000" w:themeColor="text1"/>
          </w:rPr>
          <w:delText>”行动；支持大模型广泛应用；优化全国算力资源布局，打造具有国际竞争力的数字产业集群。</w:delText>
        </w:r>
      </w:del>
    </w:p>
    <w:p w14:paraId="480048F2" w14:textId="3E127222" w:rsidR="005F457E" w:rsidDel="00964E30" w:rsidRDefault="00000000">
      <w:pPr>
        <w:spacing w:after="0" w:line="312" w:lineRule="auto"/>
        <w:ind w:firstLine="480"/>
        <w:rPr>
          <w:del w:id="3674" w:author="Si-yuan LIU" w:date="2026-07-24T14:26:00Z" w16du:dateUtc="2026-07-24T06:26:00Z"/>
          <w:color w:val="000000" w:themeColor="text1"/>
        </w:rPr>
      </w:pPr>
      <w:del w:id="3675" w:author="Si-yuan LIU" w:date="2026-07-24T14:26:00Z" w16du:dateUtc="2026-07-24T06:26:00Z">
        <w:r w:rsidDel="00964E30">
          <w:rPr>
            <w:rFonts w:hint="eastAsia"/>
            <w:color w:val="000000" w:themeColor="text1"/>
          </w:rPr>
          <w:delText>2025</w:delText>
        </w:r>
        <w:r w:rsidDel="00964E30">
          <w:rPr>
            <w:rFonts w:hint="eastAsia"/>
            <w:color w:val="000000" w:themeColor="text1"/>
          </w:rPr>
          <w:delText>年</w:delText>
        </w:r>
        <w:r w:rsidDel="00964E30">
          <w:rPr>
            <w:rFonts w:hint="eastAsia"/>
            <w:color w:val="000000" w:themeColor="text1"/>
          </w:rPr>
          <w:delText>4</w:delText>
        </w:r>
        <w:r w:rsidDel="00964E30">
          <w:rPr>
            <w:rFonts w:hint="eastAsia"/>
            <w:color w:val="000000" w:themeColor="text1"/>
          </w:rPr>
          <w:delText>月，国家发展改革委、国家数据局印发《</w:delText>
        </w:r>
        <w:r w:rsidDel="00964E30">
          <w:rPr>
            <w:rFonts w:hint="eastAsia"/>
            <w:color w:val="000000" w:themeColor="text1"/>
          </w:rPr>
          <w:delText>2025</w:delText>
        </w:r>
        <w:r w:rsidDel="00964E30">
          <w:rPr>
            <w:rFonts w:hint="eastAsia"/>
            <w:color w:val="000000" w:themeColor="text1"/>
          </w:rPr>
          <w:delText>年数字经济发展工作要点》。统筹“东数西算”工程与城市算力建设，以全国一体化算力网建设优化算力资源布局，推动建设国家数据基础设施。</w:delText>
        </w:r>
      </w:del>
    </w:p>
    <w:p w14:paraId="6E39D094" w14:textId="679D15F1" w:rsidR="005F457E" w:rsidDel="00964E30" w:rsidRDefault="00000000">
      <w:pPr>
        <w:spacing w:after="0" w:line="312" w:lineRule="auto"/>
        <w:ind w:firstLine="480"/>
        <w:rPr>
          <w:del w:id="3676" w:author="Si-yuan LIU" w:date="2026-07-24T14:26:00Z" w16du:dateUtc="2026-07-24T06:26:00Z"/>
          <w:color w:val="000000" w:themeColor="text1"/>
        </w:rPr>
      </w:pPr>
      <w:del w:id="3677" w:author="Si-yuan LIU" w:date="2026-07-24T14:26:00Z" w16du:dateUtc="2026-07-24T06:26:00Z">
        <w:r w:rsidDel="00964E30">
          <w:rPr>
            <w:rFonts w:hint="eastAsia"/>
            <w:color w:val="000000" w:themeColor="text1"/>
          </w:rPr>
          <w:delText>2025</w:delText>
        </w:r>
        <w:r w:rsidDel="00964E30">
          <w:rPr>
            <w:rFonts w:hint="eastAsia"/>
            <w:color w:val="000000" w:themeColor="text1"/>
          </w:rPr>
          <w:delText>年</w:delText>
        </w:r>
        <w:r w:rsidDel="00964E30">
          <w:rPr>
            <w:rFonts w:hint="eastAsia"/>
            <w:color w:val="000000" w:themeColor="text1"/>
          </w:rPr>
          <w:delText>5</w:delText>
        </w:r>
        <w:r w:rsidDel="00964E30">
          <w:rPr>
            <w:rFonts w:hint="eastAsia"/>
            <w:color w:val="000000" w:themeColor="text1"/>
          </w:rPr>
          <w:delText>月，国家数据局综合司印发《数字中国建设</w:delText>
        </w:r>
        <w:r w:rsidDel="00964E30">
          <w:rPr>
            <w:rFonts w:hint="eastAsia"/>
            <w:color w:val="000000" w:themeColor="text1"/>
          </w:rPr>
          <w:delText>2025</w:delText>
        </w:r>
        <w:r w:rsidDel="00964E30">
          <w:rPr>
            <w:rFonts w:hint="eastAsia"/>
            <w:color w:val="000000" w:themeColor="text1"/>
          </w:rPr>
          <w:delText>年行动方案》。到</w:delText>
        </w:r>
        <w:r w:rsidDel="00964E30">
          <w:rPr>
            <w:rFonts w:hint="eastAsia"/>
            <w:color w:val="000000" w:themeColor="text1"/>
          </w:rPr>
          <w:delText>2025</w:delText>
        </w:r>
        <w:r w:rsidDel="00964E30">
          <w:rPr>
            <w:rFonts w:hint="eastAsia"/>
            <w:color w:val="000000" w:themeColor="text1"/>
          </w:rPr>
          <w:delText>年底，数字中国建设取得重要进展，数字经济核心产业增加值占国内生产总值比重超过</w:delText>
        </w:r>
        <w:r w:rsidDel="00964E30">
          <w:rPr>
            <w:rFonts w:hint="eastAsia"/>
            <w:color w:val="000000" w:themeColor="text1"/>
          </w:rPr>
          <w:delText>10%</w:delText>
        </w:r>
        <w:r w:rsidDel="00964E30">
          <w:rPr>
            <w:rFonts w:hint="eastAsia"/>
            <w:color w:val="000000" w:themeColor="text1"/>
          </w:rPr>
          <w:delText>，算力规模超过</w:delText>
        </w:r>
        <w:r w:rsidDel="00964E30">
          <w:rPr>
            <w:rFonts w:hint="eastAsia"/>
            <w:color w:val="000000" w:themeColor="text1"/>
          </w:rPr>
          <w:delText>300EFLOPS</w:delText>
        </w:r>
        <w:r w:rsidDel="00964E30">
          <w:rPr>
            <w:rFonts w:hint="eastAsia"/>
            <w:color w:val="000000" w:themeColor="text1"/>
          </w:rPr>
          <w:delText>。深入实施“东数西算”工程，逐步实现各地区算力需求与国家枢纽节点算力资源高效供需匹配。</w:delText>
        </w:r>
      </w:del>
    </w:p>
    <w:p w14:paraId="346718A7" w14:textId="59B417C3" w:rsidR="005F457E" w:rsidDel="00964E30" w:rsidRDefault="00000000">
      <w:pPr>
        <w:spacing w:after="0" w:line="312" w:lineRule="auto"/>
        <w:ind w:firstLine="480"/>
        <w:rPr>
          <w:del w:id="3678" w:author="Si-yuan LIU" w:date="2026-07-24T14:26:00Z" w16du:dateUtc="2026-07-24T06:26:00Z"/>
          <w:color w:val="000000" w:themeColor="text1"/>
        </w:rPr>
      </w:pPr>
      <w:del w:id="3679" w:author="Si-yuan LIU" w:date="2026-07-24T14:26:00Z" w16du:dateUtc="2026-07-24T06:26:00Z">
        <w:r w:rsidDel="00964E30">
          <w:rPr>
            <w:rFonts w:hint="eastAsia"/>
            <w:color w:val="000000" w:themeColor="text1"/>
          </w:rPr>
          <w:delText>2025</w:delText>
        </w:r>
        <w:r w:rsidDel="00964E30">
          <w:rPr>
            <w:rFonts w:hint="eastAsia"/>
            <w:color w:val="000000" w:themeColor="text1"/>
          </w:rPr>
          <w:delText>年</w:delText>
        </w:r>
        <w:r w:rsidDel="00964E30">
          <w:rPr>
            <w:rFonts w:hint="eastAsia"/>
            <w:color w:val="000000" w:themeColor="text1"/>
          </w:rPr>
          <w:delText>5</w:delText>
        </w:r>
        <w:r w:rsidDel="00964E30">
          <w:rPr>
            <w:rFonts w:hint="eastAsia"/>
            <w:color w:val="000000" w:themeColor="text1"/>
          </w:rPr>
          <w:delText>月，工业和信息化部印发《算力互联互通行动计划》。到</w:delText>
        </w:r>
        <w:r w:rsidDel="00964E30">
          <w:rPr>
            <w:rFonts w:hint="eastAsia"/>
            <w:color w:val="000000" w:themeColor="text1"/>
          </w:rPr>
          <w:delText>2026</w:delText>
        </w:r>
        <w:r w:rsidDel="00964E30">
          <w:rPr>
            <w:rFonts w:hint="eastAsia"/>
            <w:color w:val="000000" w:themeColor="text1"/>
          </w:rPr>
          <w:delText>年，建立较为完备的算力互联互通标准、标识和规则体系。到</w:delText>
        </w:r>
        <w:r w:rsidDel="00964E30">
          <w:rPr>
            <w:rFonts w:hint="eastAsia"/>
            <w:color w:val="000000" w:themeColor="text1"/>
          </w:rPr>
          <w:delText>2028</w:delText>
        </w:r>
        <w:r w:rsidDel="00964E30">
          <w:rPr>
            <w:rFonts w:hint="eastAsia"/>
            <w:color w:val="000000" w:themeColor="text1"/>
          </w:rPr>
          <w:delText>年，基本实现全国公共算力标准化互联，逐步形成具备智能感知、实时发现、随需获取的算力互联网。</w:delText>
        </w:r>
      </w:del>
    </w:p>
    <w:p w14:paraId="73B8C63C" w14:textId="7540AF27" w:rsidR="005F457E" w:rsidDel="00964E30" w:rsidRDefault="00000000">
      <w:pPr>
        <w:spacing w:after="0" w:line="312" w:lineRule="auto"/>
        <w:ind w:firstLine="480"/>
        <w:rPr>
          <w:del w:id="3680" w:author="Si-yuan LIU" w:date="2026-07-24T14:26:00Z" w16du:dateUtc="2026-07-24T06:26:00Z"/>
          <w:color w:val="000000" w:themeColor="text1"/>
        </w:rPr>
      </w:pPr>
      <w:del w:id="3681" w:author="Si-yuan LIU" w:date="2026-07-24T14:26:00Z" w16du:dateUtc="2026-07-24T06:26:00Z">
        <w:r w:rsidDel="00964E30">
          <w:rPr>
            <w:rFonts w:hint="eastAsia"/>
            <w:color w:val="000000" w:themeColor="text1"/>
          </w:rPr>
          <w:delText>2025</w:delText>
        </w:r>
        <w:r w:rsidDel="00964E30">
          <w:rPr>
            <w:rFonts w:hint="eastAsia"/>
            <w:color w:val="000000" w:themeColor="text1"/>
          </w:rPr>
          <w:delText>年</w:delText>
        </w:r>
        <w:r w:rsidDel="00964E30">
          <w:rPr>
            <w:rFonts w:hint="eastAsia"/>
            <w:color w:val="000000" w:themeColor="text1"/>
          </w:rPr>
          <w:delText>9</w:delText>
        </w:r>
        <w:r w:rsidDel="00964E30">
          <w:rPr>
            <w:rFonts w:hint="eastAsia"/>
            <w:color w:val="000000" w:themeColor="text1"/>
          </w:rPr>
          <w:delText>月，国家发展改革委、国家能源局印发《关于推进“人工智能</w:delText>
        </w:r>
        <w:r w:rsidDel="00964E30">
          <w:rPr>
            <w:rFonts w:hint="eastAsia"/>
            <w:color w:val="000000" w:themeColor="text1"/>
          </w:rPr>
          <w:delText>+</w:delText>
        </w:r>
        <w:r w:rsidDel="00964E30">
          <w:rPr>
            <w:rFonts w:hint="eastAsia"/>
            <w:color w:val="000000" w:themeColor="text1"/>
          </w:rPr>
          <w:delText>”能源高质量发展的实施意见》，到</w:delText>
        </w:r>
        <w:r w:rsidDel="00964E30">
          <w:rPr>
            <w:rFonts w:hint="eastAsia"/>
            <w:color w:val="000000" w:themeColor="text1"/>
          </w:rPr>
          <w:delText>2027</w:delText>
        </w:r>
        <w:r w:rsidDel="00964E30">
          <w:rPr>
            <w:rFonts w:hint="eastAsia"/>
            <w:color w:val="000000" w:themeColor="text1"/>
          </w:rPr>
          <w:delText>年，能源与人工智能融合创新体系初步构建，算力与电力协同发展根基不断夯实，人工智能赋能能源核心技术取得显著突破；到</w:delText>
        </w:r>
        <w:r w:rsidDel="00964E30">
          <w:rPr>
            <w:rFonts w:hint="eastAsia"/>
            <w:color w:val="000000" w:themeColor="text1"/>
          </w:rPr>
          <w:delText>2030</w:delText>
        </w:r>
        <w:r w:rsidDel="00964E30">
          <w:rPr>
            <w:rFonts w:hint="eastAsia"/>
            <w:color w:val="000000" w:themeColor="text1"/>
          </w:rPr>
          <w:delText>年，算力电力协同机制进一步完善，建立绿色、经济、安全、高效的算力用能模式。</w:delText>
        </w:r>
      </w:del>
    </w:p>
    <w:p w14:paraId="60035888" w14:textId="762F641F" w:rsidR="005F457E" w:rsidDel="00964E30" w:rsidRDefault="00000000">
      <w:pPr>
        <w:spacing w:after="0" w:line="312" w:lineRule="auto"/>
        <w:ind w:firstLine="480"/>
        <w:rPr>
          <w:del w:id="3682" w:author="Si-yuan LIU" w:date="2026-07-24T14:26:00Z" w16du:dateUtc="2026-07-24T06:26:00Z"/>
          <w:color w:val="000000" w:themeColor="text1"/>
        </w:rPr>
      </w:pPr>
      <w:del w:id="3683" w:author="Si-yuan LIU" w:date="2026-07-24T14:26:00Z" w16du:dateUtc="2026-07-24T06:26:00Z">
        <w:r w:rsidDel="00964E30">
          <w:rPr>
            <w:rFonts w:hint="eastAsia"/>
            <w:color w:val="000000" w:themeColor="text1"/>
          </w:rPr>
          <w:delText>2025</w:delText>
        </w:r>
        <w:r w:rsidDel="00964E30">
          <w:rPr>
            <w:rFonts w:hint="eastAsia"/>
            <w:color w:val="000000" w:themeColor="text1"/>
          </w:rPr>
          <w:delText>年</w:delText>
        </w:r>
        <w:r w:rsidDel="00964E30">
          <w:rPr>
            <w:rFonts w:hint="eastAsia"/>
            <w:color w:val="000000" w:themeColor="text1"/>
          </w:rPr>
          <w:delText>10</w:delText>
        </w:r>
        <w:r w:rsidDel="00964E30">
          <w:rPr>
            <w:rFonts w:hint="eastAsia"/>
            <w:color w:val="000000" w:themeColor="text1"/>
          </w:rPr>
          <w:delText>月，工业和信息化部等七部门联合印发《深入推动服务型制造创新发展实施方案</w:delText>
        </w:r>
        <w:r w:rsidDel="00964E30">
          <w:rPr>
            <w:rFonts w:hint="eastAsia"/>
            <w:color w:val="000000" w:themeColor="text1"/>
          </w:rPr>
          <w:delText>(2025-2028</w:delText>
        </w:r>
        <w:r w:rsidDel="00964E30">
          <w:rPr>
            <w:rFonts w:hint="eastAsia"/>
            <w:color w:val="000000" w:themeColor="text1"/>
          </w:rPr>
          <w:delText>年</w:delText>
        </w:r>
        <w:r w:rsidDel="00964E30">
          <w:rPr>
            <w:rFonts w:hint="eastAsia"/>
            <w:color w:val="000000" w:themeColor="text1"/>
          </w:rPr>
          <w:delText>)</w:delText>
        </w:r>
        <w:r w:rsidDel="00964E30">
          <w:rPr>
            <w:rFonts w:hint="eastAsia"/>
            <w:color w:val="000000" w:themeColor="text1"/>
          </w:rPr>
          <w:delText>》，按需布局算力基础设施，加速算力与行业融合应用；提升工业数据要素供给，推动数据资源化、资产化和要素化，建设一批高质量行业数据集；推动人工智能技术与服务型制造融合创新，引导通用大模型、行业大模型和智能体在重点场景布局应用；提升网络和数据安全保障能力。</w:delText>
        </w:r>
      </w:del>
    </w:p>
    <w:p w14:paraId="74366367" w14:textId="743A960D" w:rsidR="005F457E" w:rsidDel="00964E30" w:rsidRDefault="00000000">
      <w:pPr>
        <w:spacing w:after="0" w:line="312" w:lineRule="auto"/>
        <w:ind w:firstLine="480"/>
        <w:rPr>
          <w:del w:id="3684" w:author="Si-yuan LIU" w:date="2026-07-24T14:26:00Z" w16du:dateUtc="2026-07-24T06:26:00Z"/>
          <w:color w:val="000000" w:themeColor="text1"/>
        </w:rPr>
      </w:pPr>
      <w:del w:id="3685" w:author="Si-yuan LIU" w:date="2026-07-24T14:26:00Z" w16du:dateUtc="2026-07-24T06:26:00Z">
        <w:r w:rsidDel="00964E30">
          <w:rPr>
            <w:rFonts w:hint="eastAsia"/>
            <w:color w:val="000000" w:themeColor="text1"/>
          </w:rPr>
          <w:delText>2025</w:delText>
        </w:r>
        <w:r w:rsidDel="00964E30">
          <w:rPr>
            <w:rFonts w:hint="eastAsia"/>
            <w:color w:val="000000" w:themeColor="text1"/>
          </w:rPr>
          <w:delText>年</w:delText>
        </w:r>
        <w:r w:rsidDel="00964E30">
          <w:rPr>
            <w:rFonts w:hint="eastAsia"/>
            <w:color w:val="000000" w:themeColor="text1"/>
          </w:rPr>
          <w:delText>12</w:delText>
        </w:r>
        <w:r w:rsidDel="00964E30">
          <w:rPr>
            <w:rFonts w:hint="eastAsia"/>
            <w:color w:val="000000" w:themeColor="text1"/>
          </w:rPr>
          <w:delText>月，国家发展改革委办公厅印发《基础设施领域不动产投资信托基金</w:delText>
        </w:r>
        <w:r w:rsidDel="00964E30">
          <w:rPr>
            <w:rFonts w:hint="eastAsia"/>
            <w:color w:val="000000" w:themeColor="text1"/>
          </w:rPr>
          <w:delText>(REIT</w:delText>
        </w:r>
        <w:r w:rsidDel="00964E30">
          <w:rPr>
            <w:color w:val="000000" w:themeColor="text1"/>
          </w:rPr>
          <w:delText>s</w:delText>
        </w:r>
        <w:r w:rsidDel="00964E30">
          <w:rPr>
            <w:rFonts w:hint="eastAsia"/>
            <w:color w:val="000000" w:themeColor="text1"/>
          </w:rPr>
          <w:delText>)</w:delText>
        </w:r>
        <w:r w:rsidDel="00964E30">
          <w:rPr>
            <w:rFonts w:hint="eastAsia"/>
            <w:color w:val="000000" w:themeColor="text1"/>
          </w:rPr>
          <w:delText>项目行业范围清单</w:delText>
        </w:r>
        <w:r w:rsidDel="00964E30">
          <w:rPr>
            <w:rFonts w:hint="eastAsia"/>
            <w:color w:val="000000" w:themeColor="text1"/>
          </w:rPr>
          <w:delText>(2025</w:delText>
        </w:r>
        <w:r w:rsidDel="00964E30">
          <w:rPr>
            <w:rFonts w:hint="eastAsia"/>
            <w:color w:val="000000" w:themeColor="text1"/>
          </w:rPr>
          <w:delText>年版</w:delText>
        </w:r>
        <w:r w:rsidDel="00964E30">
          <w:rPr>
            <w:rFonts w:hint="eastAsia"/>
            <w:color w:val="000000" w:themeColor="text1"/>
          </w:rPr>
          <w:delText>)</w:delText>
        </w:r>
        <w:r w:rsidDel="00964E30">
          <w:rPr>
            <w:rFonts w:hint="eastAsia"/>
            <w:color w:val="000000" w:themeColor="text1"/>
          </w:rPr>
          <w:delText>》，将基础设施</w:delText>
        </w:r>
        <w:r w:rsidDel="00964E30">
          <w:rPr>
            <w:rFonts w:hint="eastAsia"/>
            <w:color w:val="000000" w:themeColor="text1"/>
          </w:rPr>
          <w:delText>REIT</w:delText>
        </w:r>
        <w:r w:rsidDel="00964E30">
          <w:rPr>
            <w:color w:val="000000" w:themeColor="text1"/>
          </w:rPr>
          <w:delText>s</w:delText>
        </w:r>
        <w:r w:rsidDel="00964E30">
          <w:rPr>
            <w:rFonts w:hint="eastAsia"/>
            <w:color w:val="000000" w:themeColor="text1"/>
          </w:rPr>
          <w:delText>发行范围拓展至</w:delText>
        </w:r>
        <w:r w:rsidDel="00964E30">
          <w:rPr>
            <w:rFonts w:hint="eastAsia"/>
            <w:color w:val="000000" w:themeColor="text1"/>
          </w:rPr>
          <w:delText>15</w:delText>
        </w:r>
        <w:r w:rsidDel="00964E30">
          <w:rPr>
            <w:rFonts w:hint="eastAsia"/>
            <w:color w:val="000000" w:themeColor="text1"/>
          </w:rPr>
          <w:delText>个大项。其中，新型基础设施包括数据中心类、人工智能基础设施项目等。</w:delText>
        </w:r>
      </w:del>
    </w:p>
    <w:p w14:paraId="5A102899" w14:textId="0153B76F" w:rsidR="005F457E" w:rsidDel="00964E30" w:rsidRDefault="00000000">
      <w:pPr>
        <w:spacing w:after="0" w:line="312" w:lineRule="auto"/>
        <w:ind w:firstLine="480"/>
        <w:rPr>
          <w:del w:id="3686" w:author="Si-yuan LIU" w:date="2026-07-24T14:26:00Z" w16du:dateUtc="2026-07-24T06:26:00Z"/>
          <w:color w:val="000000" w:themeColor="text1"/>
        </w:rPr>
      </w:pPr>
      <w:del w:id="3687" w:author="Si-yuan LIU" w:date="2026-07-24T14:26:00Z" w16du:dateUtc="2026-07-24T06:26:00Z">
        <w:r w:rsidDel="00964E30">
          <w:rPr>
            <w:rFonts w:hint="eastAsia"/>
            <w:color w:val="000000" w:themeColor="text1"/>
          </w:rPr>
          <w:delText>2025</w:delText>
        </w:r>
        <w:r w:rsidDel="00964E30">
          <w:rPr>
            <w:rFonts w:hint="eastAsia"/>
            <w:color w:val="000000" w:themeColor="text1"/>
          </w:rPr>
          <w:delText>年</w:delText>
        </w:r>
        <w:r w:rsidDel="00964E30">
          <w:rPr>
            <w:rFonts w:hint="eastAsia"/>
            <w:color w:val="000000" w:themeColor="text1"/>
          </w:rPr>
          <w:delText>12</w:delText>
        </w:r>
        <w:r w:rsidDel="00964E30">
          <w:rPr>
            <w:rFonts w:hint="eastAsia"/>
            <w:color w:val="000000" w:themeColor="text1"/>
          </w:rPr>
          <w:delText>月，工业和信息化部办公厅印发《工业和信息化部办公厅关于加快推进国家新型互联网交换中心创新发展的指导意见》，面向算力基础设施高质量要求，加强交换中心与全国一体化算力网络国家枢纽节点协同建设，促进跨区域、跨网络、跨行业算力高效流通；推动通用数据中心、智能计算中心、超算中心广泛接入交换中心，提高算力数据传输质量，加快“连算成网”；鼓励交换中心构建算力调度和交易平台，开展算力感知、调度、交易、安全等相关业务；探索开展算电协同创新应用，结合地方政府补贴政策，降低企业用算成本；探索构建智能体互联互通平台，提升人工智能应用服务能力。</w:delText>
        </w:r>
      </w:del>
    </w:p>
    <w:p w14:paraId="0F192E76" w14:textId="615AE620" w:rsidR="005F457E" w:rsidDel="00964E30" w:rsidRDefault="00000000">
      <w:pPr>
        <w:spacing w:after="0" w:line="312" w:lineRule="auto"/>
        <w:ind w:firstLine="480"/>
        <w:rPr>
          <w:del w:id="3688" w:author="Si-yuan LIU" w:date="2026-07-24T14:26:00Z" w16du:dateUtc="2026-07-24T06:26:00Z"/>
          <w:color w:val="000000" w:themeColor="text1"/>
        </w:rPr>
      </w:pPr>
      <w:del w:id="3689" w:author="Si-yuan LIU" w:date="2026-07-24T14:26:00Z" w16du:dateUtc="2026-07-24T06:26:00Z">
        <w:r w:rsidDel="00964E30">
          <w:rPr>
            <w:rFonts w:hint="eastAsia"/>
            <w:color w:val="000000" w:themeColor="text1"/>
          </w:rPr>
          <w:delText>“十五五”</w:delText>
        </w:r>
        <w:r w:rsidDel="00964E30">
          <w:rPr>
            <w:color w:val="000000" w:themeColor="text1"/>
          </w:rPr>
          <w:delText>规划（</w:delText>
        </w:r>
        <w:r w:rsidDel="00964E30">
          <w:rPr>
            <w:color w:val="000000" w:themeColor="text1"/>
          </w:rPr>
          <w:delText>2026-2030</w:delText>
        </w:r>
        <w:r w:rsidDel="00964E30">
          <w:rPr>
            <w:color w:val="000000" w:themeColor="text1"/>
          </w:rPr>
          <w:delText>年）提出，顺应数字技术和人工智能发展大势，提升数智化发展水平，强化算力、算法、数据等高效供给。统筹布局、有序建设算力设施，加快建设全国一体化算力网，推进算力资源规模化、集约化、绿色化、普惠化发展；加快国家枢纽算力设施集群建设，支持低时延场景算力布局和云边端协同发展，加强高性能、高质量智算资源供给，论证建设超大规模智算集群，并推动绿色电力与算力协同布局。</w:delText>
        </w:r>
      </w:del>
    </w:p>
    <w:p w14:paraId="4680CF3B" w14:textId="35339DCD" w:rsidR="005F457E" w:rsidDel="00964E30" w:rsidRDefault="00000000">
      <w:pPr>
        <w:spacing w:after="0" w:line="312" w:lineRule="auto"/>
        <w:ind w:firstLine="480"/>
        <w:rPr>
          <w:del w:id="3690" w:author="Si-yuan LIU" w:date="2026-07-24T14:26:00Z" w16du:dateUtc="2026-07-24T06:26:00Z"/>
          <w:color w:val="000000" w:themeColor="text1"/>
        </w:rPr>
      </w:pPr>
      <w:del w:id="3691" w:author="Si-yuan LIU" w:date="2026-07-24T14:26:00Z" w16du:dateUtc="2026-07-24T06:26:00Z">
        <w:r w:rsidDel="00964E30">
          <w:rPr>
            <w:rFonts w:hint="eastAsia"/>
            <w:color w:val="000000" w:themeColor="text1"/>
          </w:rPr>
          <w:delText>本项目位于广州市南沙区，区域优势明显，主要服务于从事云计算、人工智能等业务的客户，符合国家宏观战略及相关发展政策。</w:delText>
        </w:r>
      </w:del>
    </w:p>
    <w:p w14:paraId="300DD2FD" w14:textId="4770FF71" w:rsidR="005F457E" w:rsidDel="00964E30" w:rsidRDefault="00000000">
      <w:pPr>
        <w:spacing w:after="0" w:line="312" w:lineRule="auto"/>
        <w:ind w:firstLine="480"/>
        <w:rPr>
          <w:del w:id="3692" w:author="Si-yuan LIU" w:date="2026-07-24T14:26:00Z" w16du:dateUtc="2026-07-24T06:26:00Z"/>
          <w:color w:val="000000" w:themeColor="text1"/>
          <w:szCs w:val="24"/>
        </w:rPr>
      </w:pPr>
      <w:del w:id="3693" w:author="Si-yuan LIU" w:date="2026-07-24T14:26:00Z" w16du:dateUtc="2026-07-24T06:26:00Z">
        <w:r w:rsidDel="00964E30">
          <w:rPr>
            <w:rFonts w:hint="eastAsia"/>
            <w:color w:val="000000" w:themeColor="text1"/>
            <w:szCs w:val="24"/>
          </w:rPr>
          <w:delText>2</w:delText>
        </w:r>
        <w:r w:rsidDel="00964E30">
          <w:rPr>
            <w:color w:val="000000" w:themeColor="text1"/>
            <w:szCs w:val="24"/>
          </w:rPr>
          <w:delText>.</w:delText>
        </w:r>
        <w:r w:rsidDel="00964E30">
          <w:rPr>
            <w:rFonts w:hint="eastAsia"/>
            <w:color w:val="000000" w:themeColor="text1"/>
            <w:szCs w:val="24"/>
          </w:rPr>
          <w:delText>广东省</w:delText>
        </w:r>
        <w:r w:rsidDel="00964E30">
          <w:rPr>
            <w:color w:val="000000" w:themeColor="text1"/>
            <w:szCs w:val="24"/>
          </w:rPr>
          <w:delText>IDC</w:delText>
        </w:r>
        <w:r w:rsidDel="00964E30">
          <w:rPr>
            <w:rFonts w:hint="eastAsia"/>
            <w:color w:val="000000" w:themeColor="text1"/>
            <w:szCs w:val="24"/>
          </w:rPr>
          <w:delText>市场宏观环境</w:delText>
        </w:r>
      </w:del>
    </w:p>
    <w:p w14:paraId="4472A9B1" w14:textId="754B84DB" w:rsidR="005F457E" w:rsidDel="00964E30" w:rsidRDefault="00000000">
      <w:pPr>
        <w:spacing w:after="0" w:line="312" w:lineRule="auto"/>
        <w:ind w:firstLine="480"/>
        <w:rPr>
          <w:del w:id="3694" w:author="Si-yuan LIU" w:date="2026-07-24T14:26:00Z" w16du:dateUtc="2026-07-24T06:26:00Z"/>
          <w:color w:val="000000" w:themeColor="text1"/>
          <w:szCs w:val="24"/>
        </w:rPr>
      </w:pPr>
      <w:del w:id="3695" w:author="Si-yuan LIU" w:date="2026-07-24T14:26:00Z" w16du:dateUtc="2026-07-24T06:26:00Z">
        <w:r w:rsidDel="00964E30">
          <w:rPr>
            <w:rFonts w:hint="eastAsia"/>
            <w:color w:val="000000" w:themeColor="text1"/>
            <w:szCs w:val="24"/>
          </w:rPr>
          <w:delText>（</w:delText>
        </w:r>
        <w:r w:rsidDel="00964E30">
          <w:rPr>
            <w:color w:val="000000" w:themeColor="text1"/>
            <w:szCs w:val="24"/>
          </w:rPr>
          <w:delText>1</w:delText>
        </w:r>
        <w:r w:rsidDel="00964E30">
          <w:rPr>
            <w:rFonts w:hint="eastAsia"/>
            <w:color w:val="000000" w:themeColor="text1"/>
            <w:szCs w:val="24"/>
          </w:rPr>
          <w:delText>）广东省数字经济发展概况</w:delText>
        </w:r>
      </w:del>
    </w:p>
    <w:p w14:paraId="451C407D" w14:textId="14C8A889" w:rsidR="005F457E" w:rsidDel="00964E30" w:rsidRDefault="00000000">
      <w:pPr>
        <w:spacing w:after="0" w:line="312" w:lineRule="auto"/>
        <w:ind w:firstLine="480"/>
        <w:rPr>
          <w:del w:id="3696" w:author="Si-yuan LIU" w:date="2026-07-24T14:26:00Z" w16du:dateUtc="2026-07-24T06:26:00Z"/>
          <w:color w:val="000000" w:themeColor="text1"/>
          <w:szCs w:val="24"/>
        </w:rPr>
      </w:pPr>
      <w:del w:id="3697" w:author="Si-yuan LIU" w:date="2026-07-24T14:26:00Z" w16du:dateUtc="2026-07-24T06:26:00Z">
        <w:r w:rsidDel="00964E30">
          <w:rPr>
            <w:rFonts w:hint="eastAsia"/>
            <w:color w:val="000000" w:themeColor="text1"/>
            <w:szCs w:val="24"/>
          </w:rPr>
          <w:delText>作为中国改革开放的前沿与经济第一大省，广东省的数字经济发展始终是全国产业升级的风向标。</w:delText>
        </w:r>
        <w:r w:rsidDel="00964E30">
          <w:rPr>
            <w:color w:val="000000" w:themeColor="text1"/>
            <w:szCs w:val="24"/>
          </w:rPr>
          <w:delText>2025</w:delText>
        </w:r>
        <w:r w:rsidDel="00964E30">
          <w:rPr>
            <w:rFonts w:hint="eastAsia"/>
            <w:color w:val="000000" w:themeColor="text1"/>
            <w:szCs w:val="24"/>
          </w:rPr>
          <w:delText>年，广东省数字经济规模已突破</w:delText>
        </w:r>
        <w:r w:rsidDel="00964E30">
          <w:rPr>
            <w:color w:val="000000" w:themeColor="text1"/>
            <w:szCs w:val="24"/>
          </w:rPr>
          <w:delText>8</w:delText>
        </w:r>
        <w:r w:rsidDel="00964E30">
          <w:rPr>
            <w:rFonts w:hint="eastAsia"/>
            <w:color w:val="000000" w:themeColor="text1"/>
            <w:szCs w:val="24"/>
          </w:rPr>
          <w:delText>万亿元，持续领跑全国。为巩固优势并迈向更高目标，广东于</w:delText>
        </w:r>
        <w:r w:rsidDel="00964E30">
          <w:rPr>
            <w:color w:val="000000" w:themeColor="text1"/>
            <w:szCs w:val="24"/>
          </w:rPr>
          <w:delText>2025</w:delText>
        </w:r>
        <w:r w:rsidDel="00964E30">
          <w:rPr>
            <w:rFonts w:hint="eastAsia"/>
            <w:color w:val="000000" w:themeColor="text1"/>
            <w:szCs w:val="24"/>
          </w:rPr>
          <w:delText>年底发布了《广东省国家数字经济创新发展试验区建设方案（</w:delText>
        </w:r>
        <w:r w:rsidDel="00964E30">
          <w:rPr>
            <w:color w:val="000000" w:themeColor="text1"/>
            <w:szCs w:val="24"/>
          </w:rPr>
          <w:delText>2025</w:delText>
        </w:r>
        <w:r w:rsidDel="00964E30">
          <w:rPr>
            <w:rFonts w:hint="eastAsia"/>
            <w:color w:val="000000" w:themeColor="text1"/>
            <w:szCs w:val="24"/>
          </w:rPr>
          <w:delText>—</w:delText>
        </w:r>
        <w:r w:rsidDel="00964E30">
          <w:rPr>
            <w:color w:val="000000" w:themeColor="text1"/>
            <w:szCs w:val="24"/>
          </w:rPr>
          <w:delText>2027</w:delText>
        </w:r>
        <w:r w:rsidDel="00964E30">
          <w:rPr>
            <w:rFonts w:hint="eastAsia"/>
            <w:color w:val="000000" w:themeColor="text1"/>
            <w:szCs w:val="24"/>
          </w:rPr>
          <w:delText>年）》，明确提出，到</w:delText>
        </w:r>
        <w:r w:rsidDel="00964E30">
          <w:rPr>
            <w:color w:val="000000" w:themeColor="text1"/>
            <w:szCs w:val="24"/>
          </w:rPr>
          <w:delText>2027</w:delText>
        </w:r>
        <w:r w:rsidDel="00964E30">
          <w:rPr>
            <w:rFonts w:hint="eastAsia"/>
            <w:color w:val="000000" w:themeColor="text1"/>
            <w:szCs w:val="24"/>
          </w:rPr>
          <w:delText>年，广东数字经济发展水平要稳居全国首位，其中数字经济核心产业增加值占</w:delText>
        </w:r>
        <w:r w:rsidDel="00964E30">
          <w:rPr>
            <w:color w:val="000000" w:themeColor="text1"/>
            <w:szCs w:val="24"/>
          </w:rPr>
          <w:delText>GDP</w:delText>
        </w:r>
        <w:r w:rsidDel="00964E30">
          <w:rPr>
            <w:rFonts w:hint="eastAsia"/>
            <w:color w:val="000000" w:themeColor="text1"/>
            <w:szCs w:val="24"/>
          </w:rPr>
          <w:delText>比重将超过</w:delText>
        </w:r>
        <w:r w:rsidDel="00964E30">
          <w:rPr>
            <w:color w:val="000000" w:themeColor="text1"/>
            <w:szCs w:val="24"/>
          </w:rPr>
          <w:delText>16%</w:delText>
        </w:r>
        <w:r w:rsidDel="00964E30">
          <w:rPr>
            <w:rFonts w:hint="eastAsia"/>
            <w:color w:val="000000" w:themeColor="text1"/>
            <w:szCs w:val="24"/>
          </w:rPr>
          <w:delText>。未来主要聚焦于打造</w:delText>
        </w:r>
        <w:r w:rsidDel="00964E30">
          <w:rPr>
            <w:color w:val="000000" w:themeColor="text1"/>
            <w:szCs w:val="24"/>
          </w:rPr>
          <w:delText>3</w:delText>
        </w:r>
        <w:r w:rsidDel="00964E30">
          <w:rPr>
            <w:rFonts w:hint="eastAsia"/>
            <w:color w:val="000000" w:themeColor="text1"/>
            <w:szCs w:val="24"/>
          </w:rPr>
          <w:delText>个具有国际竞争力的万亿级数字产业集群，并大力培育人工智能等新赛道，目标是到</w:delText>
        </w:r>
        <w:r w:rsidDel="00964E30">
          <w:rPr>
            <w:color w:val="000000" w:themeColor="text1"/>
            <w:szCs w:val="24"/>
          </w:rPr>
          <w:delText>2027</w:delText>
        </w:r>
        <w:r w:rsidDel="00964E30">
          <w:rPr>
            <w:rFonts w:hint="eastAsia"/>
            <w:color w:val="000000" w:themeColor="text1"/>
            <w:szCs w:val="24"/>
          </w:rPr>
          <w:delText>年人工智能核心产业规模突破</w:delText>
        </w:r>
        <w:r w:rsidDel="00964E30">
          <w:rPr>
            <w:color w:val="000000" w:themeColor="text1"/>
            <w:szCs w:val="24"/>
          </w:rPr>
          <w:delText>4</w:delText>
        </w:r>
        <w:r w:rsidDel="00964E30">
          <w:rPr>
            <w:rFonts w:hint="eastAsia"/>
            <w:color w:val="000000" w:themeColor="text1"/>
            <w:szCs w:val="24"/>
          </w:rPr>
          <w:delText>,</w:delText>
        </w:r>
        <w:r w:rsidDel="00964E30">
          <w:rPr>
            <w:color w:val="000000" w:themeColor="text1"/>
            <w:szCs w:val="24"/>
          </w:rPr>
          <w:delText>400</w:delText>
        </w:r>
        <w:r w:rsidDel="00964E30">
          <w:rPr>
            <w:rFonts w:hint="eastAsia"/>
            <w:color w:val="000000" w:themeColor="text1"/>
            <w:szCs w:val="24"/>
          </w:rPr>
          <w:delText>亿元。同时，广东省致力于推动超过</w:delText>
        </w:r>
        <w:r w:rsidDel="00964E30">
          <w:rPr>
            <w:color w:val="000000" w:themeColor="text1"/>
            <w:szCs w:val="24"/>
          </w:rPr>
          <w:delText>6</w:delText>
        </w:r>
        <w:r w:rsidDel="00964E30">
          <w:rPr>
            <w:rFonts w:hint="eastAsia"/>
            <w:color w:val="000000" w:themeColor="text1"/>
            <w:szCs w:val="24"/>
          </w:rPr>
          <w:delText>万家规模以上工业企业完成数字化转型，并构建起包括可信数据流通、绿色协同算力和空天地海通信在内的“三张网”新型基础设施体系，为数字经济提供强大底座。</w:delText>
        </w:r>
      </w:del>
    </w:p>
    <w:p w14:paraId="574BC2B7" w14:textId="1A0C5696" w:rsidR="005F457E" w:rsidDel="00964E30" w:rsidRDefault="00000000">
      <w:pPr>
        <w:spacing w:after="0" w:line="312" w:lineRule="auto"/>
        <w:ind w:firstLine="480"/>
        <w:rPr>
          <w:del w:id="3698" w:author="Si-yuan LIU" w:date="2026-07-24T14:26:00Z" w16du:dateUtc="2026-07-24T06:26:00Z"/>
          <w:color w:val="000000" w:themeColor="text1"/>
          <w:szCs w:val="24"/>
        </w:rPr>
      </w:pPr>
      <w:del w:id="3699" w:author="Si-yuan LIU" w:date="2026-07-24T14:26:00Z" w16du:dateUtc="2026-07-24T06:26:00Z">
        <w:r w:rsidDel="00964E30">
          <w:rPr>
            <w:rFonts w:hint="eastAsia"/>
            <w:color w:val="000000" w:themeColor="text1"/>
            <w:szCs w:val="24"/>
          </w:rPr>
          <w:delText>广州市是广东省数字经济的关键支柱，其数字经济核心产业增加值占地区生产总值的比重已超过</w:delText>
        </w:r>
        <w:r w:rsidDel="00964E30">
          <w:rPr>
            <w:color w:val="000000" w:themeColor="text1"/>
            <w:szCs w:val="24"/>
          </w:rPr>
          <w:delText>15%</w:delText>
        </w:r>
        <w:r w:rsidDel="00964E30">
          <w:rPr>
            <w:rFonts w:hint="eastAsia"/>
            <w:color w:val="000000" w:themeColor="text1"/>
            <w:szCs w:val="24"/>
          </w:rPr>
          <w:delText>，综合实力位居全国前列。广州的发展以“</w:delText>
        </w:r>
        <w:r w:rsidDel="00964E30">
          <w:rPr>
            <w:color w:val="000000" w:themeColor="text1"/>
            <w:szCs w:val="24"/>
          </w:rPr>
          <w:delText>12218</w:delText>
        </w:r>
        <w:r w:rsidDel="00964E30">
          <w:rPr>
            <w:rFonts w:hint="eastAsia"/>
            <w:color w:val="000000" w:themeColor="text1"/>
            <w:szCs w:val="24"/>
          </w:rPr>
          <w:delText>”现代化产业体系为顶层设计，即：坚持“产业第一、制造业立市”</w:delText>
        </w:r>
        <w:r w:rsidDel="00964E30">
          <w:rPr>
            <w:color w:val="000000" w:themeColor="text1"/>
            <w:szCs w:val="24"/>
          </w:rPr>
          <w:delText>1</w:delText>
        </w:r>
        <w:r w:rsidDel="00964E30">
          <w:rPr>
            <w:rFonts w:hint="eastAsia"/>
            <w:color w:val="000000" w:themeColor="text1"/>
            <w:szCs w:val="24"/>
          </w:rPr>
          <w:delText>个总体要求；主攻“先进制造业与现代服务业深度融合”与“数智化与绿色化协同转型”</w:delText>
        </w:r>
        <w:r w:rsidDel="00964E30">
          <w:rPr>
            <w:color w:val="000000" w:themeColor="text1"/>
            <w:szCs w:val="24"/>
          </w:rPr>
          <w:delText>2</w:delText>
        </w:r>
        <w:r w:rsidDel="00964E30">
          <w:rPr>
            <w:rFonts w:hint="eastAsia"/>
            <w:color w:val="000000" w:themeColor="text1"/>
            <w:szCs w:val="24"/>
          </w:rPr>
          <w:delText>个方向；全力发展包括智能网联与新能源汽车、软件与信息服务、半导体与集成电路、生物医药等在内的</w:delText>
        </w:r>
        <w:r w:rsidDel="00964E30">
          <w:rPr>
            <w:color w:val="000000" w:themeColor="text1"/>
            <w:szCs w:val="24"/>
          </w:rPr>
          <w:delText>21</w:delText>
        </w:r>
        <w:r w:rsidDel="00964E30">
          <w:rPr>
            <w:rFonts w:hint="eastAsia"/>
            <w:color w:val="000000" w:themeColor="text1"/>
            <w:szCs w:val="24"/>
          </w:rPr>
          <w:delText>条重点产业链；实施</w:delText>
        </w:r>
        <w:r w:rsidDel="00964E30">
          <w:rPr>
            <w:color w:val="000000" w:themeColor="text1"/>
            <w:szCs w:val="24"/>
          </w:rPr>
          <w:delText>8</w:delText>
        </w:r>
        <w:r w:rsidDel="00964E30">
          <w:rPr>
            <w:rFonts w:hint="eastAsia"/>
            <w:color w:val="000000" w:themeColor="text1"/>
            <w:szCs w:val="24"/>
          </w:rPr>
          <w:delText>大提质增效行动。在具体产业方向上，广州正集中资源培育壮大人工智能产业，并前瞻布局低空经济、商业航天、生物制造等未来产业。同时，广州通过立法（《广州市数据条例》）、设立交易机构（广州数据交易所）和建设基础设施（如全省首个城市级可信数据空间）组合拳，在数据要素市场化配置改革上走在前列，并依托国家超算广州中心等优势，优化算力布局，致力于打造粤港澳大湾区的“数智枢纽”。</w:delText>
        </w:r>
      </w:del>
    </w:p>
    <w:p w14:paraId="4B9E2FF7" w14:textId="4BC53684" w:rsidR="005F457E" w:rsidDel="00964E30" w:rsidRDefault="00000000">
      <w:pPr>
        <w:spacing w:after="0" w:line="312" w:lineRule="auto"/>
        <w:ind w:firstLine="480"/>
        <w:rPr>
          <w:del w:id="3700" w:author="Si-yuan LIU" w:date="2026-07-24T14:26:00Z" w16du:dateUtc="2026-07-24T06:26:00Z"/>
          <w:color w:val="000000" w:themeColor="text1"/>
          <w:szCs w:val="24"/>
        </w:rPr>
      </w:pPr>
      <w:del w:id="3701" w:author="Si-yuan LIU" w:date="2026-07-24T14:26:00Z" w16du:dateUtc="2026-07-24T06:26:00Z">
        <w:r w:rsidDel="00964E30">
          <w:rPr>
            <w:rFonts w:hint="eastAsia"/>
            <w:color w:val="000000" w:themeColor="text1"/>
            <w:szCs w:val="24"/>
          </w:rPr>
          <w:delText>深圳市数字经济的发展则凸显了其强大的科技创新与高端制造能力。目前，深圳生产的集成电路、工业机器人、智能手机等</w:delText>
        </w:r>
        <w:r w:rsidDel="00964E30">
          <w:rPr>
            <w:color w:val="000000" w:themeColor="text1"/>
            <w:szCs w:val="24"/>
          </w:rPr>
          <w:delText>39</w:delText>
        </w:r>
        <w:r w:rsidDel="00964E30">
          <w:rPr>
            <w:rFonts w:hint="eastAsia"/>
            <w:color w:val="000000" w:themeColor="text1"/>
            <w:szCs w:val="24"/>
          </w:rPr>
          <w:delText>种工业产品产量占全国比重超过</w:delText>
        </w:r>
        <w:r w:rsidDel="00964E30">
          <w:rPr>
            <w:color w:val="000000" w:themeColor="text1"/>
            <w:szCs w:val="24"/>
          </w:rPr>
          <w:delText>10%</w:delText>
        </w:r>
        <w:r w:rsidDel="00964E30">
          <w:rPr>
            <w:rFonts w:hint="eastAsia"/>
            <w:color w:val="000000" w:themeColor="text1"/>
            <w:szCs w:val="24"/>
          </w:rPr>
          <w:delText>。这种制造优势为数字经济提供了坚实的硬件基础。在产业前沿，深圳积极培育本土科技生态，例如原生鸿蒙终端规模已超</w:delText>
        </w:r>
        <w:r w:rsidDel="00964E30">
          <w:rPr>
            <w:color w:val="000000" w:themeColor="text1"/>
            <w:szCs w:val="24"/>
          </w:rPr>
          <w:delText>3</w:delText>
        </w:r>
        <w:r w:rsidDel="00964E30">
          <w:rPr>
            <w:rFonts w:hint="eastAsia"/>
            <w:color w:val="000000" w:themeColor="text1"/>
            <w:szCs w:val="24"/>
          </w:rPr>
          <w:delText>,</w:delText>
        </w:r>
        <w:r w:rsidDel="00964E30">
          <w:rPr>
            <w:color w:val="000000" w:themeColor="text1"/>
            <w:szCs w:val="24"/>
          </w:rPr>
          <w:delText>600</w:delText>
        </w:r>
        <w:r w:rsidDel="00964E30">
          <w:rPr>
            <w:rFonts w:hint="eastAsia"/>
            <w:color w:val="000000" w:themeColor="text1"/>
            <w:szCs w:val="24"/>
          </w:rPr>
          <w:delText>万台，实现了从可用到好用的跨越。目前，深圳正围绕先进制造业集群，持续在人工智能、集成电路等战略性新兴产业以及</w:delText>
        </w:r>
        <w:r w:rsidDel="00964E30">
          <w:rPr>
            <w:color w:val="000000" w:themeColor="text1"/>
            <w:szCs w:val="24"/>
          </w:rPr>
          <w:delText>6G</w:delText>
        </w:r>
        <w:r w:rsidDel="00964E30">
          <w:rPr>
            <w:rFonts w:hint="eastAsia"/>
            <w:color w:val="000000" w:themeColor="text1"/>
            <w:szCs w:val="24"/>
          </w:rPr>
          <w:delText>、具身智能等未来产业领域进行布局，致力于通过技术创新保持其产业竞争力。</w:delText>
        </w:r>
      </w:del>
    </w:p>
    <w:p w14:paraId="479DF503" w14:textId="2E9B60AE" w:rsidR="005F457E" w:rsidDel="00964E30" w:rsidRDefault="00000000">
      <w:pPr>
        <w:spacing w:after="0" w:line="312" w:lineRule="auto"/>
        <w:ind w:firstLine="480"/>
        <w:rPr>
          <w:del w:id="3702" w:author="Si-yuan LIU" w:date="2026-07-24T14:26:00Z" w16du:dateUtc="2026-07-24T06:26:00Z"/>
          <w:color w:val="000000" w:themeColor="text1"/>
          <w:szCs w:val="24"/>
        </w:rPr>
      </w:pPr>
      <w:del w:id="3703" w:author="Si-yuan LIU" w:date="2026-07-24T14:26:00Z" w16du:dateUtc="2026-07-24T06:26:00Z">
        <w:r w:rsidDel="00964E30">
          <w:rPr>
            <w:rFonts w:hint="eastAsia"/>
            <w:color w:val="000000" w:themeColor="text1"/>
            <w:szCs w:val="24"/>
          </w:rPr>
          <w:delText>综合来看，广东省数字经济在总量领先的基础上，已进入以顶层规划驱动、广深双核特色发展、基础设施与核心产业同步强化的新阶段。全省以国家数字经济创新发展试验区建设为契机，正朝着构建国际一流数字经济发展高地的目标推进，这将为数字基础设施、数据要素产业及相关技术服务带来持续而明确的市场需求与发展机遇。</w:delText>
        </w:r>
      </w:del>
    </w:p>
    <w:p w14:paraId="38008317" w14:textId="28AA7229" w:rsidR="005F457E" w:rsidDel="00964E30" w:rsidRDefault="00000000">
      <w:pPr>
        <w:spacing w:after="0" w:line="312" w:lineRule="auto"/>
        <w:ind w:firstLine="480"/>
        <w:rPr>
          <w:del w:id="3704" w:author="Si-yuan LIU" w:date="2026-07-24T14:26:00Z" w16du:dateUtc="2026-07-24T06:26:00Z"/>
          <w:color w:val="000000" w:themeColor="text1"/>
          <w:szCs w:val="24"/>
        </w:rPr>
      </w:pPr>
      <w:del w:id="3705" w:author="Si-yuan LIU" w:date="2026-07-24T14:26:00Z" w16du:dateUtc="2026-07-24T06:26:00Z">
        <w:r w:rsidDel="00964E30">
          <w:rPr>
            <w:rFonts w:hint="eastAsia"/>
            <w:color w:val="000000" w:themeColor="text1"/>
            <w:szCs w:val="24"/>
          </w:rPr>
          <w:delText>本项目位于广州、深圳两市物理区位上的“几何中心”位置，对联通粤港澳信息交互起到积极作用，对广东省数字经济发展提供助力。</w:delText>
        </w:r>
      </w:del>
    </w:p>
    <w:p w14:paraId="13F1B56A" w14:textId="4A82B436" w:rsidR="005F457E" w:rsidDel="00964E30" w:rsidRDefault="00000000">
      <w:pPr>
        <w:spacing w:after="0" w:line="312" w:lineRule="auto"/>
        <w:ind w:firstLine="480"/>
        <w:rPr>
          <w:del w:id="3706" w:author="Si-yuan LIU" w:date="2026-07-24T14:26:00Z" w16du:dateUtc="2026-07-24T06:26:00Z"/>
          <w:color w:val="000000" w:themeColor="text1"/>
          <w:szCs w:val="24"/>
        </w:rPr>
      </w:pPr>
      <w:del w:id="3707" w:author="Si-yuan LIU" w:date="2026-07-24T14:26:00Z" w16du:dateUtc="2026-07-24T06:26:00Z">
        <w:r w:rsidDel="00964E30">
          <w:rPr>
            <w:rFonts w:hint="eastAsia"/>
            <w:color w:val="000000" w:themeColor="text1"/>
            <w:szCs w:val="24"/>
          </w:rPr>
          <w:delText>（</w:delText>
        </w:r>
        <w:r w:rsidDel="00964E30">
          <w:rPr>
            <w:color w:val="000000" w:themeColor="text1"/>
            <w:szCs w:val="24"/>
          </w:rPr>
          <w:delText>2</w:delText>
        </w:r>
        <w:r w:rsidDel="00964E30">
          <w:rPr>
            <w:rFonts w:hint="eastAsia"/>
            <w:color w:val="000000" w:themeColor="text1"/>
            <w:szCs w:val="24"/>
          </w:rPr>
          <w:delText>）广东省数据中心产业政策环境</w:delText>
        </w:r>
      </w:del>
    </w:p>
    <w:p w14:paraId="7F5A47E6" w14:textId="24DD7417" w:rsidR="005F457E" w:rsidDel="00964E30" w:rsidRDefault="00000000">
      <w:pPr>
        <w:spacing w:after="0" w:line="312" w:lineRule="auto"/>
        <w:ind w:firstLine="480"/>
        <w:rPr>
          <w:del w:id="3708" w:author="Si-yuan LIU" w:date="2026-07-24T14:26:00Z" w16du:dateUtc="2026-07-24T06:26:00Z"/>
          <w:color w:val="000000" w:themeColor="text1"/>
          <w:szCs w:val="24"/>
        </w:rPr>
      </w:pPr>
      <w:del w:id="3709" w:author="Si-yuan LIU" w:date="2026-07-24T14:26:00Z" w16du:dateUtc="2026-07-24T06:26:00Z">
        <w:r w:rsidDel="00964E30">
          <w:rPr>
            <w:color w:val="000000" w:themeColor="text1"/>
            <w:szCs w:val="24"/>
          </w:rPr>
          <w:delText>1</w:delText>
        </w:r>
        <w:r w:rsidDel="00964E30">
          <w:rPr>
            <w:rFonts w:hint="eastAsia"/>
            <w:color w:val="000000" w:themeColor="text1"/>
            <w:szCs w:val="24"/>
          </w:rPr>
          <w:delText>）严格管控区域能耗指标，引导新建项目向韶关集群集聚。</w:delText>
        </w:r>
      </w:del>
    </w:p>
    <w:p w14:paraId="0A625CD3" w14:textId="5214E1A9" w:rsidR="005F457E" w:rsidDel="00964E30" w:rsidRDefault="00000000">
      <w:pPr>
        <w:spacing w:after="0" w:line="312" w:lineRule="auto"/>
        <w:ind w:firstLine="480"/>
        <w:rPr>
          <w:del w:id="3710" w:author="Si-yuan LIU" w:date="2026-07-24T14:26:00Z" w16du:dateUtc="2026-07-24T06:26:00Z"/>
          <w:color w:val="000000" w:themeColor="text1"/>
          <w:szCs w:val="24"/>
        </w:rPr>
      </w:pPr>
      <w:del w:id="3711" w:author="Si-yuan LIU" w:date="2026-07-24T14:26:00Z" w16du:dateUtc="2026-07-24T06:26:00Z">
        <w:r w:rsidDel="00964E30">
          <w:rPr>
            <w:rFonts w:hint="eastAsia"/>
            <w:color w:val="000000" w:themeColor="text1"/>
            <w:szCs w:val="24"/>
          </w:rPr>
          <w:delText>广东省数据中心产业政策由全面收紧转向适度超前建设，并始终坚持引导大型项目向韶关集群集聚。</w:delText>
        </w:r>
      </w:del>
    </w:p>
    <w:p w14:paraId="4D15AAAA" w14:textId="021FFB79" w:rsidR="005F457E" w:rsidDel="00964E30" w:rsidRDefault="00000000">
      <w:pPr>
        <w:spacing w:after="0" w:line="312" w:lineRule="auto"/>
        <w:ind w:firstLine="480"/>
        <w:rPr>
          <w:del w:id="3712" w:author="Si-yuan LIU" w:date="2026-07-24T14:26:00Z" w16du:dateUtc="2026-07-24T06:26:00Z"/>
          <w:color w:val="000000" w:themeColor="text1"/>
          <w:szCs w:val="24"/>
        </w:rPr>
      </w:pPr>
      <w:del w:id="3713" w:author="Si-yuan LIU" w:date="2026-07-24T14:26:00Z" w16du:dateUtc="2026-07-24T06:26:00Z">
        <w:r w:rsidDel="00964E30">
          <w:rPr>
            <w:color w:val="000000" w:themeColor="text1"/>
            <w:szCs w:val="24"/>
          </w:rPr>
          <w:delText>2021</w:delText>
        </w:r>
        <w:r w:rsidDel="00964E30">
          <w:rPr>
            <w:rFonts w:hint="eastAsia"/>
            <w:color w:val="000000" w:themeColor="text1"/>
            <w:szCs w:val="24"/>
          </w:rPr>
          <w:delText>年</w:delText>
        </w:r>
        <w:r w:rsidDel="00964E30">
          <w:rPr>
            <w:color w:val="000000" w:themeColor="text1"/>
            <w:szCs w:val="24"/>
          </w:rPr>
          <w:delText>4</w:delText>
        </w:r>
        <w:r w:rsidDel="00964E30">
          <w:rPr>
            <w:rFonts w:hint="eastAsia"/>
            <w:color w:val="000000" w:themeColor="text1"/>
            <w:szCs w:val="24"/>
          </w:rPr>
          <w:delText>月，广东省能源局发布《关于明确全省数据中心能耗保障相关要求的通知》，明确</w:delText>
        </w:r>
        <w:r w:rsidDel="00964E30">
          <w:rPr>
            <w:color w:val="000000" w:themeColor="text1"/>
            <w:szCs w:val="24"/>
          </w:rPr>
          <w:delText>2021-2022</w:delText>
        </w:r>
        <w:r w:rsidDel="00964E30">
          <w:rPr>
            <w:rFonts w:hint="eastAsia"/>
            <w:color w:val="000000" w:themeColor="text1"/>
            <w:szCs w:val="24"/>
          </w:rPr>
          <w:delText>年除支持对现有资源进行整合及企业自用边缘计算项目（</w:delText>
        </w:r>
        <w:r w:rsidDel="00964E30">
          <w:rPr>
            <w:color w:val="000000" w:themeColor="text1"/>
            <w:szCs w:val="24"/>
          </w:rPr>
          <w:delText>1000</w:delText>
        </w:r>
        <w:r w:rsidDel="00964E30">
          <w:rPr>
            <w:rFonts w:hint="eastAsia"/>
            <w:color w:val="000000" w:themeColor="text1"/>
            <w:szCs w:val="24"/>
          </w:rPr>
          <w:delText>个标准机柜以下）外，原则上全省不再新增数据中心机柜。这标志着数据中心建设进入严格的存量优化阶段。</w:delText>
        </w:r>
      </w:del>
    </w:p>
    <w:p w14:paraId="74870B06" w14:textId="7F837066" w:rsidR="005F457E" w:rsidDel="00964E30" w:rsidRDefault="00000000">
      <w:pPr>
        <w:spacing w:after="0" w:line="312" w:lineRule="auto"/>
        <w:ind w:firstLine="480"/>
        <w:rPr>
          <w:del w:id="3714" w:author="Si-yuan LIU" w:date="2026-07-24T14:26:00Z" w16du:dateUtc="2026-07-24T06:26:00Z"/>
          <w:color w:val="000000" w:themeColor="text1"/>
          <w:szCs w:val="24"/>
        </w:rPr>
      </w:pPr>
      <w:del w:id="3715" w:author="Si-yuan LIU" w:date="2026-07-24T14:26:00Z" w16du:dateUtc="2026-07-24T06:26:00Z">
        <w:r w:rsidDel="00964E30">
          <w:rPr>
            <w:color w:val="000000" w:themeColor="text1"/>
            <w:szCs w:val="24"/>
          </w:rPr>
          <w:delText>2022</w:delText>
        </w:r>
        <w:r w:rsidDel="00964E30">
          <w:rPr>
            <w:rFonts w:hint="eastAsia"/>
            <w:color w:val="000000" w:themeColor="text1"/>
            <w:szCs w:val="24"/>
          </w:rPr>
          <w:delText>年“东数西算”工程启动后，政策重心明确转向韶关。同年</w:delText>
        </w:r>
        <w:r w:rsidDel="00964E30">
          <w:rPr>
            <w:color w:val="000000" w:themeColor="text1"/>
            <w:szCs w:val="24"/>
          </w:rPr>
          <w:delText>10</w:delText>
        </w:r>
        <w:r w:rsidDel="00964E30">
          <w:rPr>
            <w:rFonts w:hint="eastAsia"/>
            <w:color w:val="000000" w:themeColor="text1"/>
            <w:szCs w:val="24"/>
          </w:rPr>
          <w:delText>月，《支持韶关建设国家老工业城市和资源型城市产业转型升级示范区的若干意见》发布，明确支持全省大型、超大型数据中心项目向韶关数据中心集群集聚。</w:delText>
        </w:r>
        <w:r w:rsidDel="00964E30">
          <w:rPr>
            <w:color w:val="000000" w:themeColor="text1"/>
            <w:szCs w:val="24"/>
          </w:rPr>
          <w:delText>2023</w:delText>
        </w:r>
        <w:r w:rsidDel="00964E30">
          <w:rPr>
            <w:rFonts w:hint="eastAsia"/>
            <w:color w:val="000000" w:themeColor="text1"/>
            <w:szCs w:val="24"/>
          </w:rPr>
          <w:delText>年</w:delText>
        </w:r>
        <w:r w:rsidDel="00964E30">
          <w:rPr>
            <w:color w:val="000000" w:themeColor="text1"/>
            <w:szCs w:val="24"/>
          </w:rPr>
          <w:delText>1</w:delText>
        </w:r>
        <w:r w:rsidDel="00964E30">
          <w:rPr>
            <w:rFonts w:hint="eastAsia"/>
            <w:color w:val="000000" w:themeColor="text1"/>
            <w:szCs w:val="24"/>
          </w:rPr>
          <w:delText>月，《广东省发展改革委广东省工业和信息化厅关于加强数据中心布局建设的意见》出台，政策导向从“不再新增”转变为“适度超前布局”，但同时重申“省内其他地区原则上不再新建大型、超大型数据中心”，为韶关的集聚发展定下基调。</w:delText>
        </w:r>
      </w:del>
    </w:p>
    <w:p w14:paraId="2CD4AF5A" w14:textId="5AFC9570" w:rsidR="005F457E" w:rsidDel="00964E30" w:rsidRDefault="00000000">
      <w:pPr>
        <w:spacing w:after="0" w:line="312" w:lineRule="auto"/>
        <w:ind w:firstLine="480"/>
        <w:rPr>
          <w:del w:id="3716" w:author="Si-yuan LIU" w:date="2026-07-24T14:26:00Z" w16du:dateUtc="2026-07-24T06:26:00Z"/>
          <w:color w:val="000000" w:themeColor="text1"/>
          <w:szCs w:val="24"/>
        </w:rPr>
      </w:pPr>
      <w:del w:id="3717" w:author="Si-yuan LIU" w:date="2026-07-24T14:26:00Z" w16du:dateUtc="2026-07-24T06:26:00Z">
        <w:r w:rsidDel="00964E30">
          <w:rPr>
            <w:color w:val="000000" w:themeColor="text1"/>
            <w:szCs w:val="24"/>
          </w:rPr>
          <w:delText>2024</w:delText>
        </w:r>
        <w:r w:rsidDel="00964E30">
          <w:rPr>
            <w:rFonts w:hint="eastAsia"/>
            <w:color w:val="000000" w:themeColor="text1"/>
            <w:szCs w:val="24"/>
          </w:rPr>
          <w:delText>年</w:delText>
        </w:r>
        <w:r w:rsidDel="00964E30">
          <w:rPr>
            <w:color w:val="000000" w:themeColor="text1"/>
            <w:szCs w:val="24"/>
          </w:rPr>
          <w:delText>3</w:delText>
        </w:r>
        <w:r w:rsidDel="00964E30">
          <w:rPr>
            <w:rFonts w:hint="eastAsia"/>
            <w:color w:val="000000" w:themeColor="text1"/>
            <w:szCs w:val="24"/>
          </w:rPr>
          <w:delText>月，《广东省算力基础设施高质量发展行动暨“粤算”行动计划（</w:delText>
        </w:r>
        <w:r w:rsidDel="00964E30">
          <w:rPr>
            <w:color w:val="000000" w:themeColor="text1"/>
            <w:szCs w:val="24"/>
          </w:rPr>
          <w:delText>2024-2025</w:delText>
        </w:r>
        <w:r w:rsidDel="00964E30">
          <w:rPr>
            <w:rFonts w:hint="eastAsia"/>
            <w:color w:val="000000" w:themeColor="text1"/>
            <w:szCs w:val="24"/>
          </w:rPr>
          <w:delText>年）》提出了“</w:delText>
        </w:r>
        <w:r w:rsidDel="00964E30">
          <w:rPr>
            <w:color w:val="000000" w:themeColor="text1"/>
            <w:szCs w:val="24"/>
          </w:rPr>
          <w:delText>1+2+N</w:delText>
        </w:r>
        <w:r w:rsidDel="00964E30">
          <w:rPr>
            <w:rFonts w:hint="eastAsia"/>
            <w:color w:val="000000" w:themeColor="text1"/>
            <w:szCs w:val="24"/>
          </w:rPr>
          <w:delText>”的全省算力中心布局：以韶关集群为核心，广州、深圳定位为低时延智能算力应用区，仅可建设承载极低时延类业务且确需在本地的边缘节点（规模在</w:delText>
        </w:r>
        <w:r w:rsidDel="00964E30">
          <w:rPr>
            <w:color w:val="000000" w:themeColor="text1"/>
            <w:szCs w:val="24"/>
          </w:rPr>
          <w:delText>3000</w:delText>
        </w:r>
        <w:r w:rsidDel="00964E30">
          <w:rPr>
            <w:rFonts w:hint="eastAsia"/>
            <w:color w:val="000000" w:themeColor="text1"/>
            <w:szCs w:val="24"/>
          </w:rPr>
          <w:delText>标准机架以下）。</w:delText>
        </w:r>
        <w:r w:rsidDel="00964E30">
          <w:rPr>
            <w:color w:val="000000" w:themeColor="text1"/>
            <w:szCs w:val="24"/>
          </w:rPr>
          <w:delText>2025</w:delText>
        </w:r>
        <w:r w:rsidDel="00964E30">
          <w:rPr>
            <w:rFonts w:hint="eastAsia"/>
            <w:color w:val="000000" w:themeColor="text1"/>
            <w:szCs w:val="24"/>
          </w:rPr>
          <w:delText>年</w:delText>
        </w:r>
        <w:r w:rsidDel="00964E30">
          <w:rPr>
            <w:color w:val="000000" w:themeColor="text1"/>
            <w:szCs w:val="24"/>
          </w:rPr>
          <w:delText>11</w:delText>
        </w:r>
        <w:r w:rsidDel="00964E30">
          <w:rPr>
            <w:rFonts w:hint="eastAsia"/>
            <w:color w:val="000000" w:themeColor="text1"/>
            <w:szCs w:val="24"/>
          </w:rPr>
          <w:delText>月，《广东省数字经济创新发展试验区建设方案（</w:delText>
        </w:r>
        <w:r w:rsidDel="00964E30">
          <w:rPr>
            <w:color w:val="000000" w:themeColor="text1"/>
            <w:szCs w:val="24"/>
          </w:rPr>
          <w:delText>2025-2027</w:delText>
        </w:r>
        <w:r w:rsidDel="00964E30">
          <w:rPr>
            <w:rFonts w:hint="eastAsia"/>
            <w:color w:val="000000" w:themeColor="text1"/>
            <w:szCs w:val="24"/>
          </w:rPr>
          <w:delText>年）》再次强调加快韶关集群建设，并要求广州、深圳建设与超大城市需求相匹配的算力供给体系。</w:delText>
        </w:r>
      </w:del>
    </w:p>
    <w:p w14:paraId="7649CB91" w14:textId="07A979E5" w:rsidR="005F457E" w:rsidDel="00964E30" w:rsidRDefault="00000000">
      <w:pPr>
        <w:spacing w:after="0" w:line="312" w:lineRule="auto"/>
        <w:ind w:firstLine="480"/>
        <w:rPr>
          <w:del w:id="3718" w:author="Si-yuan LIU" w:date="2026-07-24T14:26:00Z" w16du:dateUtc="2026-07-24T06:26:00Z"/>
          <w:color w:val="000000" w:themeColor="text1"/>
          <w:szCs w:val="24"/>
        </w:rPr>
      </w:pPr>
      <w:del w:id="3719" w:author="Si-yuan LIU" w:date="2026-07-24T14:26:00Z" w16du:dateUtc="2026-07-24T06:26:00Z">
        <w:r w:rsidDel="00964E30">
          <w:rPr>
            <w:color w:val="000000" w:themeColor="text1"/>
            <w:szCs w:val="24"/>
          </w:rPr>
          <w:delText>2026</w:delText>
        </w:r>
        <w:r w:rsidDel="00964E30">
          <w:rPr>
            <w:color w:val="000000" w:themeColor="text1"/>
            <w:szCs w:val="24"/>
          </w:rPr>
          <w:delText>年</w:delText>
        </w:r>
        <w:r w:rsidDel="00964E30">
          <w:rPr>
            <w:color w:val="000000" w:themeColor="text1"/>
            <w:szCs w:val="24"/>
          </w:rPr>
          <w:delText>1</w:delText>
        </w:r>
        <w:r w:rsidDel="00964E30">
          <w:rPr>
            <w:color w:val="000000" w:themeColor="text1"/>
            <w:szCs w:val="24"/>
          </w:rPr>
          <w:delText>月，《</w:delText>
        </w:r>
        <w:r w:rsidDel="00964E30">
          <w:rPr>
            <w:color w:val="000000" w:themeColor="text1"/>
            <w:szCs w:val="24"/>
          </w:rPr>
          <w:delText>2026</w:delText>
        </w:r>
        <w:r w:rsidDel="00964E30">
          <w:rPr>
            <w:color w:val="000000" w:themeColor="text1"/>
            <w:szCs w:val="24"/>
          </w:rPr>
          <w:delText>年广东省政府工作报告》强调在芯片、算力、算法、数据、应用等领域固本强基；高质量建设国家数字经济创新发展试验区；同时在现代化基础设施体系部分提出</w:delText>
        </w:r>
        <w:r w:rsidDel="00964E30">
          <w:rPr>
            <w:color w:val="000000" w:themeColor="text1"/>
            <w:szCs w:val="24"/>
          </w:rPr>
          <w:delText>“</w:delText>
        </w:r>
        <w:r w:rsidDel="00964E30">
          <w:rPr>
            <w:color w:val="000000" w:themeColor="text1"/>
            <w:szCs w:val="24"/>
          </w:rPr>
          <w:delText>大力推进算力中心建设，率先形成万卡级到百万卡级算力规模跃升</w:delText>
        </w:r>
        <w:r w:rsidDel="00964E30">
          <w:rPr>
            <w:color w:val="000000" w:themeColor="text1"/>
            <w:szCs w:val="24"/>
          </w:rPr>
          <w:delText>”</w:delText>
        </w:r>
        <w:r w:rsidDel="00964E30">
          <w:rPr>
            <w:color w:val="000000" w:themeColor="text1"/>
            <w:szCs w:val="24"/>
          </w:rPr>
          <w:delText>。同月，广东省政府印发《广东省加快数字社会高质量建设实施意见》，将算力作为数字社会基础底座的重要支撑，提出构建高质量智能算力供给体系，有序推进算力中心建设布局，提升智算资源供给能力和资源利用效率，为人工智能应用、城市智能体、数字湾区和数字公共服务等场景提供基础支撑。</w:delText>
        </w:r>
      </w:del>
    </w:p>
    <w:p w14:paraId="1CC700CA" w14:textId="25683320" w:rsidR="005F457E" w:rsidDel="00964E30" w:rsidRDefault="00000000">
      <w:pPr>
        <w:spacing w:after="0" w:line="312" w:lineRule="auto"/>
        <w:ind w:firstLine="480"/>
        <w:rPr>
          <w:del w:id="3720" w:author="Si-yuan LIU" w:date="2026-07-24T14:26:00Z" w16du:dateUtc="2026-07-24T06:26:00Z"/>
          <w:color w:val="000000" w:themeColor="text1"/>
          <w:szCs w:val="24"/>
        </w:rPr>
      </w:pPr>
      <w:del w:id="3721" w:author="Si-yuan LIU" w:date="2026-07-24T14:26:00Z" w16du:dateUtc="2026-07-24T06:26:00Z">
        <w:r w:rsidDel="00964E30">
          <w:rPr>
            <w:rFonts w:hint="eastAsia"/>
            <w:color w:val="000000" w:themeColor="text1"/>
            <w:szCs w:val="24"/>
          </w:rPr>
          <w:delText>2026</w:delText>
        </w:r>
        <w:r w:rsidDel="00964E30">
          <w:rPr>
            <w:rFonts w:hint="eastAsia"/>
            <w:color w:val="000000" w:themeColor="text1"/>
            <w:szCs w:val="24"/>
          </w:rPr>
          <w:delText>年</w:delText>
        </w:r>
        <w:r w:rsidDel="00964E30">
          <w:rPr>
            <w:rFonts w:hint="eastAsia"/>
            <w:color w:val="000000" w:themeColor="text1"/>
            <w:szCs w:val="24"/>
          </w:rPr>
          <w:delText>4</w:delText>
        </w:r>
        <w:r w:rsidDel="00964E30">
          <w:rPr>
            <w:rFonts w:hint="eastAsia"/>
            <w:color w:val="000000" w:themeColor="text1"/>
            <w:szCs w:val="24"/>
          </w:rPr>
          <w:delText>月，</w:delText>
        </w:r>
        <w:r w:rsidDel="00964E30">
          <w:rPr>
            <w:color w:val="000000" w:themeColor="text1"/>
            <w:szCs w:val="24"/>
          </w:rPr>
          <w:delText>《广东省深化数据要素市场化配置改革培育壮大数据产业若干措施》提出，围绕释放数据要素价值和培育壮大数据产业，强化数据、算力、网络等基础设施协同支撑。文件提出打造</w:delText>
        </w:r>
        <w:r w:rsidDel="00964E30">
          <w:rPr>
            <w:color w:val="000000" w:themeColor="text1"/>
            <w:szCs w:val="24"/>
          </w:rPr>
          <w:delText>“</w:delText>
        </w:r>
        <w:r w:rsidDel="00964E30">
          <w:rPr>
            <w:color w:val="000000" w:themeColor="text1"/>
            <w:szCs w:val="24"/>
          </w:rPr>
          <w:delText>粤港澳大湾区数据特区</w:delText>
        </w:r>
        <w:r w:rsidDel="00964E30">
          <w:rPr>
            <w:color w:val="000000" w:themeColor="text1"/>
            <w:szCs w:val="24"/>
          </w:rPr>
          <w:delText>”</w:delText>
        </w:r>
        <w:r w:rsidDel="00964E30">
          <w:rPr>
            <w:color w:val="000000" w:themeColor="text1"/>
            <w:szCs w:val="24"/>
          </w:rPr>
          <w:delText>，加强算力、网络、数据流通利用等基础设施共建共享；支持平台企业发挥数据与算力资源优势，服务人工智能、产业链供应链等应用场景；并鼓励各地为优质数据企业在用数、用云、算力使用等方面提供便利政策，推动算力资源与数据流通、人工智能应用、产业集聚深度融合。</w:delText>
        </w:r>
      </w:del>
    </w:p>
    <w:p w14:paraId="2B471C48" w14:textId="64F32BA3" w:rsidR="005F457E" w:rsidDel="00964E30" w:rsidRDefault="00000000">
      <w:pPr>
        <w:spacing w:after="0" w:line="312" w:lineRule="auto"/>
        <w:ind w:firstLine="480"/>
        <w:rPr>
          <w:del w:id="3722" w:author="Si-yuan LIU" w:date="2026-07-24T14:26:00Z" w16du:dateUtc="2026-07-24T06:26:00Z"/>
          <w:color w:val="000000" w:themeColor="text1"/>
          <w:szCs w:val="24"/>
        </w:rPr>
      </w:pPr>
      <w:del w:id="3723" w:author="Si-yuan LIU" w:date="2026-07-24T14:26:00Z" w16du:dateUtc="2026-07-24T06:26:00Z">
        <w:r w:rsidDel="00964E30">
          <w:rPr>
            <w:rFonts w:hint="eastAsia"/>
            <w:color w:val="000000" w:themeColor="text1"/>
            <w:szCs w:val="24"/>
          </w:rPr>
          <w:delText>总体来说，全省数据中心能耗指标已从逐步转向在韶关集群进行定向超前建设。在实际审批中，新增的大型项目能耗指标主要向韶关倾斜。</w:delText>
        </w:r>
      </w:del>
    </w:p>
    <w:p w14:paraId="7FEF9DB3" w14:textId="638F620D" w:rsidR="005F457E" w:rsidDel="00964E30" w:rsidRDefault="00000000">
      <w:pPr>
        <w:spacing w:after="0" w:line="312" w:lineRule="auto"/>
        <w:ind w:firstLine="480"/>
        <w:rPr>
          <w:del w:id="3724" w:author="Si-yuan LIU" w:date="2026-07-24T14:26:00Z" w16du:dateUtc="2026-07-24T06:26:00Z"/>
          <w:color w:val="000000" w:themeColor="text1"/>
          <w:szCs w:val="24"/>
        </w:rPr>
      </w:pPr>
      <w:del w:id="3725" w:author="Si-yuan LIU" w:date="2026-07-24T14:26:00Z" w16du:dateUtc="2026-07-24T06:26:00Z">
        <w:r w:rsidDel="00964E30">
          <w:rPr>
            <w:rFonts w:hint="eastAsia"/>
            <w:color w:val="000000" w:themeColor="text1"/>
            <w:szCs w:val="24"/>
          </w:rPr>
          <w:delText>广州区域内早期获批的、规模化、合规的存量数据中心项目，已成为支撑本地数字经济爆发性需求的稀缺的核心战略资源。</w:delText>
        </w:r>
      </w:del>
    </w:p>
    <w:p w14:paraId="3B285F26" w14:textId="3033C1EB" w:rsidR="005F457E" w:rsidDel="00964E30" w:rsidRDefault="00000000">
      <w:pPr>
        <w:spacing w:after="0" w:line="312" w:lineRule="auto"/>
        <w:ind w:firstLine="480"/>
        <w:rPr>
          <w:del w:id="3726" w:author="Si-yuan LIU" w:date="2026-07-24T14:26:00Z" w16du:dateUtc="2026-07-24T06:26:00Z"/>
          <w:color w:val="000000" w:themeColor="text1"/>
          <w:szCs w:val="24"/>
        </w:rPr>
      </w:pPr>
      <w:del w:id="3727" w:author="Si-yuan LIU" w:date="2026-07-24T14:26:00Z" w16du:dateUtc="2026-07-24T06:26:00Z">
        <w:r w:rsidDel="00964E30">
          <w:rPr>
            <w:rFonts w:hint="eastAsia"/>
            <w:color w:val="000000" w:themeColor="text1"/>
            <w:szCs w:val="24"/>
          </w:rPr>
          <w:delText>本项目于</w:delText>
        </w:r>
        <w:r w:rsidDel="00964E30">
          <w:rPr>
            <w:color w:val="000000" w:themeColor="text1"/>
            <w:szCs w:val="24"/>
          </w:rPr>
          <w:delText>2020</w:delText>
        </w:r>
        <w:r w:rsidDel="00964E30">
          <w:rPr>
            <w:rFonts w:hint="eastAsia"/>
            <w:color w:val="000000" w:themeColor="text1"/>
            <w:szCs w:val="24"/>
          </w:rPr>
          <w:delText>年获得《广州市发展改革委关于奥飞数据数字智慧产业园节能报告的审查意见》（穗发改批</w:delText>
        </w:r>
        <w:r w:rsidDel="00964E30">
          <w:rPr>
            <w:color w:val="000000" w:themeColor="text1"/>
            <w:szCs w:val="24"/>
          </w:rPr>
          <w:delText>〔</w:delText>
        </w:r>
        <w:r w:rsidDel="00964E30">
          <w:rPr>
            <w:color w:val="000000" w:themeColor="text1"/>
            <w:szCs w:val="24"/>
          </w:rPr>
          <w:delText>2020</w:delText>
        </w:r>
        <w:r w:rsidDel="00964E30">
          <w:rPr>
            <w:color w:val="000000" w:themeColor="text1"/>
            <w:szCs w:val="24"/>
          </w:rPr>
          <w:delText>〕</w:delText>
        </w:r>
        <w:r w:rsidDel="00964E30">
          <w:rPr>
            <w:color w:val="000000" w:themeColor="text1"/>
            <w:szCs w:val="24"/>
          </w:rPr>
          <w:delText>127</w:delText>
        </w:r>
        <w:r w:rsidDel="00964E30">
          <w:rPr>
            <w:rFonts w:hint="eastAsia"/>
            <w:color w:val="000000" w:themeColor="text1"/>
            <w:szCs w:val="24"/>
          </w:rPr>
          <w:delText>号），符合数据中心审批规范流程，是近年来广州市审批的少数大型数据中心之一。</w:delText>
        </w:r>
      </w:del>
    </w:p>
    <w:p w14:paraId="13BCDDE5" w14:textId="5FE8870D" w:rsidR="005F457E" w:rsidDel="00964E30" w:rsidRDefault="00000000">
      <w:pPr>
        <w:spacing w:after="0" w:line="312" w:lineRule="auto"/>
        <w:ind w:firstLine="480"/>
        <w:rPr>
          <w:del w:id="3728" w:author="Si-yuan LIU" w:date="2026-07-24T14:26:00Z" w16du:dateUtc="2026-07-24T06:26:00Z"/>
          <w:color w:val="000000" w:themeColor="text1"/>
          <w:szCs w:val="24"/>
        </w:rPr>
      </w:pPr>
      <w:del w:id="3729" w:author="Si-yuan LIU" w:date="2026-07-24T14:26:00Z" w16du:dateUtc="2026-07-24T06:26:00Z">
        <w:r w:rsidDel="00964E30">
          <w:rPr>
            <w:color w:val="000000" w:themeColor="text1"/>
            <w:szCs w:val="24"/>
          </w:rPr>
          <w:delText>2</w:delText>
        </w:r>
        <w:r w:rsidDel="00964E30">
          <w:rPr>
            <w:rFonts w:hint="eastAsia"/>
            <w:color w:val="000000" w:themeColor="text1"/>
            <w:szCs w:val="24"/>
          </w:rPr>
          <w:delText>）促进产业绿色低碳发展，加强安全保障。</w:delText>
        </w:r>
      </w:del>
    </w:p>
    <w:p w14:paraId="6CE3FA97" w14:textId="4A8CA97D" w:rsidR="005F457E" w:rsidDel="00964E30" w:rsidRDefault="00000000">
      <w:pPr>
        <w:spacing w:after="0" w:line="312" w:lineRule="auto"/>
        <w:ind w:firstLine="480"/>
        <w:rPr>
          <w:del w:id="3730" w:author="Si-yuan LIU" w:date="2026-07-24T14:26:00Z" w16du:dateUtc="2026-07-24T06:26:00Z"/>
          <w:color w:val="000000" w:themeColor="text1"/>
          <w:szCs w:val="24"/>
        </w:rPr>
      </w:pPr>
      <w:del w:id="3731" w:author="Si-yuan LIU" w:date="2026-07-24T14:26:00Z" w16du:dateUtc="2026-07-24T06:26:00Z">
        <w:r w:rsidDel="00964E30">
          <w:rPr>
            <w:color w:val="000000" w:themeColor="text1"/>
            <w:szCs w:val="24"/>
          </w:rPr>
          <w:delText>2023</w:delText>
        </w:r>
        <w:r w:rsidDel="00964E30">
          <w:rPr>
            <w:rFonts w:hint="eastAsia"/>
            <w:color w:val="000000" w:themeColor="text1"/>
            <w:szCs w:val="24"/>
          </w:rPr>
          <w:delText>年</w:delText>
        </w:r>
        <w:r w:rsidDel="00964E30">
          <w:rPr>
            <w:color w:val="000000" w:themeColor="text1"/>
            <w:szCs w:val="24"/>
          </w:rPr>
          <w:delText>1</w:delText>
        </w:r>
        <w:r w:rsidDel="00964E30">
          <w:rPr>
            <w:rFonts w:hint="eastAsia"/>
            <w:color w:val="000000" w:themeColor="text1"/>
            <w:szCs w:val="24"/>
          </w:rPr>
          <w:delText>月，《广东省发展改革委广东省工业和信息化厅关于加强数据中心布局建设的意见》首次明确了分区域的刚性</w:delText>
        </w:r>
        <w:r w:rsidDel="00964E30">
          <w:rPr>
            <w:color w:val="000000" w:themeColor="text1"/>
            <w:szCs w:val="24"/>
          </w:rPr>
          <w:delText>PUE</w:delText>
        </w:r>
        <w:r w:rsidDel="00964E30">
          <w:rPr>
            <w:rFonts w:hint="eastAsia"/>
            <w:color w:val="000000" w:themeColor="text1"/>
            <w:szCs w:val="24"/>
          </w:rPr>
          <w:delText>上限：韶关集群内新建项目≤</w:delText>
        </w:r>
        <w:r w:rsidDel="00964E30">
          <w:rPr>
            <w:color w:val="000000" w:themeColor="text1"/>
            <w:szCs w:val="24"/>
          </w:rPr>
          <w:delText>1.25</w:delText>
        </w:r>
        <w:r w:rsidDel="00964E30">
          <w:rPr>
            <w:rFonts w:hint="eastAsia"/>
            <w:color w:val="000000" w:themeColor="text1"/>
            <w:szCs w:val="24"/>
          </w:rPr>
          <w:delText>，省内其他地区≤</w:delText>
        </w:r>
        <w:r w:rsidDel="00964E30">
          <w:rPr>
            <w:color w:val="000000" w:themeColor="text1"/>
            <w:szCs w:val="24"/>
          </w:rPr>
          <w:delText>1.3</w:delText>
        </w:r>
        <w:r w:rsidDel="00964E30">
          <w:rPr>
            <w:rFonts w:hint="eastAsia"/>
            <w:color w:val="000000" w:themeColor="text1"/>
            <w:szCs w:val="24"/>
          </w:rPr>
          <w:delText>，并对存量数据中心提出了向</w:delText>
        </w:r>
        <w:r w:rsidDel="00964E30">
          <w:rPr>
            <w:color w:val="000000" w:themeColor="text1"/>
            <w:szCs w:val="24"/>
          </w:rPr>
          <w:delText>PUE</w:delText>
        </w:r>
        <w:r w:rsidDel="00964E30">
          <w:rPr>
            <w:rFonts w:hint="eastAsia"/>
            <w:color w:val="000000" w:themeColor="text1"/>
            <w:szCs w:val="24"/>
          </w:rPr>
          <w:delText>≤</w:delText>
        </w:r>
        <w:r w:rsidDel="00964E30">
          <w:rPr>
            <w:color w:val="000000" w:themeColor="text1"/>
            <w:szCs w:val="24"/>
          </w:rPr>
          <w:delText>1.5</w:delText>
        </w:r>
        <w:r w:rsidDel="00964E30">
          <w:rPr>
            <w:rFonts w:hint="eastAsia"/>
            <w:color w:val="000000" w:themeColor="text1"/>
            <w:szCs w:val="24"/>
          </w:rPr>
          <w:delText>改造升级的目标。同时，政策详细列举了从制冷（液冷、蒸发冷却）、供配电（高压直流、高效</w:delText>
        </w:r>
        <w:r w:rsidDel="00964E30">
          <w:rPr>
            <w:color w:val="000000" w:themeColor="text1"/>
            <w:szCs w:val="24"/>
          </w:rPr>
          <w:delText>UPS</w:delText>
        </w:r>
        <w:r w:rsidDel="00964E30">
          <w:rPr>
            <w:rFonts w:hint="eastAsia"/>
            <w:color w:val="000000" w:themeColor="text1"/>
            <w:szCs w:val="24"/>
          </w:rPr>
          <w:delText>）到建筑方式（装配式）的一系列绿色节能技术指引，并鼓励单机柜功率向</w:delText>
        </w:r>
        <w:r w:rsidDel="00964E30">
          <w:rPr>
            <w:color w:val="000000" w:themeColor="text1"/>
            <w:szCs w:val="24"/>
          </w:rPr>
          <w:delText>6kW</w:delText>
        </w:r>
        <w:r w:rsidDel="00964E30">
          <w:rPr>
            <w:rFonts w:hint="eastAsia"/>
            <w:color w:val="000000" w:themeColor="text1"/>
            <w:szCs w:val="24"/>
          </w:rPr>
          <w:delText>及以上高密度发展。</w:delText>
        </w:r>
      </w:del>
    </w:p>
    <w:p w14:paraId="40F7E8DB" w14:textId="54AF2E25" w:rsidR="005F457E" w:rsidDel="00964E30" w:rsidRDefault="00000000">
      <w:pPr>
        <w:spacing w:after="0" w:line="312" w:lineRule="auto"/>
        <w:ind w:firstLine="480"/>
        <w:rPr>
          <w:del w:id="3732" w:author="Si-yuan LIU" w:date="2026-07-24T14:26:00Z" w16du:dateUtc="2026-07-24T06:26:00Z"/>
          <w:color w:val="000000" w:themeColor="text1"/>
          <w:szCs w:val="24"/>
        </w:rPr>
      </w:pPr>
      <w:del w:id="3733" w:author="Si-yuan LIU" w:date="2026-07-24T14:26:00Z" w16du:dateUtc="2026-07-24T06:26:00Z">
        <w:r w:rsidDel="00964E30">
          <w:rPr>
            <w:color w:val="000000" w:themeColor="text1"/>
            <w:szCs w:val="24"/>
          </w:rPr>
          <w:delText>2024</w:delText>
        </w:r>
        <w:r w:rsidDel="00964E30">
          <w:rPr>
            <w:rFonts w:hint="eastAsia"/>
            <w:color w:val="000000" w:themeColor="text1"/>
            <w:szCs w:val="24"/>
          </w:rPr>
          <w:delText>年</w:delText>
        </w:r>
        <w:r w:rsidDel="00964E30">
          <w:rPr>
            <w:color w:val="000000" w:themeColor="text1"/>
            <w:szCs w:val="24"/>
          </w:rPr>
          <w:delText>3</w:delText>
        </w:r>
        <w:r w:rsidDel="00964E30">
          <w:rPr>
            <w:rFonts w:hint="eastAsia"/>
            <w:color w:val="000000" w:themeColor="text1"/>
            <w:szCs w:val="24"/>
          </w:rPr>
          <w:delText>月，《广东省算力基础设施高质量发展行动暨“粤算”行动计划（</w:delText>
        </w:r>
        <w:r w:rsidDel="00964E30">
          <w:rPr>
            <w:color w:val="000000" w:themeColor="text1"/>
            <w:szCs w:val="24"/>
          </w:rPr>
          <w:delText>2024-2025</w:delText>
        </w:r>
        <w:r w:rsidDel="00964E30">
          <w:rPr>
            <w:rFonts w:hint="eastAsia"/>
            <w:color w:val="000000" w:themeColor="text1"/>
            <w:szCs w:val="24"/>
          </w:rPr>
          <w:delText>年）》进一步将绿色要求从节能扩展到低碳。政策明确鼓励数据中心提升清洁能源使用占比，支持配套建设可再生能源站和储能装置，并开展氢能、太阳能等试点。同时，政策启动对“小散老旧”数据中心的改造或淘汰，推动全行业向集约化、绿色化模式转变。此外，安全保障被提升至与绿色发展同等重要的位置。政策要求构建覆盖网络安全防护、运行安全保障、数据全生命周期保护以及产业链供应链安全的立体防线。特别强调对重要数据的严格管理，并鼓励采用安全可信的国产化软硬件，实现全栈自主可控。</w:delText>
        </w:r>
      </w:del>
    </w:p>
    <w:p w14:paraId="60197147" w14:textId="53CC0238" w:rsidR="005F457E" w:rsidDel="00964E30" w:rsidRDefault="00000000">
      <w:pPr>
        <w:spacing w:after="0" w:line="312" w:lineRule="auto"/>
        <w:ind w:firstLine="480"/>
        <w:rPr>
          <w:del w:id="3734" w:author="Si-yuan LIU" w:date="2026-07-24T14:26:00Z" w16du:dateUtc="2026-07-24T06:26:00Z"/>
          <w:color w:val="000000" w:themeColor="text1"/>
          <w:szCs w:val="24"/>
        </w:rPr>
      </w:pPr>
      <w:del w:id="3735" w:author="Si-yuan LIU" w:date="2026-07-24T14:26:00Z" w16du:dateUtc="2026-07-24T06:26:00Z">
        <w:r w:rsidDel="00964E30">
          <w:rPr>
            <w:rFonts w:hint="eastAsia"/>
            <w:color w:val="000000" w:themeColor="text1"/>
            <w:szCs w:val="24"/>
          </w:rPr>
          <w:delText>上述不断细化和强化的政策，实质上为数据中心行业设立了持续升高的绿色技术与安全合规双门槛，导致新建与改造项目的成本激增。因此，早期在广深等核心区域布局、在设计上已前瞻性地符合高能效标准，且在安全架构上具备良好基础或改造潜力的存量数据中心，将能更从容地应对政策压力。</w:delText>
        </w:r>
      </w:del>
    </w:p>
    <w:p w14:paraId="75DC306D" w14:textId="7AD52C09" w:rsidR="005F457E" w:rsidDel="00964E30" w:rsidRDefault="00000000">
      <w:pPr>
        <w:spacing w:after="0" w:line="312" w:lineRule="auto"/>
        <w:ind w:firstLine="480"/>
        <w:rPr>
          <w:del w:id="3736" w:author="Si-yuan LIU" w:date="2026-07-24T14:26:00Z" w16du:dateUtc="2026-07-24T06:26:00Z"/>
          <w:color w:val="000000" w:themeColor="text1"/>
          <w:szCs w:val="24"/>
        </w:rPr>
      </w:pPr>
      <w:del w:id="3737" w:author="Si-yuan LIU" w:date="2026-07-24T14:26:00Z" w16du:dateUtc="2026-07-24T06:26:00Z">
        <w:r w:rsidDel="00964E30">
          <w:rPr>
            <w:rFonts w:hint="eastAsia"/>
            <w:color w:val="000000" w:themeColor="text1"/>
            <w:szCs w:val="24"/>
          </w:rPr>
          <w:delText>本项目于</w:delText>
        </w:r>
        <w:r w:rsidDel="00964E30">
          <w:rPr>
            <w:color w:val="000000" w:themeColor="text1"/>
            <w:szCs w:val="24"/>
          </w:rPr>
          <w:delText>2020</w:delText>
        </w:r>
        <w:r w:rsidDel="00964E30">
          <w:rPr>
            <w:rFonts w:hint="eastAsia"/>
            <w:color w:val="000000" w:themeColor="text1"/>
            <w:szCs w:val="24"/>
          </w:rPr>
          <w:delText>年获得《广州市发展改革委关于奥飞数据数字智慧产业园节能报告的审查意见》（穗发改批</w:delText>
        </w:r>
        <w:r w:rsidDel="00964E30">
          <w:rPr>
            <w:color w:val="000000" w:themeColor="text1"/>
            <w:szCs w:val="24"/>
          </w:rPr>
          <w:delText>〔</w:delText>
        </w:r>
        <w:r w:rsidDel="00964E30">
          <w:rPr>
            <w:color w:val="000000" w:themeColor="text1"/>
            <w:szCs w:val="24"/>
          </w:rPr>
          <w:delText>2020</w:delText>
        </w:r>
        <w:r w:rsidDel="00964E30">
          <w:rPr>
            <w:color w:val="000000" w:themeColor="text1"/>
            <w:szCs w:val="24"/>
          </w:rPr>
          <w:delText>〕</w:delText>
        </w:r>
        <w:r w:rsidDel="00964E30">
          <w:rPr>
            <w:color w:val="000000" w:themeColor="text1"/>
            <w:szCs w:val="24"/>
          </w:rPr>
          <w:delText>127</w:delText>
        </w:r>
        <w:r w:rsidDel="00964E30">
          <w:rPr>
            <w:rFonts w:hint="eastAsia"/>
            <w:color w:val="000000" w:themeColor="text1"/>
            <w:szCs w:val="24"/>
          </w:rPr>
          <w:delText>号），批复要求项目设计</w:delText>
        </w:r>
        <w:r w:rsidDel="00964E30">
          <w:rPr>
            <w:color w:val="000000" w:themeColor="text1"/>
            <w:szCs w:val="24"/>
          </w:rPr>
          <w:delText>PUE</w:delText>
        </w:r>
        <w:r w:rsidDel="00964E30">
          <w:rPr>
            <w:rFonts w:hint="eastAsia"/>
            <w:color w:val="000000" w:themeColor="text1"/>
            <w:szCs w:val="24"/>
          </w:rPr>
          <w:delText>为</w:delText>
        </w:r>
        <w:r w:rsidDel="00964E30">
          <w:rPr>
            <w:color w:val="000000" w:themeColor="text1"/>
            <w:szCs w:val="24"/>
          </w:rPr>
          <w:delText>1.29</w:delText>
        </w:r>
        <w:r w:rsidDel="00964E30">
          <w:rPr>
            <w:rFonts w:hint="eastAsia"/>
            <w:color w:val="000000" w:themeColor="text1"/>
            <w:szCs w:val="24"/>
          </w:rPr>
          <w:delText>。经核查，当前该项目年均</w:delText>
        </w:r>
        <w:r w:rsidDel="00964E30">
          <w:rPr>
            <w:color w:val="000000" w:themeColor="text1"/>
            <w:szCs w:val="24"/>
          </w:rPr>
          <w:delText>PUE</w:delText>
        </w:r>
        <w:r w:rsidDel="00964E30">
          <w:rPr>
            <w:rFonts w:hint="eastAsia"/>
            <w:color w:val="000000" w:themeColor="text1"/>
            <w:szCs w:val="24"/>
          </w:rPr>
          <w:delText>约</w:delText>
        </w:r>
        <w:r w:rsidDel="00964E30">
          <w:rPr>
            <w:color w:val="000000" w:themeColor="text1"/>
            <w:szCs w:val="24"/>
          </w:rPr>
          <w:delText>1.284</w:delText>
        </w:r>
        <w:r w:rsidDel="00964E30">
          <w:rPr>
            <w:rFonts w:hint="eastAsia"/>
            <w:color w:val="000000" w:themeColor="text1"/>
            <w:szCs w:val="24"/>
          </w:rPr>
          <w:delText>，符合节能规范要求。</w:delText>
        </w:r>
      </w:del>
    </w:p>
    <w:p w14:paraId="28AC2394" w14:textId="1753708B" w:rsidR="005F457E" w:rsidDel="00964E30" w:rsidRDefault="00000000">
      <w:pPr>
        <w:spacing w:after="0" w:line="312" w:lineRule="auto"/>
        <w:ind w:firstLine="480"/>
        <w:rPr>
          <w:del w:id="3738" w:author="Si-yuan LIU" w:date="2026-07-24T14:26:00Z" w16du:dateUtc="2026-07-24T06:26:00Z"/>
          <w:color w:val="000000" w:themeColor="text1"/>
          <w:szCs w:val="24"/>
        </w:rPr>
      </w:pPr>
      <w:del w:id="3739" w:author="Si-yuan LIU" w:date="2026-07-24T14:26:00Z" w16du:dateUtc="2026-07-24T06:26:00Z">
        <w:r w:rsidDel="00964E30">
          <w:rPr>
            <w:color w:val="000000" w:themeColor="text1"/>
            <w:szCs w:val="24"/>
          </w:rPr>
          <w:delText>3</w:delText>
        </w:r>
        <w:r w:rsidDel="00964E30">
          <w:rPr>
            <w:rFonts w:hint="eastAsia"/>
            <w:color w:val="000000" w:themeColor="text1"/>
            <w:szCs w:val="24"/>
          </w:rPr>
          <w:delText>）全面推进“人工智能</w:delText>
        </w:r>
        <w:r w:rsidDel="00964E30">
          <w:rPr>
            <w:color w:val="000000" w:themeColor="text1"/>
            <w:szCs w:val="24"/>
          </w:rPr>
          <w:delText>+</w:delText>
        </w:r>
        <w:r w:rsidDel="00964E30">
          <w:rPr>
            <w:rFonts w:hint="eastAsia"/>
            <w:color w:val="000000" w:themeColor="text1"/>
            <w:szCs w:val="24"/>
          </w:rPr>
          <w:delText>”与“算力</w:delText>
        </w:r>
        <w:r w:rsidDel="00964E30">
          <w:rPr>
            <w:color w:val="000000" w:themeColor="text1"/>
            <w:szCs w:val="24"/>
          </w:rPr>
          <w:delText>+</w:delText>
        </w:r>
        <w:r w:rsidDel="00964E30">
          <w:rPr>
            <w:rFonts w:hint="eastAsia"/>
            <w:color w:val="000000" w:themeColor="text1"/>
            <w:szCs w:val="24"/>
          </w:rPr>
          <w:delText>”融合应用，催生对本地算力的刚性需求</w:delText>
        </w:r>
      </w:del>
    </w:p>
    <w:p w14:paraId="2A7AE239" w14:textId="48B601D1" w:rsidR="005F457E" w:rsidDel="00964E30" w:rsidRDefault="00000000">
      <w:pPr>
        <w:spacing w:after="0" w:line="312" w:lineRule="auto"/>
        <w:ind w:firstLine="480"/>
        <w:rPr>
          <w:del w:id="3740" w:author="Si-yuan LIU" w:date="2026-07-24T14:26:00Z" w16du:dateUtc="2026-07-24T06:26:00Z"/>
          <w:color w:val="000000" w:themeColor="text1"/>
          <w:szCs w:val="24"/>
        </w:rPr>
      </w:pPr>
      <w:del w:id="3741" w:author="Si-yuan LIU" w:date="2026-07-24T14:26:00Z" w16du:dateUtc="2026-07-24T06:26:00Z">
        <w:r w:rsidDel="00964E30">
          <w:rPr>
            <w:color w:val="000000" w:themeColor="text1"/>
            <w:szCs w:val="24"/>
          </w:rPr>
          <w:delText>2024</w:delText>
        </w:r>
        <w:r w:rsidDel="00964E30">
          <w:rPr>
            <w:rFonts w:hint="eastAsia"/>
            <w:color w:val="000000" w:themeColor="text1"/>
            <w:szCs w:val="24"/>
          </w:rPr>
          <w:delText>年</w:delText>
        </w:r>
        <w:r w:rsidDel="00964E30">
          <w:rPr>
            <w:color w:val="000000" w:themeColor="text1"/>
            <w:szCs w:val="24"/>
          </w:rPr>
          <w:delText>3</w:delText>
        </w:r>
        <w:r w:rsidDel="00964E30">
          <w:rPr>
            <w:rFonts w:hint="eastAsia"/>
            <w:color w:val="000000" w:themeColor="text1"/>
            <w:szCs w:val="24"/>
          </w:rPr>
          <w:delText>月出台的《广东省算力基础设施高质量发展行动暨“粤算”行动计划（</w:delText>
        </w:r>
        <w:r w:rsidDel="00964E30">
          <w:rPr>
            <w:color w:val="000000" w:themeColor="text1"/>
            <w:szCs w:val="24"/>
          </w:rPr>
          <w:delText>2024-2025</w:delText>
        </w:r>
        <w:r w:rsidDel="00964E30">
          <w:rPr>
            <w:rFonts w:hint="eastAsia"/>
            <w:color w:val="000000" w:themeColor="text1"/>
            <w:szCs w:val="24"/>
          </w:rPr>
          <w:delText>年）》，其中明确提出加快算力在工业、金融、交通、医疗等六大关键领域的融合应用，要求构建覆盖“中心</w:delText>
        </w:r>
        <w:r w:rsidDel="00964E30">
          <w:rPr>
            <w:color w:val="000000" w:themeColor="text1"/>
            <w:szCs w:val="24"/>
          </w:rPr>
          <w:delText>-</w:delText>
        </w:r>
        <w:r w:rsidDel="00964E30">
          <w:rPr>
            <w:rFonts w:hint="eastAsia"/>
            <w:color w:val="000000" w:themeColor="text1"/>
            <w:szCs w:val="24"/>
          </w:rPr>
          <w:delText>边缘”的算力体系，以支撑工业互联网全流程智能化、金融高频交易、智慧交通实时调度、远程医疗诊断等对网络时延与数据本地化有严苛要求的场景。这从应用层面明确了对本地化算力基础设施的刚性依赖。</w:delText>
        </w:r>
      </w:del>
    </w:p>
    <w:p w14:paraId="6F845752" w14:textId="5F0417D4" w:rsidR="005F457E" w:rsidDel="00964E30" w:rsidRDefault="00000000">
      <w:pPr>
        <w:spacing w:after="0" w:line="312" w:lineRule="auto"/>
        <w:ind w:firstLine="480"/>
        <w:rPr>
          <w:del w:id="3742" w:author="Si-yuan LIU" w:date="2026-07-24T14:26:00Z" w16du:dateUtc="2026-07-24T06:26:00Z"/>
          <w:color w:val="000000" w:themeColor="text1"/>
          <w:szCs w:val="24"/>
        </w:rPr>
      </w:pPr>
      <w:del w:id="3743" w:author="Si-yuan LIU" w:date="2026-07-24T14:26:00Z" w16du:dateUtc="2026-07-24T06:26:00Z">
        <w:r w:rsidDel="00964E30">
          <w:rPr>
            <w:color w:val="000000" w:themeColor="text1"/>
            <w:szCs w:val="24"/>
          </w:rPr>
          <w:delText>2025</w:delText>
        </w:r>
        <w:r w:rsidDel="00964E30">
          <w:rPr>
            <w:rFonts w:hint="eastAsia"/>
            <w:color w:val="000000" w:themeColor="text1"/>
            <w:szCs w:val="24"/>
          </w:rPr>
          <w:delText>年</w:delText>
        </w:r>
        <w:r w:rsidDel="00964E30">
          <w:rPr>
            <w:color w:val="000000" w:themeColor="text1"/>
            <w:szCs w:val="24"/>
          </w:rPr>
          <w:delText>11</w:delText>
        </w:r>
        <w:r w:rsidDel="00964E30">
          <w:rPr>
            <w:rFonts w:hint="eastAsia"/>
            <w:color w:val="000000" w:themeColor="text1"/>
            <w:szCs w:val="24"/>
          </w:rPr>
          <w:delText>月，《广东省数字经济创新发展试验区建设方案（</w:delText>
        </w:r>
        <w:r w:rsidDel="00964E30">
          <w:rPr>
            <w:color w:val="000000" w:themeColor="text1"/>
            <w:szCs w:val="24"/>
          </w:rPr>
          <w:delText>2025-2027</w:delText>
        </w:r>
        <w:r w:rsidDel="00964E30">
          <w:rPr>
            <w:rFonts w:hint="eastAsia"/>
            <w:color w:val="000000" w:themeColor="text1"/>
            <w:szCs w:val="24"/>
          </w:rPr>
          <w:delText>年）》进一步提出开展“人工智能</w:delText>
        </w:r>
        <w:r w:rsidDel="00964E30">
          <w:rPr>
            <w:color w:val="000000" w:themeColor="text1"/>
            <w:szCs w:val="24"/>
          </w:rPr>
          <w:delText>+</w:delText>
        </w:r>
        <w:r w:rsidDel="00964E30">
          <w:rPr>
            <w:rFonts w:hint="eastAsia"/>
            <w:color w:val="000000" w:themeColor="text1"/>
            <w:szCs w:val="24"/>
          </w:rPr>
          <w:delText>”行动，目标到</w:delText>
        </w:r>
        <w:r w:rsidDel="00964E30">
          <w:rPr>
            <w:color w:val="000000" w:themeColor="text1"/>
            <w:szCs w:val="24"/>
          </w:rPr>
          <w:delText>2027</w:delText>
        </w:r>
        <w:r w:rsidDel="00964E30">
          <w:rPr>
            <w:rFonts w:hint="eastAsia"/>
            <w:color w:val="000000" w:themeColor="text1"/>
            <w:szCs w:val="24"/>
          </w:rPr>
          <w:delText>年核心产业规模突破</w:delText>
        </w:r>
        <w:r w:rsidDel="00964E30">
          <w:rPr>
            <w:color w:val="000000" w:themeColor="text1"/>
            <w:szCs w:val="24"/>
          </w:rPr>
          <w:delText>4400</w:delText>
        </w:r>
        <w:r w:rsidDel="00964E30">
          <w:rPr>
            <w:rFonts w:hint="eastAsia"/>
            <w:color w:val="000000" w:themeColor="text1"/>
            <w:szCs w:val="24"/>
          </w:rPr>
          <w:delText>亿元。政策要求以人工智能赋能新型工业化，打造智能工厂，并推动在消费电子、新型显示、低空经济等前沿产业规模化发展。模型训练、实时推理与智能决策将产生海量、持续的智能算力需求。</w:delText>
        </w:r>
      </w:del>
    </w:p>
    <w:p w14:paraId="35663BBB" w14:textId="70042424" w:rsidR="005F457E" w:rsidDel="00964E30" w:rsidRDefault="00000000">
      <w:pPr>
        <w:spacing w:after="0" w:line="312" w:lineRule="auto"/>
        <w:ind w:firstLine="480"/>
        <w:rPr>
          <w:del w:id="3744" w:author="Si-yuan LIU" w:date="2026-07-24T14:26:00Z" w16du:dateUtc="2026-07-24T06:26:00Z"/>
          <w:color w:val="000000" w:themeColor="text1"/>
          <w:szCs w:val="24"/>
        </w:rPr>
      </w:pPr>
      <w:del w:id="3745" w:author="Si-yuan LIU" w:date="2026-07-24T14:26:00Z" w16du:dateUtc="2026-07-24T06:26:00Z">
        <w:r w:rsidDel="00964E30">
          <w:rPr>
            <w:rFonts w:hint="eastAsia"/>
            <w:color w:val="000000" w:themeColor="text1"/>
            <w:szCs w:val="24"/>
          </w:rPr>
          <w:delText>“人工智能</w:delText>
        </w:r>
        <w:r w:rsidDel="00964E30">
          <w:rPr>
            <w:color w:val="000000" w:themeColor="text1"/>
            <w:szCs w:val="24"/>
          </w:rPr>
          <w:delText>+</w:delText>
        </w:r>
        <w:r w:rsidDel="00964E30">
          <w:rPr>
            <w:rFonts w:hint="eastAsia"/>
            <w:color w:val="000000" w:themeColor="text1"/>
            <w:szCs w:val="24"/>
          </w:rPr>
          <w:delText>”与“算力</w:delText>
        </w:r>
        <w:r w:rsidDel="00964E30">
          <w:rPr>
            <w:color w:val="000000" w:themeColor="text1"/>
            <w:szCs w:val="24"/>
          </w:rPr>
          <w:delText>+</w:delText>
        </w:r>
        <w:r w:rsidDel="00964E30">
          <w:rPr>
            <w:rFonts w:hint="eastAsia"/>
            <w:color w:val="000000" w:themeColor="text1"/>
            <w:szCs w:val="24"/>
          </w:rPr>
          <w:delText>行业融合”的双重政策，将进一步促进区域算力需求的增长。长期来看，在本地新增供给被严格限制的政策环境下，本地算力需求增长将提升广深地区现有高质量数据中心的上架率，并对其服务价格形成坚实的支撑和上涨动力。</w:delText>
        </w:r>
      </w:del>
    </w:p>
    <w:p w14:paraId="21DF7ECF" w14:textId="59DAE119" w:rsidR="005F457E" w:rsidDel="00964E30" w:rsidRDefault="00000000">
      <w:pPr>
        <w:spacing w:after="0" w:line="312" w:lineRule="auto"/>
        <w:ind w:firstLineChars="0" w:firstLine="0"/>
        <w:jc w:val="center"/>
        <w:rPr>
          <w:del w:id="3746" w:author="Si-yuan LIU" w:date="2026-07-24T14:26:00Z" w16du:dateUtc="2026-07-24T06:26:00Z"/>
          <w:color w:val="000000" w:themeColor="text1"/>
          <w:szCs w:val="24"/>
        </w:rPr>
      </w:pPr>
      <w:del w:id="3747" w:author="Si-yuan LIU" w:date="2026-07-24T14:26:00Z" w16du:dateUtc="2026-07-24T06:26:00Z">
        <w:r w:rsidDel="00964E30">
          <w:rPr>
            <w:rFonts w:hint="eastAsia"/>
            <w:color w:val="000000" w:themeColor="text1"/>
            <w:szCs w:val="24"/>
          </w:rPr>
          <w:delText>表</w:delText>
        </w:r>
        <w:r w:rsidDel="00964E30">
          <w:rPr>
            <w:color w:val="000000" w:themeColor="text1"/>
            <w:szCs w:val="24"/>
          </w:rPr>
          <w:delText xml:space="preserve"> </w:delText>
        </w:r>
        <w:r w:rsidDel="00964E30">
          <w:rPr>
            <w:color w:val="000000" w:themeColor="text1"/>
            <w:szCs w:val="24"/>
          </w:rPr>
          <w:fldChar w:fldCharType="begin"/>
        </w:r>
        <w:r w:rsidDel="00964E30">
          <w:rPr>
            <w:color w:val="000000" w:themeColor="text1"/>
            <w:szCs w:val="24"/>
          </w:rPr>
          <w:delInstrText xml:space="preserve"> SEQ </w:delInstrText>
        </w:r>
        <w:r w:rsidDel="00964E30">
          <w:rPr>
            <w:rFonts w:hint="eastAsia"/>
            <w:color w:val="000000" w:themeColor="text1"/>
            <w:szCs w:val="24"/>
          </w:rPr>
          <w:delInstrText>表</w:delInstrText>
        </w:r>
        <w:r w:rsidDel="00964E30">
          <w:rPr>
            <w:color w:val="000000" w:themeColor="text1"/>
            <w:szCs w:val="24"/>
          </w:rPr>
          <w:delInstrText xml:space="preserve"> \* ARABIC </w:delInstrText>
        </w:r>
        <w:r w:rsidDel="00964E30">
          <w:rPr>
            <w:color w:val="000000" w:themeColor="text1"/>
            <w:szCs w:val="24"/>
          </w:rPr>
          <w:fldChar w:fldCharType="separate"/>
        </w:r>
      </w:del>
      <w:ins w:id="3748" w:author="怡然 刘 [2]" w:date="2026-07-08T15:02:00Z">
        <w:del w:id="3749" w:author="Si-yuan LIU" w:date="2026-07-24T14:26:00Z" w16du:dateUtc="2026-07-24T06:26:00Z">
          <w:r w:rsidR="004A5B2B" w:rsidDel="00964E30">
            <w:rPr>
              <w:noProof/>
              <w:color w:val="000000" w:themeColor="text1"/>
              <w:szCs w:val="24"/>
            </w:rPr>
            <w:delText>22</w:delText>
          </w:r>
        </w:del>
      </w:ins>
      <w:ins w:id="3750" w:author="Bentayga-" w:date="2026-07-05T17:09:00Z">
        <w:del w:id="3751" w:author="Si-yuan LIU" w:date="2026-07-24T14:26:00Z" w16du:dateUtc="2026-07-24T06:26:00Z">
          <w:r w:rsidDel="00964E30">
            <w:rPr>
              <w:noProof/>
              <w:color w:val="000000" w:themeColor="text1"/>
              <w:szCs w:val="24"/>
            </w:rPr>
            <w:delText>22</w:delText>
          </w:r>
        </w:del>
      </w:ins>
      <w:del w:id="3752" w:author="Si-yuan LIU" w:date="2026-07-24T14:26:00Z" w16du:dateUtc="2026-07-24T06:26:00Z">
        <w:r w:rsidDel="00964E30">
          <w:rPr>
            <w:noProof/>
            <w:color w:val="000000" w:themeColor="text1"/>
            <w:szCs w:val="24"/>
          </w:rPr>
          <w:delText>22</w:delText>
        </w:r>
        <w:r w:rsidDel="00964E30">
          <w:rPr>
            <w:color w:val="000000" w:themeColor="text1"/>
            <w:szCs w:val="24"/>
          </w:rPr>
          <w:fldChar w:fldCharType="end"/>
        </w:r>
        <w:r w:rsidDel="00964E30">
          <w:rPr>
            <w:color w:val="000000" w:themeColor="text1"/>
            <w:szCs w:val="24"/>
          </w:rPr>
          <w:delText xml:space="preserve"> 2020-202</w:delText>
        </w:r>
        <w:r w:rsidDel="00964E30">
          <w:rPr>
            <w:rFonts w:hint="eastAsia"/>
            <w:color w:val="000000" w:themeColor="text1"/>
            <w:szCs w:val="24"/>
          </w:rPr>
          <w:delText>6</w:delText>
        </w:r>
        <w:r w:rsidDel="00964E30">
          <w:rPr>
            <w:rFonts w:hint="eastAsia"/>
            <w:color w:val="000000" w:themeColor="text1"/>
            <w:szCs w:val="24"/>
          </w:rPr>
          <w:delText>年</w:delText>
        </w:r>
        <w:r w:rsidDel="00964E30">
          <w:rPr>
            <w:rFonts w:hint="eastAsia"/>
            <w:color w:val="000000" w:themeColor="text1"/>
            <w:szCs w:val="24"/>
          </w:rPr>
          <w:delText>5</w:delText>
        </w:r>
        <w:r w:rsidDel="00964E30">
          <w:rPr>
            <w:rFonts w:hint="eastAsia"/>
            <w:color w:val="000000" w:themeColor="text1"/>
            <w:szCs w:val="24"/>
          </w:rPr>
          <w:delText>月广东省数据中心相关政策（部分）</w:delText>
        </w:r>
      </w:del>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3"/>
        <w:gridCol w:w="1134"/>
        <w:gridCol w:w="1984"/>
        <w:gridCol w:w="4190"/>
      </w:tblGrid>
      <w:tr w:rsidR="005F457E" w:rsidDel="00964E30" w14:paraId="56A6C7A1" w14:textId="3887EAC7">
        <w:trPr>
          <w:trHeight w:val="20"/>
          <w:tblHeader/>
          <w:jc w:val="center"/>
          <w:del w:id="3753" w:author="Si-yuan LIU" w:date="2026-07-24T14:26:00Z" w16du:dateUtc="2026-07-24T06:26:00Z"/>
        </w:trPr>
        <w:tc>
          <w:tcPr>
            <w:tcW w:w="993" w:type="dxa"/>
            <w:noWrap/>
            <w:vAlign w:val="center"/>
          </w:tcPr>
          <w:p w14:paraId="24510F26" w14:textId="6C6B5D22" w:rsidR="005F457E" w:rsidDel="00964E30" w:rsidRDefault="00000000">
            <w:pPr>
              <w:spacing w:after="0" w:line="312" w:lineRule="auto"/>
              <w:ind w:firstLineChars="0" w:firstLine="0"/>
              <w:jc w:val="center"/>
              <w:rPr>
                <w:del w:id="3754" w:author="Si-yuan LIU" w:date="2026-07-24T14:26:00Z" w16du:dateUtc="2026-07-24T06:26:00Z"/>
                <w:b/>
                <w:bCs/>
                <w:color w:val="000000" w:themeColor="text1"/>
                <w:sz w:val="21"/>
                <w:szCs w:val="21"/>
              </w:rPr>
            </w:pPr>
            <w:del w:id="3755" w:author="Si-yuan LIU" w:date="2026-07-24T14:26:00Z" w16du:dateUtc="2026-07-24T06:26:00Z">
              <w:r w:rsidDel="00964E30">
                <w:rPr>
                  <w:rFonts w:hint="eastAsia"/>
                  <w:b/>
                  <w:bCs/>
                  <w:color w:val="000000" w:themeColor="text1"/>
                  <w:sz w:val="21"/>
                  <w:szCs w:val="21"/>
                </w:rPr>
                <w:delText>时间</w:delText>
              </w:r>
            </w:del>
          </w:p>
        </w:tc>
        <w:tc>
          <w:tcPr>
            <w:tcW w:w="1134" w:type="dxa"/>
            <w:vAlign w:val="center"/>
          </w:tcPr>
          <w:p w14:paraId="1866F86B" w14:textId="671FF792" w:rsidR="005F457E" w:rsidDel="00964E30" w:rsidRDefault="00000000">
            <w:pPr>
              <w:spacing w:after="0" w:line="312" w:lineRule="auto"/>
              <w:ind w:firstLineChars="0" w:firstLine="0"/>
              <w:jc w:val="center"/>
              <w:rPr>
                <w:del w:id="3756" w:author="Si-yuan LIU" w:date="2026-07-24T14:26:00Z" w16du:dateUtc="2026-07-24T06:26:00Z"/>
                <w:b/>
                <w:bCs/>
                <w:color w:val="000000" w:themeColor="text1"/>
                <w:sz w:val="21"/>
                <w:szCs w:val="21"/>
              </w:rPr>
            </w:pPr>
            <w:del w:id="3757" w:author="Si-yuan LIU" w:date="2026-07-24T14:26:00Z" w16du:dateUtc="2026-07-24T06:26:00Z">
              <w:r w:rsidDel="00964E30">
                <w:rPr>
                  <w:rFonts w:hint="eastAsia"/>
                  <w:b/>
                  <w:bCs/>
                  <w:color w:val="000000" w:themeColor="text1"/>
                  <w:sz w:val="21"/>
                  <w:szCs w:val="21"/>
                </w:rPr>
                <w:delText>发布主体</w:delText>
              </w:r>
            </w:del>
          </w:p>
        </w:tc>
        <w:tc>
          <w:tcPr>
            <w:tcW w:w="1984" w:type="dxa"/>
            <w:vAlign w:val="center"/>
          </w:tcPr>
          <w:p w14:paraId="7441A9B4" w14:textId="7AB37533" w:rsidR="005F457E" w:rsidDel="00964E30" w:rsidRDefault="00000000">
            <w:pPr>
              <w:spacing w:after="0" w:line="312" w:lineRule="auto"/>
              <w:ind w:firstLineChars="0" w:firstLine="0"/>
              <w:jc w:val="center"/>
              <w:rPr>
                <w:del w:id="3758" w:author="Si-yuan LIU" w:date="2026-07-24T14:26:00Z" w16du:dateUtc="2026-07-24T06:26:00Z"/>
                <w:b/>
                <w:bCs/>
                <w:color w:val="000000" w:themeColor="text1"/>
                <w:sz w:val="21"/>
                <w:szCs w:val="21"/>
              </w:rPr>
            </w:pPr>
            <w:del w:id="3759" w:author="Si-yuan LIU" w:date="2026-07-24T14:26:00Z" w16du:dateUtc="2026-07-24T06:26:00Z">
              <w:r w:rsidDel="00964E30">
                <w:rPr>
                  <w:rFonts w:hint="eastAsia"/>
                  <w:b/>
                  <w:bCs/>
                  <w:color w:val="000000" w:themeColor="text1"/>
                  <w:sz w:val="21"/>
                  <w:szCs w:val="21"/>
                </w:rPr>
                <w:delText>政策名称</w:delText>
              </w:r>
            </w:del>
          </w:p>
        </w:tc>
        <w:tc>
          <w:tcPr>
            <w:tcW w:w="4190" w:type="dxa"/>
            <w:noWrap/>
            <w:vAlign w:val="center"/>
          </w:tcPr>
          <w:p w14:paraId="29A97E8C" w14:textId="1DAAB253" w:rsidR="005F457E" w:rsidDel="00964E30" w:rsidRDefault="00000000">
            <w:pPr>
              <w:spacing w:after="0" w:line="312" w:lineRule="auto"/>
              <w:ind w:firstLineChars="0" w:firstLine="0"/>
              <w:jc w:val="center"/>
              <w:rPr>
                <w:del w:id="3760" w:author="Si-yuan LIU" w:date="2026-07-24T14:26:00Z" w16du:dateUtc="2026-07-24T06:26:00Z"/>
                <w:b/>
                <w:bCs/>
                <w:color w:val="000000" w:themeColor="text1"/>
                <w:sz w:val="21"/>
                <w:szCs w:val="21"/>
              </w:rPr>
            </w:pPr>
            <w:del w:id="3761" w:author="Si-yuan LIU" w:date="2026-07-24T14:26:00Z" w16du:dateUtc="2026-07-24T06:26:00Z">
              <w:r w:rsidDel="00964E30">
                <w:rPr>
                  <w:rFonts w:hint="eastAsia"/>
                  <w:b/>
                  <w:bCs/>
                  <w:color w:val="000000" w:themeColor="text1"/>
                  <w:sz w:val="21"/>
                  <w:szCs w:val="21"/>
                </w:rPr>
                <w:delText>主要内容</w:delText>
              </w:r>
            </w:del>
          </w:p>
        </w:tc>
      </w:tr>
      <w:tr w:rsidR="005F457E" w:rsidDel="00964E30" w14:paraId="3B29A684" w14:textId="2C932E29">
        <w:trPr>
          <w:trHeight w:val="20"/>
          <w:jc w:val="center"/>
          <w:del w:id="3762" w:author="Si-yuan LIU" w:date="2026-07-24T14:26:00Z" w16du:dateUtc="2026-07-24T06:26:00Z"/>
        </w:trPr>
        <w:tc>
          <w:tcPr>
            <w:tcW w:w="993" w:type="dxa"/>
            <w:noWrap/>
          </w:tcPr>
          <w:p w14:paraId="7925344D" w14:textId="1C62C4C1" w:rsidR="005F457E" w:rsidDel="00964E30" w:rsidRDefault="00000000">
            <w:pPr>
              <w:widowControl/>
              <w:spacing w:line="312" w:lineRule="auto"/>
              <w:ind w:firstLineChars="0" w:firstLine="0"/>
              <w:jc w:val="center"/>
              <w:rPr>
                <w:del w:id="3763" w:author="Si-yuan LIU" w:date="2026-07-24T14:26:00Z" w16du:dateUtc="2026-07-24T06:26:00Z"/>
                <w:color w:val="000000" w:themeColor="text1"/>
                <w:kern w:val="0"/>
                <w:sz w:val="21"/>
                <w:szCs w:val="21"/>
              </w:rPr>
            </w:pPr>
            <w:del w:id="3764" w:author="Si-yuan LIU" w:date="2026-07-24T14:26:00Z" w16du:dateUtc="2026-07-24T06:26:00Z">
              <w:r w:rsidDel="00964E30">
                <w:rPr>
                  <w:rFonts w:hint="eastAsia"/>
                  <w:color w:val="000000" w:themeColor="text1"/>
                  <w:kern w:val="0"/>
                  <w:sz w:val="21"/>
                  <w:szCs w:val="21"/>
                </w:rPr>
                <w:delText>2026/04</w:delText>
              </w:r>
            </w:del>
          </w:p>
        </w:tc>
        <w:tc>
          <w:tcPr>
            <w:tcW w:w="1134" w:type="dxa"/>
          </w:tcPr>
          <w:p w14:paraId="5580A6C3" w14:textId="15E939AA" w:rsidR="005F457E" w:rsidDel="00964E30" w:rsidRDefault="00000000">
            <w:pPr>
              <w:widowControl/>
              <w:spacing w:line="312" w:lineRule="auto"/>
              <w:ind w:firstLineChars="0" w:firstLine="0"/>
              <w:rPr>
                <w:del w:id="3765" w:author="Si-yuan LIU" w:date="2026-07-24T14:26:00Z" w16du:dateUtc="2026-07-24T06:26:00Z"/>
                <w:color w:val="000000" w:themeColor="text1"/>
                <w:kern w:val="0"/>
                <w:sz w:val="21"/>
                <w:szCs w:val="21"/>
              </w:rPr>
            </w:pPr>
            <w:del w:id="3766" w:author="Si-yuan LIU" w:date="2026-07-24T14:26:00Z" w16du:dateUtc="2026-07-24T06:26:00Z">
              <w:r w:rsidDel="00964E30">
                <w:rPr>
                  <w:color w:val="000000" w:themeColor="text1"/>
                  <w:kern w:val="0"/>
                  <w:sz w:val="21"/>
                  <w:szCs w:val="21"/>
                </w:rPr>
                <w:delText>广东省政务服务</w:delText>
              </w:r>
              <w:r w:rsidDel="00964E30">
                <w:rPr>
                  <w:rFonts w:hint="eastAsia"/>
                  <w:color w:val="000000" w:themeColor="text1"/>
                  <w:kern w:val="0"/>
                  <w:sz w:val="21"/>
                  <w:szCs w:val="21"/>
                </w:rPr>
                <w:delText>等</w:delText>
              </w:r>
            </w:del>
          </w:p>
        </w:tc>
        <w:tc>
          <w:tcPr>
            <w:tcW w:w="1984" w:type="dxa"/>
          </w:tcPr>
          <w:p w14:paraId="7ECDB8B8" w14:textId="4F2E0939" w:rsidR="005F457E" w:rsidDel="00964E30" w:rsidRDefault="00000000">
            <w:pPr>
              <w:widowControl/>
              <w:spacing w:line="312" w:lineRule="auto"/>
              <w:ind w:firstLineChars="0" w:firstLine="0"/>
              <w:rPr>
                <w:del w:id="3767" w:author="Si-yuan LIU" w:date="2026-07-24T14:26:00Z" w16du:dateUtc="2026-07-24T06:26:00Z"/>
                <w:color w:val="000000" w:themeColor="text1"/>
                <w:kern w:val="0"/>
                <w:sz w:val="21"/>
                <w:szCs w:val="21"/>
              </w:rPr>
            </w:pPr>
            <w:del w:id="3768" w:author="Si-yuan LIU" w:date="2026-07-24T14:26:00Z" w16du:dateUtc="2026-07-24T06:26:00Z">
              <w:r w:rsidDel="00964E30">
                <w:rPr>
                  <w:rFonts w:hint="eastAsia"/>
                  <w:color w:val="000000" w:themeColor="text1"/>
                  <w:kern w:val="0"/>
                  <w:sz w:val="21"/>
                  <w:szCs w:val="21"/>
                </w:rPr>
                <w:delText>《</w:delText>
              </w:r>
              <w:r w:rsidDel="00964E30">
                <w:rPr>
                  <w:color w:val="000000" w:themeColor="text1"/>
                  <w:kern w:val="0"/>
                  <w:sz w:val="21"/>
                  <w:szCs w:val="21"/>
                </w:rPr>
                <w:delText>广东省深化数据要素市场化配置改革培育壮大数据产业若干措施</w:delText>
              </w:r>
              <w:r w:rsidDel="00964E30">
                <w:rPr>
                  <w:rFonts w:hint="eastAsia"/>
                  <w:color w:val="000000" w:themeColor="text1"/>
                  <w:kern w:val="0"/>
                  <w:sz w:val="21"/>
                  <w:szCs w:val="21"/>
                </w:rPr>
                <w:delText>》</w:delText>
              </w:r>
            </w:del>
          </w:p>
        </w:tc>
        <w:tc>
          <w:tcPr>
            <w:tcW w:w="4190" w:type="dxa"/>
            <w:noWrap/>
          </w:tcPr>
          <w:p w14:paraId="0992E728" w14:textId="7F243F09" w:rsidR="005F457E" w:rsidDel="00964E30" w:rsidRDefault="00000000">
            <w:pPr>
              <w:pStyle w:val="afd"/>
              <w:numPr>
                <w:ilvl w:val="0"/>
                <w:numId w:val="6"/>
              </w:numPr>
              <w:spacing w:after="0" w:line="312" w:lineRule="auto"/>
              <w:ind w:left="170" w:firstLineChars="0" w:hanging="170"/>
              <w:textAlignment w:val="auto"/>
              <w:rPr>
                <w:del w:id="3769" w:author="Si-yuan LIU" w:date="2026-07-24T14:26:00Z" w16du:dateUtc="2026-07-24T06:26:00Z"/>
                <w:color w:val="000000" w:themeColor="text1"/>
                <w:sz w:val="21"/>
                <w:szCs w:val="21"/>
              </w:rPr>
            </w:pPr>
            <w:del w:id="3770" w:author="Si-yuan LIU" w:date="2026-07-24T14:26:00Z" w16du:dateUtc="2026-07-24T06:26:00Z">
              <w:r w:rsidDel="00964E30">
                <w:rPr>
                  <w:color w:val="000000" w:themeColor="text1"/>
                  <w:sz w:val="21"/>
                  <w:szCs w:val="21"/>
                </w:rPr>
                <w:delText>加强数据、算力、网络等基础设施协同建设，支持平台企业发挥数据和算力资源优势，服务人工智能、产业链供应链等重点应用场景</w:delText>
              </w:r>
            </w:del>
          </w:p>
        </w:tc>
      </w:tr>
      <w:tr w:rsidR="005F457E" w:rsidDel="00964E30" w14:paraId="108634BA" w14:textId="6BB0D325">
        <w:trPr>
          <w:trHeight w:val="20"/>
          <w:jc w:val="center"/>
          <w:del w:id="3771" w:author="Si-yuan LIU" w:date="2026-07-24T14:26:00Z" w16du:dateUtc="2026-07-24T06:26:00Z"/>
        </w:trPr>
        <w:tc>
          <w:tcPr>
            <w:tcW w:w="993" w:type="dxa"/>
            <w:noWrap/>
          </w:tcPr>
          <w:p w14:paraId="2762A13C" w14:textId="3DD25BC3" w:rsidR="005F457E" w:rsidDel="00964E30" w:rsidRDefault="00000000">
            <w:pPr>
              <w:widowControl/>
              <w:spacing w:line="312" w:lineRule="auto"/>
              <w:ind w:firstLineChars="0" w:firstLine="0"/>
              <w:jc w:val="center"/>
              <w:rPr>
                <w:del w:id="3772" w:author="Si-yuan LIU" w:date="2026-07-24T14:26:00Z" w16du:dateUtc="2026-07-24T06:26:00Z"/>
                <w:color w:val="000000" w:themeColor="text1"/>
                <w:kern w:val="0"/>
                <w:sz w:val="21"/>
                <w:szCs w:val="21"/>
              </w:rPr>
            </w:pPr>
            <w:del w:id="3773" w:author="Si-yuan LIU" w:date="2026-07-24T14:26:00Z" w16du:dateUtc="2026-07-24T06:26:00Z">
              <w:r w:rsidDel="00964E30">
                <w:rPr>
                  <w:color w:val="000000" w:themeColor="text1"/>
                  <w:kern w:val="0"/>
                  <w:sz w:val="21"/>
                  <w:szCs w:val="21"/>
                </w:rPr>
                <w:delText>2026/01</w:delText>
              </w:r>
            </w:del>
          </w:p>
        </w:tc>
        <w:tc>
          <w:tcPr>
            <w:tcW w:w="1134" w:type="dxa"/>
          </w:tcPr>
          <w:p w14:paraId="22ADC18F" w14:textId="737CAD01" w:rsidR="005F457E" w:rsidDel="00964E30" w:rsidRDefault="00000000">
            <w:pPr>
              <w:widowControl/>
              <w:spacing w:line="312" w:lineRule="auto"/>
              <w:ind w:firstLineChars="0" w:firstLine="0"/>
              <w:rPr>
                <w:del w:id="3774" w:author="Si-yuan LIU" w:date="2026-07-24T14:26:00Z" w16du:dateUtc="2026-07-24T06:26:00Z"/>
                <w:color w:val="000000" w:themeColor="text1"/>
                <w:kern w:val="0"/>
                <w:sz w:val="21"/>
                <w:szCs w:val="21"/>
              </w:rPr>
            </w:pPr>
            <w:del w:id="3775" w:author="Si-yuan LIU" w:date="2026-07-24T14:26:00Z" w16du:dateUtc="2026-07-24T06:26:00Z">
              <w:r w:rsidDel="00964E30">
                <w:rPr>
                  <w:rFonts w:hint="eastAsia"/>
                  <w:color w:val="000000" w:themeColor="text1"/>
                  <w:kern w:val="0"/>
                  <w:sz w:val="21"/>
                  <w:szCs w:val="21"/>
                </w:rPr>
                <w:delText>广东省人民政府</w:delText>
              </w:r>
            </w:del>
          </w:p>
        </w:tc>
        <w:tc>
          <w:tcPr>
            <w:tcW w:w="1984" w:type="dxa"/>
          </w:tcPr>
          <w:p w14:paraId="572884FD" w14:textId="1FB1DB08" w:rsidR="005F457E" w:rsidDel="00964E30" w:rsidRDefault="00000000">
            <w:pPr>
              <w:widowControl/>
              <w:spacing w:line="312" w:lineRule="auto"/>
              <w:ind w:firstLineChars="0" w:firstLine="0"/>
              <w:rPr>
                <w:del w:id="3776" w:author="Si-yuan LIU" w:date="2026-07-24T14:26:00Z" w16du:dateUtc="2026-07-24T06:26:00Z"/>
                <w:color w:val="000000" w:themeColor="text1"/>
                <w:kern w:val="0"/>
                <w:sz w:val="21"/>
                <w:szCs w:val="21"/>
              </w:rPr>
            </w:pPr>
            <w:del w:id="3777" w:author="Si-yuan LIU" w:date="2026-07-24T14:26:00Z" w16du:dateUtc="2026-07-24T06:26:00Z">
              <w:r w:rsidDel="00964E30">
                <w:rPr>
                  <w:rFonts w:hint="eastAsia"/>
                  <w:color w:val="000000" w:themeColor="text1"/>
                  <w:kern w:val="0"/>
                  <w:sz w:val="21"/>
                  <w:szCs w:val="21"/>
                </w:rPr>
                <w:delText>《</w:delText>
              </w:r>
              <w:r w:rsidDel="00964E30">
                <w:rPr>
                  <w:color w:val="000000" w:themeColor="text1"/>
                  <w:kern w:val="0"/>
                  <w:sz w:val="21"/>
                  <w:szCs w:val="21"/>
                </w:rPr>
                <w:delText>2026</w:delText>
              </w:r>
              <w:r w:rsidDel="00964E30">
                <w:rPr>
                  <w:rFonts w:hint="eastAsia"/>
                  <w:color w:val="000000" w:themeColor="text1"/>
                  <w:kern w:val="0"/>
                  <w:sz w:val="21"/>
                  <w:szCs w:val="21"/>
                </w:rPr>
                <w:delText>年广东省政府工作报告》</w:delText>
              </w:r>
            </w:del>
          </w:p>
        </w:tc>
        <w:tc>
          <w:tcPr>
            <w:tcW w:w="4190" w:type="dxa"/>
            <w:noWrap/>
          </w:tcPr>
          <w:p w14:paraId="7917B890" w14:textId="159762AA" w:rsidR="005F457E" w:rsidDel="00964E30" w:rsidRDefault="00000000">
            <w:pPr>
              <w:pStyle w:val="afd"/>
              <w:numPr>
                <w:ilvl w:val="0"/>
                <w:numId w:val="6"/>
              </w:numPr>
              <w:spacing w:after="0" w:line="312" w:lineRule="auto"/>
              <w:ind w:left="170" w:firstLineChars="0" w:hanging="170"/>
              <w:textAlignment w:val="auto"/>
              <w:rPr>
                <w:del w:id="3778" w:author="Si-yuan LIU" w:date="2026-07-24T14:26:00Z" w16du:dateUtc="2026-07-24T06:26:00Z"/>
                <w:color w:val="000000" w:themeColor="text1"/>
                <w:sz w:val="21"/>
                <w:szCs w:val="21"/>
              </w:rPr>
            </w:pPr>
            <w:del w:id="3779" w:author="Si-yuan LIU" w:date="2026-07-24T14:26:00Z" w16du:dateUtc="2026-07-24T06:26:00Z">
              <w:r w:rsidDel="00964E30">
                <w:rPr>
                  <w:rFonts w:hint="eastAsia"/>
                  <w:color w:val="000000" w:themeColor="text1"/>
                  <w:sz w:val="21"/>
                  <w:szCs w:val="21"/>
                </w:rPr>
                <w:delText>强调在算力、数据等领域固本强基；高质量建设国家数字经济创新发展试验区</w:delText>
              </w:r>
            </w:del>
          </w:p>
        </w:tc>
      </w:tr>
      <w:tr w:rsidR="005F457E" w:rsidDel="00964E30" w14:paraId="55380D04" w14:textId="7A847D6B">
        <w:trPr>
          <w:trHeight w:val="20"/>
          <w:jc w:val="center"/>
          <w:del w:id="3780" w:author="Si-yuan LIU" w:date="2026-07-24T14:26:00Z" w16du:dateUtc="2026-07-24T06:26:00Z"/>
        </w:trPr>
        <w:tc>
          <w:tcPr>
            <w:tcW w:w="993" w:type="dxa"/>
            <w:noWrap/>
          </w:tcPr>
          <w:p w14:paraId="3562DC2E" w14:textId="36380BAD" w:rsidR="005F457E" w:rsidDel="00964E30" w:rsidRDefault="00000000">
            <w:pPr>
              <w:widowControl/>
              <w:spacing w:line="312" w:lineRule="auto"/>
              <w:ind w:firstLineChars="0" w:firstLine="0"/>
              <w:jc w:val="center"/>
              <w:rPr>
                <w:del w:id="3781" w:author="Si-yuan LIU" w:date="2026-07-24T14:26:00Z" w16du:dateUtc="2026-07-24T06:26:00Z"/>
                <w:color w:val="000000" w:themeColor="text1"/>
                <w:kern w:val="0"/>
                <w:sz w:val="21"/>
                <w:szCs w:val="21"/>
              </w:rPr>
            </w:pPr>
            <w:del w:id="3782" w:author="Si-yuan LIU" w:date="2026-07-24T14:26:00Z" w16du:dateUtc="2026-07-24T06:26:00Z">
              <w:r w:rsidDel="00964E30">
                <w:rPr>
                  <w:color w:val="000000" w:themeColor="text1"/>
                  <w:kern w:val="0"/>
                  <w:sz w:val="21"/>
                  <w:szCs w:val="21"/>
                </w:rPr>
                <w:delText>2026/01</w:delText>
              </w:r>
            </w:del>
          </w:p>
        </w:tc>
        <w:tc>
          <w:tcPr>
            <w:tcW w:w="1134" w:type="dxa"/>
          </w:tcPr>
          <w:p w14:paraId="51254C43" w14:textId="5D7F281D" w:rsidR="005F457E" w:rsidDel="00964E30" w:rsidRDefault="00000000">
            <w:pPr>
              <w:widowControl/>
              <w:spacing w:line="312" w:lineRule="auto"/>
              <w:ind w:firstLineChars="0" w:firstLine="0"/>
              <w:rPr>
                <w:del w:id="3783" w:author="Si-yuan LIU" w:date="2026-07-24T14:26:00Z" w16du:dateUtc="2026-07-24T06:26:00Z"/>
                <w:color w:val="000000" w:themeColor="text1"/>
                <w:kern w:val="0"/>
                <w:sz w:val="21"/>
                <w:szCs w:val="21"/>
              </w:rPr>
            </w:pPr>
            <w:del w:id="3784" w:author="Si-yuan LIU" w:date="2026-07-24T14:26:00Z" w16du:dateUtc="2026-07-24T06:26:00Z">
              <w:r w:rsidDel="00964E30">
                <w:rPr>
                  <w:rFonts w:hint="eastAsia"/>
                  <w:color w:val="000000" w:themeColor="text1"/>
                  <w:kern w:val="0"/>
                  <w:sz w:val="21"/>
                  <w:szCs w:val="21"/>
                </w:rPr>
                <w:delText>广东省人民政府</w:delText>
              </w:r>
            </w:del>
          </w:p>
        </w:tc>
        <w:tc>
          <w:tcPr>
            <w:tcW w:w="1984" w:type="dxa"/>
          </w:tcPr>
          <w:p w14:paraId="7C0D2339" w14:textId="1FF3BD3D" w:rsidR="005F457E" w:rsidDel="00964E30" w:rsidRDefault="00000000">
            <w:pPr>
              <w:widowControl/>
              <w:spacing w:line="312" w:lineRule="auto"/>
              <w:ind w:firstLineChars="0" w:firstLine="0"/>
              <w:rPr>
                <w:del w:id="3785" w:author="Si-yuan LIU" w:date="2026-07-24T14:26:00Z" w16du:dateUtc="2026-07-24T06:26:00Z"/>
                <w:color w:val="000000" w:themeColor="text1"/>
                <w:kern w:val="0"/>
                <w:sz w:val="21"/>
                <w:szCs w:val="21"/>
              </w:rPr>
            </w:pPr>
            <w:del w:id="3786" w:author="Si-yuan LIU" w:date="2026-07-24T14:26:00Z" w16du:dateUtc="2026-07-24T06:26:00Z">
              <w:r w:rsidDel="00964E30">
                <w:rPr>
                  <w:rFonts w:hint="eastAsia"/>
                  <w:color w:val="000000" w:themeColor="text1"/>
                  <w:kern w:val="0"/>
                  <w:sz w:val="21"/>
                  <w:szCs w:val="21"/>
                </w:rPr>
                <w:delText>《广东省加快数字社会高质量建设实施意见》</w:delText>
              </w:r>
            </w:del>
          </w:p>
        </w:tc>
        <w:tc>
          <w:tcPr>
            <w:tcW w:w="4190" w:type="dxa"/>
            <w:noWrap/>
          </w:tcPr>
          <w:p w14:paraId="67C76D9C" w14:textId="3D622DD1" w:rsidR="005F457E" w:rsidDel="00964E30" w:rsidRDefault="00000000">
            <w:pPr>
              <w:pStyle w:val="afd"/>
              <w:numPr>
                <w:ilvl w:val="0"/>
                <w:numId w:val="6"/>
              </w:numPr>
              <w:spacing w:after="0" w:line="312" w:lineRule="auto"/>
              <w:ind w:left="170" w:firstLineChars="0" w:hanging="170"/>
              <w:textAlignment w:val="auto"/>
              <w:rPr>
                <w:del w:id="3787" w:author="Si-yuan LIU" w:date="2026-07-24T14:26:00Z" w16du:dateUtc="2026-07-24T06:26:00Z"/>
                <w:color w:val="000000" w:themeColor="text1"/>
                <w:sz w:val="21"/>
                <w:szCs w:val="21"/>
              </w:rPr>
            </w:pPr>
            <w:del w:id="3788" w:author="Si-yuan LIU" w:date="2026-07-24T14:26:00Z" w16du:dateUtc="2026-07-24T06:26:00Z">
              <w:r w:rsidDel="00964E30">
                <w:rPr>
                  <w:rFonts w:hint="eastAsia"/>
                  <w:color w:val="000000" w:themeColor="text1"/>
                  <w:sz w:val="21"/>
                  <w:szCs w:val="21"/>
                </w:rPr>
                <w:delText>将算力作为数字社会基础底座的重要支撑，有序推进算力中心建设布局，为人工智能应用、城市智能体、数字湾区和数字公共服务等场景提供基础支撑。</w:delText>
              </w:r>
            </w:del>
          </w:p>
        </w:tc>
      </w:tr>
      <w:tr w:rsidR="005F457E" w:rsidDel="00964E30" w14:paraId="74E4A684" w14:textId="7BFBC8D8">
        <w:trPr>
          <w:trHeight w:val="20"/>
          <w:jc w:val="center"/>
          <w:del w:id="3789" w:author="Si-yuan LIU" w:date="2026-07-24T14:26:00Z" w16du:dateUtc="2026-07-24T06:26:00Z"/>
        </w:trPr>
        <w:tc>
          <w:tcPr>
            <w:tcW w:w="993" w:type="dxa"/>
            <w:noWrap/>
            <w:vAlign w:val="center"/>
          </w:tcPr>
          <w:p w14:paraId="4FD68182" w14:textId="092CF57C" w:rsidR="005F457E" w:rsidDel="00964E30" w:rsidRDefault="00000000">
            <w:pPr>
              <w:widowControl/>
              <w:spacing w:line="312" w:lineRule="auto"/>
              <w:ind w:firstLineChars="0" w:firstLine="0"/>
              <w:jc w:val="center"/>
              <w:rPr>
                <w:del w:id="3790" w:author="Si-yuan LIU" w:date="2026-07-24T14:26:00Z" w16du:dateUtc="2026-07-24T06:26:00Z"/>
                <w:color w:val="000000" w:themeColor="text1"/>
                <w:kern w:val="0"/>
                <w:sz w:val="21"/>
                <w:szCs w:val="21"/>
              </w:rPr>
            </w:pPr>
            <w:del w:id="3791" w:author="Si-yuan LIU" w:date="2026-07-24T14:26:00Z" w16du:dateUtc="2026-07-24T06:26:00Z">
              <w:r w:rsidDel="00964E30">
                <w:rPr>
                  <w:color w:val="000000" w:themeColor="text1"/>
                  <w:kern w:val="0"/>
                  <w:sz w:val="21"/>
                  <w:szCs w:val="21"/>
                </w:rPr>
                <w:delText>2025/11</w:delText>
              </w:r>
            </w:del>
          </w:p>
        </w:tc>
        <w:tc>
          <w:tcPr>
            <w:tcW w:w="1134" w:type="dxa"/>
            <w:vAlign w:val="center"/>
          </w:tcPr>
          <w:p w14:paraId="37377A60" w14:textId="48DD1C8D" w:rsidR="005F457E" w:rsidDel="00964E30" w:rsidRDefault="00000000">
            <w:pPr>
              <w:widowControl/>
              <w:spacing w:line="312" w:lineRule="auto"/>
              <w:ind w:firstLineChars="0" w:firstLine="0"/>
              <w:rPr>
                <w:del w:id="3792" w:author="Si-yuan LIU" w:date="2026-07-24T14:26:00Z" w16du:dateUtc="2026-07-24T06:26:00Z"/>
                <w:color w:val="000000" w:themeColor="text1"/>
                <w:kern w:val="0"/>
                <w:sz w:val="21"/>
                <w:szCs w:val="21"/>
              </w:rPr>
            </w:pPr>
            <w:del w:id="3793" w:author="Si-yuan LIU" w:date="2026-07-24T14:26:00Z" w16du:dateUtc="2026-07-24T06:26:00Z">
              <w:r w:rsidDel="00964E30">
                <w:rPr>
                  <w:rFonts w:hint="eastAsia"/>
                  <w:color w:val="000000" w:themeColor="text1"/>
                  <w:kern w:val="0"/>
                  <w:sz w:val="21"/>
                  <w:szCs w:val="21"/>
                </w:rPr>
                <w:delText>广东省人民政府</w:delText>
              </w:r>
            </w:del>
          </w:p>
        </w:tc>
        <w:tc>
          <w:tcPr>
            <w:tcW w:w="1984" w:type="dxa"/>
            <w:vAlign w:val="center"/>
          </w:tcPr>
          <w:p w14:paraId="360363B8" w14:textId="5BFBAB80" w:rsidR="005F457E" w:rsidDel="00964E30" w:rsidRDefault="00000000">
            <w:pPr>
              <w:widowControl/>
              <w:spacing w:line="312" w:lineRule="auto"/>
              <w:ind w:firstLineChars="0" w:firstLine="0"/>
              <w:rPr>
                <w:del w:id="3794" w:author="Si-yuan LIU" w:date="2026-07-24T14:26:00Z" w16du:dateUtc="2026-07-24T06:26:00Z"/>
                <w:color w:val="000000" w:themeColor="text1"/>
                <w:kern w:val="0"/>
                <w:sz w:val="21"/>
                <w:szCs w:val="21"/>
              </w:rPr>
            </w:pPr>
            <w:del w:id="3795" w:author="Si-yuan LIU" w:date="2026-07-24T14:26:00Z" w16du:dateUtc="2026-07-24T06:26:00Z">
              <w:r w:rsidDel="00964E30">
                <w:rPr>
                  <w:rFonts w:hint="eastAsia"/>
                  <w:color w:val="000000" w:themeColor="text1"/>
                  <w:kern w:val="0"/>
                  <w:sz w:val="21"/>
                  <w:szCs w:val="21"/>
                </w:rPr>
                <w:delText>《广东省国家数字经济创新发展试验区建设方案（</w:delText>
              </w:r>
              <w:r w:rsidDel="00964E30">
                <w:rPr>
                  <w:color w:val="000000" w:themeColor="text1"/>
                  <w:kern w:val="0"/>
                  <w:sz w:val="21"/>
                  <w:szCs w:val="21"/>
                </w:rPr>
                <w:delText>2025—2027</w:delText>
              </w:r>
              <w:r w:rsidDel="00964E30">
                <w:rPr>
                  <w:rFonts w:hint="eastAsia"/>
                  <w:color w:val="000000" w:themeColor="text1"/>
                  <w:kern w:val="0"/>
                  <w:sz w:val="21"/>
                  <w:szCs w:val="21"/>
                </w:rPr>
                <w:delText>年）》</w:delText>
              </w:r>
            </w:del>
          </w:p>
        </w:tc>
        <w:tc>
          <w:tcPr>
            <w:tcW w:w="4190" w:type="dxa"/>
            <w:noWrap/>
            <w:vAlign w:val="center"/>
          </w:tcPr>
          <w:p w14:paraId="6BCCFC0C" w14:textId="55BBB8A0" w:rsidR="005F457E" w:rsidDel="00964E30" w:rsidRDefault="00000000">
            <w:pPr>
              <w:pStyle w:val="afd"/>
              <w:numPr>
                <w:ilvl w:val="0"/>
                <w:numId w:val="6"/>
              </w:numPr>
              <w:spacing w:after="0" w:line="312" w:lineRule="auto"/>
              <w:ind w:left="170" w:firstLineChars="0" w:hanging="170"/>
              <w:textAlignment w:val="auto"/>
              <w:rPr>
                <w:del w:id="3796" w:author="Si-yuan LIU" w:date="2026-07-24T14:26:00Z" w16du:dateUtc="2026-07-24T06:26:00Z"/>
                <w:color w:val="000000" w:themeColor="text1"/>
                <w:sz w:val="21"/>
                <w:szCs w:val="21"/>
              </w:rPr>
            </w:pPr>
            <w:del w:id="3797" w:author="Si-yuan LIU" w:date="2026-07-24T14:26:00Z" w16du:dateUtc="2026-07-24T06:26:00Z">
              <w:r w:rsidDel="00964E30">
                <w:rPr>
                  <w:rFonts w:hint="eastAsia"/>
                  <w:color w:val="000000" w:themeColor="text1"/>
                  <w:sz w:val="21"/>
                  <w:szCs w:val="21"/>
                </w:rPr>
                <w:delText>加快全国一体化算力网络粤港澳大湾区国家枢纽节点韶关集群建设，支持广州、深圳建设与超大城市经济发展相匹配的算力供给体系。</w:delText>
              </w:r>
            </w:del>
          </w:p>
          <w:p w14:paraId="50C1D7F4" w14:textId="35CFB266" w:rsidR="005F457E" w:rsidDel="00964E30" w:rsidRDefault="00000000">
            <w:pPr>
              <w:pStyle w:val="afd"/>
              <w:numPr>
                <w:ilvl w:val="0"/>
                <w:numId w:val="6"/>
              </w:numPr>
              <w:spacing w:after="0" w:line="312" w:lineRule="auto"/>
              <w:ind w:left="170" w:firstLineChars="0" w:hanging="170"/>
              <w:textAlignment w:val="auto"/>
              <w:rPr>
                <w:del w:id="3798" w:author="Si-yuan LIU" w:date="2026-07-24T14:26:00Z" w16du:dateUtc="2026-07-24T06:26:00Z"/>
                <w:color w:val="000000" w:themeColor="text1"/>
                <w:sz w:val="21"/>
                <w:szCs w:val="21"/>
              </w:rPr>
            </w:pPr>
            <w:del w:id="3799" w:author="Si-yuan LIU" w:date="2026-07-24T14:26:00Z" w16du:dateUtc="2026-07-24T06:26:00Z">
              <w:r w:rsidDel="00964E30">
                <w:rPr>
                  <w:rFonts w:hint="eastAsia"/>
                  <w:color w:val="000000" w:themeColor="text1"/>
                  <w:sz w:val="21"/>
                  <w:szCs w:val="21"/>
                </w:rPr>
                <w:delText>开展“人工智能</w:delText>
              </w:r>
              <w:r w:rsidDel="00964E30">
                <w:rPr>
                  <w:rFonts w:hint="eastAsia"/>
                  <w:color w:val="000000" w:themeColor="text1"/>
                  <w:sz w:val="21"/>
                  <w:szCs w:val="21"/>
                </w:rPr>
                <w:delText>+</w:delText>
              </w:r>
              <w:r w:rsidDel="00964E30">
                <w:rPr>
                  <w:rFonts w:hint="eastAsia"/>
                  <w:color w:val="000000" w:themeColor="text1"/>
                  <w:sz w:val="21"/>
                  <w:szCs w:val="21"/>
                </w:rPr>
                <w:delText>”行动、“机器人</w:delText>
              </w:r>
              <w:r w:rsidDel="00964E30">
                <w:rPr>
                  <w:rFonts w:hint="eastAsia"/>
                  <w:color w:val="000000" w:themeColor="text1"/>
                  <w:sz w:val="21"/>
                  <w:szCs w:val="21"/>
                </w:rPr>
                <w:delText>+</w:delText>
              </w:r>
              <w:r w:rsidDel="00964E30">
                <w:rPr>
                  <w:rFonts w:hint="eastAsia"/>
                  <w:color w:val="000000" w:themeColor="text1"/>
                  <w:sz w:val="21"/>
                  <w:szCs w:val="21"/>
                </w:rPr>
                <w:delText>”行动。加快发展消费级智能终端产品创新，加速推动智能手机、智能电脑、智能穿戴、等新技术新产品开发与应用推广。</w:delText>
              </w:r>
            </w:del>
          </w:p>
        </w:tc>
      </w:tr>
      <w:tr w:rsidR="005F457E" w:rsidDel="00964E30" w14:paraId="43F5DA8D" w14:textId="4777464F">
        <w:trPr>
          <w:trHeight w:val="20"/>
          <w:jc w:val="center"/>
          <w:del w:id="3800" w:author="Si-yuan LIU" w:date="2026-07-24T14:26:00Z" w16du:dateUtc="2026-07-24T06:26:00Z"/>
        </w:trPr>
        <w:tc>
          <w:tcPr>
            <w:tcW w:w="993" w:type="dxa"/>
            <w:noWrap/>
            <w:vAlign w:val="center"/>
          </w:tcPr>
          <w:p w14:paraId="122FE892" w14:textId="29CE2795" w:rsidR="005F457E" w:rsidDel="00964E30" w:rsidRDefault="00000000">
            <w:pPr>
              <w:widowControl/>
              <w:spacing w:line="312" w:lineRule="auto"/>
              <w:ind w:firstLineChars="0" w:firstLine="0"/>
              <w:jc w:val="center"/>
              <w:rPr>
                <w:del w:id="3801" w:author="Si-yuan LIU" w:date="2026-07-24T14:26:00Z" w16du:dateUtc="2026-07-24T06:26:00Z"/>
                <w:color w:val="000000" w:themeColor="text1"/>
                <w:kern w:val="0"/>
                <w:sz w:val="21"/>
                <w:szCs w:val="21"/>
              </w:rPr>
            </w:pPr>
            <w:del w:id="3802" w:author="Si-yuan LIU" w:date="2026-07-24T14:26:00Z" w16du:dateUtc="2026-07-24T06:26:00Z">
              <w:r w:rsidDel="00964E30">
                <w:rPr>
                  <w:color w:val="000000" w:themeColor="text1"/>
                  <w:kern w:val="0"/>
                  <w:sz w:val="21"/>
                  <w:szCs w:val="21"/>
                </w:rPr>
                <w:delText>2024/03</w:delText>
              </w:r>
            </w:del>
          </w:p>
        </w:tc>
        <w:tc>
          <w:tcPr>
            <w:tcW w:w="1134" w:type="dxa"/>
            <w:vAlign w:val="center"/>
          </w:tcPr>
          <w:p w14:paraId="43DE0F14" w14:textId="49894ABB" w:rsidR="005F457E" w:rsidDel="00964E30" w:rsidRDefault="00000000">
            <w:pPr>
              <w:widowControl/>
              <w:spacing w:line="312" w:lineRule="auto"/>
              <w:ind w:firstLineChars="0" w:firstLine="0"/>
              <w:rPr>
                <w:del w:id="3803" w:author="Si-yuan LIU" w:date="2026-07-24T14:26:00Z" w16du:dateUtc="2026-07-24T06:26:00Z"/>
                <w:color w:val="000000" w:themeColor="text1"/>
                <w:kern w:val="0"/>
                <w:sz w:val="21"/>
                <w:szCs w:val="21"/>
              </w:rPr>
            </w:pPr>
            <w:del w:id="3804" w:author="Si-yuan LIU" w:date="2026-07-24T14:26:00Z" w16du:dateUtc="2026-07-24T06:26:00Z">
              <w:r w:rsidDel="00964E30">
                <w:rPr>
                  <w:rFonts w:hint="eastAsia"/>
                  <w:color w:val="000000" w:themeColor="text1"/>
                  <w:kern w:val="0"/>
                  <w:sz w:val="21"/>
                  <w:szCs w:val="21"/>
                </w:rPr>
                <w:delText>广东省通信管理局等九部门</w:delText>
              </w:r>
            </w:del>
          </w:p>
        </w:tc>
        <w:tc>
          <w:tcPr>
            <w:tcW w:w="1984" w:type="dxa"/>
            <w:vAlign w:val="center"/>
          </w:tcPr>
          <w:p w14:paraId="2F5D3E3B" w14:textId="71EB8FB8" w:rsidR="005F457E" w:rsidDel="00964E30" w:rsidRDefault="00000000">
            <w:pPr>
              <w:widowControl/>
              <w:spacing w:line="312" w:lineRule="auto"/>
              <w:ind w:firstLineChars="0" w:firstLine="0"/>
              <w:rPr>
                <w:del w:id="3805" w:author="Si-yuan LIU" w:date="2026-07-24T14:26:00Z" w16du:dateUtc="2026-07-24T06:26:00Z"/>
                <w:color w:val="000000" w:themeColor="text1"/>
                <w:kern w:val="0"/>
                <w:sz w:val="21"/>
                <w:szCs w:val="21"/>
              </w:rPr>
            </w:pPr>
            <w:del w:id="3806" w:author="Si-yuan LIU" w:date="2026-07-24T14:26:00Z" w16du:dateUtc="2026-07-24T06:26:00Z">
              <w:r w:rsidDel="00964E30">
                <w:rPr>
                  <w:rFonts w:hint="eastAsia"/>
                  <w:color w:val="000000" w:themeColor="text1"/>
                  <w:kern w:val="0"/>
                  <w:sz w:val="21"/>
                  <w:szCs w:val="21"/>
                </w:rPr>
                <w:delText>《广东省算力基础设施高质量发展行动暨</w:delText>
              </w:r>
              <w:r w:rsidDel="00964E30">
                <w:rPr>
                  <w:color w:val="000000" w:themeColor="text1"/>
                  <w:kern w:val="0"/>
                  <w:sz w:val="21"/>
                  <w:szCs w:val="21"/>
                </w:rPr>
                <w:delText>“</w:delText>
              </w:r>
              <w:r w:rsidDel="00964E30">
                <w:rPr>
                  <w:rFonts w:hint="eastAsia"/>
                  <w:color w:val="000000" w:themeColor="text1"/>
                  <w:kern w:val="0"/>
                  <w:sz w:val="21"/>
                  <w:szCs w:val="21"/>
                </w:rPr>
                <w:delText>粤算</w:delText>
              </w:r>
              <w:r w:rsidDel="00964E30">
                <w:rPr>
                  <w:color w:val="000000" w:themeColor="text1"/>
                  <w:kern w:val="0"/>
                  <w:sz w:val="21"/>
                  <w:szCs w:val="21"/>
                </w:rPr>
                <w:delText>”</w:delText>
              </w:r>
              <w:r w:rsidDel="00964E30">
                <w:rPr>
                  <w:rFonts w:hint="eastAsia"/>
                  <w:color w:val="000000" w:themeColor="text1"/>
                  <w:kern w:val="0"/>
                  <w:sz w:val="21"/>
                  <w:szCs w:val="21"/>
                </w:rPr>
                <w:delText>行动计划（</w:delText>
              </w:r>
              <w:r w:rsidDel="00964E30">
                <w:rPr>
                  <w:color w:val="000000" w:themeColor="text1"/>
                  <w:kern w:val="0"/>
                  <w:sz w:val="21"/>
                  <w:szCs w:val="21"/>
                </w:rPr>
                <w:delText>2024-2025</w:delText>
              </w:r>
              <w:r w:rsidDel="00964E30">
                <w:rPr>
                  <w:rFonts w:hint="eastAsia"/>
                  <w:color w:val="000000" w:themeColor="text1"/>
                  <w:kern w:val="0"/>
                  <w:sz w:val="21"/>
                  <w:szCs w:val="21"/>
                </w:rPr>
                <w:delText>年）》</w:delText>
              </w:r>
            </w:del>
          </w:p>
        </w:tc>
        <w:tc>
          <w:tcPr>
            <w:tcW w:w="4190" w:type="dxa"/>
            <w:noWrap/>
            <w:vAlign w:val="center"/>
          </w:tcPr>
          <w:p w14:paraId="2E0A28D3" w14:textId="23C3CB79" w:rsidR="005F457E" w:rsidDel="00964E30" w:rsidRDefault="00000000">
            <w:pPr>
              <w:pStyle w:val="afd"/>
              <w:numPr>
                <w:ilvl w:val="0"/>
                <w:numId w:val="6"/>
              </w:numPr>
              <w:spacing w:after="0" w:line="312" w:lineRule="auto"/>
              <w:ind w:left="170" w:firstLineChars="0" w:hanging="170"/>
              <w:textAlignment w:val="auto"/>
              <w:rPr>
                <w:del w:id="3807" w:author="Si-yuan LIU" w:date="2026-07-24T14:26:00Z" w16du:dateUtc="2026-07-24T06:26:00Z"/>
                <w:color w:val="000000" w:themeColor="text1"/>
                <w:sz w:val="21"/>
                <w:szCs w:val="21"/>
              </w:rPr>
            </w:pPr>
            <w:del w:id="3808" w:author="Si-yuan LIU" w:date="2026-07-24T14:26:00Z" w16du:dateUtc="2026-07-24T06:26:00Z">
              <w:r w:rsidDel="00964E30">
                <w:rPr>
                  <w:rFonts w:hint="eastAsia"/>
                  <w:color w:val="000000" w:themeColor="text1"/>
                  <w:sz w:val="21"/>
                  <w:szCs w:val="21"/>
                </w:rPr>
                <w:delText>推进“</w:delText>
              </w:r>
              <w:r w:rsidDel="00964E30">
                <w:rPr>
                  <w:rFonts w:hint="eastAsia"/>
                  <w:color w:val="000000" w:themeColor="text1"/>
                  <w:sz w:val="21"/>
                  <w:szCs w:val="21"/>
                </w:rPr>
                <w:delText>1+2+N</w:delText>
              </w:r>
              <w:r w:rsidDel="00964E30">
                <w:rPr>
                  <w:rFonts w:hint="eastAsia"/>
                  <w:color w:val="000000" w:themeColor="text1"/>
                  <w:sz w:val="21"/>
                  <w:szCs w:val="21"/>
                </w:rPr>
                <w:delText>”算力中心布局，以韶关数据中心集群为核心，形成广州、深圳两个低时延智能算力应用区，</w:delText>
              </w:r>
              <w:r w:rsidDel="00964E30">
                <w:rPr>
                  <w:color w:val="000000" w:themeColor="text1"/>
                  <w:sz w:val="21"/>
                  <w:szCs w:val="21"/>
                </w:rPr>
                <w:delText>N</w:delText>
              </w:r>
              <w:r w:rsidDel="00964E30">
                <w:rPr>
                  <w:rFonts w:hint="eastAsia"/>
                  <w:color w:val="000000" w:themeColor="text1"/>
                  <w:sz w:val="21"/>
                  <w:szCs w:val="21"/>
                </w:rPr>
                <w:delText>个支撑城市实时响应、承载极低时延类业务（时延要求小于</w:delText>
              </w:r>
              <w:r w:rsidDel="00964E30">
                <w:rPr>
                  <w:color w:val="000000" w:themeColor="text1"/>
                  <w:sz w:val="21"/>
                  <w:szCs w:val="21"/>
                </w:rPr>
                <w:delText>10ms</w:delText>
              </w:r>
              <w:r w:rsidDel="00964E30">
                <w:rPr>
                  <w:rFonts w:hint="eastAsia"/>
                  <w:color w:val="000000" w:themeColor="text1"/>
                  <w:sz w:val="21"/>
                  <w:szCs w:val="21"/>
                </w:rPr>
                <w:delText>）且确需在本地建设的城市数据中心和边缘计算中心（规模</w:delText>
              </w:r>
              <w:r w:rsidDel="00964E30">
                <w:rPr>
                  <w:color w:val="000000" w:themeColor="text1"/>
                  <w:sz w:val="21"/>
                  <w:szCs w:val="21"/>
                </w:rPr>
                <w:delText>3000</w:delText>
              </w:r>
              <w:r w:rsidDel="00964E30">
                <w:rPr>
                  <w:rFonts w:hint="eastAsia"/>
                  <w:color w:val="000000" w:themeColor="text1"/>
                  <w:sz w:val="21"/>
                  <w:szCs w:val="21"/>
                </w:rPr>
                <w:delText>标准机架以下），提升重点智能计算场所覆盖率。</w:delText>
              </w:r>
            </w:del>
          </w:p>
          <w:p w14:paraId="6EF96A45" w14:textId="244DE109" w:rsidR="005F457E" w:rsidDel="00964E30" w:rsidRDefault="00000000">
            <w:pPr>
              <w:pStyle w:val="afd"/>
              <w:numPr>
                <w:ilvl w:val="0"/>
                <w:numId w:val="6"/>
              </w:numPr>
              <w:spacing w:after="0" w:line="312" w:lineRule="auto"/>
              <w:ind w:left="170" w:firstLineChars="0" w:hanging="170"/>
              <w:textAlignment w:val="auto"/>
              <w:rPr>
                <w:del w:id="3809" w:author="Si-yuan LIU" w:date="2026-07-24T14:26:00Z" w16du:dateUtc="2026-07-24T06:26:00Z"/>
                <w:color w:val="000000" w:themeColor="text1"/>
                <w:sz w:val="21"/>
                <w:szCs w:val="21"/>
              </w:rPr>
            </w:pPr>
            <w:del w:id="3810" w:author="Si-yuan LIU" w:date="2026-07-24T14:26:00Z" w16du:dateUtc="2026-07-24T06:26:00Z">
              <w:r w:rsidDel="00964E30">
                <w:rPr>
                  <w:rFonts w:hint="eastAsia"/>
                  <w:color w:val="000000" w:themeColor="text1"/>
                  <w:sz w:val="21"/>
                  <w:szCs w:val="21"/>
                </w:rPr>
                <w:delText>鼓励算力企业加强绿色设计，加快高能效、低碳排的算网存设备部署，推动软硬件协同联动节能。支持液冷、蒸发冷却、近端制冷等新技术应用，采用模块化机房、预制化电力模块等节能产品。</w:delText>
              </w:r>
            </w:del>
          </w:p>
          <w:p w14:paraId="69F911EC" w14:textId="7745AFD4" w:rsidR="005F457E" w:rsidDel="00964E30" w:rsidRDefault="00000000">
            <w:pPr>
              <w:pStyle w:val="afd"/>
              <w:numPr>
                <w:ilvl w:val="0"/>
                <w:numId w:val="6"/>
              </w:numPr>
              <w:spacing w:after="0" w:line="312" w:lineRule="auto"/>
              <w:ind w:left="170" w:firstLineChars="0" w:hanging="170"/>
              <w:textAlignment w:val="auto"/>
              <w:rPr>
                <w:del w:id="3811" w:author="Si-yuan LIU" w:date="2026-07-24T14:26:00Z" w16du:dateUtc="2026-07-24T06:26:00Z"/>
                <w:color w:val="000000" w:themeColor="text1"/>
                <w:sz w:val="21"/>
                <w:szCs w:val="21"/>
              </w:rPr>
            </w:pPr>
            <w:del w:id="3812" w:author="Si-yuan LIU" w:date="2026-07-24T14:26:00Z" w16du:dateUtc="2026-07-24T06:26:00Z">
              <w:r w:rsidDel="00964E30">
                <w:rPr>
                  <w:rFonts w:hint="eastAsia"/>
                  <w:color w:val="000000" w:themeColor="text1"/>
                  <w:sz w:val="21"/>
                  <w:szCs w:val="21"/>
                </w:rPr>
                <w:delText>开展存量数据中心优化行动，改造升级效益不显著、设备设施落后的</w:delText>
              </w:r>
              <w:r w:rsidDel="00964E30">
                <w:rPr>
                  <w:color w:val="000000" w:themeColor="text1"/>
                  <w:sz w:val="21"/>
                  <w:szCs w:val="21"/>
                </w:rPr>
                <w:delText>“</w:delText>
              </w:r>
              <w:r w:rsidDel="00964E30">
                <w:rPr>
                  <w:rFonts w:hint="eastAsia"/>
                  <w:color w:val="000000" w:themeColor="text1"/>
                  <w:sz w:val="21"/>
                  <w:szCs w:val="21"/>
                </w:rPr>
                <w:delText>老旧</w:delText>
              </w:r>
              <w:r w:rsidDel="00964E30">
                <w:rPr>
                  <w:color w:val="000000" w:themeColor="text1"/>
                  <w:sz w:val="21"/>
                  <w:szCs w:val="21"/>
                </w:rPr>
                <w:delText>”</w:delText>
              </w:r>
              <w:r w:rsidDel="00964E30">
                <w:rPr>
                  <w:rFonts w:hint="eastAsia"/>
                  <w:color w:val="000000" w:themeColor="text1"/>
                  <w:sz w:val="21"/>
                  <w:szCs w:val="21"/>
                </w:rPr>
                <w:delText>数据中心。</w:delText>
              </w:r>
            </w:del>
          </w:p>
        </w:tc>
      </w:tr>
      <w:tr w:rsidR="005F457E" w:rsidDel="00964E30" w14:paraId="3AE2C253" w14:textId="75702A6D">
        <w:trPr>
          <w:trHeight w:val="20"/>
          <w:jc w:val="center"/>
          <w:del w:id="3813" w:author="Si-yuan LIU" w:date="2026-07-24T14:26:00Z" w16du:dateUtc="2026-07-24T06:26:00Z"/>
        </w:trPr>
        <w:tc>
          <w:tcPr>
            <w:tcW w:w="993" w:type="dxa"/>
            <w:noWrap/>
            <w:vAlign w:val="center"/>
          </w:tcPr>
          <w:p w14:paraId="36DC745B" w14:textId="04B54CFA" w:rsidR="005F457E" w:rsidDel="00964E30" w:rsidRDefault="00000000">
            <w:pPr>
              <w:widowControl/>
              <w:spacing w:line="312" w:lineRule="auto"/>
              <w:ind w:firstLineChars="0" w:firstLine="0"/>
              <w:jc w:val="center"/>
              <w:rPr>
                <w:del w:id="3814" w:author="Si-yuan LIU" w:date="2026-07-24T14:26:00Z" w16du:dateUtc="2026-07-24T06:26:00Z"/>
                <w:color w:val="000000" w:themeColor="text1"/>
                <w:kern w:val="0"/>
                <w:sz w:val="21"/>
                <w:szCs w:val="21"/>
              </w:rPr>
            </w:pPr>
            <w:del w:id="3815" w:author="Si-yuan LIU" w:date="2026-07-24T14:26:00Z" w16du:dateUtc="2026-07-24T06:26:00Z">
              <w:r w:rsidDel="00964E30">
                <w:rPr>
                  <w:color w:val="000000" w:themeColor="text1"/>
                  <w:kern w:val="0"/>
                  <w:sz w:val="21"/>
                  <w:szCs w:val="21"/>
                </w:rPr>
                <w:delText>2023/11</w:delText>
              </w:r>
            </w:del>
          </w:p>
        </w:tc>
        <w:tc>
          <w:tcPr>
            <w:tcW w:w="1134" w:type="dxa"/>
            <w:vAlign w:val="center"/>
          </w:tcPr>
          <w:p w14:paraId="0AA4E042" w14:textId="3018CB3A" w:rsidR="005F457E" w:rsidDel="00964E30" w:rsidRDefault="00000000">
            <w:pPr>
              <w:widowControl/>
              <w:spacing w:line="312" w:lineRule="auto"/>
              <w:ind w:firstLineChars="0" w:firstLine="0"/>
              <w:rPr>
                <w:del w:id="3816" w:author="Si-yuan LIU" w:date="2026-07-24T14:26:00Z" w16du:dateUtc="2026-07-24T06:26:00Z"/>
                <w:color w:val="000000" w:themeColor="text1"/>
                <w:kern w:val="0"/>
                <w:sz w:val="21"/>
                <w:szCs w:val="21"/>
              </w:rPr>
            </w:pPr>
            <w:del w:id="3817" w:author="Si-yuan LIU" w:date="2026-07-24T14:26:00Z" w16du:dateUtc="2026-07-24T06:26:00Z">
              <w:r w:rsidDel="00964E30">
                <w:rPr>
                  <w:rFonts w:hint="eastAsia"/>
                  <w:color w:val="000000" w:themeColor="text1"/>
                  <w:kern w:val="0"/>
                  <w:sz w:val="21"/>
                  <w:szCs w:val="21"/>
                </w:rPr>
                <w:delText>广东省人民政府</w:delText>
              </w:r>
            </w:del>
          </w:p>
        </w:tc>
        <w:tc>
          <w:tcPr>
            <w:tcW w:w="1984" w:type="dxa"/>
            <w:vAlign w:val="center"/>
          </w:tcPr>
          <w:p w14:paraId="1D74C05E" w14:textId="45A38956" w:rsidR="005F457E" w:rsidDel="00964E30" w:rsidRDefault="00000000">
            <w:pPr>
              <w:widowControl/>
              <w:spacing w:line="312" w:lineRule="auto"/>
              <w:ind w:firstLineChars="0" w:firstLine="0"/>
              <w:rPr>
                <w:del w:id="3818" w:author="Si-yuan LIU" w:date="2026-07-24T14:26:00Z" w16du:dateUtc="2026-07-24T06:26:00Z"/>
                <w:color w:val="000000" w:themeColor="text1"/>
                <w:kern w:val="0"/>
                <w:sz w:val="21"/>
                <w:szCs w:val="21"/>
              </w:rPr>
            </w:pPr>
            <w:del w:id="3819" w:author="Si-yuan LIU" w:date="2026-07-24T14:26:00Z" w16du:dateUtc="2026-07-24T06:26:00Z">
              <w:r w:rsidDel="00964E30">
                <w:rPr>
                  <w:rFonts w:hint="eastAsia"/>
                  <w:color w:val="000000" w:themeColor="text1"/>
                  <w:sz w:val="21"/>
                  <w:szCs w:val="21"/>
                </w:rPr>
                <w:delText>《</w:delText>
              </w:r>
              <w:r w:rsidDel="00964E30">
                <w:rPr>
                  <w:color w:val="000000" w:themeColor="text1"/>
                  <w:sz w:val="21"/>
                  <w:szCs w:val="21"/>
                </w:rPr>
                <w:delText>“</w:delText>
              </w:r>
              <w:r w:rsidDel="00964E30">
                <w:rPr>
                  <w:rFonts w:hint="eastAsia"/>
                  <w:color w:val="000000" w:themeColor="text1"/>
                  <w:sz w:val="21"/>
                  <w:szCs w:val="21"/>
                </w:rPr>
                <w:delText>数字湾区</w:delText>
              </w:r>
              <w:r w:rsidDel="00964E30">
                <w:rPr>
                  <w:color w:val="000000" w:themeColor="text1"/>
                  <w:sz w:val="21"/>
                  <w:szCs w:val="21"/>
                </w:rPr>
                <w:delText>”</w:delText>
              </w:r>
              <w:r w:rsidDel="00964E30">
                <w:rPr>
                  <w:rFonts w:hint="eastAsia"/>
                  <w:color w:val="000000" w:themeColor="text1"/>
                  <w:sz w:val="21"/>
                  <w:szCs w:val="21"/>
                </w:rPr>
                <w:delText>建设三年行动方案》</w:delText>
              </w:r>
            </w:del>
          </w:p>
        </w:tc>
        <w:tc>
          <w:tcPr>
            <w:tcW w:w="4190" w:type="dxa"/>
            <w:noWrap/>
            <w:vAlign w:val="center"/>
          </w:tcPr>
          <w:p w14:paraId="0AFDDC2B" w14:textId="6830D836" w:rsidR="005F457E" w:rsidDel="00964E30" w:rsidRDefault="00000000">
            <w:pPr>
              <w:pStyle w:val="afd"/>
              <w:numPr>
                <w:ilvl w:val="0"/>
                <w:numId w:val="6"/>
              </w:numPr>
              <w:spacing w:after="0" w:line="312" w:lineRule="auto"/>
              <w:ind w:left="170" w:firstLineChars="0" w:hanging="170"/>
              <w:textAlignment w:val="auto"/>
              <w:rPr>
                <w:del w:id="3820" w:author="Si-yuan LIU" w:date="2026-07-24T14:26:00Z" w16du:dateUtc="2026-07-24T06:26:00Z"/>
                <w:color w:val="000000" w:themeColor="text1"/>
                <w:sz w:val="21"/>
                <w:szCs w:val="21"/>
              </w:rPr>
            </w:pPr>
            <w:del w:id="3821" w:author="Si-yuan LIU" w:date="2026-07-24T14:26:00Z" w16du:dateUtc="2026-07-24T06:26:00Z">
              <w:r w:rsidDel="00964E30">
                <w:rPr>
                  <w:rFonts w:hint="eastAsia"/>
                  <w:color w:val="000000" w:themeColor="text1"/>
                  <w:sz w:val="21"/>
                  <w:szCs w:val="21"/>
                </w:rPr>
                <w:delText>加强国家新型互联网交换中心建设，全面提升大湾区网络互联互通质量。</w:delText>
              </w:r>
            </w:del>
          </w:p>
          <w:p w14:paraId="0A2286EC" w14:textId="142BF55A" w:rsidR="005F457E" w:rsidDel="00964E30" w:rsidRDefault="00000000">
            <w:pPr>
              <w:pStyle w:val="afd"/>
              <w:numPr>
                <w:ilvl w:val="0"/>
                <w:numId w:val="7"/>
              </w:numPr>
              <w:adjustRightInd w:val="0"/>
              <w:snapToGrid w:val="0"/>
              <w:spacing w:after="0" w:line="312" w:lineRule="auto"/>
              <w:ind w:left="170" w:firstLineChars="0" w:hanging="170"/>
              <w:textAlignment w:val="auto"/>
              <w:rPr>
                <w:del w:id="3822" w:author="Si-yuan LIU" w:date="2026-07-24T14:26:00Z" w16du:dateUtc="2026-07-24T06:26:00Z"/>
                <w:color w:val="000000" w:themeColor="text1"/>
                <w:sz w:val="21"/>
                <w:szCs w:val="21"/>
              </w:rPr>
            </w:pPr>
            <w:del w:id="3823" w:author="Si-yuan LIU" w:date="2026-07-24T14:26:00Z" w16du:dateUtc="2026-07-24T06:26:00Z">
              <w:r w:rsidDel="00964E30">
                <w:rPr>
                  <w:rFonts w:hint="eastAsia"/>
                  <w:color w:val="000000" w:themeColor="text1"/>
                  <w:sz w:val="21"/>
                  <w:szCs w:val="21"/>
                </w:rPr>
                <w:delText>落实国家“东数西算”战略，加快一体化算力网络粤港澳大湾区国家枢纽节点建设。</w:delText>
              </w:r>
            </w:del>
          </w:p>
        </w:tc>
      </w:tr>
      <w:tr w:rsidR="005F457E" w:rsidDel="00964E30" w14:paraId="207E567F" w14:textId="3DFE9021">
        <w:trPr>
          <w:trHeight w:val="20"/>
          <w:jc w:val="center"/>
          <w:del w:id="3824" w:author="Si-yuan LIU" w:date="2026-07-24T14:26:00Z" w16du:dateUtc="2026-07-24T06:26:00Z"/>
        </w:trPr>
        <w:tc>
          <w:tcPr>
            <w:tcW w:w="993" w:type="dxa"/>
            <w:noWrap/>
            <w:vAlign w:val="center"/>
          </w:tcPr>
          <w:p w14:paraId="3E8116BE" w14:textId="264B6A43" w:rsidR="005F457E" w:rsidDel="00964E30" w:rsidRDefault="00000000">
            <w:pPr>
              <w:widowControl/>
              <w:spacing w:line="312" w:lineRule="auto"/>
              <w:ind w:firstLineChars="0" w:firstLine="0"/>
              <w:jc w:val="center"/>
              <w:rPr>
                <w:del w:id="3825" w:author="Si-yuan LIU" w:date="2026-07-24T14:26:00Z" w16du:dateUtc="2026-07-24T06:26:00Z"/>
                <w:color w:val="000000" w:themeColor="text1"/>
                <w:kern w:val="0"/>
                <w:sz w:val="21"/>
                <w:szCs w:val="21"/>
              </w:rPr>
            </w:pPr>
            <w:del w:id="3826" w:author="Si-yuan LIU" w:date="2026-07-24T14:26:00Z" w16du:dateUtc="2026-07-24T06:26:00Z">
              <w:r w:rsidDel="00964E30">
                <w:rPr>
                  <w:color w:val="000000" w:themeColor="text1"/>
                  <w:kern w:val="0"/>
                  <w:sz w:val="21"/>
                  <w:szCs w:val="21"/>
                </w:rPr>
                <w:delText>2023/01</w:delText>
              </w:r>
            </w:del>
          </w:p>
        </w:tc>
        <w:tc>
          <w:tcPr>
            <w:tcW w:w="1134" w:type="dxa"/>
            <w:vAlign w:val="center"/>
          </w:tcPr>
          <w:p w14:paraId="26495565" w14:textId="2BAC5048" w:rsidR="005F457E" w:rsidDel="00964E30" w:rsidRDefault="00000000">
            <w:pPr>
              <w:widowControl/>
              <w:spacing w:line="312" w:lineRule="auto"/>
              <w:ind w:firstLineChars="0" w:firstLine="0"/>
              <w:rPr>
                <w:del w:id="3827" w:author="Si-yuan LIU" w:date="2026-07-24T14:26:00Z" w16du:dateUtc="2026-07-24T06:26:00Z"/>
                <w:color w:val="000000" w:themeColor="text1"/>
                <w:kern w:val="0"/>
                <w:sz w:val="21"/>
                <w:szCs w:val="21"/>
              </w:rPr>
            </w:pPr>
            <w:del w:id="3828" w:author="Si-yuan LIU" w:date="2026-07-24T14:26:00Z" w16du:dateUtc="2026-07-24T06:26:00Z">
              <w:r w:rsidDel="00964E30">
                <w:rPr>
                  <w:rFonts w:hint="eastAsia"/>
                  <w:color w:val="000000" w:themeColor="text1"/>
                  <w:kern w:val="0"/>
                  <w:sz w:val="21"/>
                  <w:szCs w:val="21"/>
                </w:rPr>
                <w:delText>广东省发展和改革委员会</w:delText>
              </w:r>
            </w:del>
          </w:p>
        </w:tc>
        <w:tc>
          <w:tcPr>
            <w:tcW w:w="1984" w:type="dxa"/>
            <w:vAlign w:val="center"/>
          </w:tcPr>
          <w:p w14:paraId="085BBEED" w14:textId="259857D9" w:rsidR="005F457E" w:rsidDel="00964E30" w:rsidRDefault="00000000">
            <w:pPr>
              <w:widowControl/>
              <w:spacing w:line="312" w:lineRule="auto"/>
              <w:ind w:firstLineChars="0" w:firstLine="0"/>
              <w:rPr>
                <w:del w:id="3829" w:author="Si-yuan LIU" w:date="2026-07-24T14:26:00Z" w16du:dateUtc="2026-07-24T06:26:00Z"/>
                <w:color w:val="000000" w:themeColor="text1"/>
                <w:kern w:val="0"/>
                <w:sz w:val="21"/>
                <w:szCs w:val="21"/>
              </w:rPr>
            </w:pPr>
            <w:del w:id="3830" w:author="Si-yuan LIU" w:date="2026-07-24T14:26:00Z" w16du:dateUtc="2026-07-24T06:26:00Z">
              <w:r w:rsidDel="00964E30">
                <w:rPr>
                  <w:rFonts w:hint="eastAsia"/>
                  <w:color w:val="000000" w:themeColor="text1"/>
                  <w:kern w:val="0"/>
                  <w:sz w:val="21"/>
                  <w:szCs w:val="21"/>
                </w:rPr>
                <w:delText>《广东省发展改革委广东省工业和信息化厅关于加强数据中心布局建设的意见》</w:delText>
              </w:r>
            </w:del>
          </w:p>
        </w:tc>
        <w:tc>
          <w:tcPr>
            <w:tcW w:w="4190" w:type="dxa"/>
            <w:noWrap/>
            <w:vAlign w:val="center"/>
          </w:tcPr>
          <w:p w14:paraId="67A7C3E6" w14:textId="17204A33" w:rsidR="005F457E" w:rsidDel="00964E30" w:rsidRDefault="00000000">
            <w:pPr>
              <w:pStyle w:val="afd"/>
              <w:numPr>
                <w:ilvl w:val="0"/>
                <w:numId w:val="6"/>
              </w:numPr>
              <w:spacing w:after="0" w:line="312" w:lineRule="auto"/>
              <w:ind w:left="170" w:firstLineChars="0" w:hanging="170"/>
              <w:textAlignment w:val="auto"/>
              <w:rPr>
                <w:del w:id="3831" w:author="Si-yuan LIU" w:date="2026-07-24T14:26:00Z" w16du:dateUtc="2026-07-24T06:26:00Z"/>
                <w:color w:val="000000" w:themeColor="text1"/>
                <w:sz w:val="21"/>
                <w:szCs w:val="21"/>
              </w:rPr>
            </w:pPr>
            <w:del w:id="3832" w:author="Si-yuan LIU" w:date="2026-07-24T14:26:00Z" w16du:dateUtc="2026-07-24T06:26:00Z">
              <w:r w:rsidDel="00964E30">
                <w:rPr>
                  <w:rFonts w:hint="eastAsia"/>
                  <w:color w:val="000000" w:themeColor="text1"/>
                  <w:sz w:val="21"/>
                  <w:szCs w:val="21"/>
                </w:rPr>
                <w:delText>在韶关规划建设国家枢纽节点数据中心集群，引导全省大型、超大型数据中心向数据中心集群集聚，省内其他地区原则上不再新建大型、超大型数据中心。</w:delText>
              </w:r>
            </w:del>
          </w:p>
          <w:p w14:paraId="0FF8868B" w14:textId="6FBCEDE0" w:rsidR="005F457E" w:rsidDel="00964E30" w:rsidRDefault="00000000">
            <w:pPr>
              <w:pStyle w:val="afd"/>
              <w:numPr>
                <w:ilvl w:val="0"/>
                <w:numId w:val="6"/>
              </w:numPr>
              <w:spacing w:after="0" w:line="312" w:lineRule="auto"/>
              <w:ind w:left="170" w:firstLineChars="0" w:hanging="170"/>
              <w:textAlignment w:val="auto"/>
              <w:rPr>
                <w:del w:id="3833" w:author="Si-yuan LIU" w:date="2026-07-24T14:26:00Z" w16du:dateUtc="2026-07-24T06:26:00Z"/>
                <w:color w:val="000000" w:themeColor="text1"/>
                <w:sz w:val="21"/>
                <w:szCs w:val="21"/>
              </w:rPr>
            </w:pPr>
            <w:del w:id="3834" w:author="Si-yuan LIU" w:date="2026-07-24T14:26:00Z" w16du:dateUtc="2026-07-24T06:26:00Z">
              <w:r w:rsidDel="00964E30">
                <w:rPr>
                  <w:rFonts w:hint="eastAsia"/>
                  <w:color w:val="000000" w:themeColor="text1"/>
                  <w:sz w:val="21"/>
                  <w:szCs w:val="21"/>
                </w:rPr>
                <w:delText>加强新建数据中心项目节能审查，国家枢纽节点数据中心集群内新建项目平均</w:delText>
              </w:r>
              <w:r w:rsidDel="00964E30">
                <w:rPr>
                  <w:color w:val="000000" w:themeColor="text1"/>
                  <w:sz w:val="21"/>
                  <w:szCs w:val="21"/>
                </w:rPr>
                <w:delText>PUE</w:delText>
              </w:r>
              <w:r w:rsidDel="00964E30">
                <w:rPr>
                  <w:rFonts w:hint="eastAsia"/>
                  <w:color w:val="000000" w:themeColor="text1"/>
                  <w:sz w:val="21"/>
                  <w:szCs w:val="21"/>
                </w:rPr>
                <w:delText>值不超过</w:delText>
              </w:r>
              <w:r w:rsidDel="00964E30">
                <w:rPr>
                  <w:color w:val="000000" w:themeColor="text1"/>
                  <w:sz w:val="21"/>
                  <w:szCs w:val="21"/>
                </w:rPr>
                <w:delText>1.25</w:delText>
              </w:r>
              <w:r w:rsidDel="00964E30">
                <w:rPr>
                  <w:rFonts w:hint="eastAsia"/>
                  <w:color w:val="000000" w:themeColor="text1"/>
                  <w:sz w:val="21"/>
                  <w:szCs w:val="21"/>
                </w:rPr>
                <w:delText>，省内其他地区新建项目平均</w:delText>
              </w:r>
              <w:r w:rsidDel="00964E30">
                <w:rPr>
                  <w:color w:val="000000" w:themeColor="text1"/>
                  <w:sz w:val="21"/>
                  <w:szCs w:val="21"/>
                </w:rPr>
                <w:delText>PUE</w:delText>
              </w:r>
              <w:r w:rsidDel="00964E30">
                <w:rPr>
                  <w:rFonts w:hint="eastAsia"/>
                  <w:color w:val="000000" w:themeColor="text1"/>
                  <w:sz w:val="21"/>
                  <w:szCs w:val="21"/>
                </w:rPr>
                <w:delText>值不超过</w:delText>
              </w:r>
              <w:r w:rsidDel="00964E30">
                <w:rPr>
                  <w:color w:val="000000" w:themeColor="text1"/>
                  <w:sz w:val="21"/>
                  <w:szCs w:val="21"/>
                </w:rPr>
                <w:delText>1.3</w:delText>
              </w:r>
              <w:r w:rsidDel="00964E30">
                <w:rPr>
                  <w:rFonts w:hint="eastAsia"/>
                  <w:color w:val="000000" w:themeColor="text1"/>
                  <w:sz w:val="21"/>
                  <w:szCs w:val="21"/>
                </w:rPr>
                <w:delText>。推动已建成并通过节能审查的数据中心，按</w:delText>
              </w:r>
              <w:r w:rsidDel="00964E30">
                <w:rPr>
                  <w:color w:val="000000" w:themeColor="text1"/>
                  <w:sz w:val="21"/>
                  <w:szCs w:val="21"/>
                </w:rPr>
                <w:delText>PUE</w:delText>
              </w:r>
              <w:r w:rsidDel="00964E30">
                <w:rPr>
                  <w:rFonts w:hint="eastAsia"/>
                  <w:color w:val="000000" w:themeColor="text1"/>
                  <w:sz w:val="21"/>
                  <w:szCs w:val="21"/>
                </w:rPr>
                <w:delText>值不高于</w:delText>
              </w:r>
              <w:r w:rsidDel="00964E30">
                <w:rPr>
                  <w:color w:val="000000" w:themeColor="text1"/>
                  <w:sz w:val="21"/>
                  <w:szCs w:val="21"/>
                </w:rPr>
                <w:delText>1.5</w:delText>
              </w:r>
              <w:r w:rsidDel="00964E30">
                <w:rPr>
                  <w:rFonts w:hint="eastAsia"/>
                  <w:color w:val="000000" w:themeColor="text1"/>
                  <w:sz w:val="21"/>
                  <w:szCs w:val="21"/>
                </w:rPr>
                <w:delText>的目标进行改造升级。</w:delText>
              </w:r>
            </w:del>
          </w:p>
        </w:tc>
      </w:tr>
      <w:tr w:rsidR="005F457E" w:rsidDel="00964E30" w14:paraId="2A16EF80" w14:textId="53CB9B53">
        <w:trPr>
          <w:trHeight w:val="20"/>
          <w:jc w:val="center"/>
          <w:del w:id="3835" w:author="Si-yuan LIU" w:date="2026-07-24T14:26:00Z" w16du:dateUtc="2026-07-24T06:26:00Z"/>
        </w:trPr>
        <w:tc>
          <w:tcPr>
            <w:tcW w:w="993" w:type="dxa"/>
            <w:noWrap/>
            <w:vAlign w:val="center"/>
          </w:tcPr>
          <w:p w14:paraId="3E2F85EA" w14:textId="20117B6B" w:rsidR="005F457E" w:rsidDel="00964E30" w:rsidRDefault="00000000">
            <w:pPr>
              <w:widowControl/>
              <w:spacing w:line="312" w:lineRule="auto"/>
              <w:ind w:firstLineChars="0" w:firstLine="0"/>
              <w:jc w:val="center"/>
              <w:rPr>
                <w:del w:id="3836" w:author="Si-yuan LIU" w:date="2026-07-24T14:26:00Z" w16du:dateUtc="2026-07-24T06:26:00Z"/>
                <w:color w:val="000000" w:themeColor="text1"/>
                <w:kern w:val="0"/>
                <w:sz w:val="21"/>
                <w:szCs w:val="21"/>
              </w:rPr>
            </w:pPr>
            <w:del w:id="3837" w:author="Si-yuan LIU" w:date="2026-07-24T14:26:00Z" w16du:dateUtc="2026-07-24T06:26:00Z">
              <w:r w:rsidDel="00964E30">
                <w:rPr>
                  <w:color w:val="000000" w:themeColor="text1"/>
                  <w:kern w:val="0"/>
                  <w:sz w:val="21"/>
                  <w:szCs w:val="21"/>
                </w:rPr>
                <w:delText>2022/10</w:delText>
              </w:r>
            </w:del>
          </w:p>
        </w:tc>
        <w:tc>
          <w:tcPr>
            <w:tcW w:w="1134" w:type="dxa"/>
            <w:vAlign w:val="center"/>
          </w:tcPr>
          <w:p w14:paraId="3757CA47" w14:textId="132EC4AE" w:rsidR="005F457E" w:rsidDel="00964E30" w:rsidRDefault="00000000">
            <w:pPr>
              <w:widowControl/>
              <w:spacing w:line="312" w:lineRule="auto"/>
              <w:ind w:firstLineChars="0" w:firstLine="0"/>
              <w:rPr>
                <w:del w:id="3838" w:author="Si-yuan LIU" w:date="2026-07-24T14:26:00Z" w16du:dateUtc="2026-07-24T06:26:00Z"/>
                <w:color w:val="000000" w:themeColor="text1"/>
                <w:kern w:val="0"/>
                <w:sz w:val="21"/>
                <w:szCs w:val="21"/>
              </w:rPr>
            </w:pPr>
            <w:del w:id="3839" w:author="Si-yuan LIU" w:date="2026-07-24T14:26:00Z" w16du:dateUtc="2026-07-24T06:26:00Z">
              <w:r w:rsidDel="00964E30">
                <w:rPr>
                  <w:rFonts w:hint="eastAsia"/>
                  <w:color w:val="000000" w:themeColor="text1"/>
                  <w:kern w:val="0"/>
                  <w:sz w:val="21"/>
                  <w:szCs w:val="21"/>
                </w:rPr>
                <w:delText>广东省人民政府</w:delText>
              </w:r>
            </w:del>
          </w:p>
        </w:tc>
        <w:tc>
          <w:tcPr>
            <w:tcW w:w="1984" w:type="dxa"/>
            <w:vAlign w:val="center"/>
          </w:tcPr>
          <w:p w14:paraId="4CA2CA98" w14:textId="0C5D7FFE" w:rsidR="005F457E" w:rsidDel="00964E30" w:rsidRDefault="00000000">
            <w:pPr>
              <w:widowControl/>
              <w:spacing w:line="312" w:lineRule="auto"/>
              <w:ind w:firstLineChars="0" w:firstLine="0"/>
              <w:rPr>
                <w:del w:id="3840" w:author="Si-yuan LIU" w:date="2026-07-24T14:26:00Z" w16du:dateUtc="2026-07-24T06:26:00Z"/>
                <w:color w:val="000000" w:themeColor="text1"/>
                <w:kern w:val="0"/>
                <w:sz w:val="21"/>
                <w:szCs w:val="21"/>
              </w:rPr>
            </w:pPr>
            <w:del w:id="3841" w:author="Si-yuan LIU" w:date="2026-07-24T14:26:00Z" w16du:dateUtc="2026-07-24T06:26:00Z">
              <w:r w:rsidDel="00964E30">
                <w:rPr>
                  <w:rFonts w:hint="eastAsia"/>
                  <w:color w:val="000000" w:themeColor="text1"/>
                  <w:kern w:val="0"/>
                  <w:sz w:val="21"/>
                  <w:szCs w:val="21"/>
                </w:rPr>
                <w:delText>《支持韶关建设国家老工业城市和资源型城市产业转型升级示范区的若干意见》</w:delText>
              </w:r>
            </w:del>
          </w:p>
        </w:tc>
        <w:tc>
          <w:tcPr>
            <w:tcW w:w="4190" w:type="dxa"/>
            <w:noWrap/>
            <w:vAlign w:val="center"/>
          </w:tcPr>
          <w:p w14:paraId="48C57D97" w14:textId="1EC056B8" w:rsidR="005F457E" w:rsidDel="00964E30" w:rsidRDefault="00000000">
            <w:pPr>
              <w:pStyle w:val="afd"/>
              <w:numPr>
                <w:ilvl w:val="0"/>
                <w:numId w:val="6"/>
              </w:numPr>
              <w:spacing w:after="0" w:line="312" w:lineRule="auto"/>
              <w:ind w:left="170" w:firstLineChars="0" w:hanging="170"/>
              <w:textAlignment w:val="auto"/>
              <w:rPr>
                <w:del w:id="3842" w:author="Si-yuan LIU" w:date="2026-07-24T14:26:00Z" w16du:dateUtc="2026-07-24T06:26:00Z"/>
                <w:color w:val="000000" w:themeColor="text1"/>
                <w:sz w:val="21"/>
                <w:szCs w:val="21"/>
              </w:rPr>
            </w:pPr>
            <w:del w:id="3843" w:author="Si-yuan LIU" w:date="2026-07-24T14:26:00Z" w16du:dateUtc="2026-07-24T06:26:00Z">
              <w:r w:rsidDel="00964E30">
                <w:rPr>
                  <w:color w:val="000000" w:themeColor="text1"/>
                  <w:sz w:val="21"/>
                  <w:szCs w:val="21"/>
                </w:rPr>
                <w:delText>支</w:delText>
              </w:r>
              <w:r w:rsidDel="00964E30">
                <w:rPr>
                  <w:rFonts w:hint="eastAsia"/>
                  <w:color w:val="000000" w:themeColor="text1"/>
                  <w:sz w:val="21"/>
                  <w:szCs w:val="21"/>
                </w:rPr>
                <w:delText>持全国一体化算力网络粤港澳大湾区国家枢纽节点韶关数据中心集群建设。支持将韶关网络级别提升至国家级骨干网络枢纽节点，引导全省大型、超大型数据中心项目向韶关数据中心集群集聚，构建辐射华南乃至全国的实时性算力中心。</w:delText>
              </w:r>
            </w:del>
          </w:p>
        </w:tc>
      </w:tr>
      <w:tr w:rsidR="005F457E" w:rsidDel="00964E30" w14:paraId="65ABD27D" w14:textId="2B5DCECE">
        <w:trPr>
          <w:trHeight w:val="20"/>
          <w:jc w:val="center"/>
          <w:del w:id="3844" w:author="Si-yuan LIU" w:date="2026-07-24T14:26:00Z" w16du:dateUtc="2026-07-24T06:26:00Z"/>
        </w:trPr>
        <w:tc>
          <w:tcPr>
            <w:tcW w:w="993" w:type="dxa"/>
            <w:noWrap/>
            <w:vAlign w:val="center"/>
          </w:tcPr>
          <w:p w14:paraId="558786CF" w14:textId="76616FFC" w:rsidR="005F457E" w:rsidDel="00964E30" w:rsidRDefault="00000000">
            <w:pPr>
              <w:widowControl/>
              <w:spacing w:line="312" w:lineRule="auto"/>
              <w:ind w:firstLineChars="0" w:firstLine="0"/>
              <w:jc w:val="center"/>
              <w:rPr>
                <w:del w:id="3845" w:author="Si-yuan LIU" w:date="2026-07-24T14:26:00Z" w16du:dateUtc="2026-07-24T06:26:00Z"/>
                <w:color w:val="000000" w:themeColor="text1"/>
                <w:kern w:val="0"/>
                <w:sz w:val="21"/>
                <w:szCs w:val="21"/>
              </w:rPr>
            </w:pPr>
            <w:del w:id="3846" w:author="Si-yuan LIU" w:date="2026-07-24T14:26:00Z" w16du:dateUtc="2026-07-24T06:26:00Z">
              <w:r w:rsidDel="00964E30">
                <w:rPr>
                  <w:color w:val="000000" w:themeColor="text1"/>
                  <w:kern w:val="0"/>
                  <w:sz w:val="21"/>
                  <w:szCs w:val="21"/>
                </w:rPr>
                <w:delText>2022/08</w:delText>
              </w:r>
            </w:del>
          </w:p>
        </w:tc>
        <w:tc>
          <w:tcPr>
            <w:tcW w:w="1134" w:type="dxa"/>
            <w:vAlign w:val="center"/>
          </w:tcPr>
          <w:p w14:paraId="035EE2AB" w14:textId="365EC853" w:rsidR="005F457E" w:rsidDel="00964E30" w:rsidRDefault="00000000">
            <w:pPr>
              <w:widowControl/>
              <w:spacing w:line="312" w:lineRule="auto"/>
              <w:ind w:firstLineChars="0" w:firstLine="0"/>
              <w:rPr>
                <w:del w:id="3847" w:author="Si-yuan LIU" w:date="2026-07-24T14:26:00Z" w16du:dateUtc="2026-07-24T06:26:00Z"/>
                <w:color w:val="000000" w:themeColor="text1"/>
                <w:kern w:val="0"/>
                <w:sz w:val="21"/>
                <w:szCs w:val="21"/>
              </w:rPr>
            </w:pPr>
            <w:del w:id="3848" w:author="Si-yuan LIU" w:date="2026-07-24T14:26:00Z" w16du:dateUtc="2026-07-24T06:26:00Z">
              <w:r w:rsidDel="00964E30">
                <w:rPr>
                  <w:rFonts w:hint="eastAsia"/>
                  <w:color w:val="000000" w:themeColor="text1"/>
                  <w:kern w:val="0"/>
                  <w:sz w:val="21"/>
                  <w:szCs w:val="21"/>
                </w:rPr>
                <w:delText>广东省人民政府</w:delText>
              </w:r>
            </w:del>
          </w:p>
        </w:tc>
        <w:tc>
          <w:tcPr>
            <w:tcW w:w="1984" w:type="dxa"/>
            <w:vAlign w:val="center"/>
          </w:tcPr>
          <w:p w14:paraId="52F5E116" w14:textId="150629D2" w:rsidR="005F457E" w:rsidDel="00964E30" w:rsidRDefault="00000000">
            <w:pPr>
              <w:widowControl/>
              <w:spacing w:line="312" w:lineRule="auto"/>
              <w:ind w:firstLineChars="0" w:firstLine="0"/>
              <w:rPr>
                <w:del w:id="3849" w:author="Si-yuan LIU" w:date="2026-07-24T14:26:00Z" w16du:dateUtc="2026-07-24T06:26:00Z"/>
                <w:color w:val="000000" w:themeColor="text1"/>
                <w:kern w:val="0"/>
                <w:sz w:val="21"/>
                <w:szCs w:val="21"/>
              </w:rPr>
            </w:pPr>
            <w:del w:id="3850" w:author="Si-yuan LIU" w:date="2026-07-24T14:26:00Z" w16du:dateUtc="2026-07-24T06:26:00Z">
              <w:r w:rsidDel="00964E30">
                <w:rPr>
                  <w:rFonts w:hint="eastAsia"/>
                  <w:color w:val="000000" w:themeColor="text1"/>
                  <w:kern w:val="0"/>
                  <w:sz w:val="21"/>
                  <w:szCs w:val="21"/>
                </w:rPr>
                <w:delText>《广东省</w:delText>
              </w:r>
              <w:r w:rsidDel="00964E30">
                <w:rPr>
                  <w:color w:val="000000" w:themeColor="text1"/>
                  <w:kern w:val="0"/>
                  <w:sz w:val="21"/>
                  <w:szCs w:val="21"/>
                </w:rPr>
                <w:delText>“</w:delText>
              </w:r>
              <w:r w:rsidDel="00964E30">
                <w:rPr>
                  <w:rFonts w:hint="eastAsia"/>
                  <w:color w:val="000000" w:themeColor="text1"/>
                  <w:kern w:val="0"/>
                  <w:sz w:val="21"/>
                  <w:szCs w:val="21"/>
                </w:rPr>
                <w:delText>十四五</w:delText>
              </w:r>
              <w:r w:rsidDel="00964E30">
                <w:rPr>
                  <w:color w:val="000000" w:themeColor="text1"/>
                  <w:kern w:val="0"/>
                  <w:sz w:val="21"/>
                  <w:szCs w:val="21"/>
                </w:rPr>
                <w:delText>”</w:delText>
              </w:r>
              <w:r w:rsidDel="00964E30">
                <w:rPr>
                  <w:rFonts w:hint="eastAsia"/>
                  <w:color w:val="000000" w:themeColor="text1"/>
                  <w:kern w:val="0"/>
                  <w:sz w:val="21"/>
                  <w:szCs w:val="21"/>
                </w:rPr>
                <w:delText>节能减排实施方案》</w:delText>
              </w:r>
            </w:del>
          </w:p>
        </w:tc>
        <w:tc>
          <w:tcPr>
            <w:tcW w:w="4190" w:type="dxa"/>
            <w:noWrap/>
            <w:vAlign w:val="center"/>
          </w:tcPr>
          <w:p w14:paraId="2A94BA1D" w14:textId="2F56ADFF" w:rsidR="005F457E" w:rsidDel="00964E30" w:rsidRDefault="00000000">
            <w:pPr>
              <w:pStyle w:val="afd"/>
              <w:numPr>
                <w:ilvl w:val="0"/>
                <w:numId w:val="6"/>
              </w:numPr>
              <w:spacing w:after="0" w:line="312" w:lineRule="auto"/>
              <w:ind w:left="170" w:firstLineChars="0" w:hanging="170"/>
              <w:textAlignment w:val="auto"/>
              <w:rPr>
                <w:del w:id="3851" w:author="Si-yuan LIU" w:date="2026-07-24T14:26:00Z" w16du:dateUtc="2026-07-24T06:26:00Z"/>
                <w:color w:val="000000" w:themeColor="text1"/>
                <w:sz w:val="21"/>
                <w:szCs w:val="21"/>
              </w:rPr>
            </w:pPr>
            <w:del w:id="3852" w:author="Si-yuan LIU" w:date="2026-07-24T14:26:00Z" w16du:dateUtc="2026-07-24T06:26:00Z">
              <w:r w:rsidDel="00964E30">
                <w:rPr>
                  <w:rFonts w:hint="eastAsia"/>
                  <w:color w:val="000000" w:themeColor="text1"/>
                  <w:sz w:val="21"/>
                  <w:szCs w:val="21"/>
                </w:rPr>
                <w:delText>推进新型基础设施能效提升，优化数据中心建设布局，新建大型、超大型数据中心原则上布局在粤港澳大湾区国家枢纽节点数据中心集群范围内，推动存量数据中心绿色升级改造。</w:delText>
              </w:r>
            </w:del>
          </w:p>
        </w:tc>
      </w:tr>
      <w:tr w:rsidR="005F457E" w:rsidDel="00964E30" w14:paraId="38E739C8" w14:textId="13B0F864">
        <w:trPr>
          <w:trHeight w:val="20"/>
          <w:jc w:val="center"/>
          <w:del w:id="3853" w:author="Si-yuan LIU" w:date="2026-07-24T14:26:00Z" w16du:dateUtc="2026-07-24T06:26:00Z"/>
        </w:trPr>
        <w:tc>
          <w:tcPr>
            <w:tcW w:w="993" w:type="dxa"/>
            <w:noWrap/>
            <w:vAlign w:val="center"/>
          </w:tcPr>
          <w:p w14:paraId="106597BF" w14:textId="720AAE96" w:rsidR="005F457E" w:rsidDel="00964E30" w:rsidRDefault="00000000">
            <w:pPr>
              <w:widowControl/>
              <w:spacing w:line="312" w:lineRule="auto"/>
              <w:ind w:firstLineChars="0" w:firstLine="0"/>
              <w:jc w:val="center"/>
              <w:rPr>
                <w:del w:id="3854" w:author="Si-yuan LIU" w:date="2026-07-24T14:26:00Z" w16du:dateUtc="2026-07-24T06:26:00Z"/>
                <w:color w:val="000000" w:themeColor="text1"/>
                <w:kern w:val="0"/>
                <w:sz w:val="21"/>
                <w:szCs w:val="21"/>
              </w:rPr>
            </w:pPr>
            <w:del w:id="3855" w:author="Si-yuan LIU" w:date="2026-07-24T14:26:00Z" w16du:dateUtc="2026-07-24T06:26:00Z">
              <w:r w:rsidDel="00964E30">
                <w:rPr>
                  <w:color w:val="000000" w:themeColor="text1"/>
                  <w:kern w:val="0"/>
                  <w:sz w:val="21"/>
                  <w:szCs w:val="21"/>
                </w:rPr>
                <w:delText>2021/04</w:delText>
              </w:r>
            </w:del>
          </w:p>
        </w:tc>
        <w:tc>
          <w:tcPr>
            <w:tcW w:w="1134" w:type="dxa"/>
            <w:vAlign w:val="center"/>
          </w:tcPr>
          <w:p w14:paraId="30F42745" w14:textId="758481EF" w:rsidR="005F457E" w:rsidDel="00964E30" w:rsidRDefault="00000000">
            <w:pPr>
              <w:widowControl/>
              <w:spacing w:line="312" w:lineRule="auto"/>
              <w:ind w:firstLineChars="0" w:firstLine="0"/>
              <w:rPr>
                <w:del w:id="3856" w:author="Si-yuan LIU" w:date="2026-07-24T14:26:00Z" w16du:dateUtc="2026-07-24T06:26:00Z"/>
                <w:color w:val="000000" w:themeColor="text1"/>
                <w:kern w:val="0"/>
                <w:sz w:val="21"/>
                <w:szCs w:val="21"/>
              </w:rPr>
            </w:pPr>
            <w:del w:id="3857" w:author="Si-yuan LIU" w:date="2026-07-24T14:26:00Z" w16du:dateUtc="2026-07-24T06:26:00Z">
              <w:r w:rsidDel="00964E30">
                <w:rPr>
                  <w:rFonts w:hint="eastAsia"/>
                  <w:color w:val="000000" w:themeColor="text1"/>
                  <w:kern w:val="0"/>
                  <w:sz w:val="21"/>
                  <w:szCs w:val="21"/>
                </w:rPr>
                <w:delText>广东省能源局</w:delText>
              </w:r>
            </w:del>
          </w:p>
        </w:tc>
        <w:tc>
          <w:tcPr>
            <w:tcW w:w="1984" w:type="dxa"/>
            <w:vAlign w:val="center"/>
          </w:tcPr>
          <w:p w14:paraId="43EBCD76" w14:textId="1138BE53" w:rsidR="005F457E" w:rsidDel="00964E30" w:rsidRDefault="00000000">
            <w:pPr>
              <w:widowControl/>
              <w:spacing w:line="312" w:lineRule="auto"/>
              <w:ind w:firstLineChars="0" w:firstLine="0"/>
              <w:rPr>
                <w:del w:id="3858" w:author="Si-yuan LIU" w:date="2026-07-24T14:26:00Z" w16du:dateUtc="2026-07-24T06:26:00Z"/>
                <w:color w:val="000000" w:themeColor="text1"/>
                <w:kern w:val="0"/>
                <w:sz w:val="21"/>
                <w:szCs w:val="21"/>
              </w:rPr>
            </w:pPr>
            <w:del w:id="3859" w:author="Si-yuan LIU" w:date="2026-07-24T14:26:00Z" w16du:dateUtc="2026-07-24T06:26:00Z">
              <w:r w:rsidDel="00964E30">
                <w:rPr>
                  <w:rFonts w:hint="eastAsia"/>
                  <w:color w:val="000000" w:themeColor="text1"/>
                  <w:kern w:val="0"/>
                  <w:sz w:val="21"/>
                  <w:szCs w:val="21"/>
                </w:rPr>
                <w:delText>《关于明确全省数据中心能耗保障相关要求的通知》</w:delText>
              </w:r>
            </w:del>
          </w:p>
        </w:tc>
        <w:tc>
          <w:tcPr>
            <w:tcW w:w="4190" w:type="dxa"/>
            <w:noWrap/>
            <w:vAlign w:val="center"/>
          </w:tcPr>
          <w:p w14:paraId="606E9467" w14:textId="43ED4838" w:rsidR="005F457E" w:rsidDel="00964E30" w:rsidRDefault="00000000">
            <w:pPr>
              <w:pStyle w:val="afd"/>
              <w:numPr>
                <w:ilvl w:val="0"/>
                <w:numId w:val="6"/>
              </w:numPr>
              <w:spacing w:after="0" w:line="312" w:lineRule="auto"/>
              <w:ind w:left="170" w:firstLineChars="0" w:hanging="170"/>
              <w:textAlignment w:val="auto"/>
              <w:rPr>
                <w:del w:id="3860" w:author="Si-yuan LIU" w:date="2026-07-24T14:26:00Z" w16du:dateUtc="2026-07-24T06:26:00Z"/>
                <w:color w:val="000000" w:themeColor="text1"/>
                <w:sz w:val="21"/>
                <w:szCs w:val="21"/>
              </w:rPr>
            </w:pPr>
            <w:del w:id="3861" w:author="Si-yuan LIU" w:date="2026-07-24T14:26:00Z" w16du:dateUtc="2026-07-24T06:26:00Z">
              <w:r w:rsidDel="00964E30">
                <w:rPr>
                  <w:color w:val="000000" w:themeColor="text1"/>
                  <w:sz w:val="21"/>
                  <w:szCs w:val="21"/>
                </w:rPr>
                <w:delText>2021-2022</w:delText>
              </w:r>
              <w:r w:rsidDel="00964E30">
                <w:rPr>
                  <w:rFonts w:hint="eastAsia"/>
                  <w:color w:val="000000" w:themeColor="text1"/>
                  <w:sz w:val="21"/>
                  <w:szCs w:val="21"/>
                </w:rPr>
                <w:delText>年，除支持对现有资源进行整合及企业建设有边缘计算自用需求的项目（</w:delText>
              </w:r>
              <w:r w:rsidDel="00964E30">
                <w:rPr>
                  <w:color w:val="000000" w:themeColor="text1"/>
                  <w:sz w:val="21"/>
                  <w:szCs w:val="21"/>
                </w:rPr>
                <w:delText>1000</w:delText>
              </w:r>
              <w:r w:rsidDel="00964E30">
                <w:rPr>
                  <w:rFonts w:hint="eastAsia"/>
                  <w:color w:val="000000" w:themeColor="text1"/>
                  <w:sz w:val="21"/>
                  <w:szCs w:val="21"/>
                </w:rPr>
                <w:delText>个标准机柜以下的小型数据中心）外，原则上全省不再新增数据中心机柜。</w:delText>
              </w:r>
            </w:del>
          </w:p>
          <w:p w14:paraId="1B20787B" w14:textId="7430EAEA" w:rsidR="005F457E" w:rsidDel="00964E30" w:rsidRDefault="00000000">
            <w:pPr>
              <w:pStyle w:val="afd"/>
              <w:numPr>
                <w:ilvl w:val="0"/>
                <w:numId w:val="6"/>
              </w:numPr>
              <w:spacing w:after="0" w:line="312" w:lineRule="auto"/>
              <w:ind w:left="170" w:firstLineChars="0" w:hanging="170"/>
              <w:textAlignment w:val="auto"/>
              <w:rPr>
                <w:del w:id="3862" w:author="Si-yuan LIU" w:date="2026-07-24T14:26:00Z" w16du:dateUtc="2026-07-24T06:26:00Z"/>
                <w:color w:val="000000" w:themeColor="text1"/>
                <w:sz w:val="21"/>
                <w:szCs w:val="21"/>
              </w:rPr>
            </w:pPr>
            <w:del w:id="3863" w:author="Si-yuan LIU" w:date="2026-07-24T14:26:00Z" w16du:dateUtc="2026-07-24T06:26:00Z">
              <w:r w:rsidDel="00964E30">
                <w:rPr>
                  <w:color w:val="000000" w:themeColor="text1"/>
                  <w:sz w:val="21"/>
                  <w:szCs w:val="21"/>
                </w:rPr>
                <w:delText>2023-2025</w:delText>
              </w:r>
              <w:r w:rsidDel="00964E30">
                <w:rPr>
                  <w:rFonts w:hint="eastAsia"/>
                  <w:color w:val="000000" w:themeColor="text1"/>
                  <w:sz w:val="21"/>
                  <w:szCs w:val="21"/>
                </w:rPr>
                <w:delText>年，如果全省已建数据中心上架率达到</w:delText>
              </w:r>
              <w:r w:rsidDel="00964E30">
                <w:rPr>
                  <w:color w:val="000000" w:themeColor="text1"/>
                  <w:sz w:val="21"/>
                  <w:szCs w:val="21"/>
                </w:rPr>
                <w:delText>70%</w:delText>
              </w:r>
              <w:r w:rsidDel="00964E30">
                <w:rPr>
                  <w:rFonts w:hint="eastAsia"/>
                  <w:color w:val="000000" w:themeColor="text1"/>
                  <w:sz w:val="21"/>
                  <w:szCs w:val="21"/>
                </w:rPr>
                <w:delText>以上，根据供需情况，在确保全省能耗强度下降目标可完成的前提下，再考虑支持新建及扩建数据中心项目节能审查。</w:delText>
              </w:r>
            </w:del>
          </w:p>
        </w:tc>
      </w:tr>
      <w:tr w:rsidR="005F457E" w:rsidDel="00964E30" w14:paraId="75887AAB" w14:textId="76ABE3E0">
        <w:trPr>
          <w:trHeight w:val="20"/>
          <w:jc w:val="center"/>
          <w:del w:id="3864" w:author="Si-yuan LIU" w:date="2026-07-24T14:26:00Z" w16du:dateUtc="2026-07-24T06:26:00Z"/>
        </w:trPr>
        <w:tc>
          <w:tcPr>
            <w:tcW w:w="993" w:type="dxa"/>
            <w:noWrap/>
            <w:vAlign w:val="center"/>
          </w:tcPr>
          <w:p w14:paraId="4BE56481" w14:textId="33E04B49" w:rsidR="005F457E" w:rsidDel="00964E30" w:rsidRDefault="00000000">
            <w:pPr>
              <w:widowControl/>
              <w:spacing w:line="312" w:lineRule="auto"/>
              <w:ind w:firstLineChars="0" w:firstLine="0"/>
              <w:jc w:val="center"/>
              <w:rPr>
                <w:del w:id="3865" w:author="Si-yuan LIU" w:date="2026-07-24T14:26:00Z" w16du:dateUtc="2026-07-24T06:26:00Z"/>
                <w:color w:val="000000" w:themeColor="text1"/>
                <w:kern w:val="0"/>
                <w:sz w:val="21"/>
                <w:szCs w:val="21"/>
              </w:rPr>
            </w:pPr>
            <w:del w:id="3866" w:author="Si-yuan LIU" w:date="2026-07-24T14:26:00Z" w16du:dateUtc="2026-07-24T06:26:00Z">
              <w:r w:rsidDel="00964E30">
                <w:rPr>
                  <w:color w:val="000000" w:themeColor="text1"/>
                  <w:kern w:val="0"/>
                  <w:sz w:val="21"/>
                  <w:szCs w:val="21"/>
                </w:rPr>
                <w:delText>2020/06</w:delText>
              </w:r>
            </w:del>
          </w:p>
        </w:tc>
        <w:tc>
          <w:tcPr>
            <w:tcW w:w="1134" w:type="dxa"/>
            <w:vAlign w:val="center"/>
          </w:tcPr>
          <w:p w14:paraId="7E42657E" w14:textId="42BED9E3" w:rsidR="005F457E" w:rsidDel="00964E30" w:rsidRDefault="00000000">
            <w:pPr>
              <w:widowControl/>
              <w:spacing w:line="312" w:lineRule="auto"/>
              <w:ind w:firstLineChars="0" w:firstLine="0"/>
              <w:rPr>
                <w:del w:id="3867" w:author="Si-yuan LIU" w:date="2026-07-24T14:26:00Z" w16du:dateUtc="2026-07-24T06:26:00Z"/>
                <w:color w:val="000000" w:themeColor="text1"/>
                <w:kern w:val="0"/>
                <w:sz w:val="21"/>
                <w:szCs w:val="21"/>
              </w:rPr>
            </w:pPr>
            <w:del w:id="3868" w:author="Si-yuan LIU" w:date="2026-07-24T14:26:00Z" w16du:dateUtc="2026-07-24T06:26:00Z">
              <w:r w:rsidDel="00964E30">
                <w:rPr>
                  <w:rFonts w:hint="eastAsia"/>
                  <w:color w:val="000000" w:themeColor="text1"/>
                  <w:kern w:val="0"/>
                  <w:sz w:val="21"/>
                  <w:szCs w:val="21"/>
                </w:rPr>
                <w:delText>广东省工业和信息化厅</w:delText>
              </w:r>
            </w:del>
          </w:p>
        </w:tc>
        <w:tc>
          <w:tcPr>
            <w:tcW w:w="1984" w:type="dxa"/>
            <w:vAlign w:val="center"/>
          </w:tcPr>
          <w:p w14:paraId="536C4F38" w14:textId="599DC243" w:rsidR="005F457E" w:rsidDel="00964E30" w:rsidRDefault="00000000">
            <w:pPr>
              <w:widowControl/>
              <w:spacing w:line="312" w:lineRule="auto"/>
              <w:ind w:firstLineChars="0" w:firstLine="0"/>
              <w:rPr>
                <w:del w:id="3869" w:author="Si-yuan LIU" w:date="2026-07-24T14:26:00Z" w16du:dateUtc="2026-07-24T06:26:00Z"/>
                <w:color w:val="000000" w:themeColor="text1"/>
                <w:kern w:val="0"/>
                <w:sz w:val="21"/>
                <w:szCs w:val="21"/>
              </w:rPr>
            </w:pPr>
            <w:del w:id="3870" w:author="Si-yuan LIU" w:date="2026-07-24T14:26:00Z" w16du:dateUtc="2026-07-24T06:26:00Z">
              <w:r w:rsidDel="00964E30">
                <w:rPr>
                  <w:rFonts w:hint="eastAsia"/>
                  <w:color w:val="000000" w:themeColor="text1"/>
                  <w:kern w:val="0"/>
                  <w:sz w:val="21"/>
                  <w:szCs w:val="21"/>
                </w:rPr>
                <w:delText>《广东省</w:delText>
              </w:r>
              <w:r w:rsidDel="00964E30">
                <w:rPr>
                  <w:color w:val="000000" w:themeColor="text1"/>
                  <w:kern w:val="0"/>
                  <w:sz w:val="21"/>
                  <w:szCs w:val="21"/>
                </w:rPr>
                <w:delText>5G</w:delText>
              </w:r>
              <w:r w:rsidDel="00964E30">
                <w:rPr>
                  <w:rFonts w:hint="eastAsia"/>
                  <w:color w:val="000000" w:themeColor="text1"/>
                  <w:kern w:val="0"/>
                  <w:sz w:val="21"/>
                  <w:szCs w:val="21"/>
                </w:rPr>
                <w:delText>基站和数据中心总体布局规划（</w:delText>
              </w:r>
              <w:r w:rsidDel="00964E30">
                <w:rPr>
                  <w:color w:val="000000" w:themeColor="text1"/>
                  <w:kern w:val="0"/>
                  <w:sz w:val="21"/>
                  <w:szCs w:val="21"/>
                </w:rPr>
                <w:delText>2021—2025</w:delText>
              </w:r>
              <w:r w:rsidDel="00964E30">
                <w:rPr>
                  <w:rFonts w:hint="eastAsia"/>
                  <w:color w:val="000000" w:themeColor="text1"/>
                  <w:kern w:val="0"/>
                  <w:sz w:val="21"/>
                  <w:szCs w:val="21"/>
                </w:rPr>
                <w:delText>年）》</w:delText>
              </w:r>
            </w:del>
          </w:p>
        </w:tc>
        <w:tc>
          <w:tcPr>
            <w:tcW w:w="4190" w:type="dxa"/>
            <w:noWrap/>
            <w:vAlign w:val="center"/>
          </w:tcPr>
          <w:p w14:paraId="784935C5" w14:textId="3045892A" w:rsidR="005F457E" w:rsidDel="00964E30" w:rsidRDefault="00000000">
            <w:pPr>
              <w:pStyle w:val="afd"/>
              <w:numPr>
                <w:ilvl w:val="0"/>
                <w:numId w:val="6"/>
              </w:numPr>
              <w:spacing w:after="0" w:line="312" w:lineRule="auto"/>
              <w:ind w:left="170" w:firstLineChars="0" w:hanging="170"/>
              <w:textAlignment w:val="auto"/>
              <w:rPr>
                <w:del w:id="3871" w:author="Si-yuan LIU" w:date="2026-07-24T14:26:00Z" w16du:dateUtc="2026-07-24T06:26:00Z"/>
                <w:color w:val="000000" w:themeColor="text1"/>
                <w:sz w:val="21"/>
                <w:szCs w:val="21"/>
              </w:rPr>
            </w:pPr>
            <w:del w:id="3872" w:author="Si-yuan LIU" w:date="2026-07-24T14:26:00Z" w16du:dateUtc="2026-07-24T06:26:00Z">
              <w:r w:rsidDel="00964E30">
                <w:rPr>
                  <w:rFonts w:hint="eastAsia"/>
                  <w:color w:val="000000" w:themeColor="text1"/>
                  <w:sz w:val="21"/>
                  <w:szCs w:val="21"/>
                </w:rPr>
                <w:delText>全省按照</w:delText>
              </w:r>
              <w:r w:rsidDel="00964E30">
                <w:rPr>
                  <w:color w:val="000000" w:themeColor="text1"/>
                  <w:sz w:val="21"/>
                  <w:szCs w:val="21"/>
                </w:rPr>
                <w:delText>“</w:delText>
              </w:r>
              <w:r w:rsidDel="00964E30">
                <w:rPr>
                  <w:rFonts w:hint="eastAsia"/>
                  <w:color w:val="000000" w:themeColor="text1"/>
                  <w:sz w:val="21"/>
                  <w:szCs w:val="21"/>
                </w:rPr>
                <w:delText>双核九中心</w:delText>
              </w:r>
              <w:r w:rsidDel="00964E30">
                <w:rPr>
                  <w:color w:val="000000" w:themeColor="text1"/>
                  <w:sz w:val="21"/>
                  <w:szCs w:val="21"/>
                </w:rPr>
                <w:delText>”</w:delText>
              </w:r>
              <w:r w:rsidDel="00964E30">
                <w:rPr>
                  <w:rFonts w:hint="eastAsia"/>
                  <w:color w:val="000000" w:themeColor="text1"/>
                  <w:sz w:val="21"/>
                  <w:szCs w:val="21"/>
                </w:rPr>
                <w:delText>的总体布局，形成广州、深圳两个低时延数据中心核心区和汕头、韶关、梅州、惠州（惠东、龙门县）、汕尾、湛江、肇庆（广宁、德庆、封开、怀集县）、清远、云浮</w:delText>
              </w:r>
              <w:r w:rsidDel="00964E30">
                <w:rPr>
                  <w:color w:val="000000" w:themeColor="text1"/>
                  <w:sz w:val="21"/>
                  <w:szCs w:val="21"/>
                </w:rPr>
                <w:delText>9</w:delText>
              </w:r>
              <w:r w:rsidDel="00964E30">
                <w:rPr>
                  <w:rFonts w:hint="eastAsia"/>
                  <w:color w:val="000000" w:themeColor="text1"/>
                  <w:sz w:val="21"/>
                  <w:szCs w:val="21"/>
                </w:rPr>
                <w:delText>个数据中心集聚区。</w:delText>
              </w:r>
            </w:del>
          </w:p>
        </w:tc>
      </w:tr>
    </w:tbl>
    <w:p w14:paraId="24F5F401" w14:textId="53767AA7" w:rsidR="005F457E" w:rsidDel="00964E30" w:rsidRDefault="00000000">
      <w:pPr>
        <w:spacing w:after="0" w:line="312" w:lineRule="auto"/>
        <w:ind w:firstLineChars="0" w:firstLine="0"/>
        <w:rPr>
          <w:del w:id="3873" w:author="Si-yuan LIU" w:date="2026-07-24T14:26:00Z" w16du:dateUtc="2026-07-24T06:26:00Z"/>
          <w:color w:val="000000" w:themeColor="text1"/>
          <w:sz w:val="21"/>
          <w:szCs w:val="21"/>
        </w:rPr>
      </w:pPr>
      <w:del w:id="3874" w:author="Si-yuan LIU" w:date="2026-07-24T14:26:00Z" w16du:dateUtc="2026-07-24T06:26:00Z">
        <w:r w:rsidDel="00964E30">
          <w:rPr>
            <w:rFonts w:hint="eastAsia"/>
            <w:color w:val="000000" w:themeColor="text1"/>
            <w:sz w:val="21"/>
            <w:szCs w:val="21"/>
          </w:rPr>
          <w:delText>资料来源：广东省发改委、广东省工信厅、广东省能源局等、科智咨询整理</w:delText>
        </w:r>
      </w:del>
    </w:p>
    <w:p w14:paraId="0376F421" w14:textId="1AB4D63E" w:rsidR="005F457E" w:rsidDel="00964E30" w:rsidRDefault="00000000">
      <w:pPr>
        <w:spacing w:after="0" w:line="312" w:lineRule="auto"/>
        <w:ind w:firstLine="480"/>
        <w:rPr>
          <w:del w:id="3875" w:author="Si-yuan LIU" w:date="2026-07-24T14:26:00Z" w16du:dateUtc="2026-07-24T06:26:00Z"/>
          <w:color w:val="000000" w:themeColor="text1"/>
          <w:szCs w:val="24"/>
        </w:rPr>
      </w:pPr>
      <w:del w:id="3876" w:author="Si-yuan LIU" w:date="2026-07-24T14:26:00Z" w16du:dateUtc="2026-07-24T06:26:00Z">
        <w:r w:rsidDel="00964E30">
          <w:rPr>
            <w:rFonts w:hint="eastAsia"/>
            <w:color w:val="000000" w:themeColor="text1"/>
            <w:szCs w:val="24"/>
          </w:rPr>
          <w:delText>3</w:delText>
        </w:r>
        <w:r w:rsidDel="00964E30">
          <w:rPr>
            <w:color w:val="000000" w:themeColor="text1"/>
            <w:szCs w:val="24"/>
          </w:rPr>
          <w:delText>.</w:delText>
        </w:r>
        <w:r w:rsidDel="00964E30">
          <w:rPr>
            <w:rFonts w:hint="eastAsia"/>
            <w:color w:val="000000" w:themeColor="text1"/>
            <w:szCs w:val="24"/>
          </w:rPr>
          <w:delText>《产业结构调整指导目录》</w:delText>
        </w:r>
      </w:del>
    </w:p>
    <w:p w14:paraId="4DC0C454" w14:textId="1922181A" w:rsidR="005F457E" w:rsidDel="00964E30" w:rsidRDefault="00000000">
      <w:pPr>
        <w:spacing w:after="0" w:line="312" w:lineRule="auto"/>
        <w:ind w:firstLine="480"/>
        <w:rPr>
          <w:del w:id="3877" w:author="Si-yuan LIU" w:date="2026-07-24T14:26:00Z" w16du:dateUtc="2026-07-24T06:26:00Z"/>
          <w:color w:val="000000" w:themeColor="text1"/>
          <w:szCs w:val="24"/>
        </w:rPr>
      </w:pPr>
      <w:del w:id="3878" w:author="Si-yuan LIU" w:date="2026-07-24T14:26:00Z" w16du:dateUtc="2026-07-24T06:26:00Z">
        <w:r w:rsidDel="00964E30">
          <w:rPr>
            <w:rFonts w:hint="eastAsia"/>
            <w:color w:val="000000" w:themeColor="text1"/>
            <w:szCs w:val="24"/>
          </w:rPr>
          <w:delText>根据《</w:delText>
        </w:r>
        <w:r w:rsidDel="00964E30">
          <w:rPr>
            <w:color w:val="000000" w:themeColor="text1"/>
            <w:szCs w:val="24"/>
          </w:rPr>
          <w:delText>产业结构调整指导目录（</w:delText>
        </w:r>
        <w:r w:rsidDel="00964E30">
          <w:rPr>
            <w:color w:val="000000" w:themeColor="text1"/>
            <w:szCs w:val="24"/>
          </w:rPr>
          <w:delText>2024</w:delText>
        </w:r>
        <w:r w:rsidDel="00964E30">
          <w:rPr>
            <w:color w:val="000000" w:themeColor="text1"/>
            <w:szCs w:val="24"/>
          </w:rPr>
          <w:delText>年本）</w:delText>
        </w:r>
        <w:r w:rsidDel="00964E30">
          <w:rPr>
            <w:rFonts w:hint="eastAsia"/>
            <w:color w:val="000000" w:themeColor="text1"/>
            <w:szCs w:val="24"/>
          </w:rPr>
          <w:delText>》，分为鼓励类、限制类、淘汰类三类。“四十六、人工智能：网络基础设施、大数据基础设施、高效能计算基础设施等智能化基础设施”被列入鼓励类。</w:delText>
        </w:r>
      </w:del>
    </w:p>
    <w:p w14:paraId="4EAAFF0A" w14:textId="3691DBEA" w:rsidR="005F457E" w:rsidDel="00964E30" w:rsidRDefault="00000000">
      <w:pPr>
        <w:spacing w:after="0" w:line="312" w:lineRule="auto"/>
        <w:ind w:firstLine="480"/>
        <w:rPr>
          <w:del w:id="3879" w:author="Si-yuan LIU" w:date="2026-07-24T14:26:00Z" w16du:dateUtc="2026-07-24T06:26:00Z"/>
          <w:color w:val="000000" w:themeColor="text1"/>
          <w:szCs w:val="24"/>
        </w:rPr>
      </w:pPr>
      <w:del w:id="3880" w:author="Si-yuan LIU" w:date="2026-07-24T14:26:00Z" w16du:dateUtc="2026-07-24T06:26:00Z">
        <w:r w:rsidDel="00964E30">
          <w:rPr>
            <w:rFonts w:hint="eastAsia"/>
            <w:color w:val="000000" w:themeColor="text1"/>
            <w:szCs w:val="24"/>
          </w:rPr>
          <w:delText>试点项目符合《产业结构调整指导目录》的相关要求。</w:delText>
        </w:r>
      </w:del>
    </w:p>
    <w:p w14:paraId="4D9F3576" w14:textId="550432EA" w:rsidR="005F457E" w:rsidDel="00964E30" w:rsidRDefault="00000000">
      <w:pPr>
        <w:spacing w:after="0" w:line="312" w:lineRule="auto"/>
        <w:ind w:firstLine="480"/>
        <w:rPr>
          <w:del w:id="3881" w:author="Si-yuan LIU" w:date="2026-07-24T14:26:00Z" w16du:dateUtc="2026-07-24T06:26:00Z"/>
          <w:color w:val="000000" w:themeColor="text1"/>
          <w:szCs w:val="24"/>
        </w:rPr>
      </w:pPr>
      <w:bookmarkStart w:id="3882" w:name="_Toc216361084"/>
      <w:bookmarkStart w:id="3883" w:name="_Toc216361017"/>
      <w:del w:id="3884" w:author="Si-yuan LIU" w:date="2026-07-24T14:26:00Z" w16du:dateUtc="2026-07-24T06:26:00Z">
        <w:r w:rsidDel="00964E30">
          <w:rPr>
            <w:rFonts w:hint="eastAsia"/>
            <w:color w:val="000000" w:themeColor="text1"/>
            <w:szCs w:val="24"/>
          </w:rPr>
          <w:delText>4</w:delText>
        </w:r>
        <w:r w:rsidDel="00964E30">
          <w:rPr>
            <w:color w:val="000000" w:themeColor="text1"/>
            <w:szCs w:val="24"/>
          </w:rPr>
          <w:delText>.</w:delText>
        </w:r>
        <w:r w:rsidDel="00964E30">
          <w:rPr>
            <w:rFonts w:hint="eastAsia"/>
            <w:color w:val="000000" w:themeColor="text1"/>
            <w:szCs w:val="24"/>
          </w:rPr>
          <w:delText>符合外商投资管理政策情况</w:delText>
        </w:r>
        <w:bookmarkEnd w:id="3882"/>
        <w:bookmarkEnd w:id="3883"/>
      </w:del>
    </w:p>
    <w:p w14:paraId="6FD2D0AC" w14:textId="3FA35936" w:rsidR="005F457E" w:rsidDel="00964E30" w:rsidRDefault="00000000">
      <w:pPr>
        <w:spacing w:after="0" w:line="312" w:lineRule="auto"/>
        <w:ind w:firstLine="480"/>
        <w:rPr>
          <w:del w:id="3885" w:author="Si-yuan LIU" w:date="2026-07-24T14:26:00Z" w16du:dateUtc="2026-07-24T06:26:00Z"/>
          <w:color w:val="000000" w:themeColor="text1"/>
          <w:szCs w:val="24"/>
        </w:rPr>
      </w:pPr>
      <w:del w:id="3886" w:author="Si-yuan LIU" w:date="2026-07-24T14:26:00Z" w16du:dateUtc="2026-07-24T06:26:00Z">
        <w:r w:rsidDel="00964E30">
          <w:rPr>
            <w:rFonts w:hint="eastAsia"/>
            <w:color w:val="000000" w:themeColor="text1"/>
            <w:szCs w:val="24"/>
          </w:rPr>
          <w:delText>本项目不属于外商投资，因此不涉及外商投资准入负面清单等外商投资管理有关政策。</w:delText>
        </w:r>
      </w:del>
    </w:p>
    <w:p w14:paraId="059C4A67" w14:textId="03F74DDF" w:rsidR="005F457E" w:rsidDel="00964E30" w:rsidRDefault="00000000">
      <w:pPr>
        <w:spacing w:after="0" w:line="312" w:lineRule="auto"/>
        <w:ind w:firstLine="480"/>
        <w:rPr>
          <w:del w:id="3887" w:author="Si-yuan LIU" w:date="2026-07-24T14:26:00Z" w16du:dateUtc="2026-07-24T06:26:00Z"/>
          <w:color w:val="000000" w:themeColor="text1"/>
          <w:szCs w:val="24"/>
        </w:rPr>
      </w:pPr>
      <w:del w:id="3888" w:author="Si-yuan LIU" w:date="2026-07-24T14:26:00Z" w16du:dateUtc="2026-07-24T06:26:00Z">
        <w:r w:rsidDel="00964E30">
          <w:rPr>
            <w:rFonts w:hint="eastAsia"/>
            <w:color w:val="000000" w:themeColor="text1"/>
            <w:szCs w:val="24"/>
          </w:rPr>
          <w:delText>综上，根据对相关政策文件的核查，本项目在建设和运营过程中未发现违反国家重大战略、宏观调控政策、国民经济和社会发展总体规划、有关专项规划、区域规划、产业结构调整指导目录、相关行业政策等其他情形。</w:delText>
        </w:r>
      </w:del>
    </w:p>
    <w:p w14:paraId="681CAAEC" w14:textId="3DD3C068" w:rsidR="005F457E" w:rsidDel="00964E30" w:rsidRDefault="00000000">
      <w:pPr>
        <w:pStyle w:val="2"/>
        <w:rPr>
          <w:del w:id="3889" w:author="Si-yuan LIU" w:date="2026-07-24T14:26:00Z" w16du:dateUtc="2026-07-24T06:26:00Z"/>
        </w:rPr>
      </w:pPr>
      <w:bookmarkStart w:id="3890" w:name="_Toc572991191_WPSOffice_Level2"/>
      <w:bookmarkStart w:id="3891" w:name="_Toc30048075_WPSOffice_Level2"/>
      <w:bookmarkStart w:id="3892" w:name="_Toc223783770"/>
      <w:bookmarkStart w:id="3893" w:name="_Toc1685330667_WPSOffice_Level2"/>
      <w:del w:id="3894" w:author="Si-yuan LIU" w:date="2026-07-24T14:26:00Z" w16du:dateUtc="2026-07-24T06:26:00Z">
        <w:r w:rsidDel="00964E30">
          <w:rPr>
            <w:rFonts w:hint="eastAsia"/>
          </w:rPr>
          <w:delText>（二）投资管理手续合规情况</w:delText>
        </w:r>
        <w:bookmarkEnd w:id="3890"/>
        <w:bookmarkEnd w:id="3891"/>
        <w:bookmarkEnd w:id="3892"/>
        <w:bookmarkEnd w:id="3893"/>
      </w:del>
    </w:p>
    <w:p w14:paraId="64BFAC73" w14:textId="7E4814E4" w:rsidR="005F457E" w:rsidDel="00964E30" w:rsidRDefault="00000000">
      <w:pPr>
        <w:spacing w:after="0" w:line="312" w:lineRule="auto"/>
        <w:ind w:firstLine="480"/>
        <w:rPr>
          <w:del w:id="3895" w:author="Si-yuan LIU" w:date="2026-07-24T14:26:00Z" w16du:dateUtc="2026-07-24T06:26:00Z"/>
          <w:color w:val="000000" w:themeColor="text1"/>
          <w:szCs w:val="24"/>
        </w:rPr>
      </w:pPr>
      <w:bookmarkStart w:id="3896" w:name="_Toc1850254660"/>
      <w:bookmarkStart w:id="3897" w:name="_Toc1904876508"/>
      <w:del w:id="3898" w:author="Si-yuan LIU" w:date="2026-07-24T14:26:00Z" w16du:dateUtc="2026-07-24T06:26:00Z">
        <w:r w:rsidDel="00964E30">
          <w:rPr>
            <w:color w:val="000000" w:themeColor="text1"/>
            <w:szCs w:val="24"/>
          </w:rPr>
          <w:delText>1.</w:delText>
        </w:r>
        <w:r w:rsidDel="00964E30">
          <w:rPr>
            <w:rFonts w:hint="eastAsia"/>
            <w:color w:val="000000" w:themeColor="text1"/>
            <w:szCs w:val="24"/>
          </w:rPr>
          <w:delText>各类项目均应取得的投资管理合规</w:delText>
        </w:r>
        <w:bookmarkEnd w:id="3896"/>
        <w:bookmarkEnd w:id="3897"/>
        <w:r w:rsidDel="00964E30">
          <w:rPr>
            <w:rFonts w:hint="eastAsia"/>
            <w:color w:val="000000" w:themeColor="text1"/>
            <w:szCs w:val="24"/>
          </w:rPr>
          <w:delText>手续</w:delText>
        </w:r>
      </w:del>
    </w:p>
    <w:p w14:paraId="5C3A646A" w14:textId="417BDF48" w:rsidR="005F457E" w:rsidDel="00964E30" w:rsidRDefault="00000000">
      <w:pPr>
        <w:spacing w:line="312" w:lineRule="auto"/>
        <w:ind w:firstLine="480"/>
        <w:rPr>
          <w:del w:id="3899" w:author="Si-yuan LIU" w:date="2026-07-24T14:26:00Z" w16du:dateUtc="2026-07-24T06:26:00Z"/>
          <w:color w:val="000000" w:themeColor="text1"/>
          <w:szCs w:val="24"/>
        </w:rPr>
        <w:sectPr w:rsidR="005F457E" w:rsidDel="00964E30">
          <w:footerReference w:type="default" r:id="rId43"/>
          <w:pgSz w:w="11906" w:h="16838"/>
          <w:pgMar w:top="1984" w:right="1616" w:bottom="1814" w:left="1616" w:header="851" w:footer="1167" w:gutter="0"/>
          <w:pgNumType w:start="4"/>
          <w:cols w:space="425"/>
          <w:docGrid w:linePitch="588"/>
        </w:sectPr>
      </w:pPr>
      <w:del w:id="3900" w:author="Si-yuan LIU" w:date="2026-07-24T14:26:00Z" w16du:dateUtc="2026-07-24T06:26:00Z">
        <w:r w:rsidDel="00964E30">
          <w:rPr>
            <w:rFonts w:hint="eastAsia"/>
            <w:color w:val="000000" w:themeColor="text1"/>
            <w:szCs w:val="24"/>
          </w:rPr>
          <w:delText>基础设施项目依法依规取得固定资产投资管理相关手续情况如下：</w:delText>
        </w:r>
      </w:del>
    </w:p>
    <w:p w14:paraId="32BF1A20" w14:textId="36A2E062" w:rsidR="005F457E" w:rsidDel="00964E30" w:rsidRDefault="00000000">
      <w:pPr>
        <w:spacing w:after="0" w:line="312" w:lineRule="auto"/>
        <w:ind w:firstLineChars="0" w:firstLine="0"/>
        <w:jc w:val="center"/>
        <w:rPr>
          <w:del w:id="3901" w:author="Si-yuan LIU" w:date="2026-07-24T14:26:00Z" w16du:dateUtc="2026-07-24T06:26:00Z"/>
          <w:color w:val="000000" w:themeColor="text1"/>
          <w:szCs w:val="24"/>
        </w:rPr>
      </w:pPr>
      <w:del w:id="3902" w:author="Si-yuan LIU" w:date="2026-07-24T14:26:00Z" w16du:dateUtc="2026-07-24T06:26:00Z">
        <w:r w:rsidDel="00964E30">
          <w:rPr>
            <w:rFonts w:hint="eastAsia"/>
            <w:color w:val="000000" w:themeColor="text1"/>
            <w:szCs w:val="24"/>
          </w:rPr>
          <w:delText>表</w:delText>
        </w:r>
        <w:r w:rsidDel="00964E30">
          <w:rPr>
            <w:color w:val="000000" w:themeColor="text1"/>
            <w:szCs w:val="24"/>
          </w:rPr>
          <w:delText xml:space="preserve"> </w:delText>
        </w:r>
        <w:r w:rsidDel="00964E30">
          <w:rPr>
            <w:color w:val="000000" w:themeColor="text1"/>
            <w:szCs w:val="24"/>
          </w:rPr>
          <w:fldChar w:fldCharType="begin"/>
        </w:r>
        <w:r w:rsidDel="00964E30">
          <w:rPr>
            <w:color w:val="000000" w:themeColor="text1"/>
            <w:szCs w:val="24"/>
          </w:rPr>
          <w:delInstrText xml:space="preserve"> SEQ </w:delInstrText>
        </w:r>
        <w:r w:rsidDel="00964E30">
          <w:rPr>
            <w:rFonts w:hint="eastAsia"/>
            <w:color w:val="000000" w:themeColor="text1"/>
            <w:szCs w:val="24"/>
          </w:rPr>
          <w:delInstrText>表</w:delInstrText>
        </w:r>
        <w:r w:rsidDel="00964E30">
          <w:rPr>
            <w:color w:val="000000" w:themeColor="text1"/>
            <w:szCs w:val="24"/>
          </w:rPr>
          <w:delInstrText xml:space="preserve"> \* ARABIC </w:delInstrText>
        </w:r>
        <w:r w:rsidDel="00964E30">
          <w:rPr>
            <w:color w:val="000000" w:themeColor="text1"/>
            <w:szCs w:val="24"/>
          </w:rPr>
          <w:fldChar w:fldCharType="separate"/>
        </w:r>
      </w:del>
      <w:ins w:id="3903" w:author="怡然 刘 [2]" w:date="2026-07-08T15:02:00Z">
        <w:del w:id="3904" w:author="Si-yuan LIU" w:date="2026-07-24T14:26:00Z" w16du:dateUtc="2026-07-24T06:26:00Z">
          <w:r w:rsidR="004A5B2B" w:rsidDel="00964E30">
            <w:rPr>
              <w:noProof/>
              <w:color w:val="000000" w:themeColor="text1"/>
              <w:szCs w:val="24"/>
            </w:rPr>
            <w:delText>23</w:delText>
          </w:r>
        </w:del>
      </w:ins>
      <w:ins w:id="3905" w:author="Bentayga-" w:date="2026-07-05T17:09:00Z">
        <w:del w:id="3906" w:author="Si-yuan LIU" w:date="2026-07-24T14:26:00Z" w16du:dateUtc="2026-07-24T06:26:00Z">
          <w:r w:rsidDel="00964E30">
            <w:rPr>
              <w:noProof/>
              <w:color w:val="000000" w:themeColor="text1"/>
              <w:szCs w:val="24"/>
            </w:rPr>
            <w:delText>23</w:delText>
          </w:r>
        </w:del>
      </w:ins>
      <w:del w:id="3907" w:author="Si-yuan LIU" w:date="2026-07-24T14:26:00Z" w16du:dateUtc="2026-07-24T06:26:00Z">
        <w:r w:rsidDel="00964E30">
          <w:rPr>
            <w:noProof/>
            <w:color w:val="000000" w:themeColor="text1"/>
            <w:szCs w:val="24"/>
          </w:rPr>
          <w:delText>23</w:delText>
        </w:r>
        <w:r w:rsidDel="00964E30">
          <w:rPr>
            <w:color w:val="000000" w:themeColor="text1"/>
            <w:szCs w:val="24"/>
          </w:rPr>
          <w:fldChar w:fldCharType="end"/>
        </w:r>
        <w:r w:rsidDel="00964E30">
          <w:rPr>
            <w:color w:val="000000" w:themeColor="text1"/>
            <w:szCs w:val="24"/>
          </w:rPr>
          <w:delText xml:space="preserve"> </w:delText>
        </w:r>
        <w:r w:rsidDel="00964E30">
          <w:rPr>
            <w:rFonts w:hint="eastAsia"/>
            <w:color w:val="000000" w:themeColor="text1"/>
            <w:szCs w:val="24"/>
          </w:rPr>
          <w:delText>项目投资管理手续情况</w:delText>
        </w:r>
      </w:del>
    </w:p>
    <w:tbl>
      <w:tblPr>
        <w:tblStyle w:val="TableGrid"/>
        <w:tblW w:w="6000" w:type="pct"/>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456"/>
        <w:gridCol w:w="694"/>
        <w:gridCol w:w="2552"/>
        <w:gridCol w:w="2105"/>
        <w:gridCol w:w="2836"/>
        <w:gridCol w:w="2408"/>
        <w:gridCol w:w="2377"/>
        <w:gridCol w:w="2208"/>
      </w:tblGrid>
      <w:tr w:rsidR="005F457E" w:rsidDel="00964E30" w14:paraId="4CF3842E" w14:textId="261460BF">
        <w:trPr>
          <w:trHeight w:val="20"/>
          <w:tblHeader/>
          <w:jc w:val="center"/>
          <w:del w:id="3908" w:author="Si-yuan LIU" w:date="2026-07-24T14:26:00Z" w16du:dateUtc="2026-07-24T06:26:00Z"/>
        </w:trPr>
        <w:tc>
          <w:tcPr>
            <w:tcW w:w="146" w:type="pct"/>
            <w:vAlign w:val="center"/>
          </w:tcPr>
          <w:p w14:paraId="49D2C6BD" w14:textId="4EF2EE84" w:rsidR="005F457E" w:rsidDel="00964E30" w:rsidRDefault="00000000">
            <w:pPr>
              <w:spacing w:after="0" w:line="240" w:lineRule="auto"/>
              <w:ind w:firstLineChars="0" w:firstLine="0"/>
              <w:jc w:val="center"/>
              <w:textAlignment w:val="auto"/>
              <w:rPr>
                <w:del w:id="3909" w:author="Si-yuan LIU" w:date="2026-07-24T14:26:00Z" w16du:dateUtc="2026-07-24T06:26:00Z"/>
                <w:b/>
                <w:bCs/>
                <w:color w:val="000000" w:themeColor="text1"/>
                <w:kern w:val="0"/>
                <w:sz w:val="21"/>
                <w:szCs w:val="21"/>
              </w:rPr>
            </w:pPr>
            <w:del w:id="3910" w:author="Si-yuan LIU" w:date="2026-07-24T14:26:00Z" w16du:dateUtc="2026-07-24T06:26:00Z">
              <w:r w:rsidDel="00964E30">
                <w:rPr>
                  <w:rFonts w:hint="eastAsia"/>
                  <w:b/>
                  <w:bCs/>
                  <w:color w:val="000000" w:themeColor="text1"/>
                  <w:kern w:val="0"/>
                  <w:sz w:val="21"/>
                  <w:szCs w:val="21"/>
                </w:rPr>
                <w:delText>序号</w:delText>
              </w:r>
            </w:del>
          </w:p>
        </w:tc>
        <w:tc>
          <w:tcPr>
            <w:tcW w:w="1038" w:type="pct"/>
            <w:gridSpan w:val="2"/>
            <w:vAlign w:val="center"/>
          </w:tcPr>
          <w:p w14:paraId="361F0D9D" w14:textId="380DC505" w:rsidR="005F457E" w:rsidDel="00964E30" w:rsidRDefault="00000000">
            <w:pPr>
              <w:spacing w:after="0" w:line="240" w:lineRule="auto"/>
              <w:ind w:firstLineChars="0" w:firstLine="0"/>
              <w:jc w:val="center"/>
              <w:textAlignment w:val="auto"/>
              <w:rPr>
                <w:del w:id="3911" w:author="Si-yuan LIU" w:date="2026-07-24T14:26:00Z" w16du:dateUtc="2026-07-24T06:26:00Z"/>
                <w:b/>
                <w:bCs/>
                <w:color w:val="000000" w:themeColor="text1"/>
                <w:kern w:val="0"/>
                <w:sz w:val="21"/>
                <w:szCs w:val="21"/>
              </w:rPr>
            </w:pPr>
            <w:del w:id="3912" w:author="Si-yuan LIU" w:date="2026-07-24T14:26:00Z" w16du:dateUtc="2026-07-24T06:26:00Z">
              <w:r w:rsidDel="00964E30">
                <w:rPr>
                  <w:rFonts w:hint="eastAsia"/>
                  <w:b/>
                  <w:bCs/>
                  <w:color w:val="000000" w:themeColor="text1"/>
                  <w:kern w:val="0"/>
                  <w:sz w:val="21"/>
                  <w:szCs w:val="21"/>
                </w:rPr>
                <w:delText>手续名称</w:delText>
              </w:r>
            </w:del>
          </w:p>
        </w:tc>
        <w:tc>
          <w:tcPr>
            <w:tcW w:w="673" w:type="pct"/>
            <w:vAlign w:val="center"/>
          </w:tcPr>
          <w:p w14:paraId="605A086A" w14:textId="1B5548FC" w:rsidR="005F457E" w:rsidDel="00964E30" w:rsidRDefault="00000000">
            <w:pPr>
              <w:spacing w:after="0" w:line="240" w:lineRule="auto"/>
              <w:ind w:firstLineChars="0" w:firstLine="0"/>
              <w:jc w:val="center"/>
              <w:textAlignment w:val="auto"/>
              <w:rPr>
                <w:del w:id="3913" w:author="Si-yuan LIU" w:date="2026-07-24T14:26:00Z" w16du:dateUtc="2026-07-24T06:26:00Z"/>
                <w:b/>
                <w:bCs/>
                <w:color w:val="000000" w:themeColor="text1"/>
                <w:kern w:val="0"/>
                <w:sz w:val="21"/>
                <w:szCs w:val="21"/>
              </w:rPr>
            </w:pPr>
            <w:del w:id="3914" w:author="Si-yuan LIU" w:date="2026-07-24T14:26:00Z" w16du:dateUtc="2026-07-24T06:26:00Z">
              <w:r w:rsidDel="00964E30">
                <w:rPr>
                  <w:rFonts w:hint="eastAsia"/>
                  <w:b/>
                  <w:bCs/>
                  <w:color w:val="000000" w:themeColor="text1"/>
                  <w:kern w:val="0"/>
                  <w:sz w:val="21"/>
                  <w:szCs w:val="21"/>
                </w:rPr>
                <w:delText>签发时间</w:delText>
              </w:r>
            </w:del>
          </w:p>
        </w:tc>
        <w:tc>
          <w:tcPr>
            <w:tcW w:w="907" w:type="pct"/>
            <w:vAlign w:val="center"/>
          </w:tcPr>
          <w:p w14:paraId="7901B62D" w14:textId="1D615AE9" w:rsidR="005F457E" w:rsidDel="00964E30" w:rsidRDefault="00000000">
            <w:pPr>
              <w:spacing w:after="0" w:line="240" w:lineRule="auto"/>
              <w:ind w:firstLineChars="0" w:firstLine="0"/>
              <w:jc w:val="center"/>
              <w:textAlignment w:val="auto"/>
              <w:rPr>
                <w:del w:id="3915" w:author="Si-yuan LIU" w:date="2026-07-24T14:26:00Z" w16du:dateUtc="2026-07-24T06:26:00Z"/>
                <w:b/>
                <w:bCs/>
                <w:color w:val="000000" w:themeColor="text1"/>
                <w:kern w:val="0"/>
                <w:sz w:val="21"/>
                <w:szCs w:val="21"/>
              </w:rPr>
            </w:pPr>
            <w:del w:id="3916" w:author="Si-yuan LIU" w:date="2026-07-24T14:26:00Z" w16du:dateUtc="2026-07-24T06:26:00Z">
              <w:r w:rsidDel="00964E30">
                <w:rPr>
                  <w:rFonts w:hint="eastAsia"/>
                  <w:b/>
                  <w:bCs/>
                  <w:color w:val="000000" w:themeColor="text1"/>
                  <w:kern w:val="0"/>
                  <w:sz w:val="21"/>
                  <w:szCs w:val="21"/>
                </w:rPr>
                <w:delText>签发机构</w:delText>
              </w:r>
            </w:del>
          </w:p>
        </w:tc>
        <w:tc>
          <w:tcPr>
            <w:tcW w:w="770" w:type="pct"/>
            <w:vAlign w:val="center"/>
          </w:tcPr>
          <w:p w14:paraId="51B6DD39" w14:textId="254314F6" w:rsidR="005F457E" w:rsidDel="00964E30" w:rsidRDefault="00000000">
            <w:pPr>
              <w:spacing w:after="0" w:line="240" w:lineRule="auto"/>
              <w:ind w:firstLineChars="0" w:firstLine="0"/>
              <w:jc w:val="center"/>
              <w:textAlignment w:val="auto"/>
              <w:rPr>
                <w:del w:id="3917" w:author="Si-yuan LIU" w:date="2026-07-24T14:26:00Z" w16du:dateUtc="2026-07-24T06:26:00Z"/>
                <w:b/>
                <w:bCs/>
                <w:color w:val="000000" w:themeColor="text1"/>
                <w:kern w:val="0"/>
                <w:sz w:val="21"/>
                <w:szCs w:val="21"/>
              </w:rPr>
            </w:pPr>
            <w:del w:id="3918" w:author="Si-yuan LIU" w:date="2026-07-24T14:26:00Z" w16du:dateUtc="2026-07-24T06:26:00Z">
              <w:r w:rsidDel="00964E30">
                <w:rPr>
                  <w:rFonts w:hint="eastAsia"/>
                  <w:b/>
                  <w:bCs/>
                  <w:color w:val="000000" w:themeColor="text1"/>
                  <w:kern w:val="0"/>
                  <w:sz w:val="21"/>
                  <w:szCs w:val="21"/>
                </w:rPr>
                <w:delText>文件编号</w:delText>
              </w:r>
            </w:del>
          </w:p>
        </w:tc>
        <w:tc>
          <w:tcPr>
            <w:tcW w:w="760" w:type="pct"/>
            <w:vAlign w:val="center"/>
          </w:tcPr>
          <w:p w14:paraId="6F51BDBA" w14:textId="0B509065" w:rsidR="005F457E" w:rsidDel="00964E30" w:rsidRDefault="00000000">
            <w:pPr>
              <w:spacing w:after="0" w:line="240" w:lineRule="auto"/>
              <w:ind w:firstLineChars="0" w:firstLine="0"/>
              <w:jc w:val="center"/>
              <w:textAlignment w:val="auto"/>
              <w:rPr>
                <w:del w:id="3919" w:author="Si-yuan LIU" w:date="2026-07-24T14:26:00Z" w16du:dateUtc="2026-07-24T06:26:00Z"/>
                <w:b/>
                <w:bCs/>
                <w:color w:val="000000" w:themeColor="text1"/>
                <w:kern w:val="0"/>
                <w:sz w:val="21"/>
                <w:szCs w:val="21"/>
              </w:rPr>
            </w:pPr>
            <w:del w:id="3920" w:author="Si-yuan LIU" w:date="2026-07-24T14:26:00Z" w16du:dateUtc="2026-07-24T06:26:00Z">
              <w:r w:rsidDel="00964E30">
                <w:rPr>
                  <w:rFonts w:hint="eastAsia"/>
                  <w:b/>
                  <w:bCs/>
                  <w:color w:val="000000" w:themeColor="text1"/>
                  <w:kern w:val="0"/>
                  <w:sz w:val="21"/>
                  <w:szCs w:val="21"/>
                </w:rPr>
                <w:delText>处理方式</w:delText>
              </w:r>
            </w:del>
          </w:p>
        </w:tc>
        <w:tc>
          <w:tcPr>
            <w:tcW w:w="706" w:type="pct"/>
            <w:vAlign w:val="center"/>
          </w:tcPr>
          <w:p w14:paraId="2DE88999" w14:textId="61CA39B3" w:rsidR="005F457E" w:rsidDel="00964E30" w:rsidRDefault="00000000">
            <w:pPr>
              <w:spacing w:after="0" w:line="240" w:lineRule="auto"/>
              <w:ind w:firstLineChars="0" w:firstLine="0"/>
              <w:jc w:val="center"/>
              <w:textAlignment w:val="auto"/>
              <w:rPr>
                <w:del w:id="3921" w:author="Si-yuan LIU" w:date="2026-07-24T14:26:00Z" w16du:dateUtc="2026-07-24T06:26:00Z"/>
                <w:b/>
                <w:bCs/>
                <w:color w:val="000000" w:themeColor="text1"/>
                <w:kern w:val="0"/>
                <w:sz w:val="21"/>
                <w:szCs w:val="21"/>
              </w:rPr>
            </w:pPr>
            <w:del w:id="3922" w:author="Si-yuan LIU" w:date="2026-07-24T14:26:00Z" w16du:dateUtc="2026-07-24T06:26:00Z">
              <w:r w:rsidDel="00964E30">
                <w:rPr>
                  <w:rFonts w:hint="eastAsia"/>
                  <w:b/>
                  <w:bCs/>
                  <w:color w:val="000000" w:themeColor="text1"/>
                  <w:kern w:val="0"/>
                  <w:sz w:val="21"/>
                  <w:szCs w:val="21"/>
                </w:rPr>
                <w:delText>备注</w:delText>
              </w:r>
            </w:del>
          </w:p>
        </w:tc>
      </w:tr>
      <w:tr w:rsidR="005F457E" w:rsidDel="00964E30" w14:paraId="638950B0" w14:textId="5AD159E6">
        <w:trPr>
          <w:trHeight w:val="20"/>
          <w:jc w:val="center"/>
          <w:del w:id="3923" w:author="Si-yuan LIU" w:date="2026-07-24T14:26:00Z" w16du:dateUtc="2026-07-24T06:26:00Z"/>
        </w:trPr>
        <w:tc>
          <w:tcPr>
            <w:tcW w:w="146" w:type="pct"/>
            <w:vMerge w:val="restart"/>
            <w:vAlign w:val="center"/>
          </w:tcPr>
          <w:p w14:paraId="3522AB22" w14:textId="2C9815D2" w:rsidR="005F457E" w:rsidDel="00964E30" w:rsidRDefault="00000000">
            <w:pPr>
              <w:spacing w:after="0" w:line="240" w:lineRule="auto"/>
              <w:ind w:firstLineChars="0" w:firstLine="0"/>
              <w:textAlignment w:val="auto"/>
              <w:rPr>
                <w:del w:id="3924" w:author="Si-yuan LIU" w:date="2026-07-24T14:26:00Z" w16du:dateUtc="2026-07-24T06:26:00Z"/>
                <w:color w:val="000000" w:themeColor="text1"/>
                <w:kern w:val="0"/>
                <w:sz w:val="21"/>
                <w:szCs w:val="21"/>
              </w:rPr>
            </w:pPr>
            <w:del w:id="3925" w:author="Si-yuan LIU" w:date="2026-07-24T14:26:00Z" w16du:dateUtc="2026-07-24T06:26:00Z">
              <w:r w:rsidDel="00964E30">
                <w:rPr>
                  <w:color w:val="000000" w:themeColor="text1"/>
                  <w:kern w:val="0"/>
                  <w:sz w:val="21"/>
                  <w:szCs w:val="21"/>
                </w:rPr>
                <w:delText>1</w:delText>
              </w:r>
            </w:del>
          </w:p>
        </w:tc>
        <w:tc>
          <w:tcPr>
            <w:tcW w:w="222" w:type="pct"/>
            <w:vMerge w:val="restart"/>
            <w:vAlign w:val="center"/>
          </w:tcPr>
          <w:p w14:paraId="0E0C09B3" w14:textId="01B1A827" w:rsidR="005F457E" w:rsidDel="00964E30" w:rsidRDefault="00000000">
            <w:pPr>
              <w:spacing w:after="0" w:line="240" w:lineRule="auto"/>
              <w:ind w:firstLineChars="0" w:firstLine="0"/>
              <w:textAlignment w:val="auto"/>
              <w:rPr>
                <w:del w:id="3926" w:author="Si-yuan LIU" w:date="2026-07-24T14:26:00Z" w16du:dateUtc="2026-07-24T06:26:00Z"/>
                <w:color w:val="000000" w:themeColor="text1"/>
                <w:kern w:val="0"/>
                <w:sz w:val="21"/>
                <w:szCs w:val="21"/>
              </w:rPr>
            </w:pPr>
            <w:del w:id="3927" w:author="Si-yuan LIU" w:date="2026-07-24T14:26:00Z" w16du:dateUtc="2026-07-24T06:26:00Z">
              <w:r w:rsidDel="00964E30">
                <w:rPr>
                  <w:rFonts w:hint="eastAsia"/>
                  <w:color w:val="000000" w:themeColor="text1"/>
                  <w:kern w:val="0"/>
                  <w:sz w:val="21"/>
                  <w:szCs w:val="21"/>
                </w:rPr>
                <w:delText>审批、核准或备案</w:delText>
              </w:r>
            </w:del>
          </w:p>
        </w:tc>
        <w:tc>
          <w:tcPr>
            <w:tcW w:w="816" w:type="pct"/>
            <w:vAlign w:val="center"/>
          </w:tcPr>
          <w:p w14:paraId="7EDCE367" w14:textId="040C5505" w:rsidR="005F457E" w:rsidDel="00964E30" w:rsidRDefault="00000000">
            <w:pPr>
              <w:spacing w:after="0" w:line="240" w:lineRule="auto"/>
              <w:ind w:firstLineChars="0" w:firstLine="0"/>
              <w:textAlignment w:val="auto"/>
              <w:rPr>
                <w:del w:id="3928" w:author="Si-yuan LIU" w:date="2026-07-24T14:26:00Z" w16du:dateUtc="2026-07-24T06:26:00Z"/>
                <w:color w:val="000000" w:themeColor="text1"/>
                <w:kern w:val="0"/>
                <w:sz w:val="21"/>
                <w:szCs w:val="21"/>
              </w:rPr>
            </w:pPr>
            <w:del w:id="3929" w:author="Si-yuan LIU" w:date="2026-07-24T14:26:00Z" w16du:dateUtc="2026-07-24T06:26:00Z">
              <w:r w:rsidDel="00964E30">
                <w:rPr>
                  <w:rFonts w:hint="eastAsia"/>
                  <w:color w:val="000000" w:themeColor="text1"/>
                  <w:kern w:val="0"/>
                  <w:sz w:val="21"/>
                  <w:szCs w:val="21"/>
                </w:rPr>
                <w:delText>项目建议书批复</w:delText>
              </w:r>
            </w:del>
          </w:p>
        </w:tc>
        <w:tc>
          <w:tcPr>
            <w:tcW w:w="673" w:type="pct"/>
            <w:vAlign w:val="center"/>
          </w:tcPr>
          <w:p w14:paraId="7B0CDC47" w14:textId="226B2830" w:rsidR="005F457E" w:rsidDel="00964E30" w:rsidRDefault="00000000">
            <w:pPr>
              <w:spacing w:after="0" w:line="240" w:lineRule="auto"/>
              <w:ind w:firstLineChars="0" w:firstLine="0"/>
              <w:textAlignment w:val="auto"/>
              <w:rPr>
                <w:del w:id="3930" w:author="Si-yuan LIU" w:date="2026-07-24T14:26:00Z" w16du:dateUtc="2026-07-24T06:26:00Z"/>
                <w:color w:val="000000" w:themeColor="text1"/>
                <w:kern w:val="0"/>
                <w:sz w:val="21"/>
                <w:szCs w:val="21"/>
              </w:rPr>
            </w:pPr>
            <w:del w:id="3931" w:author="Si-yuan LIU" w:date="2026-07-24T14:26:00Z" w16du:dateUtc="2026-07-24T06:26:00Z">
              <w:r w:rsidDel="00964E30">
                <w:rPr>
                  <w:color w:val="000000" w:themeColor="text1"/>
                  <w:kern w:val="0"/>
                  <w:sz w:val="21"/>
                  <w:szCs w:val="21"/>
                </w:rPr>
                <w:delText>-</w:delText>
              </w:r>
            </w:del>
          </w:p>
        </w:tc>
        <w:tc>
          <w:tcPr>
            <w:tcW w:w="907" w:type="pct"/>
            <w:vAlign w:val="center"/>
          </w:tcPr>
          <w:p w14:paraId="376B855B" w14:textId="605679E5" w:rsidR="005F457E" w:rsidDel="00964E30" w:rsidRDefault="00000000">
            <w:pPr>
              <w:spacing w:after="0" w:line="240" w:lineRule="auto"/>
              <w:ind w:firstLineChars="0" w:firstLine="0"/>
              <w:textAlignment w:val="auto"/>
              <w:rPr>
                <w:del w:id="3932" w:author="Si-yuan LIU" w:date="2026-07-24T14:26:00Z" w16du:dateUtc="2026-07-24T06:26:00Z"/>
                <w:color w:val="000000" w:themeColor="text1"/>
                <w:kern w:val="0"/>
                <w:sz w:val="21"/>
                <w:szCs w:val="21"/>
              </w:rPr>
            </w:pPr>
            <w:del w:id="3933" w:author="Si-yuan LIU" w:date="2026-07-24T14:26:00Z" w16du:dateUtc="2026-07-24T06:26:00Z">
              <w:r w:rsidDel="00964E30">
                <w:rPr>
                  <w:color w:val="000000" w:themeColor="text1"/>
                  <w:kern w:val="0"/>
                  <w:sz w:val="21"/>
                  <w:szCs w:val="21"/>
                </w:rPr>
                <w:delText>-</w:delText>
              </w:r>
            </w:del>
          </w:p>
        </w:tc>
        <w:tc>
          <w:tcPr>
            <w:tcW w:w="770" w:type="pct"/>
            <w:vAlign w:val="center"/>
          </w:tcPr>
          <w:p w14:paraId="32E7CDC0" w14:textId="3DE0C3AC" w:rsidR="005F457E" w:rsidDel="00964E30" w:rsidRDefault="00000000">
            <w:pPr>
              <w:spacing w:after="0" w:line="240" w:lineRule="auto"/>
              <w:ind w:firstLineChars="0" w:firstLine="0"/>
              <w:textAlignment w:val="auto"/>
              <w:rPr>
                <w:del w:id="3934" w:author="Si-yuan LIU" w:date="2026-07-24T14:26:00Z" w16du:dateUtc="2026-07-24T06:26:00Z"/>
                <w:color w:val="000000" w:themeColor="text1"/>
                <w:kern w:val="0"/>
                <w:sz w:val="21"/>
                <w:szCs w:val="21"/>
              </w:rPr>
            </w:pPr>
            <w:del w:id="3935" w:author="Si-yuan LIU" w:date="2026-07-24T14:26:00Z" w16du:dateUtc="2026-07-24T06:26:00Z">
              <w:r w:rsidDel="00964E30">
                <w:rPr>
                  <w:color w:val="000000" w:themeColor="text1"/>
                  <w:kern w:val="0"/>
                  <w:sz w:val="21"/>
                  <w:szCs w:val="21"/>
                </w:rPr>
                <w:delText>-</w:delText>
              </w:r>
            </w:del>
          </w:p>
        </w:tc>
        <w:tc>
          <w:tcPr>
            <w:tcW w:w="760" w:type="pct"/>
            <w:vAlign w:val="center"/>
          </w:tcPr>
          <w:p w14:paraId="01CD027D" w14:textId="37B02D0C" w:rsidR="005F457E" w:rsidDel="00964E30" w:rsidRDefault="00000000">
            <w:pPr>
              <w:spacing w:after="0" w:line="240" w:lineRule="auto"/>
              <w:ind w:firstLineChars="0" w:firstLine="0"/>
              <w:textAlignment w:val="auto"/>
              <w:rPr>
                <w:del w:id="3936" w:author="Si-yuan LIU" w:date="2026-07-24T14:26:00Z" w16du:dateUtc="2026-07-24T06:26:00Z"/>
                <w:color w:val="000000" w:themeColor="text1"/>
                <w:kern w:val="0"/>
                <w:sz w:val="21"/>
                <w:szCs w:val="21"/>
              </w:rPr>
            </w:pPr>
            <w:del w:id="3937" w:author="Si-yuan LIU" w:date="2026-07-24T14:26:00Z" w16du:dateUtc="2026-07-24T06:26:00Z">
              <w:r w:rsidDel="00964E30">
                <w:rPr>
                  <w:rFonts w:hint="eastAsia"/>
                  <w:color w:val="000000" w:themeColor="text1"/>
                  <w:kern w:val="0"/>
                  <w:sz w:val="21"/>
                  <w:szCs w:val="21"/>
                </w:rPr>
                <w:delText>投资建设时无需办理</w:delText>
              </w:r>
            </w:del>
          </w:p>
        </w:tc>
        <w:tc>
          <w:tcPr>
            <w:tcW w:w="706" w:type="pct"/>
            <w:vAlign w:val="center"/>
          </w:tcPr>
          <w:p w14:paraId="30E530AE" w14:textId="084F0722" w:rsidR="005F457E" w:rsidDel="00964E30" w:rsidRDefault="00000000">
            <w:pPr>
              <w:spacing w:after="0" w:line="240" w:lineRule="auto"/>
              <w:ind w:firstLineChars="0" w:firstLine="0"/>
              <w:textAlignment w:val="auto"/>
              <w:rPr>
                <w:del w:id="3938" w:author="Si-yuan LIU" w:date="2026-07-24T14:26:00Z" w16du:dateUtc="2026-07-24T06:26:00Z"/>
                <w:color w:val="000000" w:themeColor="text1"/>
                <w:kern w:val="0"/>
                <w:sz w:val="21"/>
                <w:szCs w:val="21"/>
              </w:rPr>
            </w:pPr>
            <w:del w:id="3939" w:author="Si-yuan LIU" w:date="2026-07-24T14:26:00Z" w16du:dateUtc="2026-07-24T06:26:00Z">
              <w:r w:rsidDel="00964E30">
                <w:rPr>
                  <w:rFonts w:hint="eastAsia"/>
                  <w:color w:val="000000" w:themeColor="text1"/>
                  <w:kern w:val="0"/>
                  <w:sz w:val="21"/>
                  <w:szCs w:val="21"/>
                </w:rPr>
                <w:delText>不涉及，详见后文</w:delText>
              </w:r>
              <w:r w:rsidDel="00964E30">
                <w:rPr>
                  <w:color w:val="000000" w:themeColor="text1"/>
                  <w:kern w:val="0"/>
                  <w:sz w:val="21"/>
                  <w:szCs w:val="21"/>
                </w:rPr>
                <w:delText>3.</w:delText>
              </w:r>
              <w:r w:rsidDel="00964E30">
                <w:rPr>
                  <w:rFonts w:hint="eastAsia"/>
                  <w:color w:val="000000" w:themeColor="text1"/>
                  <w:kern w:val="0"/>
                  <w:sz w:val="21"/>
                  <w:szCs w:val="21"/>
                </w:rPr>
                <w:delText>（</w:delText>
              </w:r>
              <w:r w:rsidDel="00964E30">
                <w:rPr>
                  <w:color w:val="000000" w:themeColor="text1"/>
                  <w:kern w:val="0"/>
                  <w:sz w:val="21"/>
                  <w:szCs w:val="21"/>
                </w:rPr>
                <w:delText>1</w:delText>
              </w:r>
              <w:r w:rsidDel="00964E30">
                <w:rPr>
                  <w:rFonts w:hint="eastAsia"/>
                  <w:color w:val="000000" w:themeColor="text1"/>
                  <w:kern w:val="0"/>
                  <w:sz w:val="21"/>
                  <w:szCs w:val="21"/>
                </w:rPr>
                <w:delText>）论述</w:delText>
              </w:r>
            </w:del>
          </w:p>
        </w:tc>
      </w:tr>
      <w:tr w:rsidR="005F457E" w:rsidDel="00964E30" w14:paraId="207C4584" w14:textId="718B1B83">
        <w:trPr>
          <w:trHeight w:val="20"/>
          <w:jc w:val="center"/>
          <w:del w:id="3940" w:author="Si-yuan LIU" w:date="2026-07-24T14:26:00Z" w16du:dateUtc="2026-07-24T06:26:00Z"/>
        </w:trPr>
        <w:tc>
          <w:tcPr>
            <w:tcW w:w="146" w:type="pct"/>
            <w:vMerge/>
            <w:vAlign w:val="center"/>
          </w:tcPr>
          <w:p w14:paraId="25E959BD" w14:textId="2C72AF63" w:rsidR="005F457E" w:rsidDel="00964E30" w:rsidRDefault="005F457E">
            <w:pPr>
              <w:spacing w:after="0" w:line="240" w:lineRule="auto"/>
              <w:ind w:firstLineChars="0" w:firstLine="0"/>
              <w:textAlignment w:val="auto"/>
              <w:rPr>
                <w:del w:id="3941" w:author="Si-yuan LIU" w:date="2026-07-24T14:26:00Z" w16du:dateUtc="2026-07-24T06:26:00Z"/>
                <w:color w:val="000000" w:themeColor="text1"/>
                <w:kern w:val="0"/>
                <w:sz w:val="21"/>
                <w:szCs w:val="21"/>
              </w:rPr>
            </w:pPr>
          </w:p>
        </w:tc>
        <w:tc>
          <w:tcPr>
            <w:tcW w:w="222" w:type="pct"/>
            <w:vMerge/>
            <w:vAlign w:val="center"/>
          </w:tcPr>
          <w:p w14:paraId="04246D6C" w14:textId="46BF32D8" w:rsidR="005F457E" w:rsidDel="00964E30" w:rsidRDefault="005F457E">
            <w:pPr>
              <w:spacing w:after="0" w:line="240" w:lineRule="auto"/>
              <w:ind w:firstLineChars="0" w:firstLine="0"/>
              <w:textAlignment w:val="auto"/>
              <w:rPr>
                <w:del w:id="3942" w:author="Si-yuan LIU" w:date="2026-07-24T14:26:00Z" w16du:dateUtc="2026-07-24T06:26:00Z"/>
                <w:color w:val="000000" w:themeColor="text1"/>
                <w:kern w:val="0"/>
                <w:sz w:val="21"/>
                <w:szCs w:val="21"/>
              </w:rPr>
            </w:pPr>
          </w:p>
        </w:tc>
        <w:tc>
          <w:tcPr>
            <w:tcW w:w="816" w:type="pct"/>
            <w:vAlign w:val="center"/>
          </w:tcPr>
          <w:p w14:paraId="04867FD6" w14:textId="336DFBE8" w:rsidR="005F457E" w:rsidDel="00964E30" w:rsidRDefault="00000000">
            <w:pPr>
              <w:spacing w:after="0" w:line="240" w:lineRule="auto"/>
              <w:ind w:firstLineChars="0" w:firstLine="0"/>
              <w:textAlignment w:val="auto"/>
              <w:rPr>
                <w:del w:id="3943" w:author="Si-yuan LIU" w:date="2026-07-24T14:26:00Z" w16du:dateUtc="2026-07-24T06:26:00Z"/>
                <w:color w:val="000000" w:themeColor="text1"/>
                <w:kern w:val="0"/>
                <w:sz w:val="21"/>
                <w:szCs w:val="21"/>
              </w:rPr>
            </w:pPr>
            <w:del w:id="3944" w:author="Si-yuan LIU" w:date="2026-07-24T14:26:00Z" w16du:dateUtc="2026-07-24T06:26:00Z">
              <w:r w:rsidDel="00964E30">
                <w:rPr>
                  <w:rFonts w:hint="eastAsia"/>
                  <w:color w:val="000000" w:themeColor="text1"/>
                  <w:kern w:val="0"/>
                  <w:sz w:val="21"/>
                  <w:szCs w:val="21"/>
                </w:rPr>
                <w:delText>可行性研究报告批复</w:delText>
              </w:r>
            </w:del>
          </w:p>
        </w:tc>
        <w:tc>
          <w:tcPr>
            <w:tcW w:w="673" w:type="pct"/>
            <w:vAlign w:val="center"/>
          </w:tcPr>
          <w:p w14:paraId="36E2DFAD" w14:textId="63478948" w:rsidR="005F457E" w:rsidDel="00964E30" w:rsidRDefault="00000000">
            <w:pPr>
              <w:spacing w:after="0" w:line="240" w:lineRule="auto"/>
              <w:ind w:firstLineChars="0" w:firstLine="0"/>
              <w:textAlignment w:val="auto"/>
              <w:rPr>
                <w:del w:id="3945" w:author="Si-yuan LIU" w:date="2026-07-24T14:26:00Z" w16du:dateUtc="2026-07-24T06:26:00Z"/>
                <w:color w:val="000000" w:themeColor="text1"/>
                <w:kern w:val="0"/>
                <w:sz w:val="21"/>
                <w:szCs w:val="21"/>
              </w:rPr>
            </w:pPr>
            <w:del w:id="3946" w:author="Si-yuan LIU" w:date="2026-07-24T14:26:00Z" w16du:dateUtc="2026-07-24T06:26:00Z">
              <w:r w:rsidDel="00964E30">
                <w:rPr>
                  <w:color w:val="000000" w:themeColor="text1"/>
                  <w:kern w:val="0"/>
                  <w:sz w:val="21"/>
                  <w:szCs w:val="21"/>
                </w:rPr>
                <w:delText>-</w:delText>
              </w:r>
            </w:del>
          </w:p>
        </w:tc>
        <w:tc>
          <w:tcPr>
            <w:tcW w:w="907" w:type="pct"/>
            <w:vAlign w:val="center"/>
          </w:tcPr>
          <w:p w14:paraId="38ABCCC2" w14:textId="6F8A0D76" w:rsidR="005F457E" w:rsidDel="00964E30" w:rsidRDefault="00000000">
            <w:pPr>
              <w:spacing w:after="0" w:line="240" w:lineRule="auto"/>
              <w:ind w:firstLineChars="0" w:firstLine="0"/>
              <w:textAlignment w:val="auto"/>
              <w:rPr>
                <w:del w:id="3947" w:author="Si-yuan LIU" w:date="2026-07-24T14:26:00Z" w16du:dateUtc="2026-07-24T06:26:00Z"/>
                <w:color w:val="000000" w:themeColor="text1"/>
                <w:kern w:val="0"/>
                <w:sz w:val="21"/>
                <w:szCs w:val="21"/>
              </w:rPr>
            </w:pPr>
            <w:del w:id="3948" w:author="Si-yuan LIU" w:date="2026-07-24T14:26:00Z" w16du:dateUtc="2026-07-24T06:26:00Z">
              <w:r w:rsidDel="00964E30">
                <w:rPr>
                  <w:color w:val="000000" w:themeColor="text1"/>
                  <w:kern w:val="0"/>
                  <w:sz w:val="21"/>
                  <w:szCs w:val="21"/>
                </w:rPr>
                <w:delText>-</w:delText>
              </w:r>
            </w:del>
          </w:p>
        </w:tc>
        <w:tc>
          <w:tcPr>
            <w:tcW w:w="770" w:type="pct"/>
            <w:vAlign w:val="center"/>
          </w:tcPr>
          <w:p w14:paraId="31DB114F" w14:textId="3304651E" w:rsidR="005F457E" w:rsidDel="00964E30" w:rsidRDefault="00000000">
            <w:pPr>
              <w:spacing w:after="0" w:line="240" w:lineRule="auto"/>
              <w:ind w:firstLineChars="0" w:firstLine="0"/>
              <w:textAlignment w:val="auto"/>
              <w:rPr>
                <w:del w:id="3949" w:author="Si-yuan LIU" w:date="2026-07-24T14:26:00Z" w16du:dateUtc="2026-07-24T06:26:00Z"/>
                <w:color w:val="000000" w:themeColor="text1"/>
                <w:kern w:val="0"/>
                <w:sz w:val="21"/>
                <w:szCs w:val="21"/>
              </w:rPr>
            </w:pPr>
            <w:del w:id="3950" w:author="Si-yuan LIU" w:date="2026-07-24T14:26:00Z" w16du:dateUtc="2026-07-24T06:26:00Z">
              <w:r w:rsidDel="00964E30">
                <w:rPr>
                  <w:color w:val="000000" w:themeColor="text1"/>
                  <w:kern w:val="0"/>
                  <w:sz w:val="21"/>
                  <w:szCs w:val="21"/>
                </w:rPr>
                <w:delText>-</w:delText>
              </w:r>
            </w:del>
          </w:p>
        </w:tc>
        <w:tc>
          <w:tcPr>
            <w:tcW w:w="760" w:type="pct"/>
            <w:vAlign w:val="center"/>
          </w:tcPr>
          <w:p w14:paraId="3C33CD94" w14:textId="2A5C96EA" w:rsidR="005F457E" w:rsidDel="00964E30" w:rsidRDefault="00000000">
            <w:pPr>
              <w:spacing w:after="0" w:line="240" w:lineRule="auto"/>
              <w:ind w:firstLineChars="0" w:firstLine="0"/>
              <w:textAlignment w:val="auto"/>
              <w:rPr>
                <w:del w:id="3951" w:author="Si-yuan LIU" w:date="2026-07-24T14:26:00Z" w16du:dateUtc="2026-07-24T06:26:00Z"/>
                <w:color w:val="000000" w:themeColor="text1"/>
                <w:kern w:val="0"/>
                <w:sz w:val="21"/>
                <w:szCs w:val="21"/>
              </w:rPr>
            </w:pPr>
            <w:del w:id="3952" w:author="Si-yuan LIU" w:date="2026-07-24T14:26:00Z" w16du:dateUtc="2026-07-24T06:26:00Z">
              <w:r w:rsidDel="00964E30">
                <w:rPr>
                  <w:rFonts w:hint="eastAsia"/>
                  <w:color w:val="000000" w:themeColor="text1"/>
                  <w:kern w:val="0"/>
                  <w:sz w:val="21"/>
                  <w:szCs w:val="21"/>
                </w:rPr>
                <w:delText>投资建设时无需办理</w:delText>
              </w:r>
            </w:del>
          </w:p>
        </w:tc>
        <w:tc>
          <w:tcPr>
            <w:tcW w:w="706" w:type="pct"/>
            <w:vAlign w:val="center"/>
          </w:tcPr>
          <w:p w14:paraId="2A62845A" w14:textId="2ECC5FFC" w:rsidR="005F457E" w:rsidDel="00964E30" w:rsidRDefault="00000000">
            <w:pPr>
              <w:spacing w:after="0" w:line="240" w:lineRule="auto"/>
              <w:ind w:firstLineChars="0" w:firstLine="0"/>
              <w:textAlignment w:val="auto"/>
              <w:rPr>
                <w:del w:id="3953" w:author="Si-yuan LIU" w:date="2026-07-24T14:26:00Z" w16du:dateUtc="2026-07-24T06:26:00Z"/>
                <w:color w:val="000000" w:themeColor="text1"/>
                <w:kern w:val="0"/>
                <w:sz w:val="21"/>
                <w:szCs w:val="21"/>
              </w:rPr>
            </w:pPr>
            <w:del w:id="3954" w:author="Si-yuan LIU" w:date="2026-07-24T14:26:00Z" w16du:dateUtc="2026-07-24T06:26:00Z">
              <w:r w:rsidDel="00964E30">
                <w:rPr>
                  <w:rFonts w:hint="eastAsia"/>
                  <w:color w:val="000000" w:themeColor="text1"/>
                  <w:kern w:val="0"/>
                  <w:sz w:val="21"/>
                  <w:szCs w:val="21"/>
                </w:rPr>
                <w:delText>不涉及，详见后文</w:delText>
              </w:r>
              <w:r w:rsidDel="00964E30">
                <w:rPr>
                  <w:color w:val="000000" w:themeColor="text1"/>
                  <w:kern w:val="0"/>
                  <w:sz w:val="21"/>
                  <w:szCs w:val="21"/>
                </w:rPr>
                <w:delText>3.</w:delText>
              </w:r>
              <w:r w:rsidDel="00964E30">
                <w:rPr>
                  <w:rFonts w:hint="eastAsia"/>
                  <w:color w:val="000000" w:themeColor="text1"/>
                  <w:kern w:val="0"/>
                  <w:sz w:val="21"/>
                  <w:szCs w:val="21"/>
                </w:rPr>
                <w:delText>（</w:delText>
              </w:r>
              <w:r w:rsidDel="00964E30">
                <w:rPr>
                  <w:color w:val="000000" w:themeColor="text1"/>
                  <w:kern w:val="0"/>
                  <w:sz w:val="21"/>
                  <w:szCs w:val="21"/>
                </w:rPr>
                <w:delText>1</w:delText>
              </w:r>
              <w:r w:rsidDel="00964E30">
                <w:rPr>
                  <w:rFonts w:hint="eastAsia"/>
                  <w:color w:val="000000" w:themeColor="text1"/>
                  <w:kern w:val="0"/>
                  <w:sz w:val="21"/>
                  <w:szCs w:val="21"/>
                </w:rPr>
                <w:delText>）论述</w:delText>
              </w:r>
            </w:del>
          </w:p>
        </w:tc>
      </w:tr>
      <w:tr w:rsidR="005F457E" w:rsidDel="00964E30" w14:paraId="102CA4A6" w14:textId="6498D0A5">
        <w:trPr>
          <w:trHeight w:val="20"/>
          <w:jc w:val="center"/>
          <w:del w:id="3955" w:author="Si-yuan LIU" w:date="2026-07-24T14:26:00Z" w16du:dateUtc="2026-07-24T06:26:00Z"/>
        </w:trPr>
        <w:tc>
          <w:tcPr>
            <w:tcW w:w="146" w:type="pct"/>
            <w:vMerge/>
            <w:vAlign w:val="center"/>
          </w:tcPr>
          <w:p w14:paraId="5A83A41B" w14:textId="00AB700C" w:rsidR="005F457E" w:rsidDel="00964E30" w:rsidRDefault="005F457E">
            <w:pPr>
              <w:spacing w:after="0" w:line="240" w:lineRule="auto"/>
              <w:ind w:firstLineChars="0" w:firstLine="0"/>
              <w:textAlignment w:val="auto"/>
              <w:rPr>
                <w:del w:id="3956" w:author="Si-yuan LIU" w:date="2026-07-24T14:26:00Z" w16du:dateUtc="2026-07-24T06:26:00Z"/>
                <w:color w:val="000000" w:themeColor="text1"/>
                <w:kern w:val="0"/>
                <w:sz w:val="21"/>
                <w:szCs w:val="21"/>
              </w:rPr>
            </w:pPr>
          </w:p>
        </w:tc>
        <w:tc>
          <w:tcPr>
            <w:tcW w:w="222" w:type="pct"/>
            <w:vMerge/>
            <w:vAlign w:val="center"/>
          </w:tcPr>
          <w:p w14:paraId="073B80C5" w14:textId="4BF62EC9" w:rsidR="005F457E" w:rsidDel="00964E30" w:rsidRDefault="005F457E">
            <w:pPr>
              <w:spacing w:after="0" w:line="240" w:lineRule="auto"/>
              <w:ind w:firstLineChars="0" w:firstLine="0"/>
              <w:textAlignment w:val="auto"/>
              <w:rPr>
                <w:del w:id="3957" w:author="Si-yuan LIU" w:date="2026-07-24T14:26:00Z" w16du:dateUtc="2026-07-24T06:26:00Z"/>
                <w:color w:val="000000" w:themeColor="text1"/>
                <w:kern w:val="0"/>
                <w:sz w:val="21"/>
                <w:szCs w:val="21"/>
              </w:rPr>
            </w:pPr>
          </w:p>
        </w:tc>
        <w:tc>
          <w:tcPr>
            <w:tcW w:w="816" w:type="pct"/>
            <w:vAlign w:val="center"/>
          </w:tcPr>
          <w:p w14:paraId="10C7BAB2" w14:textId="12415AE5" w:rsidR="005F457E" w:rsidDel="00964E30" w:rsidRDefault="00000000">
            <w:pPr>
              <w:spacing w:after="0" w:line="240" w:lineRule="auto"/>
              <w:ind w:firstLineChars="0" w:firstLine="0"/>
              <w:textAlignment w:val="auto"/>
              <w:rPr>
                <w:del w:id="3958" w:author="Si-yuan LIU" w:date="2026-07-24T14:26:00Z" w16du:dateUtc="2026-07-24T06:26:00Z"/>
                <w:color w:val="000000" w:themeColor="text1"/>
                <w:kern w:val="0"/>
                <w:sz w:val="21"/>
                <w:szCs w:val="21"/>
              </w:rPr>
            </w:pPr>
            <w:del w:id="3959" w:author="Si-yuan LIU" w:date="2026-07-24T14:26:00Z" w16du:dateUtc="2026-07-24T06:26:00Z">
              <w:r w:rsidDel="00964E30">
                <w:rPr>
                  <w:rFonts w:hint="eastAsia"/>
                  <w:color w:val="000000" w:themeColor="text1"/>
                  <w:kern w:val="0"/>
                  <w:sz w:val="21"/>
                  <w:szCs w:val="21"/>
                </w:rPr>
                <w:delText>初步设计批复</w:delText>
              </w:r>
            </w:del>
          </w:p>
        </w:tc>
        <w:tc>
          <w:tcPr>
            <w:tcW w:w="673" w:type="pct"/>
            <w:vAlign w:val="center"/>
          </w:tcPr>
          <w:p w14:paraId="5951E9D2" w14:textId="3299F884" w:rsidR="005F457E" w:rsidDel="00964E30" w:rsidRDefault="00000000">
            <w:pPr>
              <w:spacing w:after="0" w:line="240" w:lineRule="auto"/>
              <w:ind w:firstLineChars="0" w:firstLine="0"/>
              <w:textAlignment w:val="auto"/>
              <w:rPr>
                <w:del w:id="3960" w:author="Si-yuan LIU" w:date="2026-07-24T14:26:00Z" w16du:dateUtc="2026-07-24T06:26:00Z"/>
                <w:color w:val="000000" w:themeColor="text1"/>
                <w:kern w:val="0"/>
                <w:sz w:val="21"/>
                <w:szCs w:val="21"/>
              </w:rPr>
            </w:pPr>
            <w:del w:id="3961" w:author="Si-yuan LIU" w:date="2026-07-24T14:26:00Z" w16du:dateUtc="2026-07-24T06:26:00Z">
              <w:r w:rsidDel="00964E30">
                <w:rPr>
                  <w:color w:val="000000" w:themeColor="text1"/>
                  <w:kern w:val="0"/>
                  <w:sz w:val="21"/>
                  <w:szCs w:val="21"/>
                </w:rPr>
                <w:delText>-</w:delText>
              </w:r>
            </w:del>
          </w:p>
        </w:tc>
        <w:tc>
          <w:tcPr>
            <w:tcW w:w="907" w:type="pct"/>
            <w:vAlign w:val="center"/>
          </w:tcPr>
          <w:p w14:paraId="36840F1B" w14:textId="3AED892E" w:rsidR="005F457E" w:rsidDel="00964E30" w:rsidRDefault="00000000">
            <w:pPr>
              <w:spacing w:after="0" w:line="240" w:lineRule="auto"/>
              <w:ind w:firstLineChars="0" w:firstLine="0"/>
              <w:textAlignment w:val="auto"/>
              <w:rPr>
                <w:del w:id="3962" w:author="Si-yuan LIU" w:date="2026-07-24T14:26:00Z" w16du:dateUtc="2026-07-24T06:26:00Z"/>
                <w:color w:val="000000" w:themeColor="text1"/>
                <w:kern w:val="0"/>
                <w:sz w:val="21"/>
                <w:szCs w:val="21"/>
              </w:rPr>
            </w:pPr>
            <w:del w:id="3963" w:author="Si-yuan LIU" w:date="2026-07-24T14:26:00Z" w16du:dateUtc="2026-07-24T06:26:00Z">
              <w:r w:rsidDel="00964E30">
                <w:rPr>
                  <w:color w:val="000000" w:themeColor="text1"/>
                  <w:kern w:val="0"/>
                  <w:sz w:val="21"/>
                  <w:szCs w:val="21"/>
                </w:rPr>
                <w:delText>-</w:delText>
              </w:r>
            </w:del>
          </w:p>
        </w:tc>
        <w:tc>
          <w:tcPr>
            <w:tcW w:w="770" w:type="pct"/>
            <w:vAlign w:val="center"/>
          </w:tcPr>
          <w:p w14:paraId="03445548" w14:textId="388C50E1" w:rsidR="005F457E" w:rsidDel="00964E30" w:rsidRDefault="00000000">
            <w:pPr>
              <w:spacing w:after="0" w:line="240" w:lineRule="auto"/>
              <w:ind w:firstLineChars="0" w:firstLine="0"/>
              <w:textAlignment w:val="auto"/>
              <w:rPr>
                <w:del w:id="3964" w:author="Si-yuan LIU" w:date="2026-07-24T14:26:00Z" w16du:dateUtc="2026-07-24T06:26:00Z"/>
                <w:color w:val="000000" w:themeColor="text1"/>
                <w:kern w:val="0"/>
                <w:sz w:val="21"/>
                <w:szCs w:val="21"/>
              </w:rPr>
            </w:pPr>
            <w:del w:id="3965" w:author="Si-yuan LIU" w:date="2026-07-24T14:26:00Z" w16du:dateUtc="2026-07-24T06:26:00Z">
              <w:r w:rsidDel="00964E30">
                <w:rPr>
                  <w:color w:val="000000" w:themeColor="text1"/>
                  <w:kern w:val="0"/>
                  <w:sz w:val="21"/>
                  <w:szCs w:val="21"/>
                </w:rPr>
                <w:delText>-</w:delText>
              </w:r>
            </w:del>
          </w:p>
        </w:tc>
        <w:tc>
          <w:tcPr>
            <w:tcW w:w="760" w:type="pct"/>
            <w:vAlign w:val="center"/>
          </w:tcPr>
          <w:p w14:paraId="6F884FCB" w14:textId="10980A68" w:rsidR="005F457E" w:rsidDel="00964E30" w:rsidRDefault="00000000">
            <w:pPr>
              <w:spacing w:after="0" w:line="240" w:lineRule="auto"/>
              <w:ind w:firstLineChars="0" w:firstLine="0"/>
              <w:textAlignment w:val="auto"/>
              <w:rPr>
                <w:del w:id="3966" w:author="Si-yuan LIU" w:date="2026-07-24T14:26:00Z" w16du:dateUtc="2026-07-24T06:26:00Z"/>
                <w:color w:val="000000" w:themeColor="text1"/>
                <w:kern w:val="0"/>
                <w:sz w:val="21"/>
                <w:szCs w:val="21"/>
              </w:rPr>
            </w:pPr>
            <w:del w:id="3967" w:author="Si-yuan LIU" w:date="2026-07-24T14:26:00Z" w16du:dateUtc="2026-07-24T06:26:00Z">
              <w:r w:rsidDel="00964E30">
                <w:rPr>
                  <w:rFonts w:hint="eastAsia"/>
                  <w:color w:val="000000" w:themeColor="text1"/>
                  <w:kern w:val="0"/>
                  <w:sz w:val="21"/>
                  <w:szCs w:val="21"/>
                </w:rPr>
                <w:delText>投资建设时无需办理</w:delText>
              </w:r>
            </w:del>
          </w:p>
        </w:tc>
        <w:tc>
          <w:tcPr>
            <w:tcW w:w="706" w:type="pct"/>
            <w:vAlign w:val="center"/>
          </w:tcPr>
          <w:p w14:paraId="5B6A1822" w14:textId="1B9CACAB" w:rsidR="005F457E" w:rsidDel="00964E30" w:rsidRDefault="00000000">
            <w:pPr>
              <w:spacing w:after="0" w:line="240" w:lineRule="auto"/>
              <w:ind w:firstLineChars="0" w:firstLine="0"/>
              <w:textAlignment w:val="auto"/>
              <w:rPr>
                <w:del w:id="3968" w:author="Si-yuan LIU" w:date="2026-07-24T14:26:00Z" w16du:dateUtc="2026-07-24T06:26:00Z"/>
                <w:color w:val="000000" w:themeColor="text1"/>
                <w:kern w:val="0"/>
                <w:sz w:val="21"/>
                <w:szCs w:val="21"/>
              </w:rPr>
            </w:pPr>
            <w:del w:id="3969" w:author="Si-yuan LIU" w:date="2026-07-24T14:26:00Z" w16du:dateUtc="2026-07-24T06:26:00Z">
              <w:r w:rsidDel="00964E30">
                <w:rPr>
                  <w:rFonts w:hint="eastAsia"/>
                  <w:color w:val="000000" w:themeColor="text1"/>
                  <w:kern w:val="0"/>
                  <w:sz w:val="21"/>
                  <w:szCs w:val="21"/>
                </w:rPr>
                <w:delText>不涉及，详见后文</w:delText>
              </w:r>
              <w:r w:rsidDel="00964E30">
                <w:rPr>
                  <w:color w:val="000000" w:themeColor="text1"/>
                  <w:kern w:val="0"/>
                  <w:sz w:val="21"/>
                  <w:szCs w:val="21"/>
                </w:rPr>
                <w:delText>3.</w:delText>
              </w:r>
              <w:r w:rsidDel="00964E30">
                <w:rPr>
                  <w:rFonts w:hint="eastAsia"/>
                  <w:color w:val="000000" w:themeColor="text1"/>
                  <w:kern w:val="0"/>
                  <w:sz w:val="21"/>
                  <w:szCs w:val="21"/>
                </w:rPr>
                <w:delText>（</w:delText>
              </w:r>
              <w:r w:rsidDel="00964E30">
                <w:rPr>
                  <w:color w:val="000000" w:themeColor="text1"/>
                  <w:kern w:val="0"/>
                  <w:sz w:val="21"/>
                  <w:szCs w:val="21"/>
                </w:rPr>
                <w:delText>1</w:delText>
              </w:r>
              <w:r w:rsidDel="00964E30">
                <w:rPr>
                  <w:rFonts w:hint="eastAsia"/>
                  <w:color w:val="000000" w:themeColor="text1"/>
                  <w:kern w:val="0"/>
                  <w:sz w:val="21"/>
                  <w:szCs w:val="21"/>
                </w:rPr>
                <w:delText>）论述</w:delText>
              </w:r>
            </w:del>
          </w:p>
        </w:tc>
      </w:tr>
      <w:tr w:rsidR="005F457E" w:rsidDel="00964E30" w14:paraId="194C6B6D" w14:textId="0669317E">
        <w:trPr>
          <w:trHeight w:val="20"/>
          <w:jc w:val="center"/>
          <w:del w:id="3970" w:author="Si-yuan LIU" w:date="2026-07-24T14:26:00Z" w16du:dateUtc="2026-07-24T06:26:00Z"/>
        </w:trPr>
        <w:tc>
          <w:tcPr>
            <w:tcW w:w="146" w:type="pct"/>
            <w:vMerge/>
            <w:vAlign w:val="center"/>
          </w:tcPr>
          <w:p w14:paraId="1BB5350C" w14:textId="55893071" w:rsidR="005F457E" w:rsidDel="00964E30" w:rsidRDefault="005F457E">
            <w:pPr>
              <w:spacing w:after="0" w:line="240" w:lineRule="auto"/>
              <w:ind w:firstLineChars="0" w:firstLine="0"/>
              <w:textAlignment w:val="auto"/>
              <w:rPr>
                <w:del w:id="3971" w:author="Si-yuan LIU" w:date="2026-07-24T14:26:00Z" w16du:dateUtc="2026-07-24T06:26:00Z"/>
                <w:color w:val="000000" w:themeColor="text1"/>
                <w:kern w:val="0"/>
                <w:sz w:val="21"/>
                <w:szCs w:val="21"/>
              </w:rPr>
            </w:pPr>
          </w:p>
        </w:tc>
        <w:tc>
          <w:tcPr>
            <w:tcW w:w="222" w:type="pct"/>
            <w:vMerge/>
            <w:vAlign w:val="center"/>
          </w:tcPr>
          <w:p w14:paraId="11C0BE71" w14:textId="0B144B7A" w:rsidR="005F457E" w:rsidDel="00964E30" w:rsidRDefault="005F457E">
            <w:pPr>
              <w:spacing w:after="0" w:line="240" w:lineRule="auto"/>
              <w:ind w:firstLineChars="0" w:firstLine="0"/>
              <w:textAlignment w:val="auto"/>
              <w:rPr>
                <w:del w:id="3972" w:author="Si-yuan LIU" w:date="2026-07-24T14:26:00Z" w16du:dateUtc="2026-07-24T06:26:00Z"/>
                <w:color w:val="000000" w:themeColor="text1"/>
                <w:kern w:val="0"/>
                <w:sz w:val="21"/>
                <w:szCs w:val="21"/>
              </w:rPr>
            </w:pPr>
          </w:p>
        </w:tc>
        <w:tc>
          <w:tcPr>
            <w:tcW w:w="816" w:type="pct"/>
            <w:vAlign w:val="center"/>
          </w:tcPr>
          <w:p w14:paraId="2A56A78E" w14:textId="290B205A" w:rsidR="005F457E" w:rsidDel="00964E30" w:rsidRDefault="00000000">
            <w:pPr>
              <w:spacing w:after="0" w:line="240" w:lineRule="auto"/>
              <w:ind w:firstLineChars="0" w:firstLine="0"/>
              <w:textAlignment w:val="auto"/>
              <w:rPr>
                <w:del w:id="3973" w:author="Si-yuan LIU" w:date="2026-07-24T14:26:00Z" w16du:dateUtc="2026-07-24T06:26:00Z"/>
                <w:color w:val="000000" w:themeColor="text1"/>
                <w:kern w:val="0"/>
                <w:sz w:val="21"/>
                <w:szCs w:val="21"/>
              </w:rPr>
            </w:pPr>
            <w:del w:id="3974" w:author="Si-yuan LIU" w:date="2026-07-24T14:26:00Z" w16du:dateUtc="2026-07-24T06:26:00Z">
              <w:r w:rsidDel="00964E30">
                <w:rPr>
                  <w:rFonts w:hint="eastAsia"/>
                  <w:color w:val="000000" w:themeColor="text1"/>
                  <w:kern w:val="0"/>
                  <w:sz w:val="21"/>
                  <w:szCs w:val="21"/>
                </w:rPr>
                <w:delText>企业投资项目核准（</w:delText>
              </w:r>
              <w:r w:rsidDel="00964E30">
                <w:rPr>
                  <w:color w:val="000000" w:themeColor="text1"/>
                  <w:kern w:val="0"/>
                  <w:sz w:val="21"/>
                  <w:szCs w:val="21"/>
                </w:rPr>
                <w:delText>2004</w:delText>
              </w:r>
              <w:r w:rsidDel="00964E30">
                <w:rPr>
                  <w:rFonts w:hint="eastAsia"/>
                  <w:color w:val="000000" w:themeColor="text1"/>
                  <w:kern w:val="0"/>
                  <w:sz w:val="21"/>
                  <w:szCs w:val="21"/>
                </w:rPr>
                <w:delText>年以后）</w:delText>
              </w:r>
            </w:del>
          </w:p>
        </w:tc>
        <w:tc>
          <w:tcPr>
            <w:tcW w:w="673" w:type="pct"/>
            <w:vAlign w:val="center"/>
          </w:tcPr>
          <w:p w14:paraId="5966B665" w14:textId="2993FCD1" w:rsidR="005F457E" w:rsidDel="00964E30" w:rsidRDefault="00000000">
            <w:pPr>
              <w:spacing w:after="0" w:line="240" w:lineRule="auto"/>
              <w:ind w:firstLineChars="0" w:firstLine="0"/>
              <w:textAlignment w:val="auto"/>
              <w:rPr>
                <w:del w:id="3975" w:author="Si-yuan LIU" w:date="2026-07-24T14:26:00Z" w16du:dateUtc="2026-07-24T06:26:00Z"/>
                <w:color w:val="000000" w:themeColor="text1"/>
                <w:kern w:val="0"/>
                <w:sz w:val="21"/>
                <w:szCs w:val="21"/>
              </w:rPr>
            </w:pPr>
            <w:del w:id="3976" w:author="Si-yuan LIU" w:date="2026-07-24T14:26:00Z" w16du:dateUtc="2026-07-24T06:26:00Z">
              <w:r w:rsidDel="00964E30">
                <w:rPr>
                  <w:color w:val="000000" w:themeColor="text1"/>
                  <w:kern w:val="0"/>
                  <w:sz w:val="21"/>
                  <w:szCs w:val="21"/>
                </w:rPr>
                <w:delText>-</w:delText>
              </w:r>
            </w:del>
          </w:p>
        </w:tc>
        <w:tc>
          <w:tcPr>
            <w:tcW w:w="907" w:type="pct"/>
            <w:vAlign w:val="center"/>
          </w:tcPr>
          <w:p w14:paraId="5470294A" w14:textId="730589AC" w:rsidR="005F457E" w:rsidDel="00964E30" w:rsidRDefault="00000000">
            <w:pPr>
              <w:spacing w:after="0" w:line="240" w:lineRule="auto"/>
              <w:ind w:firstLineChars="0" w:firstLine="0"/>
              <w:textAlignment w:val="auto"/>
              <w:rPr>
                <w:del w:id="3977" w:author="Si-yuan LIU" w:date="2026-07-24T14:26:00Z" w16du:dateUtc="2026-07-24T06:26:00Z"/>
                <w:color w:val="000000" w:themeColor="text1"/>
                <w:kern w:val="0"/>
                <w:sz w:val="21"/>
                <w:szCs w:val="21"/>
              </w:rPr>
            </w:pPr>
            <w:del w:id="3978" w:author="Si-yuan LIU" w:date="2026-07-24T14:26:00Z" w16du:dateUtc="2026-07-24T06:26:00Z">
              <w:r w:rsidDel="00964E30">
                <w:rPr>
                  <w:color w:val="000000" w:themeColor="text1"/>
                  <w:kern w:val="0"/>
                  <w:sz w:val="21"/>
                  <w:szCs w:val="21"/>
                </w:rPr>
                <w:delText>-</w:delText>
              </w:r>
            </w:del>
          </w:p>
        </w:tc>
        <w:tc>
          <w:tcPr>
            <w:tcW w:w="770" w:type="pct"/>
            <w:vAlign w:val="center"/>
          </w:tcPr>
          <w:p w14:paraId="6DECEB99" w14:textId="570D4606" w:rsidR="005F457E" w:rsidDel="00964E30" w:rsidRDefault="00000000">
            <w:pPr>
              <w:spacing w:after="0" w:line="240" w:lineRule="auto"/>
              <w:ind w:firstLineChars="0" w:firstLine="0"/>
              <w:textAlignment w:val="auto"/>
              <w:rPr>
                <w:del w:id="3979" w:author="Si-yuan LIU" w:date="2026-07-24T14:26:00Z" w16du:dateUtc="2026-07-24T06:26:00Z"/>
                <w:color w:val="000000" w:themeColor="text1"/>
                <w:kern w:val="0"/>
                <w:sz w:val="21"/>
                <w:szCs w:val="21"/>
              </w:rPr>
            </w:pPr>
            <w:del w:id="3980" w:author="Si-yuan LIU" w:date="2026-07-24T14:26:00Z" w16du:dateUtc="2026-07-24T06:26:00Z">
              <w:r w:rsidDel="00964E30">
                <w:rPr>
                  <w:color w:val="000000" w:themeColor="text1"/>
                  <w:kern w:val="0"/>
                  <w:sz w:val="21"/>
                  <w:szCs w:val="21"/>
                </w:rPr>
                <w:delText>-</w:delText>
              </w:r>
            </w:del>
          </w:p>
        </w:tc>
        <w:tc>
          <w:tcPr>
            <w:tcW w:w="760" w:type="pct"/>
            <w:vAlign w:val="center"/>
          </w:tcPr>
          <w:p w14:paraId="3517461E" w14:textId="5C274AA6" w:rsidR="005F457E" w:rsidDel="00964E30" w:rsidRDefault="00000000">
            <w:pPr>
              <w:spacing w:after="0" w:line="240" w:lineRule="auto"/>
              <w:ind w:firstLineChars="0" w:firstLine="0"/>
              <w:textAlignment w:val="auto"/>
              <w:rPr>
                <w:del w:id="3981" w:author="Si-yuan LIU" w:date="2026-07-24T14:26:00Z" w16du:dateUtc="2026-07-24T06:26:00Z"/>
                <w:color w:val="000000" w:themeColor="text1"/>
                <w:kern w:val="0"/>
                <w:sz w:val="21"/>
                <w:szCs w:val="21"/>
              </w:rPr>
            </w:pPr>
            <w:del w:id="3982" w:author="Si-yuan LIU" w:date="2026-07-24T14:26:00Z" w16du:dateUtc="2026-07-24T06:26:00Z">
              <w:r w:rsidDel="00964E30">
                <w:rPr>
                  <w:rFonts w:hint="eastAsia"/>
                  <w:color w:val="000000" w:themeColor="text1"/>
                  <w:kern w:val="0"/>
                  <w:sz w:val="21"/>
                  <w:szCs w:val="21"/>
                </w:rPr>
                <w:delText>投资建设时无需办理</w:delText>
              </w:r>
            </w:del>
          </w:p>
        </w:tc>
        <w:tc>
          <w:tcPr>
            <w:tcW w:w="706" w:type="pct"/>
            <w:vAlign w:val="center"/>
          </w:tcPr>
          <w:p w14:paraId="58E9B833" w14:textId="4AE320AC" w:rsidR="005F457E" w:rsidDel="00964E30" w:rsidRDefault="00000000">
            <w:pPr>
              <w:spacing w:after="0" w:line="240" w:lineRule="auto"/>
              <w:ind w:firstLineChars="0" w:firstLine="0"/>
              <w:textAlignment w:val="auto"/>
              <w:rPr>
                <w:del w:id="3983" w:author="Si-yuan LIU" w:date="2026-07-24T14:26:00Z" w16du:dateUtc="2026-07-24T06:26:00Z"/>
                <w:color w:val="000000" w:themeColor="text1"/>
                <w:kern w:val="0"/>
                <w:sz w:val="21"/>
                <w:szCs w:val="21"/>
              </w:rPr>
            </w:pPr>
            <w:del w:id="3984" w:author="Si-yuan LIU" w:date="2026-07-24T14:26:00Z" w16du:dateUtc="2026-07-24T06:26:00Z">
              <w:r w:rsidDel="00964E30">
                <w:rPr>
                  <w:rFonts w:hint="eastAsia"/>
                  <w:color w:val="000000" w:themeColor="text1"/>
                  <w:kern w:val="0"/>
                  <w:sz w:val="21"/>
                  <w:szCs w:val="21"/>
                </w:rPr>
                <w:delText>不涉及，详见后文</w:delText>
              </w:r>
              <w:r w:rsidDel="00964E30">
                <w:rPr>
                  <w:color w:val="000000" w:themeColor="text1"/>
                  <w:kern w:val="0"/>
                  <w:sz w:val="21"/>
                  <w:szCs w:val="21"/>
                </w:rPr>
                <w:delText>3.</w:delText>
              </w:r>
              <w:r w:rsidDel="00964E30">
                <w:rPr>
                  <w:rFonts w:hint="eastAsia"/>
                  <w:color w:val="000000" w:themeColor="text1"/>
                  <w:kern w:val="0"/>
                  <w:sz w:val="21"/>
                  <w:szCs w:val="21"/>
                </w:rPr>
                <w:delText>（</w:delText>
              </w:r>
              <w:r w:rsidDel="00964E30">
                <w:rPr>
                  <w:color w:val="000000" w:themeColor="text1"/>
                  <w:kern w:val="0"/>
                  <w:sz w:val="21"/>
                  <w:szCs w:val="21"/>
                </w:rPr>
                <w:delText>1</w:delText>
              </w:r>
              <w:r w:rsidDel="00964E30">
                <w:rPr>
                  <w:rFonts w:hint="eastAsia"/>
                  <w:color w:val="000000" w:themeColor="text1"/>
                  <w:kern w:val="0"/>
                  <w:sz w:val="21"/>
                  <w:szCs w:val="21"/>
                </w:rPr>
                <w:delText>）论述</w:delText>
              </w:r>
            </w:del>
          </w:p>
        </w:tc>
      </w:tr>
      <w:tr w:rsidR="005F457E" w:rsidDel="00964E30" w14:paraId="2279C22B" w14:textId="1A6AAC5D">
        <w:trPr>
          <w:trHeight w:val="20"/>
          <w:jc w:val="center"/>
          <w:del w:id="3985" w:author="Si-yuan LIU" w:date="2026-07-24T14:26:00Z" w16du:dateUtc="2026-07-24T06:26:00Z"/>
        </w:trPr>
        <w:tc>
          <w:tcPr>
            <w:tcW w:w="146" w:type="pct"/>
            <w:vMerge/>
            <w:vAlign w:val="center"/>
          </w:tcPr>
          <w:p w14:paraId="23C1E17B" w14:textId="0C9C5B6F" w:rsidR="005F457E" w:rsidDel="00964E30" w:rsidRDefault="005F457E">
            <w:pPr>
              <w:spacing w:after="0" w:line="240" w:lineRule="auto"/>
              <w:ind w:firstLineChars="0" w:firstLine="0"/>
              <w:textAlignment w:val="auto"/>
              <w:rPr>
                <w:del w:id="3986" w:author="Si-yuan LIU" w:date="2026-07-24T14:26:00Z" w16du:dateUtc="2026-07-24T06:26:00Z"/>
                <w:color w:val="000000" w:themeColor="text1"/>
                <w:kern w:val="0"/>
                <w:sz w:val="21"/>
                <w:szCs w:val="21"/>
              </w:rPr>
            </w:pPr>
          </w:p>
        </w:tc>
        <w:tc>
          <w:tcPr>
            <w:tcW w:w="222" w:type="pct"/>
            <w:vMerge/>
            <w:vAlign w:val="center"/>
          </w:tcPr>
          <w:p w14:paraId="5FF3FDF4" w14:textId="656C6EB0" w:rsidR="005F457E" w:rsidDel="00964E30" w:rsidRDefault="005F457E">
            <w:pPr>
              <w:spacing w:after="0" w:line="240" w:lineRule="auto"/>
              <w:ind w:firstLineChars="0" w:firstLine="0"/>
              <w:textAlignment w:val="auto"/>
              <w:rPr>
                <w:del w:id="3987" w:author="Si-yuan LIU" w:date="2026-07-24T14:26:00Z" w16du:dateUtc="2026-07-24T06:26:00Z"/>
                <w:color w:val="000000" w:themeColor="text1"/>
                <w:kern w:val="0"/>
                <w:sz w:val="21"/>
                <w:szCs w:val="21"/>
              </w:rPr>
            </w:pPr>
          </w:p>
        </w:tc>
        <w:tc>
          <w:tcPr>
            <w:tcW w:w="816" w:type="pct"/>
            <w:vMerge w:val="restart"/>
            <w:vAlign w:val="center"/>
          </w:tcPr>
          <w:p w14:paraId="2E62646A" w14:textId="2D7021C5" w:rsidR="005F457E" w:rsidDel="00964E30" w:rsidRDefault="00000000">
            <w:pPr>
              <w:spacing w:after="0" w:line="240" w:lineRule="auto"/>
              <w:ind w:firstLineChars="0" w:firstLine="0"/>
              <w:textAlignment w:val="auto"/>
              <w:rPr>
                <w:del w:id="3988" w:author="Si-yuan LIU" w:date="2026-07-24T14:26:00Z" w16du:dateUtc="2026-07-24T06:26:00Z"/>
                <w:color w:val="000000" w:themeColor="text1"/>
                <w:kern w:val="0"/>
                <w:sz w:val="21"/>
                <w:szCs w:val="21"/>
              </w:rPr>
            </w:pPr>
            <w:del w:id="3989" w:author="Si-yuan LIU" w:date="2026-07-24T14:26:00Z" w16du:dateUtc="2026-07-24T06:26:00Z">
              <w:r w:rsidDel="00964E30">
                <w:rPr>
                  <w:rFonts w:hint="eastAsia"/>
                  <w:color w:val="000000" w:themeColor="text1"/>
                  <w:kern w:val="0"/>
                  <w:sz w:val="21"/>
                  <w:szCs w:val="21"/>
                </w:rPr>
                <w:delText>企业投资项目备案（</w:delText>
              </w:r>
              <w:r w:rsidDel="00964E30">
                <w:rPr>
                  <w:color w:val="000000" w:themeColor="text1"/>
                  <w:kern w:val="0"/>
                  <w:sz w:val="21"/>
                  <w:szCs w:val="21"/>
                </w:rPr>
                <w:delText>2004</w:delText>
              </w:r>
              <w:r w:rsidDel="00964E30">
                <w:rPr>
                  <w:rFonts w:hint="eastAsia"/>
                  <w:color w:val="000000" w:themeColor="text1"/>
                  <w:kern w:val="0"/>
                  <w:sz w:val="21"/>
                  <w:szCs w:val="21"/>
                </w:rPr>
                <w:delText>年以后）</w:delText>
              </w:r>
            </w:del>
          </w:p>
        </w:tc>
        <w:tc>
          <w:tcPr>
            <w:tcW w:w="673" w:type="pct"/>
            <w:vAlign w:val="center"/>
          </w:tcPr>
          <w:p w14:paraId="0FB30A22" w14:textId="141CB9DD" w:rsidR="005F457E" w:rsidDel="00964E30" w:rsidRDefault="00000000">
            <w:pPr>
              <w:spacing w:after="0" w:line="240" w:lineRule="auto"/>
              <w:ind w:firstLineChars="0" w:firstLine="0"/>
              <w:textAlignment w:val="auto"/>
              <w:rPr>
                <w:del w:id="3990" w:author="Si-yuan LIU" w:date="2026-07-24T14:26:00Z" w16du:dateUtc="2026-07-24T06:26:00Z"/>
                <w:color w:val="000000" w:themeColor="text1"/>
                <w:kern w:val="0"/>
                <w:sz w:val="21"/>
                <w:szCs w:val="21"/>
              </w:rPr>
            </w:pPr>
            <w:del w:id="3991" w:author="Si-yuan LIU" w:date="2026-07-24T14:26:00Z" w16du:dateUtc="2026-07-24T06:26:00Z">
              <w:r w:rsidDel="00964E30">
                <w:rPr>
                  <w:color w:val="000000" w:themeColor="text1"/>
                  <w:kern w:val="0"/>
                  <w:sz w:val="21"/>
                  <w:szCs w:val="21"/>
                </w:rPr>
                <w:delText>2020</w:delText>
              </w:r>
              <w:r w:rsidDel="00964E30">
                <w:rPr>
                  <w:rFonts w:hint="eastAsia"/>
                  <w:color w:val="000000" w:themeColor="text1"/>
                  <w:kern w:val="0"/>
                  <w:sz w:val="21"/>
                  <w:szCs w:val="21"/>
                </w:rPr>
                <w:delText>年</w:delText>
              </w:r>
              <w:r w:rsidDel="00964E30">
                <w:rPr>
                  <w:color w:val="000000" w:themeColor="text1"/>
                  <w:kern w:val="0"/>
                  <w:sz w:val="21"/>
                  <w:szCs w:val="21"/>
                </w:rPr>
                <w:delText>6</w:delText>
              </w:r>
              <w:r w:rsidDel="00964E30">
                <w:rPr>
                  <w:rFonts w:hint="eastAsia"/>
                  <w:color w:val="000000" w:themeColor="text1"/>
                  <w:kern w:val="0"/>
                  <w:sz w:val="21"/>
                  <w:szCs w:val="21"/>
                </w:rPr>
                <w:delText>月</w:delText>
              </w:r>
              <w:r w:rsidDel="00964E30">
                <w:rPr>
                  <w:color w:val="000000" w:themeColor="text1"/>
                  <w:kern w:val="0"/>
                  <w:sz w:val="21"/>
                  <w:szCs w:val="21"/>
                </w:rPr>
                <w:delText>16</w:delText>
              </w:r>
              <w:r w:rsidDel="00964E30">
                <w:rPr>
                  <w:rFonts w:hint="eastAsia"/>
                  <w:color w:val="000000" w:themeColor="text1"/>
                  <w:kern w:val="0"/>
                  <w:sz w:val="21"/>
                  <w:szCs w:val="21"/>
                </w:rPr>
                <w:delText>日</w:delText>
              </w:r>
            </w:del>
          </w:p>
        </w:tc>
        <w:tc>
          <w:tcPr>
            <w:tcW w:w="907" w:type="pct"/>
            <w:vAlign w:val="center"/>
          </w:tcPr>
          <w:p w14:paraId="629862BC" w14:textId="4D6D3EB8" w:rsidR="005F457E" w:rsidDel="00964E30" w:rsidRDefault="00000000">
            <w:pPr>
              <w:spacing w:after="0" w:line="240" w:lineRule="auto"/>
              <w:ind w:firstLineChars="0" w:firstLine="0"/>
              <w:textAlignment w:val="auto"/>
              <w:rPr>
                <w:del w:id="3992" w:author="Si-yuan LIU" w:date="2026-07-24T14:26:00Z" w16du:dateUtc="2026-07-24T06:26:00Z"/>
                <w:color w:val="000000" w:themeColor="text1"/>
                <w:kern w:val="0"/>
                <w:sz w:val="21"/>
                <w:szCs w:val="21"/>
              </w:rPr>
            </w:pPr>
            <w:del w:id="3993" w:author="Si-yuan LIU" w:date="2026-07-24T14:26:00Z" w16du:dateUtc="2026-07-24T06:26:00Z">
              <w:r w:rsidDel="00964E30">
                <w:rPr>
                  <w:rFonts w:hint="eastAsia"/>
                  <w:color w:val="000000" w:themeColor="text1"/>
                  <w:kern w:val="0"/>
                  <w:sz w:val="21"/>
                  <w:szCs w:val="21"/>
                </w:rPr>
                <w:delText>广州南沙经济技术开发区行政审批局</w:delText>
              </w:r>
            </w:del>
          </w:p>
        </w:tc>
        <w:tc>
          <w:tcPr>
            <w:tcW w:w="770" w:type="pct"/>
            <w:vAlign w:val="center"/>
          </w:tcPr>
          <w:p w14:paraId="0B10C2D5" w14:textId="2D3EABAD" w:rsidR="005F457E" w:rsidDel="00964E30" w:rsidRDefault="00000000">
            <w:pPr>
              <w:spacing w:after="0" w:line="240" w:lineRule="auto"/>
              <w:ind w:firstLineChars="0" w:firstLine="0"/>
              <w:textAlignment w:val="auto"/>
              <w:rPr>
                <w:del w:id="3994" w:author="Si-yuan LIU" w:date="2026-07-24T14:26:00Z" w16du:dateUtc="2026-07-24T06:26:00Z"/>
                <w:color w:val="000000" w:themeColor="text1"/>
                <w:kern w:val="0"/>
                <w:sz w:val="21"/>
                <w:szCs w:val="21"/>
              </w:rPr>
            </w:pPr>
            <w:del w:id="3995" w:author="Si-yuan LIU" w:date="2026-07-24T14:26:00Z" w16du:dateUtc="2026-07-24T06:26:00Z">
              <w:r w:rsidDel="00964E30">
                <w:rPr>
                  <w:color w:val="000000" w:themeColor="text1"/>
                  <w:kern w:val="0"/>
                  <w:sz w:val="21"/>
                  <w:szCs w:val="21"/>
                </w:rPr>
                <w:delText>2020-440115-64-03-032376</w:delText>
              </w:r>
            </w:del>
          </w:p>
        </w:tc>
        <w:tc>
          <w:tcPr>
            <w:tcW w:w="760" w:type="pct"/>
            <w:vAlign w:val="center"/>
          </w:tcPr>
          <w:p w14:paraId="1D0F1483" w14:textId="194DE007" w:rsidR="005F457E" w:rsidDel="00964E30" w:rsidRDefault="00000000">
            <w:pPr>
              <w:spacing w:after="0" w:line="240" w:lineRule="auto"/>
              <w:ind w:firstLineChars="0" w:firstLine="0"/>
              <w:textAlignment w:val="auto"/>
              <w:rPr>
                <w:del w:id="3996" w:author="Si-yuan LIU" w:date="2026-07-24T14:26:00Z" w16du:dateUtc="2026-07-24T06:26:00Z"/>
                <w:color w:val="000000" w:themeColor="text1"/>
                <w:kern w:val="0"/>
                <w:sz w:val="21"/>
                <w:szCs w:val="21"/>
              </w:rPr>
            </w:pPr>
            <w:del w:id="3997" w:author="Si-yuan LIU" w:date="2026-07-24T14:26:00Z" w16du:dateUtc="2026-07-24T06:26:00Z">
              <w:r w:rsidDel="00964E30">
                <w:rPr>
                  <w:rFonts w:hint="eastAsia"/>
                  <w:color w:val="000000" w:themeColor="text1"/>
                  <w:kern w:val="0"/>
                  <w:sz w:val="21"/>
                  <w:szCs w:val="21"/>
                </w:rPr>
                <w:delText>正常办理</w:delText>
              </w:r>
            </w:del>
          </w:p>
        </w:tc>
        <w:tc>
          <w:tcPr>
            <w:tcW w:w="706" w:type="pct"/>
            <w:vAlign w:val="center"/>
          </w:tcPr>
          <w:p w14:paraId="6692A2BB" w14:textId="6CF1FC58" w:rsidR="005F457E" w:rsidDel="00964E30" w:rsidRDefault="00000000">
            <w:pPr>
              <w:spacing w:after="0" w:line="240" w:lineRule="auto"/>
              <w:ind w:firstLineChars="0" w:firstLine="0"/>
              <w:textAlignment w:val="auto"/>
              <w:rPr>
                <w:del w:id="3998" w:author="Si-yuan LIU" w:date="2026-07-24T14:26:00Z" w16du:dateUtc="2026-07-24T06:26:00Z"/>
                <w:color w:val="000000" w:themeColor="text1"/>
                <w:kern w:val="0"/>
                <w:sz w:val="21"/>
                <w:szCs w:val="21"/>
              </w:rPr>
            </w:pPr>
            <w:del w:id="3999" w:author="Si-yuan LIU" w:date="2026-07-24T14:26:00Z" w16du:dateUtc="2026-07-24T06:26:00Z">
              <w:r w:rsidDel="00964E30">
                <w:rPr>
                  <w:rFonts w:hint="eastAsia"/>
                  <w:color w:val="000000" w:themeColor="text1"/>
                  <w:kern w:val="0"/>
                  <w:sz w:val="21"/>
                  <w:szCs w:val="21"/>
                </w:rPr>
                <w:delText>首次立项备案。对应奥飞数据数字智慧产业园，含</w:delText>
              </w:r>
              <w:r w:rsidDel="00964E30">
                <w:rPr>
                  <w:color w:val="000000" w:themeColor="text1"/>
                  <w:kern w:val="0"/>
                  <w:sz w:val="21"/>
                  <w:szCs w:val="21"/>
                </w:rPr>
                <w:delText>1</w:delText>
              </w:r>
              <w:r w:rsidDel="00964E30">
                <w:rPr>
                  <w:rFonts w:hint="eastAsia"/>
                  <w:color w:val="000000" w:themeColor="text1"/>
                  <w:kern w:val="0"/>
                  <w:sz w:val="21"/>
                  <w:szCs w:val="21"/>
                </w:rPr>
                <w:delText>、</w:delText>
              </w:r>
              <w:r w:rsidDel="00964E30">
                <w:rPr>
                  <w:color w:val="000000" w:themeColor="text1"/>
                  <w:kern w:val="0"/>
                  <w:sz w:val="21"/>
                  <w:szCs w:val="21"/>
                </w:rPr>
                <w:delText>2</w:delText>
              </w:r>
              <w:r w:rsidDel="00964E30">
                <w:rPr>
                  <w:rFonts w:hint="eastAsia"/>
                  <w:color w:val="000000" w:themeColor="text1"/>
                  <w:kern w:val="0"/>
                  <w:sz w:val="21"/>
                  <w:szCs w:val="21"/>
                </w:rPr>
                <w:delText>号楼。见附件</w:delText>
              </w:r>
              <w:r w:rsidDel="00964E30">
                <w:rPr>
                  <w:color w:val="000000" w:themeColor="text1"/>
                  <w:kern w:val="0"/>
                  <w:sz w:val="21"/>
                  <w:szCs w:val="21"/>
                </w:rPr>
                <w:delText>13-1-5-1</w:delText>
              </w:r>
            </w:del>
          </w:p>
        </w:tc>
      </w:tr>
      <w:tr w:rsidR="005F457E" w:rsidDel="00964E30" w14:paraId="66A7E6F8" w14:textId="04CE3B65">
        <w:trPr>
          <w:trHeight w:val="20"/>
          <w:jc w:val="center"/>
          <w:del w:id="4000" w:author="Si-yuan LIU" w:date="2026-07-24T14:26:00Z" w16du:dateUtc="2026-07-24T06:26:00Z"/>
        </w:trPr>
        <w:tc>
          <w:tcPr>
            <w:tcW w:w="146" w:type="pct"/>
            <w:vMerge/>
            <w:vAlign w:val="center"/>
          </w:tcPr>
          <w:p w14:paraId="341AA41E" w14:textId="096330F3" w:rsidR="005F457E" w:rsidDel="00964E30" w:rsidRDefault="005F457E">
            <w:pPr>
              <w:spacing w:after="0" w:line="240" w:lineRule="auto"/>
              <w:ind w:firstLineChars="0" w:firstLine="0"/>
              <w:textAlignment w:val="auto"/>
              <w:rPr>
                <w:del w:id="4001" w:author="Si-yuan LIU" w:date="2026-07-24T14:26:00Z" w16du:dateUtc="2026-07-24T06:26:00Z"/>
                <w:color w:val="000000" w:themeColor="text1"/>
                <w:kern w:val="0"/>
                <w:sz w:val="21"/>
                <w:szCs w:val="21"/>
              </w:rPr>
            </w:pPr>
          </w:p>
        </w:tc>
        <w:tc>
          <w:tcPr>
            <w:tcW w:w="222" w:type="pct"/>
            <w:vMerge/>
            <w:vAlign w:val="center"/>
          </w:tcPr>
          <w:p w14:paraId="7D16EB16" w14:textId="3D59807E" w:rsidR="005F457E" w:rsidDel="00964E30" w:rsidRDefault="005F457E">
            <w:pPr>
              <w:spacing w:after="0" w:line="240" w:lineRule="auto"/>
              <w:ind w:firstLineChars="0" w:firstLine="0"/>
              <w:textAlignment w:val="auto"/>
              <w:rPr>
                <w:del w:id="4002" w:author="Si-yuan LIU" w:date="2026-07-24T14:26:00Z" w16du:dateUtc="2026-07-24T06:26:00Z"/>
                <w:color w:val="000000" w:themeColor="text1"/>
                <w:kern w:val="0"/>
                <w:sz w:val="21"/>
                <w:szCs w:val="21"/>
              </w:rPr>
            </w:pPr>
          </w:p>
        </w:tc>
        <w:tc>
          <w:tcPr>
            <w:tcW w:w="816" w:type="pct"/>
            <w:vMerge/>
            <w:vAlign w:val="center"/>
          </w:tcPr>
          <w:p w14:paraId="7345A32D" w14:textId="2DA32DAD" w:rsidR="005F457E" w:rsidDel="00964E30" w:rsidRDefault="005F457E">
            <w:pPr>
              <w:spacing w:after="0" w:line="240" w:lineRule="auto"/>
              <w:ind w:firstLineChars="0" w:firstLine="0"/>
              <w:textAlignment w:val="auto"/>
              <w:rPr>
                <w:del w:id="4003" w:author="Si-yuan LIU" w:date="2026-07-24T14:26:00Z" w16du:dateUtc="2026-07-24T06:26:00Z"/>
                <w:color w:val="000000" w:themeColor="text1"/>
                <w:kern w:val="0"/>
                <w:sz w:val="21"/>
                <w:szCs w:val="21"/>
              </w:rPr>
            </w:pPr>
          </w:p>
        </w:tc>
        <w:tc>
          <w:tcPr>
            <w:tcW w:w="673" w:type="pct"/>
            <w:vAlign w:val="center"/>
          </w:tcPr>
          <w:p w14:paraId="5191DCAC" w14:textId="61D5E096" w:rsidR="005F457E" w:rsidDel="00964E30" w:rsidRDefault="00000000">
            <w:pPr>
              <w:spacing w:after="0" w:line="240" w:lineRule="auto"/>
              <w:ind w:firstLineChars="0" w:firstLine="0"/>
              <w:textAlignment w:val="auto"/>
              <w:rPr>
                <w:del w:id="4004" w:author="Si-yuan LIU" w:date="2026-07-24T14:26:00Z" w16du:dateUtc="2026-07-24T06:26:00Z"/>
                <w:color w:val="000000" w:themeColor="text1"/>
                <w:kern w:val="0"/>
                <w:sz w:val="21"/>
                <w:szCs w:val="21"/>
              </w:rPr>
            </w:pPr>
            <w:del w:id="4005" w:author="Si-yuan LIU" w:date="2026-07-24T14:26:00Z" w16du:dateUtc="2026-07-24T06:26:00Z">
              <w:r w:rsidDel="00964E30">
                <w:rPr>
                  <w:color w:val="000000" w:themeColor="text1"/>
                  <w:kern w:val="0"/>
                  <w:sz w:val="21"/>
                  <w:szCs w:val="21"/>
                </w:rPr>
                <w:delText>2024</w:delText>
              </w:r>
              <w:r w:rsidDel="00964E30">
                <w:rPr>
                  <w:rFonts w:hint="eastAsia"/>
                  <w:color w:val="000000" w:themeColor="text1"/>
                  <w:kern w:val="0"/>
                  <w:sz w:val="21"/>
                  <w:szCs w:val="21"/>
                </w:rPr>
                <w:delText>年</w:delText>
              </w:r>
              <w:r w:rsidDel="00964E30">
                <w:rPr>
                  <w:color w:val="000000" w:themeColor="text1"/>
                  <w:kern w:val="0"/>
                  <w:sz w:val="21"/>
                  <w:szCs w:val="21"/>
                </w:rPr>
                <w:delText>3</w:delText>
              </w:r>
              <w:r w:rsidDel="00964E30">
                <w:rPr>
                  <w:rFonts w:hint="eastAsia"/>
                  <w:color w:val="000000" w:themeColor="text1"/>
                  <w:kern w:val="0"/>
                  <w:sz w:val="21"/>
                  <w:szCs w:val="21"/>
                </w:rPr>
                <w:delText>月</w:delText>
              </w:r>
              <w:r w:rsidDel="00964E30">
                <w:rPr>
                  <w:color w:val="000000" w:themeColor="text1"/>
                  <w:kern w:val="0"/>
                  <w:sz w:val="21"/>
                  <w:szCs w:val="21"/>
                </w:rPr>
                <w:delText>18</w:delText>
              </w:r>
              <w:r w:rsidDel="00964E30">
                <w:rPr>
                  <w:rFonts w:hint="eastAsia"/>
                  <w:color w:val="000000" w:themeColor="text1"/>
                  <w:kern w:val="0"/>
                  <w:sz w:val="21"/>
                  <w:szCs w:val="21"/>
                </w:rPr>
                <w:delText>日</w:delText>
              </w:r>
            </w:del>
          </w:p>
        </w:tc>
        <w:tc>
          <w:tcPr>
            <w:tcW w:w="907" w:type="pct"/>
            <w:vAlign w:val="center"/>
          </w:tcPr>
          <w:p w14:paraId="63CB9EE7" w14:textId="0F0417EA" w:rsidR="005F457E" w:rsidDel="00964E30" w:rsidRDefault="00000000">
            <w:pPr>
              <w:spacing w:after="0" w:line="240" w:lineRule="auto"/>
              <w:ind w:firstLineChars="0" w:firstLine="0"/>
              <w:textAlignment w:val="auto"/>
              <w:rPr>
                <w:del w:id="4006" w:author="Si-yuan LIU" w:date="2026-07-24T14:26:00Z" w16du:dateUtc="2026-07-24T06:26:00Z"/>
                <w:color w:val="000000" w:themeColor="text1"/>
                <w:kern w:val="0"/>
                <w:sz w:val="21"/>
                <w:szCs w:val="21"/>
              </w:rPr>
            </w:pPr>
            <w:del w:id="4007" w:author="Si-yuan LIU" w:date="2026-07-24T14:26:00Z" w16du:dateUtc="2026-07-24T06:26:00Z">
              <w:r w:rsidDel="00964E30">
                <w:rPr>
                  <w:rFonts w:hint="eastAsia"/>
                  <w:color w:val="000000" w:themeColor="text1"/>
                  <w:kern w:val="0"/>
                  <w:sz w:val="21"/>
                  <w:szCs w:val="21"/>
                </w:rPr>
                <w:delText>广州南沙经济技术开发区行政审批局</w:delText>
              </w:r>
            </w:del>
          </w:p>
        </w:tc>
        <w:tc>
          <w:tcPr>
            <w:tcW w:w="770" w:type="pct"/>
            <w:vAlign w:val="center"/>
          </w:tcPr>
          <w:p w14:paraId="159BFDC1" w14:textId="09F3B309" w:rsidR="005F457E" w:rsidDel="00964E30" w:rsidRDefault="00000000">
            <w:pPr>
              <w:spacing w:after="0" w:line="240" w:lineRule="auto"/>
              <w:ind w:firstLineChars="0" w:firstLine="0"/>
              <w:textAlignment w:val="auto"/>
              <w:rPr>
                <w:del w:id="4008" w:author="Si-yuan LIU" w:date="2026-07-24T14:26:00Z" w16du:dateUtc="2026-07-24T06:26:00Z"/>
                <w:color w:val="000000" w:themeColor="text1"/>
                <w:kern w:val="0"/>
                <w:sz w:val="21"/>
                <w:szCs w:val="21"/>
              </w:rPr>
            </w:pPr>
            <w:del w:id="4009" w:author="Si-yuan LIU" w:date="2026-07-24T14:26:00Z" w16du:dateUtc="2026-07-24T06:26:00Z">
              <w:r w:rsidDel="00964E30">
                <w:rPr>
                  <w:color w:val="000000" w:themeColor="text1"/>
                  <w:kern w:val="0"/>
                  <w:sz w:val="21"/>
                  <w:szCs w:val="21"/>
                </w:rPr>
                <w:delText>2020-440115-64-03-032376</w:delText>
              </w:r>
            </w:del>
          </w:p>
        </w:tc>
        <w:tc>
          <w:tcPr>
            <w:tcW w:w="760" w:type="pct"/>
            <w:vAlign w:val="center"/>
          </w:tcPr>
          <w:p w14:paraId="1C6295EE" w14:textId="4BF22A6C" w:rsidR="005F457E" w:rsidDel="00964E30" w:rsidRDefault="00000000">
            <w:pPr>
              <w:spacing w:after="0" w:line="240" w:lineRule="auto"/>
              <w:ind w:firstLineChars="0" w:firstLine="0"/>
              <w:textAlignment w:val="auto"/>
              <w:rPr>
                <w:del w:id="4010" w:author="Si-yuan LIU" w:date="2026-07-24T14:26:00Z" w16du:dateUtc="2026-07-24T06:26:00Z"/>
                <w:color w:val="000000" w:themeColor="text1"/>
                <w:kern w:val="0"/>
                <w:sz w:val="21"/>
                <w:szCs w:val="21"/>
              </w:rPr>
            </w:pPr>
            <w:del w:id="4011" w:author="Si-yuan LIU" w:date="2026-07-24T14:26:00Z" w16du:dateUtc="2026-07-24T06:26:00Z">
              <w:r w:rsidDel="00964E30">
                <w:rPr>
                  <w:rFonts w:hint="eastAsia"/>
                  <w:color w:val="000000" w:themeColor="text1"/>
                  <w:kern w:val="0"/>
                  <w:sz w:val="21"/>
                  <w:szCs w:val="21"/>
                </w:rPr>
                <w:delText>正常办理</w:delText>
              </w:r>
            </w:del>
          </w:p>
        </w:tc>
        <w:tc>
          <w:tcPr>
            <w:tcW w:w="706" w:type="pct"/>
            <w:vAlign w:val="center"/>
          </w:tcPr>
          <w:p w14:paraId="0D1E8383" w14:textId="68684FE7" w:rsidR="005F457E" w:rsidDel="00964E30" w:rsidRDefault="00000000">
            <w:pPr>
              <w:spacing w:after="0" w:line="240" w:lineRule="auto"/>
              <w:ind w:firstLineChars="0" w:firstLine="0"/>
              <w:textAlignment w:val="auto"/>
              <w:rPr>
                <w:del w:id="4012" w:author="Si-yuan LIU" w:date="2026-07-24T14:26:00Z" w16du:dateUtc="2026-07-24T06:26:00Z"/>
                <w:color w:val="000000" w:themeColor="text1"/>
                <w:kern w:val="0"/>
                <w:sz w:val="21"/>
                <w:szCs w:val="21"/>
              </w:rPr>
            </w:pPr>
            <w:del w:id="4013" w:author="Si-yuan LIU" w:date="2026-07-24T14:26:00Z" w16du:dateUtc="2026-07-24T06:26:00Z">
              <w:r w:rsidDel="00964E30">
                <w:rPr>
                  <w:rFonts w:hint="eastAsia"/>
                  <w:color w:val="000000" w:themeColor="text1"/>
                  <w:kern w:val="0"/>
                  <w:sz w:val="21"/>
                  <w:szCs w:val="21"/>
                </w:rPr>
                <w:delText>根据项目建设进度，期间更新备案。对应奥飞数据数字智慧产业园，含</w:delText>
              </w:r>
              <w:r w:rsidDel="00964E30">
                <w:rPr>
                  <w:color w:val="000000" w:themeColor="text1"/>
                  <w:kern w:val="0"/>
                  <w:sz w:val="21"/>
                  <w:szCs w:val="21"/>
                </w:rPr>
                <w:delText>1</w:delText>
              </w:r>
              <w:r w:rsidDel="00964E30">
                <w:rPr>
                  <w:rFonts w:hint="eastAsia"/>
                  <w:color w:val="000000" w:themeColor="text1"/>
                  <w:kern w:val="0"/>
                  <w:sz w:val="21"/>
                  <w:szCs w:val="21"/>
                </w:rPr>
                <w:delText>、</w:delText>
              </w:r>
              <w:r w:rsidDel="00964E30">
                <w:rPr>
                  <w:color w:val="000000" w:themeColor="text1"/>
                  <w:kern w:val="0"/>
                  <w:sz w:val="21"/>
                  <w:szCs w:val="21"/>
                </w:rPr>
                <w:delText>2</w:delText>
              </w:r>
              <w:r w:rsidDel="00964E30">
                <w:rPr>
                  <w:rFonts w:hint="eastAsia"/>
                  <w:color w:val="000000" w:themeColor="text1"/>
                  <w:kern w:val="0"/>
                  <w:sz w:val="21"/>
                  <w:szCs w:val="21"/>
                </w:rPr>
                <w:delText>号楼。见附件</w:delText>
              </w:r>
              <w:r w:rsidDel="00964E30">
                <w:rPr>
                  <w:color w:val="000000" w:themeColor="text1"/>
                  <w:kern w:val="0"/>
                  <w:sz w:val="21"/>
                  <w:szCs w:val="21"/>
                </w:rPr>
                <w:delText>13-1-5-2</w:delText>
              </w:r>
              <w:r w:rsidDel="00964E30">
                <w:rPr>
                  <w:rFonts w:hint="eastAsia"/>
                  <w:color w:val="000000" w:themeColor="text1"/>
                  <w:kern w:val="0"/>
                  <w:sz w:val="21"/>
                  <w:szCs w:val="21"/>
                </w:rPr>
                <w:delText>。具体情况详见后文“</w:delText>
              </w:r>
              <w:r w:rsidDel="00964E30">
                <w:rPr>
                  <w:color w:val="000000" w:themeColor="text1"/>
                  <w:kern w:val="0"/>
                  <w:sz w:val="21"/>
                  <w:szCs w:val="21"/>
                </w:rPr>
                <w:delText>6.</w:delText>
              </w:r>
              <w:r w:rsidDel="00964E30">
                <w:rPr>
                  <w:rFonts w:hint="eastAsia"/>
                  <w:color w:val="000000" w:themeColor="text1"/>
                  <w:kern w:val="0"/>
                  <w:sz w:val="21"/>
                  <w:szCs w:val="21"/>
                </w:rPr>
                <w:delText>企业投资项目备案手续的具体情况”论述</w:delText>
              </w:r>
            </w:del>
          </w:p>
        </w:tc>
      </w:tr>
      <w:tr w:rsidR="005F457E" w:rsidDel="00964E30" w14:paraId="765F60A5" w14:textId="3539F34D">
        <w:trPr>
          <w:trHeight w:val="20"/>
          <w:jc w:val="center"/>
          <w:del w:id="4014" w:author="Si-yuan LIU" w:date="2026-07-24T14:26:00Z" w16du:dateUtc="2026-07-24T06:26:00Z"/>
        </w:trPr>
        <w:tc>
          <w:tcPr>
            <w:tcW w:w="146" w:type="pct"/>
            <w:vMerge w:val="restart"/>
            <w:vAlign w:val="center"/>
          </w:tcPr>
          <w:p w14:paraId="5254A2A4" w14:textId="23132CEC" w:rsidR="005F457E" w:rsidDel="00964E30" w:rsidRDefault="00000000">
            <w:pPr>
              <w:spacing w:after="0" w:line="240" w:lineRule="auto"/>
              <w:ind w:firstLineChars="0" w:firstLine="0"/>
              <w:textAlignment w:val="auto"/>
              <w:rPr>
                <w:del w:id="4015" w:author="Si-yuan LIU" w:date="2026-07-24T14:26:00Z" w16du:dateUtc="2026-07-24T06:26:00Z"/>
                <w:color w:val="000000" w:themeColor="text1"/>
                <w:kern w:val="0"/>
                <w:sz w:val="21"/>
                <w:szCs w:val="21"/>
              </w:rPr>
            </w:pPr>
            <w:del w:id="4016" w:author="Si-yuan LIU" w:date="2026-07-24T14:26:00Z" w16du:dateUtc="2026-07-24T06:26:00Z">
              <w:r w:rsidDel="00964E30">
                <w:rPr>
                  <w:color w:val="000000" w:themeColor="text1"/>
                  <w:kern w:val="0"/>
                  <w:sz w:val="21"/>
                  <w:szCs w:val="21"/>
                </w:rPr>
                <w:delText>2</w:delText>
              </w:r>
            </w:del>
          </w:p>
        </w:tc>
        <w:tc>
          <w:tcPr>
            <w:tcW w:w="222" w:type="pct"/>
            <w:vMerge w:val="restart"/>
            <w:vAlign w:val="center"/>
          </w:tcPr>
          <w:p w14:paraId="13F052A9" w14:textId="2896E8DF" w:rsidR="005F457E" w:rsidDel="00964E30" w:rsidRDefault="00000000">
            <w:pPr>
              <w:spacing w:after="0" w:line="240" w:lineRule="auto"/>
              <w:ind w:firstLineChars="0" w:firstLine="0"/>
              <w:textAlignment w:val="auto"/>
              <w:rPr>
                <w:del w:id="4017" w:author="Si-yuan LIU" w:date="2026-07-24T14:26:00Z" w16du:dateUtc="2026-07-24T06:26:00Z"/>
                <w:color w:val="000000" w:themeColor="text1"/>
                <w:kern w:val="0"/>
                <w:sz w:val="21"/>
                <w:szCs w:val="21"/>
              </w:rPr>
            </w:pPr>
            <w:del w:id="4018" w:author="Si-yuan LIU" w:date="2026-07-24T14:26:00Z" w16du:dateUtc="2026-07-24T06:26:00Z">
              <w:r w:rsidDel="00964E30">
                <w:rPr>
                  <w:rFonts w:hint="eastAsia"/>
                  <w:color w:val="000000" w:themeColor="text1"/>
                  <w:kern w:val="0"/>
                  <w:sz w:val="21"/>
                  <w:szCs w:val="21"/>
                </w:rPr>
                <w:delText>规划</w:delText>
              </w:r>
            </w:del>
          </w:p>
        </w:tc>
        <w:tc>
          <w:tcPr>
            <w:tcW w:w="816" w:type="pct"/>
            <w:vAlign w:val="center"/>
          </w:tcPr>
          <w:p w14:paraId="059FD226" w14:textId="6295966F" w:rsidR="005F457E" w:rsidDel="00964E30" w:rsidRDefault="00000000">
            <w:pPr>
              <w:spacing w:after="0" w:line="240" w:lineRule="auto"/>
              <w:ind w:firstLineChars="0" w:firstLine="0"/>
              <w:textAlignment w:val="auto"/>
              <w:rPr>
                <w:del w:id="4019" w:author="Si-yuan LIU" w:date="2026-07-24T14:26:00Z" w16du:dateUtc="2026-07-24T06:26:00Z"/>
                <w:color w:val="000000" w:themeColor="text1"/>
                <w:kern w:val="0"/>
                <w:sz w:val="21"/>
                <w:szCs w:val="21"/>
              </w:rPr>
            </w:pPr>
            <w:del w:id="4020" w:author="Si-yuan LIU" w:date="2026-07-24T14:26:00Z" w16du:dateUtc="2026-07-24T06:26:00Z">
              <w:r w:rsidDel="00964E30">
                <w:rPr>
                  <w:rFonts w:hint="eastAsia"/>
                  <w:color w:val="000000" w:themeColor="text1"/>
                  <w:kern w:val="0"/>
                  <w:sz w:val="21"/>
                  <w:szCs w:val="21"/>
                </w:rPr>
                <w:delText>建设项目选址意见书（</w:delText>
              </w:r>
              <w:r w:rsidDel="00964E30">
                <w:rPr>
                  <w:color w:val="000000" w:themeColor="text1"/>
                  <w:kern w:val="0"/>
                  <w:sz w:val="21"/>
                  <w:szCs w:val="21"/>
                </w:rPr>
                <w:delText>2019</w:delText>
              </w:r>
              <w:r w:rsidDel="00964E30">
                <w:rPr>
                  <w:rFonts w:hint="eastAsia"/>
                  <w:color w:val="000000" w:themeColor="text1"/>
                  <w:kern w:val="0"/>
                  <w:sz w:val="21"/>
                  <w:szCs w:val="21"/>
                </w:rPr>
                <w:delText>年</w:delText>
              </w:r>
              <w:r w:rsidDel="00964E30">
                <w:rPr>
                  <w:color w:val="000000" w:themeColor="text1"/>
                  <w:kern w:val="0"/>
                  <w:sz w:val="21"/>
                  <w:szCs w:val="21"/>
                </w:rPr>
                <w:delText>9</w:delText>
              </w:r>
              <w:r w:rsidDel="00964E30">
                <w:rPr>
                  <w:rFonts w:hint="eastAsia"/>
                  <w:color w:val="000000" w:themeColor="text1"/>
                  <w:kern w:val="0"/>
                  <w:sz w:val="21"/>
                  <w:szCs w:val="21"/>
                </w:rPr>
                <w:delText>月以后为建设项目用地预审与选址意见书）</w:delText>
              </w:r>
            </w:del>
          </w:p>
        </w:tc>
        <w:tc>
          <w:tcPr>
            <w:tcW w:w="673" w:type="pct"/>
            <w:vAlign w:val="center"/>
          </w:tcPr>
          <w:p w14:paraId="5F4DAA7C" w14:textId="18111B89" w:rsidR="005F457E" w:rsidDel="00964E30" w:rsidRDefault="00000000">
            <w:pPr>
              <w:spacing w:after="0" w:line="240" w:lineRule="auto"/>
              <w:ind w:firstLineChars="0" w:firstLine="0"/>
              <w:textAlignment w:val="auto"/>
              <w:rPr>
                <w:del w:id="4021" w:author="Si-yuan LIU" w:date="2026-07-24T14:26:00Z" w16du:dateUtc="2026-07-24T06:26:00Z"/>
                <w:color w:val="000000" w:themeColor="text1"/>
                <w:kern w:val="0"/>
                <w:sz w:val="21"/>
                <w:szCs w:val="21"/>
              </w:rPr>
            </w:pPr>
            <w:del w:id="4022" w:author="Si-yuan LIU" w:date="2026-07-24T14:26:00Z" w16du:dateUtc="2026-07-24T06:26:00Z">
              <w:r w:rsidDel="00964E30">
                <w:rPr>
                  <w:color w:val="000000" w:themeColor="text1"/>
                  <w:kern w:val="0"/>
                  <w:sz w:val="21"/>
                  <w:szCs w:val="21"/>
                </w:rPr>
                <w:delText>-</w:delText>
              </w:r>
            </w:del>
          </w:p>
        </w:tc>
        <w:tc>
          <w:tcPr>
            <w:tcW w:w="907" w:type="pct"/>
            <w:vAlign w:val="center"/>
          </w:tcPr>
          <w:p w14:paraId="4192371B" w14:textId="0F8FECD7" w:rsidR="005F457E" w:rsidDel="00964E30" w:rsidRDefault="00000000">
            <w:pPr>
              <w:spacing w:after="0" w:line="240" w:lineRule="auto"/>
              <w:ind w:firstLineChars="0" w:firstLine="0"/>
              <w:textAlignment w:val="auto"/>
              <w:rPr>
                <w:del w:id="4023" w:author="Si-yuan LIU" w:date="2026-07-24T14:26:00Z" w16du:dateUtc="2026-07-24T06:26:00Z"/>
                <w:color w:val="000000" w:themeColor="text1"/>
                <w:kern w:val="0"/>
                <w:sz w:val="21"/>
                <w:szCs w:val="21"/>
              </w:rPr>
            </w:pPr>
            <w:del w:id="4024" w:author="Si-yuan LIU" w:date="2026-07-24T14:26:00Z" w16du:dateUtc="2026-07-24T06:26:00Z">
              <w:r w:rsidDel="00964E30">
                <w:rPr>
                  <w:color w:val="000000" w:themeColor="text1"/>
                  <w:kern w:val="0"/>
                  <w:sz w:val="21"/>
                  <w:szCs w:val="21"/>
                </w:rPr>
                <w:delText>-</w:delText>
              </w:r>
            </w:del>
          </w:p>
        </w:tc>
        <w:tc>
          <w:tcPr>
            <w:tcW w:w="770" w:type="pct"/>
            <w:vAlign w:val="center"/>
          </w:tcPr>
          <w:p w14:paraId="2158DB68" w14:textId="31C999DB" w:rsidR="005F457E" w:rsidDel="00964E30" w:rsidRDefault="00000000">
            <w:pPr>
              <w:spacing w:after="0" w:line="240" w:lineRule="auto"/>
              <w:ind w:firstLineChars="0" w:firstLine="0"/>
              <w:textAlignment w:val="auto"/>
              <w:rPr>
                <w:del w:id="4025" w:author="Si-yuan LIU" w:date="2026-07-24T14:26:00Z" w16du:dateUtc="2026-07-24T06:26:00Z"/>
                <w:color w:val="000000" w:themeColor="text1"/>
                <w:kern w:val="0"/>
                <w:sz w:val="21"/>
                <w:szCs w:val="21"/>
              </w:rPr>
            </w:pPr>
            <w:del w:id="4026" w:author="Si-yuan LIU" w:date="2026-07-24T14:26:00Z" w16du:dateUtc="2026-07-24T06:26:00Z">
              <w:r w:rsidDel="00964E30">
                <w:rPr>
                  <w:color w:val="000000" w:themeColor="text1"/>
                  <w:kern w:val="0"/>
                  <w:sz w:val="21"/>
                  <w:szCs w:val="21"/>
                </w:rPr>
                <w:delText>-</w:delText>
              </w:r>
            </w:del>
          </w:p>
        </w:tc>
        <w:tc>
          <w:tcPr>
            <w:tcW w:w="760" w:type="pct"/>
            <w:vAlign w:val="center"/>
          </w:tcPr>
          <w:p w14:paraId="68E5DB07" w14:textId="537EFB51" w:rsidR="005F457E" w:rsidDel="00964E30" w:rsidRDefault="00000000">
            <w:pPr>
              <w:spacing w:after="0" w:line="240" w:lineRule="auto"/>
              <w:ind w:firstLineChars="0" w:firstLine="0"/>
              <w:textAlignment w:val="auto"/>
              <w:rPr>
                <w:del w:id="4027" w:author="Si-yuan LIU" w:date="2026-07-24T14:26:00Z" w16du:dateUtc="2026-07-24T06:26:00Z"/>
                <w:color w:val="000000" w:themeColor="text1"/>
                <w:kern w:val="0"/>
                <w:sz w:val="21"/>
                <w:szCs w:val="21"/>
              </w:rPr>
            </w:pPr>
            <w:del w:id="4028" w:author="Si-yuan LIU" w:date="2026-07-24T14:26:00Z" w16du:dateUtc="2026-07-24T06:26:00Z">
              <w:r w:rsidDel="00964E30">
                <w:rPr>
                  <w:rFonts w:hint="eastAsia"/>
                  <w:color w:val="000000" w:themeColor="text1"/>
                  <w:kern w:val="0"/>
                  <w:sz w:val="21"/>
                  <w:szCs w:val="21"/>
                </w:rPr>
                <w:delText>投资建设时无需办理</w:delText>
              </w:r>
            </w:del>
          </w:p>
        </w:tc>
        <w:tc>
          <w:tcPr>
            <w:tcW w:w="706" w:type="pct"/>
            <w:vAlign w:val="center"/>
          </w:tcPr>
          <w:p w14:paraId="551088DD" w14:textId="6C0C76E4" w:rsidR="005F457E" w:rsidDel="00964E30" w:rsidRDefault="00000000">
            <w:pPr>
              <w:spacing w:after="0" w:line="240" w:lineRule="auto"/>
              <w:ind w:firstLineChars="0" w:firstLine="0"/>
              <w:textAlignment w:val="auto"/>
              <w:rPr>
                <w:del w:id="4029" w:author="Si-yuan LIU" w:date="2026-07-24T14:26:00Z" w16du:dateUtc="2026-07-24T06:26:00Z"/>
                <w:color w:val="000000" w:themeColor="text1"/>
                <w:kern w:val="0"/>
                <w:sz w:val="21"/>
                <w:szCs w:val="21"/>
              </w:rPr>
            </w:pPr>
            <w:del w:id="4030" w:author="Si-yuan LIU" w:date="2026-07-24T14:26:00Z" w16du:dateUtc="2026-07-24T06:26:00Z">
              <w:r w:rsidDel="00964E30">
                <w:rPr>
                  <w:rFonts w:hint="eastAsia"/>
                  <w:color w:val="000000" w:themeColor="text1"/>
                  <w:kern w:val="0"/>
                  <w:sz w:val="21"/>
                  <w:szCs w:val="21"/>
                </w:rPr>
                <w:delText>不涉及划拨用地，故不涉及，详见后文</w:delText>
              </w:r>
              <w:r w:rsidDel="00964E30">
                <w:rPr>
                  <w:color w:val="000000" w:themeColor="text1"/>
                  <w:kern w:val="0"/>
                  <w:sz w:val="21"/>
                  <w:szCs w:val="21"/>
                </w:rPr>
                <w:delText>3.</w:delText>
              </w:r>
              <w:r w:rsidDel="00964E30">
                <w:rPr>
                  <w:rFonts w:hint="eastAsia"/>
                  <w:color w:val="000000" w:themeColor="text1"/>
                  <w:kern w:val="0"/>
                  <w:sz w:val="21"/>
                  <w:szCs w:val="21"/>
                </w:rPr>
                <w:delText>（</w:delText>
              </w:r>
              <w:r w:rsidDel="00964E30">
                <w:rPr>
                  <w:color w:val="000000" w:themeColor="text1"/>
                  <w:kern w:val="0"/>
                  <w:sz w:val="21"/>
                  <w:szCs w:val="21"/>
                </w:rPr>
                <w:delText>2</w:delText>
              </w:r>
              <w:r w:rsidDel="00964E30">
                <w:rPr>
                  <w:rFonts w:hint="eastAsia"/>
                  <w:color w:val="000000" w:themeColor="text1"/>
                  <w:kern w:val="0"/>
                  <w:sz w:val="21"/>
                  <w:szCs w:val="21"/>
                </w:rPr>
                <w:delText>）论述</w:delText>
              </w:r>
            </w:del>
          </w:p>
        </w:tc>
      </w:tr>
      <w:tr w:rsidR="005F457E" w:rsidDel="00964E30" w14:paraId="41D65FEC" w14:textId="657667F7">
        <w:trPr>
          <w:trHeight w:val="284"/>
          <w:jc w:val="center"/>
          <w:del w:id="4031" w:author="Si-yuan LIU" w:date="2026-07-24T14:26:00Z" w16du:dateUtc="2026-07-24T06:26:00Z"/>
        </w:trPr>
        <w:tc>
          <w:tcPr>
            <w:tcW w:w="146" w:type="pct"/>
            <w:vMerge/>
            <w:vAlign w:val="center"/>
          </w:tcPr>
          <w:p w14:paraId="440B9C64" w14:textId="0B37AF29" w:rsidR="005F457E" w:rsidDel="00964E30" w:rsidRDefault="005F457E">
            <w:pPr>
              <w:spacing w:after="0" w:line="240" w:lineRule="auto"/>
              <w:ind w:firstLineChars="0" w:firstLine="0"/>
              <w:textAlignment w:val="auto"/>
              <w:rPr>
                <w:del w:id="4032" w:author="Si-yuan LIU" w:date="2026-07-24T14:26:00Z" w16du:dateUtc="2026-07-24T06:26:00Z"/>
                <w:color w:val="000000" w:themeColor="text1"/>
                <w:kern w:val="0"/>
                <w:sz w:val="21"/>
                <w:szCs w:val="21"/>
              </w:rPr>
            </w:pPr>
          </w:p>
        </w:tc>
        <w:tc>
          <w:tcPr>
            <w:tcW w:w="222" w:type="pct"/>
            <w:vMerge/>
            <w:vAlign w:val="center"/>
          </w:tcPr>
          <w:p w14:paraId="0C7B8B50" w14:textId="724777BB" w:rsidR="005F457E" w:rsidDel="00964E30" w:rsidRDefault="005F457E">
            <w:pPr>
              <w:spacing w:after="0" w:line="240" w:lineRule="auto"/>
              <w:ind w:firstLineChars="0" w:firstLine="0"/>
              <w:textAlignment w:val="auto"/>
              <w:rPr>
                <w:del w:id="4033" w:author="Si-yuan LIU" w:date="2026-07-24T14:26:00Z" w16du:dateUtc="2026-07-24T06:26:00Z"/>
                <w:color w:val="000000" w:themeColor="text1"/>
                <w:kern w:val="0"/>
                <w:sz w:val="21"/>
                <w:szCs w:val="21"/>
              </w:rPr>
            </w:pPr>
          </w:p>
        </w:tc>
        <w:tc>
          <w:tcPr>
            <w:tcW w:w="816" w:type="pct"/>
            <w:vAlign w:val="center"/>
          </w:tcPr>
          <w:p w14:paraId="7A9C2D83" w14:textId="54703D7F" w:rsidR="005F457E" w:rsidDel="00964E30" w:rsidRDefault="00000000">
            <w:pPr>
              <w:spacing w:after="0" w:line="240" w:lineRule="auto"/>
              <w:ind w:firstLineChars="0" w:firstLine="0"/>
              <w:textAlignment w:val="auto"/>
              <w:rPr>
                <w:del w:id="4034" w:author="Si-yuan LIU" w:date="2026-07-24T14:26:00Z" w16du:dateUtc="2026-07-24T06:26:00Z"/>
                <w:color w:val="000000" w:themeColor="text1"/>
                <w:kern w:val="0"/>
                <w:sz w:val="21"/>
                <w:szCs w:val="21"/>
              </w:rPr>
            </w:pPr>
            <w:del w:id="4035" w:author="Si-yuan LIU" w:date="2026-07-24T14:26:00Z" w16du:dateUtc="2026-07-24T06:26:00Z">
              <w:r w:rsidDel="00964E30">
                <w:rPr>
                  <w:rFonts w:hint="eastAsia"/>
                  <w:color w:val="000000" w:themeColor="text1"/>
                  <w:kern w:val="0"/>
                  <w:sz w:val="21"/>
                  <w:szCs w:val="21"/>
                </w:rPr>
                <w:delText>建设用地规划许可证</w:delText>
              </w:r>
            </w:del>
          </w:p>
        </w:tc>
        <w:tc>
          <w:tcPr>
            <w:tcW w:w="673" w:type="pct"/>
            <w:vAlign w:val="center"/>
          </w:tcPr>
          <w:p w14:paraId="548AF64C" w14:textId="1C6E78CD" w:rsidR="005F457E" w:rsidDel="00964E30" w:rsidRDefault="00000000">
            <w:pPr>
              <w:spacing w:after="0" w:line="240" w:lineRule="auto"/>
              <w:ind w:firstLineChars="0" w:firstLine="0"/>
              <w:textAlignment w:val="auto"/>
              <w:rPr>
                <w:del w:id="4036" w:author="Si-yuan LIU" w:date="2026-07-24T14:26:00Z" w16du:dateUtc="2026-07-24T06:26:00Z"/>
                <w:color w:val="000000" w:themeColor="text1"/>
                <w:kern w:val="0"/>
                <w:sz w:val="21"/>
                <w:szCs w:val="21"/>
              </w:rPr>
            </w:pPr>
            <w:del w:id="4037" w:author="Si-yuan LIU" w:date="2026-07-24T14:26:00Z" w16du:dateUtc="2026-07-24T06:26:00Z">
              <w:r w:rsidDel="00964E30">
                <w:rPr>
                  <w:color w:val="000000" w:themeColor="text1"/>
                  <w:kern w:val="0"/>
                  <w:sz w:val="21"/>
                  <w:szCs w:val="21"/>
                </w:rPr>
                <w:delText>2020</w:delText>
              </w:r>
              <w:r w:rsidDel="00964E30">
                <w:rPr>
                  <w:rFonts w:hint="eastAsia"/>
                  <w:color w:val="000000" w:themeColor="text1"/>
                  <w:kern w:val="0"/>
                  <w:sz w:val="21"/>
                  <w:szCs w:val="21"/>
                </w:rPr>
                <w:delText>年</w:delText>
              </w:r>
              <w:r w:rsidDel="00964E30">
                <w:rPr>
                  <w:color w:val="000000" w:themeColor="text1"/>
                  <w:kern w:val="0"/>
                  <w:sz w:val="21"/>
                  <w:szCs w:val="21"/>
                </w:rPr>
                <w:delText>9</w:delText>
              </w:r>
              <w:r w:rsidDel="00964E30">
                <w:rPr>
                  <w:rFonts w:hint="eastAsia"/>
                  <w:color w:val="000000" w:themeColor="text1"/>
                  <w:kern w:val="0"/>
                  <w:sz w:val="21"/>
                  <w:szCs w:val="21"/>
                </w:rPr>
                <w:delText>月</w:delText>
              </w:r>
              <w:r w:rsidDel="00964E30">
                <w:rPr>
                  <w:color w:val="000000" w:themeColor="text1"/>
                  <w:kern w:val="0"/>
                  <w:sz w:val="21"/>
                  <w:szCs w:val="21"/>
                </w:rPr>
                <w:delText>15</w:delText>
              </w:r>
              <w:r w:rsidDel="00964E30">
                <w:rPr>
                  <w:rFonts w:hint="eastAsia"/>
                  <w:color w:val="000000" w:themeColor="text1"/>
                  <w:kern w:val="0"/>
                  <w:sz w:val="21"/>
                  <w:szCs w:val="21"/>
                </w:rPr>
                <w:delText>日</w:delText>
              </w:r>
            </w:del>
          </w:p>
        </w:tc>
        <w:tc>
          <w:tcPr>
            <w:tcW w:w="907" w:type="pct"/>
            <w:vAlign w:val="center"/>
          </w:tcPr>
          <w:p w14:paraId="72179740" w14:textId="55DCAB0F" w:rsidR="005F457E" w:rsidDel="00964E30" w:rsidRDefault="00000000">
            <w:pPr>
              <w:spacing w:after="0" w:line="240" w:lineRule="auto"/>
              <w:ind w:firstLineChars="0" w:firstLine="0"/>
              <w:textAlignment w:val="auto"/>
              <w:rPr>
                <w:del w:id="4038" w:author="Si-yuan LIU" w:date="2026-07-24T14:26:00Z" w16du:dateUtc="2026-07-24T06:26:00Z"/>
                <w:color w:val="000000" w:themeColor="text1"/>
                <w:kern w:val="0"/>
                <w:sz w:val="21"/>
                <w:szCs w:val="21"/>
              </w:rPr>
            </w:pPr>
            <w:del w:id="4039" w:author="Si-yuan LIU" w:date="2026-07-24T14:26:00Z" w16du:dateUtc="2026-07-24T06:26:00Z">
              <w:r w:rsidDel="00964E30">
                <w:rPr>
                  <w:rFonts w:hint="eastAsia"/>
                  <w:color w:val="000000" w:themeColor="text1"/>
                  <w:kern w:val="0"/>
                  <w:sz w:val="21"/>
                  <w:szCs w:val="21"/>
                </w:rPr>
                <w:delText>广州南沙经济技术开发区行政审批局</w:delText>
              </w:r>
            </w:del>
          </w:p>
        </w:tc>
        <w:tc>
          <w:tcPr>
            <w:tcW w:w="770" w:type="pct"/>
            <w:vAlign w:val="center"/>
          </w:tcPr>
          <w:p w14:paraId="0E1263B2" w14:textId="5579DED3" w:rsidR="005F457E" w:rsidDel="00964E30" w:rsidRDefault="00000000">
            <w:pPr>
              <w:spacing w:after="0" w:line="240" w:lineRule="auto"/>
              <w:ind w:firstLineChars="0" w:firstLine="0"/>
              <w:textAlignment w:val="auto"/>
              <w:rPr>
                <w:del w:id="4040" w:author="Si-yuan LIU" w:date="2026-07-24T14:26:00Z" w16du:dateUtc="2026-07-24T06:26:00Z"/>
                <w:color w:val="000000" w:themeColor="text1"/>
                <w:kern w:val="0"/>
                <w:sz w:val="21"/>
                <w:szCs w:val="21"/>
              </w:rPr>
            </w:pPr>
            <w:del w:id="4041" w:author="Si-yuan LIU" w:date="2026-07-24T14:26:00Z" w16du:dateUtc="2026-07-24T06:26:00Z">
              <w:r w:rsidDel="00964E30">
                <w:rPr>
                  <w:rFonts w:hint="eastAsia"/>
                  <w:color w:val="000000" w:themeColor="text1"/>
                  <w:kern w:val="0"/>
                  <w:sz w:val="21"/>
                  <w:szCs w:val="21"/>
                </w:rPr>
                <w:delText>地字第</w:delText>
              </w:r>
              <w:r w:rsidDel="00964E30">
                <w:rPr>
                  <w:color w:val="000000" w:themeColor="text1"/>
                  <w:kern w:val="0"/>
                  <w:sz w:val="21"/>
                  <w:szCs w:val="21"/>
                </w:rPr>
                <w:delText>440115202000304</w:delText>
              </w:r>
              <w:r w:rsidDel="00964E30">
                <w:rPr>
                  <w:rFonts w:hint="eastAsia"/>
                  <w:color w:val="000000" w:themeColor="text1"/>
                  <w:kern w:val="0"/>
                  <w:sz w:val="21"/>
                  <w:szCs w:val="21"/>
                </w:rPr>
                <w:delText>号</w:delText>
              </w:r>
              <w:r w:rsidDel="00964E30">
                <w:rPr>
                  <w:color w:val="000000" w:themeColor="text1"/>
                  <w:kern w:val="0"/>
                  <w:sz w:val="21"/>
                  <w:szCs w:val="21"/>
                </w:rPr>
                <w:delText xml:space="preserve"> </w:delText>
              </w:r>
              <w:r w:rsidDel="00964E30">
                <w:rPr>
                  <w:rFonts w:hint="eastAsia"/>
                  <w:color w:val="000000" w:themeColor="text1"/>
                  <w:kern w:val="0"/>
                  <w:sz w:val="21"/>
                  <w:szCs w:val="21"/>
                </w:rPr>
                <w:delText>穗南审批地证〔</w:delText>
              </w:r>
              <w:r w:rsidDel="00964E30">
                <w:rPr>
                  <w:color w:val="000000" w:themeColor="text1"/>
                  <w:kern w:val="0"/>
                  <w:sz w:val="21"/>
                  <w:szCs w:val="21"/>
                </w:rPr>
                <w:delText>2020</w:delText>
              </w:r>
              <w:r w:rsidDel="00964E30">
                <w:rPr>
                  <w:rFonts w:hint="eastAsia"/>
                  <w:color w:val="000000" w:themeColor="text1"/>
                  <w:kern w:val="0"/>
                  <w:sz w:val="21"/>
                  <w:szCs w:val="21"/>
                </w:rPr>
                <w:delText>〕</w:delText>
              </w:r>
              <w:r w:rsidDel="00964E30">
                <w:rPr>
                  <w:color w:val="000000" w:themeColor="text1"/>
                  <w:kern w:val="0"/>
                  <w:sz w:val="21"/>
                  <w:szCs w:val="21"/>
                </w:rPr>
                <w:delText>31</w:delText>
              </w:r>
              <w:r w:rsidDel="00964E30">
                <w:rPr>
                  <w:rFonts w:hint="eastAsia"/>
                  <w:color w:val="000000" w:themeColor="text1"/>
                  <w:kern w:val="0"/>
                  <w:sz w:val="21"/>
                  <w:szCs w:val="21"/>
                </w:rPr>
                <w:delText>号</w:delText>
              </w:r>
            </w:del>
          </w:p>
        </w:tc>
        <w:tc>
          <w:tcPr>
            <w:tcW w:w="760" w:type="pct"/>
            <w:vAlign w:val="center"/>
          </w:tcPr>
          <w:p w14:paraId="72875749" w14:textId="4D0869CC" w:rsidR="005F457E" w:rsidDel="00964E30" w:rsidRDefault="00000000">
            <w:pPr>
              <w:spacing w:after="0" w:line="240" w:lineRule="auto"/>
              <w:ind w:firstLineChars="0" w:firstLine="0"/>
              <w:textAlignment w:val="auto"/>
              <w:rPr>
                <w:del w:id="4042" w:author="Si-yuan LIU" w:date="2026-07-24T14:26:00Z" w16du:dateUtc="2026-07-24T06:26:00Z"/>
                <w:color w:val="000000" w:themeColor="text1"/>
                <w:kern w:val="0"/>
                <w:sz w:val="21"/>
                <w:szCs w:val="21"/>
              </w:rPr>
            </w:pPr>
            <w:del w:id="4043" w:author="Si-yuan LIU" w:date="2026-07-24T14:26:00Z" w16du:dateUtc="2026-07-24T06:26:00Z">
              <w:r w:rsidDel="00964E30">
                <w:rPr>
                  <w:rFonts w:hint="eastAsia"/>
                  <w:color w:val="000000" w:themeColor="text1"/>
                  <w:kern w:val="0"/>
                  <w:sz w:val="21"/>
                  <w:szCs w:val="21"/>
                </w:rPr>
                <w:delText>正常办理</w:delText>
              </w:r>
            </w:del>
          </w:p>
        </w:tc>
        <w:tc>
          <w:tcPr>
            <w:tcW w:w="706" w:type="pct"/>
            <w:vAlign w:val="center"/>
          </w:tcPr>
          <w:p w14:paraId="4D2C917E" w14:textId="44FE28F7" w:rsidR="005F457E" w:rsidDel="00964E30" w:rsidRDefault="00000000">
            <w:pPr>
              <w:spacing w:after="0" w:line="240" w:lineRule="auto"/>
              <w:ind w:firstLineChars="0" w:firstLine="0"/>
              <w:textAlignment w:val="auto"/>
              <w:rPr>
                <w:del w:id="4044" w:author="Si-yuan LIU" w:date="2026-07-24T14:26:00Z" w16du:dateUtc="2026-07-24T06:26:00Z"/>
                <w:color w:val="000000" w:themeColor="text1"/>
                <w:kern w:val="0"/>
                <w:sz w:val="21"/>
                <w:szCs w:val="21"/>
              </w:rPr>
            </w:pPr>
            <w:del w:id="4045" w:author="Si-yuan LIU" w:date="2026-07-24T14:26:00Z" w16du:dateUtc="2026-07-24T06:26:00Z">
              <w:r w:rsidDel="00964E30">
                <w:rPr>
                  <w:rFonts w:hint="eastAsia"/>
                  <w:color w:val="000000" w:themeColor="text1"/>
                  <w:kern w:val="0"/>
                  <w:sz w:val="21"/>
                  <w:szCs w:val="21"/>
                </w:rPr>
                <w:delText>对应奥飞数据数字智慧产业园，含</w:delText>
              </w:r>
              <w:r w:rsidDel="00964E30">
                <w:rPr>
                  <w:color w:val="000000" w:themeColor="text1"/>
                  <w:kern w:val="0"/>
                  <w:sz w:val="21"/>
                  <w:szCs w:val="21"/>
                </w:rPr>
                <w:delText>1</w:delText>
              </w:r>
              <w:r w:rsidDel="00964E30">
                <w:rPr>
                  <w:rFonts w:hint="eastAsia"/>
                  <w:color w:val="000000" w:themeColor="text1"/>
                  <w:kern w:val="0"/>
                  <w:sz w:val="21"/>
                  <w:szCs w:val="21"/>
                </w:rPr>
                <w:delText>、</w:delText>
              </w:r>
              <w:r w:rsidDel="00964E30">
                <w:rPr>
                  <w:color w:val="000000" w:themeColor="text1"/>
                  <w:kern w:val="0"/>
                  <w:sz w:val="21"/>
                  <w:szCs w:val="21"/>
                </w:rPr>
                <w:delText>2</w:delText>
              </w:r>
              <w:r w:rsidDel="00964E30">
                <w:rPr>
                  <w:rFonts w:hint="eastAsia"/>
                  <w:color w:val="000000" w:themeColor="text1"/>
                  <w:kern w:val="0"/>
                  <w:sz w:val="21"/>
                  <w:szCs w:val="21"/>
                </w:rPr>
                <w:delText>号楼。见附件</w:delText>
              </w:r>
              <w:r w:rsidDel="00964E30">
                <w:rPr>
                  <w:color w:val="000000" w:themeColor="text1"/>
                  <w:kern w:val="0"/>
                  <w:sz w:val="21"/>
                  <w:szCs w:val="21"/>
                </w:rPr>
                <w:delText>13-2-1</w:delText>
              </w:r>
            </w:del>
          </w:p>
        </w:tc>
      </w:tr>
      <w:tr w:rsidR="005F457E" w:rsidDel="00964E30" w14:paraId="3A1C43F3" w14:textId="0A0D982F">
        <w:trPr>
          <w:trHeight w:val="284"/>
          <w:jc w:val="center"/>
          <w:del w:id="4046" w:author="Si-yuan LIU" w:date="2026-07-24T14:26:00Z" w16du:dateUtc="2026-07-24T06:26:00Z"/>
        </w:trPr>
        <w:tc>
          <w:tcPr>
            <w:tcW w:w="146" w:type="pct"/>
            <w:vMerge/>
            <w:vAlign w:val="center"/>
          </w:tcPr>
          <w:p w14:paraId="582AAFB5" w14:textId="0A7F5F93" w:rsidR="005F457E" w:rsidDel="00964E30" w:rsidRDefault="005F457E">
            <w:pPr>
              <w:spacing w:after="0" w:line="240" w:lineRule="auto"/>
              <w:ind w:firstLineChars="0" w:firstLine="0"/>
              <w:textAlignment w:val="auto"/>
              <w:rPr>
                <w:del w:id="4047" w:author="Si-yuan LIU" w:date="2026-07-24T14:26:00Z" w16du:dateUtc="2026-07-24T06:26:00Z"/>
                <w:color w:val="000000" w:themeColor="text1"/>
                <w:kern w:val="0"/>
                <w:sz w:val="21"/>
                <w:szCs w:val="21"/>
              </w:rPr>
            </w:pPr>
          </w:p>
        </w:tc>
        <w:tc>
          <w:tcPr>
            <w:tcW w:w="222" w:type="pct"/>
            <w:vMerge/>
            <w:vAlign w:val="center"/>
          </w:tcPr>
          <w:p w14:paraId="78A39DD3" w14:textId="53825302" w:rsidR="005F457E" w:rsidDel="00964E30" w:rsidRDefault="005F457E">
            <w:pPr>
              <w:spacing w:after="0" w:line="240" w:lineRule="auto"/>
              <w:ind w:firstLineChars="0" w:firstLine="0"/>
              <w:textAlignment w:val="auto"/>
              <w:rPr>
                <w:del w:id="4048" w:author="Si-yuan LIU" w:date="2026-07-24T14:26:00Z" w16du:dateUtc="2026-07-24T06:26:00Z"/>
                <w:color w:val="000000" w:themeColor="text1"/>
                <w:kern w:val="0"/>
                <w:sz w:val="21"/>
                <w:szCs w:val="21"/>
              </w:rPr>
            </w:pPr>
          </w:p>
        </w:tc>
        <w:tc>
          <w:tcPr>
            <w:tcW w:w="816" w:type="pct"/>
            <w:vAlign w:val="center"/>
          </w:tcPr>
          <w:p w14:paraId="37EA9725" w14:textId="1835E4B4" w:rsidR="005F457E" w:rsidDel="00964E30" w:rsidRDefault="00000000">
            <w:pPr>
              <w:spacing w:after="0" w:line="240" w:lineRule="auto"/>
              <w:ind w:firstLineChars="0" w:firstLine="0"/>
              <w:textAlignment w:val="auto"/>
              <w:rPr>
                <w:del w:id="4049" w:author="Si-yuan LIU" w:date="2026-07-24T14:26:00Z" w16du:dateUtc="2026-07-24T06:26:00Z"/>
                <w:color w:val="000000" w:themeColor="text1"/>
                <w:kern w:val="0"/>
                <w:sz w:val="21"/>
                <w:szCs w:val="21"/>
              </w:rPr>
            </w:pPr>
            <w:del w:id="4050" w:author="Si-yuan LIU" w:date="2026-07-24T14:26:00Z" w16du:dateUtc="2026-07-24T06:26:00Z">
              <w:r w:rsidDel="00964E30">
                <w:rPr>
                  <w:rFonts w:hint="eastAsia"/>
                  <w:color w:val="000000" w:themeColor="text1"/>
                  <w:kern w:val="0"/>
                  <w:sz w:val="21"/>
                  <w:szCs w:val="21"/>
                </w:rPr>
                <w:delText>建设工程规划许可证</w:delText>
              </w:r>
            </w:del>
          </w:p>
        </w:tc>
        <w:tc>
          <w:tcPr>
            <w:tcW w:w="673" w:type="pct"/>
            <w:vAlign w:val="center"/>
          </w:tcPr>
          <w:p w14:paraId="3DB54B12" w14:textId="73FE619A" w:rsidR="005F457E" w:rsidDel="00964E30" w:rsidRDefault="00000000">
            <w:pPr>
              <w:spacing w:after="0" w:line="240" w:lineRule="auto"/>
              <w:ind w:firstLineChars="0" w:firstLine="0"/>
              <w:textAlignment w:val="auto"/>
              <w:rPr>
                <w:del w:id="4051" w:author="Si-yuan LIU" w:date="2026-07-24T14:26:00Z" w16du:dateUtc="2026-07-24T06:26:00Z"/>
                <w:color w:val="000000" w:themeColor="text1"/>
                <w:kern w:val="0"/>
                <w:sz w:val="21"/>
                <w:szCs w:val="21"/>
              </w:rPr>
            </w:pPr>
            <w:del w:id="4052" w:author="Si-yuan LIU" w:date="2026-07-24T14:26:00Z" w16du:dateUtc="2026-07-24T06:26:00Z">
              <w:r w:rsidDel="00964E30">
                <w:rPr>
                  <w:color w:val="000000" w:themeColor="text1"/>
                  <w:kern w:val="0"/>
                  <w:sz w:val="21"/>
                  <w:szCs w:val="21"/>
                </w:rPr>
                <w:delText>2020</w:delText>
              </w:r>
              <w:r w:rsidDel="00964E30">
                <w:rPr>
                  <w:rFonts w:hint="eastAsia"/>
                  <w:color w:val="000000" w:themeColor="text1"/>
                  <w:kern w:val="0"/>
                  <w:sz w:val="21"/>
                  <w:szCs w:val="21"/>
                </w:rPr>
                <w:delText>年</w:delText>
              </w:r>
              <w:r w:rsidDel="00964E30">
                <w:rPr>
                  <w:color w:val="000000" w:themeColor="text1"/>
                  <w:kern w:val="0"/>
                  <w:sz w:val="21"/>
                  <w:szCs w:val="21"/>
                </w:rPr>
                <w:delText>12</w:delText>
              </w:r>
              <w:r w:rsidDel="00964E30">
                <w:rPr>
                  <w:rFonts w:hint="eastAsia"/>
                  <w:color w:val="000000" w:themeColor="text1"/>
                  <w:kern w:val="0"/>
                  <w:sz w:val="21"/>
                  <w:szCs w:val="21"/>
                </w:rPr>
                <w:delText>月</w:delText>
              </w:r>
              <w:r w:rsidDel="00964E30">
                <w:rPr>
                  <w:color w:val="000000" w:themeColor="text1"/>
                  <w:kern w:val="0"/>
                  <w:sz w:val="21"/>
                  <w:szCs w:val="21"/>
                </w:rPr>
                <w:delText>15</w:delText>
              </w:r>
              <w:r w:rsidDel="00964E30">
                <w:rPr>
                  <w:rFonts w:hint="eastAsia"/>
                  <w:color w:val="000000" w:themeColor="text1"/>
                  <w:kern w:val="0"/>
                  <w:sz w:val="21"/>
                  <w:szCs w:val="21"/>
                </w:rPr>
                <w:delText>日</w:delText>
              </w:r>
            </w:del>
          </w:p>
        </w:tc>
        <w:tc>
          <w:tcPr>
            <w:tcW w:w="907" w:type="pct"/>
            <w:vAlign w:val="center"/>
          </w:tcPr>
          <w:p w14:paraId="6F0DC934" w14:textId="108B7B6B" w:rsidR="005F457E" w:rsidDel="00964E30" w:rsidRDefault="00000000">
            <w:pPr>
              <w:spacing w:after="0" w:line="240" w:lineRule="auto"/>
              <w:ind w:firstLineChars="0" w:firstLine="0"/>
              <w:textAlignment w:val="auto"/>
              <w:rPr>
                <w:del w:id="4053" w:author="Si-yuan LIU" w:date="2026-07-24T14:26:00Z" w16du:dateUtc="2026-07-24T06:26:00Z"/>
                <w:color w:val="000000" w:themeColor="text1"/>
                <w:kern w:val="0"/>
                <w:sz w:val="21"/>
                <w:szCs w:val="21"/>
              </w:rPr>
            </w:pPr>
            <w:del w:id="4054" w:author="Si-yuan LIU" w:date="2026-07-24T14:26:00Z" w16du:dateUtc="2026-07-24T06:26:00Z">
              <w:r w:rsidDel="00964E30">
                <w:rPr>
                  <w:rFonts w:hint="eastAsia"/>
                  <w:color w:val="000000" w:themeColor="text1"/>
                  <w:kern w:val="0"/>
                  <w:sz w:val="21"/>
                  <w:szCs w:val="21"/>
                </w:rPr>
                <w:delText>广州南沙经济技术开发区行政审批局</w:delText>
              </w:r>
            </w:del>
          </w:p>
        </w:tc>
        <w:tc>
          <w:tcPr>
            <w:tcW w:w="770" w:type="pct"/>
            <w:vAlign w:val="center"/>
          </w:tcPr>
          <w:p w14:paraId="7EECBDA8" w14:textId="05268D89" w:rsidR="005F457E" w:rsidDel="00964E30" w:rsidRDefault="00000000">
            <w:pPr>
              <w:spacing w:after="0" w:line="240" w:lineRule="auto"/>
              <w:ind w:firstLineChars="0" w:firstLine="0"/>
              <w:textAlignment w:val="auto"/>
              <w:rPr>
                <w:del w:id="4055" w:author="Si-yuan LIU" w:date="2026-07-24T14:26:00Z" w16du:dateUtc="2026-07-24T06:26:00Z"/>
                <w:color w:val="000000" w:themeColor="text1"/>
                <w:kern w:val="0"/>
                <w:sz w:val="21"/>
                <w:szCs w:val="21"/>
              </w:rPr>
            </w:pPr>
            <w:del w:id="4056" w:author="Si-yuan LIU" w:date="2026-07-24T14:26:00Z" w16du:dateUtc="2026-07-24T06:26:00Z">
              <w:r w:rsidDel="00964E30">
                <w:rPr>
                  <w:rFonts w:hint="eastAsia"/>
                  <w:color w:val="000000" w:themeColor="text1"/>
                  <w:kern w:val="0"/>
                  <w:sz w:val="21"/>
                  <w:szCs w:val="21"/>
                </w:rPr>
                <w:delText>建字第</w:delText>
              </w:r>
              <w:r w:rsidDel="00964E30">
                <w:rPr>
                  <w:color w:val="000000" w:themeColor="text1"/>
                  <w:kern w:val="0"/>
                  <w:sz w:val="21"/>
                  <w:szCs w:val="21"/>
                </w:rPr>
                <w:delText>440115202006545</w:delText>
              </w:r>
              <w:r w:rsidDel="00964E30">
                <w:rPr>
                  <w:rFonts w:hint="eastAsia"/>
                  <w:color w:val="000000" w:themeColor="text1"/>
                  <w:kern w:val="0"/>
                  <w:sz w:val="21"/>
                  <w:szCs w:val="21"/>
                </w:rPr>
                <w:delText>号</w:delText>
              </w:r>
              <w:r w:rsidDel="00964E30">
                <w:rPr>
                  <w:color w:val="000000" w:themeColor="text1"/>
                  <w:kern w:val="0"/>
                  <w:sz w:val="21"/>
                  <w:szCs w:val="21"/>
                </w:rPr>
                <w:delText xml:space="preserve"> </w:delText>
              </w:r>
              <w:r w:rsidDel="00964E30">
                <w:rPr>
                  <w:rFonts w:hint="eastAsia"/>
                  <w:color w:val="000000" w:themeColor="text1"/>
                  <w:kern w:val="0"/>
                  <w:sz w:val="21"/>
                  <w:szCs w:val="21"/>
                </w:rPr>
                <w:delText>穗南审批建证〔</w:delText>
              </w:r>
              <w:r w:rsidDel="00964E30">
                <w:rPr>
                  <w:color w:val="000000" w:themeColor="text1"/>
                  <w:kern w:val="0"/>
                  <w:sz w:val="21"/>
                  <w:szCs w:val="21"/>
                </w:rPr>
                <w:delText>2020</w:delText>
              </w:r>
              <w:r w:rsidDel="00964E30">
                <w:rPr>
                  <w:rFonts w:hint="eastAsia"/>
                  <w:color w:val="000000" w:themeColor="text1"/>
                  <w:kern w:val="0"/>
                  <w:sz w:val="21"/>
                  <w:szCs w:val="21"/>
                </w:rPr>
                <w:delText>〕</w:delText>
              </w:r>
              <w:r w:rsidDel="00964E30">
                <w:rPr>
                  <w:color w:val="000000" w:themeColor="text1"/>
                  <w:kern w:val="0"/>
                  <w:sz w:val="21"/>
                  <w:szCs w:val="21"/>
                </w:rPr>
                <w:delText>103</w:delText>
              </w:r>
              <w:r w:rsidDel="00964E30">
                <w:rPr>
                  <w:rFonts w:hint="eastAsia"/>
                  <w:color w:val="000000" w:themeColor="text1"/>
                  <w:kern w:val="0"/>
                  <w:sz w:val="21"/>
                  <w:szCs w:val="21"/>
                </w:rPr>
                <w:delText>号</w:delText>
              </w:r>
            </w:del>
          </w:p>
        </w:tc>
        <w:tc>
          <w:tcPr>
            <w:tcW w:w="760" w:type="pct"/>
            <w:vAlign w:val="center"/>
          </w:tcPr>
          <w:p w14:paraId="5B34DA47" w14:textId="1C17063B" w:rsidR="005F457E" w:rsidDel="00964E30" w:rsidRDefault="00000000">
            <w:pPr>
              <w:spacing w:after="0" w:line="240" w:lineRule="auto"/>
              <w:ind w:firstLineChars="0" w:firstLine="0"/>
              <w:textAlignment w:val="auto"/>
              <w:rPr>
                <w:del w:id="4057" w:author="Si-yuan LIU" w:date="2026-07-24T14:26:00Z" w16du:dateUtc="2026-07-24T06:26:00Z"/>
                <w:color w:val="000000" w:themeColor="text1"/>
                <w:kern w:val="0"/>
                <w:sz w:val="21"/>
                <w:szCs w:val="21"/>
              </w:rPr>
            </w:pPr>
            <w:del w:id="4058" w:author="Si-yuan LIU" w:date="2026-07-24T14:26:00Z" w16du:dateUtc="2026-07-24T06:26:00Z">
              <w:r w:rsidDel="00964E30">
                <w:rPr>
                  <w:rFonts w:hint="eastAsia"/>
                  <w:color w:val="000000" w:themeColor="text1"/>
                  <w:kern w:val="0"/>
                  <w:sz w:val="21"/>
                  <w:szCs w:val="21"/>
                </w:rPr>
                <w:delText>正常办理</w:delText>
              </w:r>
            </w:del>
          </w:p>
        </w:tc>
        <w:tc>
          <w:tcPr>
            <w:tcW w:w="706" w:type="pct"/>
            <w:vAlign w:val="center"/>
          </w:tcPr>
          <w:p w14:paraId="15A6C690" w14:textId="431B5160" w:rsidR="005F457E" w:rsidDel="00964E30" w:rsidRDefault="00000000">
            <w:pPr>
              <w:spacing w:after="0" w:line="240" w:lineRule="auto"/>
              <w:ind w:firstLineChars="0" w:firstLine="0"/>
              <w:textAlignment w:val="auto"/>
              <w:rPr>
                <w:del w:id="4059" w:author="Si-yuan LIU" w:date="2026-07-24T14:26:00Z" w16du:dateUtc="2026-07-24T06:26:00Z"/>
                <w:color w:val="000000" w:themeColor="text1"/>
                <w:kern w:val="0"/>
                <w:sz w:val="21"/>
                <w:szCs w:val="21"/>
              </w:rPr>
            </w:pPr>
            <w:del w:id="4060" w:author="Si-yuan LIU" w:date="2026-07-24T14:26:00Z" w16du:dateUtc="2026-07-24T06:26:00Z">
              <w:r w:rsidDel="00964E30">
                <w:rPr>
                  <w:rFonts w:hint="eastAsia"/>
                  <w:color w:val="000000" w:themeColor="text1"/>
                  <w:kern w:val="0"/>
                  <w:sz w:val="21"/>
                  <w:szCs w:val="21"/>
                </w:rPr>
                <w:delText>对应奥飞数据数字智慧产业园</w:delText>
              </w:r>
              <w:r w:rsidDel="00964E30">
                <w:rPr>
                  <w:color w:val="000000" w:themeColor="text1"/>
                  <w:kern w:val="0"/>
                  <w:sz w:val="21"/>
                  <w:szCs w:val="21"/>
                </w:rPr>
                <w:delText>1</w:delText>
              </w:r>
              <w:r w:rsidDel="00964E30">
                <w:rPr>
                  <w:rFonts w:hint="eastAsia"/>
                  <w:color w:val="000000" w:themeColor="text1"/>
                  <w:kern w:val="0"/>
                  <w:sz w:val="21"/>
                  <w:szCs w:val="21"/>
                </w:rPr>
                <w:delText>、</w:delText>
              </w:r>
              <w:r w:rsidDel="00964E30">
                <w:rPr>
                  <w:color w:val="000000" w:themeColor="text1"/>
                  <w:kern w:val="0"/>
                  <w:sz w:val="21"/>
                  <w:szCs w:val="21"/>
                </w:rPr>
                <w:delText>2</w:delText>
              </w:r>
              <w:r w:rsidDel="00964E30">
                <w:rPr>
                  <w:rFonts w:hint="eastAsia"/>
                  <w:color w:val="000000" w:themeColor="text1"/>
                  <w:kern w:val="0"/>
                  <w:sz w:val="21"/>
                  <w:szCs w:val="21"/>
                </w:rPr>
                <w:delText>号楼。见附件</w:delText>
              </w:r>
              <w:r w:rsidDel="00964E30">
                <w:rPr>
                  <w:color w:val="000000" w:themeColor="text1"/>
                  <w:kern w:val="0"/>
                  <w:sz w:val="21"/>
                  <w:szCs w:val="21"/>
                </w:rPr>
                <w:delText>13-2-2</w:delText>
              </w:r>
            </w:del>
          </w:p>
        </w:tc>
      </w:tr>
      <w:tr w:rsidR="005F457E" w:rsidDel="00964E30" w14:paraId="2DC57E55" w14:textId="74925EDD">
        <w:trPr>
          <w:trHeight w:val="284"/>
          <w:jc w:val="center"/>
          <w:del w:id="4061" w:author="Si-yuan LIU" w:date="2026-07-24T14:26:00Z" w16du:dateUtc="2026-07-24T06:26:00Z"/>
        </w:trPr>
        <w:tc>
          <w:tcPr>
            <w:tcW w:w="146" w:type="pct"/>
            <w:vMerge w:val="restart"/>
            <w:vAlign w:val="center"/>
          </w:tcPr>
          <w:p w14:paraId="69679F9C" w14:textId="37071E25" w:rsidR="005F457E" w:rsidDel="00964E30" w:rsidRDefault="00000000">
            <w:pPr>
              <w:spacing w:after="0" w:line="240" w:lineRule="auto"/>
              <w:ind w:firstLineChars="0" w:firstLine="0"/>
              <w:textAlignment w:val="auto"/>
              <w:rPr>
                <w:del w:id="4062" w:author="Si-yuan LIU" w:date="2026-07-24T14:26:00Z" w16du:dateUtc="2026-07-24T06:26:00Z"/>
                <w:color w:val="000000" w:themeColor="text1"/>
                <w:kern w:val="0"/>
                <w:sz w:val="21"/>
                <w:szCs w:val="21"/>
              </w:rPr>
            </w:pPr>
            <w:del w:id="4063" w:author="Si-yuan LIU" w:date="2026-07-24T14:26:00Z" w16du:dateUtc="2026-07-24T06:26:00Z">
              <w:r w:rsidDel="00964E30">
                <w:rPr>
                  <w:color w:val="000000" w:themeColor="text1"/>
                  <w:kern w:val="0"/>
                  <w:sz w:val="21"/>
                  <w:szCs w:val="21"/>
                </w:rPr>
                <w:delText>3</w:delText>
              </w:r>
            </w:del>
          </w:p>
        </w:tc>
        <w:tc>
          <w:tcPr>
            <w:tcW w:w="222" w:type="pct"/>
            <w:vMerge w:val="restart"/>
            <w:vAlign w:val="center"/>
          </w:tcPr>
          <w:p w14:paraId="476317D0" w14:textId="001FA1C2" w:rsidR="005F457E" w:rsidDel="00964E30" w:rsidRDefault="00000000">
            <w:pPr>
              <w:spacing w:after="0" w:line="240" w:lineRule="auto"/>
              <w:ind w:firstLineChars="0" w:firstLine="0"/>
              <w:textAlignment w:val="auto"/>
              <w:rPr>
                <w:del w:id="4064" w:author="Si-yuan LIU" w:date="2026-07-24T14:26:00Z" w16du:dateUtc="2026-07-24T06:26:00Z"/>
                <w:color w:val="000000" w:themeColor="text1"/>
                <w:kern w:val="0"/>
                <w:sz w:val="21"/>
                <w:szCs w:val="21"/>
              </w:rPr>
            </w:pPr>
            <w:del w:id="4065" w:author="Si-yuan LIU" w:date="2026-07-24T14:26:00Z" w16du:dateUtc="2026-07-24T06:26:00Z">
              <w:r w:rsidDel="00964E30">
                <w:rPr>
                  <w:rFonts w:hint="eastAsia"/>
                  <w:color w:val="000000" w:themeColor="text1"/>
                  <w:kern w:val="0"/>
                  <w:sz w:val="21"/>
                  <w:szCs w:val="21"/>
                </w:rPr>
                <w:delText>用地</w:delText>
              </w:r>
            </w:del>
          </w:p>
        </w:tc>
        <w:tc>
          <w:tcPr>
            <w:tcW w:w="816" w:type="pct"/>
            <w:vAlign w:val="center"/>
          </w:tcPr>
          <w:p w14:paraId="3F954EDE" w14:textId="4028A6FA" w:rsidR="005F457E" w:rsidDel="00964E30" w:rsidRDefault="00000000">
            <w:pPr>
              <w:spacing w:after="0" w:line="240" w:lineRule="auto"/>
              <w:ind w:firstLineChars="0" w:firstLine="0"/>
              <w:textAlignment w:val="auto"/>
              <w:rPr>
                <w:del w:id="4066" w:author="Si-yuan LIU" w:date="2026-07-24T14:26:00Z" w16du:dateUtc="2026-07-24T06:26:00Z"/>
                <w:color w:val="000000" w:themeColor="text1"/>
                <w:kern w:val="0"/>
                <w:sz w:val="21"/>
                <w:szCs w:val="21"/>
              </w:rPr>
            </w:pPr>
            <w:del w:id="4067" w:author="Si-yuan LIU" w:date="2026-07-24T14:26:00Z" w16du:dateUtc="2026-07-24T06:26:00Z">
              <w:r w:rsidDel="00964E30">
                <w:rPr>
                  <w:rFonts w:hint="eastAsia"/>
                  <w:color w:val="000000" w:themeColor="text1"/>
                  <w:kern w:val="0"/>
                  <w:sz w:val="21"/>
                  <w:szCs w:val="21"/>
                </w:rPr>
                <w:delText>土地取得方式</w:delText>
              </w:r>
            </w:del>
          </w:p>
        </w:tc>
        <w:tc>
          <w:tcPr>
            <w:tcW w:w="3816" w:type="pct"/>
            <w:gridSpan w:val="5"/>
            <w:vAlign w:val="center"/>
          </w:tcPr>
          <w:p w14:paraId="5DFF7F5A" w14:textId="2EB1C2FE" w:rsidR="005F457E" w:rsidDel="00964E30" w:rsidRDefault="00000000">
            <w:pPr>
              <w:spacing w:after="0" w:line="240" w:lineRule="auto"/>
              <w:ind w:firstLineChars="0" w:firstLine="0"/>
              <w:jc w:val="left"/>
              <w:textAlignment w:val="auto"/>
              <w:rPr>
                <w:del w:id="4068" w:author="Si-yuan LIU" w:date="2026-07-24T14:26:00Z" w16du:dateUtc="2026-07-24T06:26:00Z"/>
                <w:color w:val="000000" w:themeColor="text1"/>
                <w:kern w:val="0"/>
                <w:sz w:val="21"/>
                <w:szCs w:val="21"/>
                <w:highlight w:val="yellow"/>
              </w:rPr>
            </w:pPr>
            <w:del w:id="4069" w:author="Si-yuan LIU" w:date="2026-07-24T14:26:00Z" w16du:dateUtc="2026-07-24T06:26:00Z">
              <w:r w:rsidDel="00964E30">
                <w:rPr>
                  <w:rFonts w:hint="eastAsia"/>
                  <w:color w:val="000000" w:themeColor="text1"/>
                  <w:kern w:val="0"/>
                  <w:sz w:val="20"/>
                  <w:szCs w:val="20"/>
                </w:rPr>
                <w:delText>挂牌出让</w:delText>
              </w:r>
            </w:del>
          </w:p>
        </w:tc>
      </w:tr>
      <w:tr w:rsidR="005F457E" w:rsidDel="00964E30" w14:paraId="25EAFA5E" w14:textId="6A8C1B58">
        <w:trPr>
          <w:trHeight w:val="284"/>
          <w:jc w:val="center"/>
          <w:del w:id="4070" w:author="Si-yuan LIU" w:date="2026-07-24T14:26:00Z" w16du:dateUtc="2026-07-24T06:26:00Z"/>
        </w:trPr>
        <w:tc>
          <w:tcPr>
            <w:tcW w:w="146" w:type="pct"/>
            <w:vMerge/>
            <w:vAlign w:val="center"/>
          </w:tcPr>
          <w:p w14:paraId="0C8C462B" w14:textId="2E4E4743" w:rsidR="005F457E" w:rsidDel="00964E30" w:rsidRDefault="005F457E">
            <w:pPr>
              <w:spacing w:after="0" w:line="240" w:lineRule="auto"/>
              <w:ind w:firstLineChars="0" w:firstLine="0"/>
              <w:textAlignment w:val="auto"/>
              <w:rPr>
                <w:del w:id="4071" w:author="Si-yuan LIU" w:date="2026-07-24T14:26:00Z" w16du:dateUtc="2026-07-24T06:26:00Z"/>
                <w:color w:val="000000" w:themeColor="text1"/>
                <w:kern w:val="0"/>
                <w:sz w:val="21"/>
                <w:szCs w:val="21"/>
              </w:rPr>
            </w:pPr>
          </w:p>
        </w:tc>
        <w:tc>
          <w:tcPr>
            <w:tcW w:w="222" w:type="pct"/>
            <w:vMerge/>
            <w:vAlign w:val="center"/>
          </w:tcPr>
          <w:p w14:paraId="7C6C9770" w14:textId="0C109C4D" w:rsidR="005F457E" w:rsidDel="00964E30" w:rsidRDefault="005F457E">
            <w:pPr>
              <w:spacing w:after="0" w:line="240" w:lineRule="auto"/>
              <w:ind w:firstLineChars="0" w:firstLine="0"/>
              <w:textAlignment w:val="auto"/>
              <w:rPr>
                <w:del w:id="4072" w:author="Si-yuan LIU" w:date="2026-07-24T14:26:00Z" w16du:dateUtc="2026-07-24T06:26:00Z"/>
                <w:color w:val="000000" w:themeColor="text1"/>
                <w:kern w:val="0"/>
                <w:sz w:val="21"/>
                <w:szCs w:val="21"/>
              </w:rPr>
            </w:pPr>
          </w:p>
        </w:tc>
        <w:tc>
          <w:tcPr>
            <w:tcW w:w="816" w:type="pct"/>
            <w:vAlign w:val="center"/>
          </w:tcPr>
          <w:p w14:paraId="6CFAB040" w14:textId="6D8EAD17" w:rsidR="005F457E" w:rsidDel="00964E30" w:rsidRDefault="00000000">
            <w:pPr>
              <w:spacing w:after="0" w:line="240" w:lineRule="auto"/>
              <w:ind w:firstLineChars="0" w:firstLine="0"/>
              <w:textAlignment w:val="auto"/>
              <w:rPr>
                <w:del w:id="4073" w:author="Si-yuan LIU" w:date="2026-07-24T14:26:00Z" w16du:dateUtc="2026-07-24T06:26:00Z"/>
                <w:color w:val="000000" w:themeColor="text1"/>
                <w:kern w:val="0"/>
                <w:sz w:val="21"/>
                <w:szCs w:val="21"/>
              </w:rPr>
            </w:pPr>
            <w:del w:id="4074" w:author="Si-yuan LIU" w:date="2026-07-24T14:26:00Z" w16du:dateUtc="2026-07-24T06:26:00Z">
              <w:r w:rsidDel="00964E30">
                <w:rPr>
                  <w:rFonts w:hint="eastAsia"/>
                  <w:color w:val="000000" w:themeColor="text1"/>
                  <w:kern w:val="0"/>
                  <w:sz w:val="21"/>
                  <w:szCs w:val="21"/>
                </w:rPr>
                <w:delText>土地预审意见（</w:delText>
              </w:r>
              <w:r w:rsidDel="00964E30">
                <w:rPr>
                  <w:color w:val="000000" w:themeColor="text1"/>
                  <w:kern w:val="0"/>
                  <w:sz w:val="21"/>
                  <w:szCs w:val="21"/>
                </w:rPr>
                <w:delText>2019</w:delText>
              </w:r>
              <w:r w:rsidDel="00964E30">
                <w:rPr>
                  <w:rFonts w:hint="eastAsia"/>
                  <w:color w:val="000000" w:themeColor="text1"/>
                  <w:kern w:val="0"/>
                  <w:sz w:val="21"/>
                  <w:szCs w:val="21"/>
                </w:rPr>
                <w:delText>年</w:delText>
              </w:r>
              <w:r w:rsidDel="00964E30">
                <w:rPr>
                  <w:color w:val="000000" w:themeColor="text1"/>
                  <w:kern w:val="0"/>
                  <w:sz w:val="21"/>
                  <w:szCs w:val="21"/>
                </w:rPr>
                <w:delText>9</w:delText>
              </w:r>
              <w:r w:rsidDel="00964E30">
                <w:rPr>
                  <w:rFonts w:hint="eastAsia"/>
                  <w:color w:val="000000" w:themeColor="text1"/>
                  <w:kern w:val="0"/>
                  <w:sz w:val="21"/>
                  <w:szCs w:val="21"/>
                </w:rPr>
                <w:delText>月以后为建设项目用地预审与选址意见书）</w:delText>
              </w:r>
            </w:del>
          </w:p>
        </w:tc>
        <w:tc>
          <w:tcPr>
            <w:tcW w:w="673" w:type="pct"/>
            <w:vAlign w:val="center"/>
          </w:tcPr>
          <w:p w14:paraId="68487E29" w14:textId="4C90383F" w:rsidR="005F457E" w:rsidDel="00964E30" w:rsidRDefault="00000000">
            <w:pPr>
              <w:spacing w:after="0" w:line="240" w:lineRule="auto"/>
              <w:ind w:firstLineChars="0" w:firstLine="0"/>
              <w:textAlignment w:val="auto"/>
              <w:rPr>
                <w:del w:id="4075" w:author="Si-yuan LIU" w:date="2026-07-24T14:26:00Z" w16du:dateUtc="2026-07-24T06:26:00Z"/>
                <w:color w:val="000000" w:themeColor="text1"/>
                <w:kern w:val="0"/>
                <w:sz w:val="21"/>
                <w:szCs w:val="21"/>
              </w:rPr>
            </w:pPr>
            <w:del w:id="4076" w:author="Si-yuan LIU" w:date="2026-07-24T14:26:00Z" w16du:dateUtc="2026-07-24T06:26:00Z">
              <w:r w:rsidDel="00964E30">
                <w:rPr>
                  <w:color w:val="000000" w:themeColor="text1"/>
                  <w:kern w:val="0"/>
                  <w:sz w:val="21"/>
                  <w:szCs w:val="21"/>
                </w:rPr>
                <w:delText>-</w:delText>
              </w:r>
            </w:del>
          </w:p>
        </w:tc>
        <w:tc>
          <w:tcPr>
            <w:tcW w:w="907" w:type="pct"/>
            <w:vAlign w:val="center"/>
          </w:tcPr>
          <w:p w14:paraId="401CCEED" w14:textId="22C5893B" w:rsidR="005F457E" w:rsidDel="00964E30" w:rsidRDefault="00000000">
            <w:pPr>
              <w:spacing w:after="0" w:line="240" w:lineRule="auto"/>
              <w:ind w:firstLineChars="0" w:firstLine="0"/>
              <w:textAlignment w:val="auto"/>
              <w:rPr>
                <w:del w:id="4077" w:author="Si-yuan LIU" w:date="2026-07-24T14:26:00Z" w16du:dateUtc="2026-07-24T06:26:00Z"/>
                <w:color w:val="000000" w:themeColor="text1"/>
                <w:kern w:val="0"/>
                <w:sz w:val="21"/>
                <w:szCs w:val="21"/>
              </w:rPr>
            </w:pPr>
            <w:del w:id="4078" w:author="Si-yuan LIU" w:date="2026-07-24T14:26:00Z" w16du:dateUtc="2026-07-24T06:26:00Z">
              <w:r w:rsidDel="00964E30">
                <w:rPr>
                  <w:color w:val="000000" w:themeColor="text1"/>
                  <w:kern w:val="0"/>
                  <w:sz w:val="21"/>
                  <w:szCs w:val="21"/>
                </w:rPr>
                <w:delText>-</w:delText>
              </w:r>
            </w:del>
          </w:p>
        </w:tc>
        <w:tc>
          <w:tcPr>
            <w:tcW w:w="770" w:type="pct"/>
            <w:vAlign w:val="center"/>
          </w:tcPr>
          <w:p w14:paraId="2C3B2062" w14:textId="02F81E91" w:rsidR="005F457E" w:rsidDel="00964E30" w:rsidRDefault="00000000">
            <w:pPr>
              <w:spacing w:after="0" w:line="240" w:lineRule="auto"/>
              <w:ind w:firstLineChars="0" w:firstLine="0"/>
              <w:textAlignment w:val="auto"/>
              <w:rPr>
                <w:del w:id="4079" w:author="Si-yuan LIU" w:date="2026-07-24T14:26:00Z" w16du:dateUtc="2026-07-24T06:26:00Z"/>
                <w:color w:val="000000" w:themeColor="text1"/>
                <w:kern w:val="0"/>
                <w:sz w:val="21"/>
                <w:szCs w:val="21"/>
              </w:rPr>
            </w:pPr>
            <w:del w:id="4080" w:author="Si-yuan LIU" w:date="2026-07-24T14:26:00Z" w16du:dateUtc="2026-07-24T06:26:00Z">
              <w:r w:rsidDel="00964E30">
                <w:rPr>
                  <w:color w:val="000000" w:themeColor="text1"/>
                  <w:kern w:val="0"/>
                  <w:sz w:val="21"/>
                  <w:szCs w:val="21"/>
                </w:rPr>
                <w:delText>-</w:delText>
              </w:r>
            </w:del>
          </w:p>
        </w:tc>
        <w:tc>
          <w:tcPr>
            <w:tcW w:w="760" w:type="pct"/>
            <w:vAlign w:val="center"/>
          </w:tcPr>
          <w:p w14:paraId="7356119C" w14:textId="74EFEF98" w:rsidR="005F457E" w:rsidDel="00964E30" w:rsidRDefault="00000000">
            <w:pPr>
              <w:spacing w:after="0" w:line="240" w:lineRule="auto"/>
              <w:ind w:firstLineChars="0" w:firstLine="0"/>
              <w:textAlignment w:val="auto"/>
              <w:rPr>
                <w:del w:id="4081" w:author="Si-yuan LIU" w:date="2026-07-24T14:26:00Z" w16du:dateUtc="2026-07-24T06:26:00Z"/>
                <w:color w:val="000000" w:themeColor="text1"/>
                <w:kern w:val="0"/>
                <w:sz w:val="21"/>
                <w:szCs w:val="21"/>
              </w:rPr>
            </w:pPr>
            <w:del w:id="4082" w:author="Si-yuan LIU" w:date="2026-07-24T14:26:00Z" w16du:dateUtc="2026-07-24T06:26:00Z">
              <w:r w:rsidDel="00964E30">
                <w:rPr>
                  <w:rFonts w:hint="eastAsia"/>
                  <w:color w:val="000000" w:themeColor="text1"/>
                  <w:kern w:val="0"/>
                  <w:sz w:val="21"/>
                  <w:szCs w:val="21"/>
                </w:rPr>
                <w:delText>投资建设时无需办理</w:delText>
              </w:r>
            </w:del>
          </w:p>
        </w:tc>
        <w:tc>
          <w:tcPr>
            <w:tcW w:w="706" w:type="pct"/>
            <w:vAlign w:val="center"/>
          </w:tcPr>
          <w:p w14:paraId="47EE8ED9" w14:textId="0953AFCE" w:rsidR="005F457E" w:rsidDel="00964E30" w:rsidRDefault="00000000">
            <w:pPr>
              <w:spacing w:after="0" w:line="240" w:lineRule="auto"/>
              <w:ind w:firstLineChars="0" w:firstLine="0"/>
              <w:textAlignment w:val="auto"/>
              <w:rPr>
                <w:del w:id="4083" w:author="Si-yuan LIU" w:date="2026-07-24T14:26:00Z" w16du:dateUtc="2026-07-24T06:26:00Z"/>
                <w:color w:val="000000" w:themeColor="text1"/>
                <w:kern w:val="0"/>
                <w:sz w:val="21"/>
                <w:szCs w:val="21"/>
                <w:highlight w:val="yellow"/>
              </w:rPr>
            </w:pPr>
            <w:del w:id="4084" w:author="Si-yuan LIU" w:date="2026-07-24T14:26:00Z" w16du:dateUtc="2026-07-24T06:26:00Z">
              <w:r w:rsidDel="00964E30">
                <w:rPr>
                  <w:rFonts w:hint="eastAsia"/>
                  <w:color w:val="000000" w:themeColor="text1"/>
                  <w:kern w:val="0"/>
                  <w:sz w:val="21"/>
                  <w:szCs w:val="21"/>
                </w:rPr>
                <w:delText>不涉及</w:delText>
              </w:r>
            </w:del>
          </w:p>
        </w:tc>
      </w:tr>
      <w:tr w:rsidR="005F457E" w:rsidDel="00964E30" w14:paraId="170BEA8E" w14:textId="62219A9C">
        <w:trPr>
          <w:trHeight w:val="284"/>
          <w:jc w:val="center"/>
          <w:del w:id="4085" w:author="Si-yuan LIU" w:date="2026-07-24T14:26:00Z" w16du:dateUtc="2026-07-24T06:26:00Z"/>
        </w:trPr>
        <w:tc>
          <w:tcPr>
            <w:tcW w:w="146" w:type="pct"/>
            <w:vMerge/>
            <w:vAlign w:val="center"/>
          </w:tcPr>
          <w:p w14:paraId="4293B254" w14:textId="1C01F0F0" w:rsidR="005F457E" w:rsidDel="00964E30" w:rsidRDefault="005F457E">
            <w:pPr>
              <w:spacing w:after="0" w:line="240" w:lineRule="auto"/>
              <w:ind w:firstLineChars="0" w:firstLine="0"/>
              <w:textAlignment w:val="auto"/>
              <w:rPr>
                <w:del w:id="4086" w:author="Si-yuan LIU" w:date="2026-07-24T14:26:00Z" w16du:dateUtc="2026-07-24T06:26:00Z"/>
                <w:color w:val="000000" w:themeColor="text1"/>
                <w:kern w:val="0"/>
                <w:sz w:val="21"/>
                <w:szCs w:val="21"/>
              </w:rPr>
            </w:pPr>
          </w:p>
        </w:tc>
        <w:tc>
          <w:tcPr>
            <w:tcW w:w="222" w:type="pct"/>
            <w:vMerge/>
            <w:vAlign w:val="center"/>
          </w:tcPr>
          <w:p w14:paraId="372D139D" w14:textId="1184E53B" w:rsidR="005F457E" w:rsidDel="00964E30" w:rsidRDefault="005F457E">
            <w:pPr>
              <w:spacing w:after="0" w:line="240" w:lineRule="auto"/>
              <w:ind w:firstLineChars="0" w:firstLine="0"/>
              <w:textAlignment w:val="auto"/>
              <w:rPr>
                <w:del w:id="4087" w:author="Si-yuan LIU" w:date="2026-07-24T14:26:00Z" w16du:dateUtc="2026-07-24T06:26:00Z"/>
                <w:color w:val="000000" w:themeColor="text1"/>
                <w:kern w:val="0"/>
                <w:sz w:val="21"/>
                <w:szCs w:val="21"/>
              </w:rPr>
            </w:pPr>
          </w:p>
        </w:tc>
        <w:tc>
          <w:tcPr>
            <w:tcW w:w="816" w:type="pct"/>
            <w:vAlign w:val="center"/>
          </w:tcPr>
          <w:p w14:paraId="5756325E" w14:textId="303658A0" w:rsidR="005F457E" w:rsidDel="00964E30" w:rsidRDefault="00000000">
            <w:pPr>
              <w:spacing w:after="0" w:line="240" w:lineRule="auto"/>
              <w:ind w:firstLineChars="0" w:firstLine="0"/>
              <w:textAlignment w:val="auto"/>
              <w:rPr>
                <w:del w:id="4088" w:author="Si-yuan LIU" w:date="2026-07-24T14:26:00Z" w16du:dateUtc="2026-07-24T06:26:00Z"/>
                <w:color w:val="000000" w:themeColor="text1"/>
                <w:kern w:val="0"/>
                <w:sz w:val="21"/>
                <w:szCs w:val="21"/>
              </w:rPr>
            </w:pPr>
            <w:del w:id="4089" w:author="Si-yuan LIU" w:date="2026-07-24T14:26:00Z" w16du:dateUtc="2026-07-24T06:26:00Z">
              <w:r w:rsidDel="00964E30">
                <w:rPr>
                  <w:rFonts w:hint="eastAsia"/>
                  <w:color w:val="000000" w:themeColor="text1"/>
                  <w:kern w:val="0"/>
                  <w:sz w:val="21"/>
                  <w:szCs w:val="21"/>
                </w:rPr>
                <w:delText>建设用地批准书（</w:delText>
              </w:r>
              <w:r w:rsidDel="00964E30">
                <w:rPr>
                  <w:color w:val="000000" w:themeColor="text1"/>
                  <w:kern w:val="0"/>
                  <w:sz w:val="21"/>
                  <w:szCs w:val="21"/>
                </w:rPr>
                <w:delText>2019</w:delText>
              </w:r>
              <w:r w:rsidDel="00964E30">
                <w:rPr>
                  <w:rFonts w:hint="eastAsia"/>
                  <w:color w:val="000000" w:themeColor="text1"/>
                  <w:kern w:val="0"/>
                  <w:sz w:val="21"/>
                  <w:szCs w:val="21"/>
                </w:rPr>
                <w:delText>年</w:delText>
              </w:r>
              <w:r w:rsidDel="00964E30">
                <w:rPr>
                  <w:color w:val="000000" w:themeColor="text1"/>
                  <w:kern w:val="0"/>
                  <w:sz w:val="21"/>
                  <w:szCs w:val="21"/>
                </w:rPr>
                <w:delText>9</w:delText>
              </w:r>
              <w:r w:rsidDel="00964E30">
                <w:rPr>
                  <w:rFonts w:hint="eastAsia"/>
                  <w:color w:val="000000" w:themeColor="text1"/>
                  <w:kern w:val="0"/>
                  <w:sz w:val="21"/>
                  <w:szCs w:val="21"/>
                </w:rPr>
                <w:delText>月以前）</w:delText>
              </w:r>
            </w:del>
          </w:p>
        </w:tc>
        <w:tc>
          <w:tcPr>
            <w:tcW w:w="673" w:type="pct"/>
            <w:vAlign w:val="center"/>
          </w:tcPr>
          <w:p w14:paraId="20D7332A" w14:textId="115C4AD6" w:rsidR="005F457E" w:rsidDel="00964E30" w:rsidRDefault="00000000">
            <w:pPr>
              <w:spacing w:after="0" w:line="240" w:lineRule="auto"/>
              <w:ind w:firstLineChars="0" w:firstLine="0"/>
              <w:textAlignment w:val="auto"/>
              <w:rPr>
                <w:del w:id="4090" w:author="Si-yuan LIU" w:date="2026-07-24T14:26:00Z" w16du:dateUtc="2026-07-24T06:26:00Z"/>
                <w:color w:val="000000" w:themeColor="text1"/>
                <w:kern w:val="0"/>
                <w:sz w:val="21"/>
                <w:szCs w:val="21"/>
              </w:rPr>
            </w:pPr>
            <w:del w:id="4091" w:author="Si-yuan LIU" w:date="2026-07-24T14:26:00Z" w16du:dateUtc="2026-07-24T06:26:00Z">
              <w:r w:rsidDel="00964E30">
                <w:rPr>
                  <w:color w:val="000000" w:themeColor="text1"/>
                  <w:kern w:val="0"/>
                  <w:sz w:val="21"/>
                  <w:szCs w:val="21"/>
                </w:rPr>
                <w:delText>-</w:delText>
              </w:r>
            </w:del>
          </w:p>
        </w:tc>
        <w:tc>
          <w:tcPr>
            <w:tcW w:w="907" w:type="pct"/>
            <w:vAlign w:val="center"/>
          </w:tcPr>
          <w:p w14:paraId="7AD2A520" w14:textId="19E85E6F" w:rsidR="005F457E" w:rsidDel="00964E30" w:rsidRDefault="00000000">
            <w:pPr>
              <w:spacing w:after="0" w:line="240" w:lineRule="auto"/>
              <w:ind w:firstLineChars="0" w:firstLine="0"/>
              <w:textAlignment w:val="auto"/>
              <w:rPr>
                <w:del w:id="4092" w:author="Si-yuan LIU" w:date="2026-07-24T14:26:00Z" w16du:dateUtc="2026-07-24T06:26:00Z"/>
                <w:color w:val="000000" w:themeColor="text1"/>
                <w:kern w:val="0"/>
                <w:sz w:val="21"/>
                <w:szCs w:val="21"/>
              </w:rPr>
            </w:pPr>
            <w:del w:id="4093" w:author="Si-yuan LIU" w:date="2026-07-24T14:26:00Z" w16du:dateUtc="2026-07-24T06:26:00Z">
              <w:r w:rsidDel="00964E30">
                <w:rPr>
                  <w:color w:val="000000" w:themeColor="text1"/>
                  <w:kern w:val="0"/>
                  <w:sz w:val="21"/>
                  <w:szCs w:val="21"/>
                </w:rPr>
                <w:delText>-</w:delText>
              </w:r>
            </w:del>
          </w:p>
        </w:tc>
        <w:tc>
          <w:tcPr>
            <w:tcW w:w="770" w:type="pct"/>
            <w:vAlign w:val="center"/>
          </w:tcPr>
          <w:p w14:paraId="7E15B8C7" w14:textId="555D83C0" w:rsidR="005F457E" w:rsidDel="00964E30" w:rsidRDefault="00000000">
            <w:pPr>
              <w:spacing w:after="0" w:line="240" w:lineRule="auto"/>
              <w:ind w:firstLineChars="0" w:firstLine="0"/>
              <w:textAlignment w:val="auto"/>
              <w:rPr>
                <w:del w:id="4094" w:author="Si-yuan LIU" w:date="2026-07-24T14:26:00Z" w16du:dateUtc="2026-07-24T06:26:00Z"/>
                <w:color w:val="000000" w:themeColor="text1"/>
                <w:kern w:val="0"/>
                <w:sz w:val="21"/>
                <w:szCs w:val="21"/>
              </w:rPr>
            </w:pPr>
            <w:del w:id="4095" w:author="Si-yuan LIU" w:date="2026-07-24T14:26:00Z" w16du:dateUtc="2026-07-24T06:26:00Z">
              <w:r w:rsidDel="00964E30">
                <w:rPr>
                  <w:color w:val="000000" w:themeColor="text1"/>
                  <w:kern w:val="0"/>
                  <w:sz w:val="21"/>
                  <w:szCs w:val="21"/>
                </w:rPr>
                <w:delText>-</w:delText>
              </w:r>
            </w:del>
          </w:p>
        </w:tc>
        <w:tc>
          <w:tcPr>
            <w:tcW w:w="760" w:type="pct"/>
            <w:vAlign w:val="center"/>
          </w:tcPr>
          <w:p w14:paraId="225EA9C0" w14:textId="72D434FA" w:rsidR="005F457E" w:rsidDel="00964E30" w:rsidRDefault="00000000">
            <w:pPr>
              <w:spacing w:after="0" w:line="240" w:lineRule="auto"/>
              <w:ind w:firstLineChars="0" w:firstLine="0"/>
              <w:textAlignment w:val="auto"/>
              <w:rPr>
                <w:del w:id="4096" w:author="Si-yuan LIU" w:date="2026-07-24T14:26:00Z" w16du:dateUtc="2026-07-24T06:26:00Z"/>
                <w:color w:val="000000" w:themeColor="text1"/>
                <w:kern w:val="0"/>
                <w:sz w:val="21"/>
                <w:szCs w:val="21"/>
              </w:rPr>
            </w:pPr>
            <w:del w:id="4097" w:author="Si-yuan LIU" w:date="2026-07-24T14:26:00Z" w16du:dateUtc="2026-07-24T06:26:00Z">
              <w:r w:rsidDel="00964E30">
                <w:rPr>
                  <w:rFonts w:hint="eastAsia"/>
                  <w:color w:val="000000" w:themeColor="text1"/>
                  <w:kern w:val="0"/>
                  <w:sz w:val="21"/>
                  <w:szCs w:val="21"/>
                </w:rPr>
                <w:delText>投资建设时无需办理</w:delText>
              </w:r>
            </w:del>
          </w:p>
        </w:tc>
        <w:tc>
          <w:tcPr>
            <w:tcW w:w="706" w:type="pct"/>
            <w:vAlign w:val="center"/>
          </w:tcPr>
          <w:p w14:paraId="24A2DD2E" w14:textId="18A08BD8" w:rsidR="005F457E" w:rsidDel="00964E30" w:rsidRDefault="00000000">
            <w:pPr>
              <w:spacing w:after="0" w:line="240" w:lineRule="auto"/>
              <w:ind w:firstLineChars="0" w:firstLine="0"/>
              <w:textAlignment w:val="auto"/>
              <w:rPr>
                <w:del w:id="4098" w:author="Si-yuan LIU" w:date="2026-07-24T14:26:00Z" w16du:dateUtc="2026-07-24T06:26:00Z"/>
                <w:color w:val="000000" w:themeColor="text1"/>
                <w:kern w:val="0"/>
                <w:sz w:val="21"/>
                <w:szCs w:val="21"/>
                <w:highlight w:val="yellow"/>
              </w:rPr>
            </w:pPr>
            <w:del w:id="4099" w:author="Si-yuan LIU" w:date="2026-07-24T14:26:00Z" w16du:dateUtc="2026-07-24T06:26:00Z">
              <w:r w:rsidDel="00964E30">
                <w:rPr>
                  <w:rFonts w:hint="eastAsia"/>
                  <w:color w:val="000000" w:themeColor="text1"/>
                  <w:kern w:val="0"/>
                  <w:sz w:val="21"/>
                  <w:szCs w:val="21"/>
                </w:rPr>
                <w:delText>不涉及</w:delText>
              </w:r>
            </w:del>
          </w:p>
        </w:tc>
      </w:tr>
      <w:tr w:rsidR="005F457E" w:rsidDel="00964E30" w14:paraId="0868E373" w14:textId="042C6D40">
        <w:trPr>
          <w:trHeight w:val="284"/>
          <w:jc w:val="center"/>
          <w:del w:id="4100" w:author="Si-yuan LIU" w:date="2026-07-24T14:26:00Z" w16du:dateUtc="2026-07-24T06:26:00Z"/>
        </w:trPr>
        <w:tc>
          <w:tcPr>
            <w:tcW w:w="146" w:type="pct"/>
            <w:vMerge/>
            <w:vAlign w:val="center"/>
          </w:tcPr>
          <w:p w14:paraId="3F320FF2" w14:textId="3E3534E7" w:rsidR="005F457E" w:rsidDel="00964E30" w:rsidRDefault="005F457E">
            <w:pPr>
              <w:spacing w:after="0" w:line="240" w:lineRule="auto"/>
              <w:ind w:firstLineChars="0" w:firstLine="0"/>
              <w:textAlignment w:val="auto"/>
              <w:rPr>
                <w:del w:id="4101" w:author="Si-yuan LIU" w:date="2026-07-24T14:26:00Z" w16du:dateUtc="2026-07-24T06:26:00Z"/>
                <w:color w:val="000000" w:themeColor="text1"/>
                <w:kern w:val="0"/>
                <w:sz w:val="21"/>
                <w:szCs w:val="21"/>
              </w:rPr>
            </w:pPr>
          </w:p>
        </w:tc>
        <w:tc>
          <w:tcPr>
            <w:tcW w:w="222" w:type="pct"/>
            <w:vMerge/>
            <w:vAlign w:val="center"/>
          </w:tcPr>
          <w:p w14:paraId="7E9A7FE4" w14:textId="1A3B60C8" w:rsidR="005F457E" w:rsidDel="00964E30" w:rsidRDefault="005F457E">
            <w:pPr>
              <w:spacing w:after="0" w:line="240" w:lineRule="auto"/>
              <w:ind w:firstLineChars="0" w:firstLine="0"/>
              <w:textAlignment w:val="auto"/>
              <w:rPr>
                <w:del w:id="4102" w:author="Si-yuan LIU" w:date="2026-07-24T14:26:00Z" w16du:dateUtc="2026-07-24T06:26:00Z"/>
                <w:color w:val="000000" w:themeColor="text1"/>
                <w:kern w:val="0"/>
                <w:sz w:val="21"/>
                <w:szCs w:val="21"/>
              </w:rPr>
            </w:pPr>
          </w:p>
        </w:tc>
        <w:tc>
          <w:tcPr>
            <w:tcW w:w="816" w:type="pct"/>
            <w:vMerge w:val="restart"/>
            <w:vAlign w:val="center"/>
          </w:tcPr>
          <w:p w14:paraId="08294AE3" w14:textId="5D5988DE" w:rsidR="005F457E" w:rsidDel="00964E30" w:rsidRDefault="00000000">
            <w:pPr>
              <w:spacing w:after="0" w:line="240" w:lineRule="auto"/>
              <w:ind w:firstLineChars="0" w:firstLine="0"/>
              <w:textAlignment w:val="auto"/>
              <w:rPr>
                <w:del w:id="4103" w:author="Si-yuan LIU" w:date="2026-07-24T14:26:00Z" w16du:dateUtc="2026-07-24T06:26:00Z"/>
                <w:color w:val="000000" w:themeColor="text1"/>
                <w:kern w:val="0"/>
                <w:sz w:val="21"/>
                <w:szCs w:val="21"/>
              </w:rPr>
            </w:pPr>
            <w:del w:id="4104" w:author="Si-yuan LIU" w:date="2026-07-24T14:26:00Z" w16du:dateUtc="2026-07-24T06:26:00Z">
              <w:r w:rsidDel="00964E30">
                <w:rPr>
                  <w:rFonts w:hint="eastAsia"/>
                  <w:color w:val="000000" w:themeColor="text1"/>
                  <w:kern w:val="0"/>
                  <w:sz w:val="21"/>
                  <w:szCs w:val="21"/>
                </w:rPr>
                <w:delText>建设项目土地使用权证（或不动产权证）</w:delText>
              </w:r>
            </w:del>
          </w:p>
        </w:tc>
        <w:tc>
          <w:tcPr>
            <w:tcW w:w="673" w:type="pct"/>
            <w:vAlign w:val="center"/>
          </w:tcPr>
          <w:p w14:paraId="332AA016" w14:textId="12F4B621" w:rsidR="005F457E" w:rsidDel="00964E30" w:rsidRDefault="00000000">
            <w:pPr>
              <w:spacing w:after="0" w:line="240" w:lineRule="auto"/>
              <w:ind w:firstLineChars="0" w:firstLine="0"/>
              <w:textAlignment w:val="auto"/>
              <w:rPr>
                <w:del w:id="4105" w:author="Si-yuan LIU" w:date="2026-07-24T14:26:00Z" w16du:dateUtc="2026-07-24T06:26:00Z"/>
                <w:color w:val="000000" w:themeColor="text1"/>
                <w:kern w:val="0"/>
                <w:sz w:val="21"/>
                <w:szCs w:val="21"/>
              </w:rPr>
            </w:pPr>
            <w:del w:id="4106" w:author="Si-yuan LIU" w:date="2026-07-24T14:26:00Z" w16du:dateUtc="2026-07-24T06:26:00Z">
              <w:r w:rsidDel="00964E30">
                <w:rPr>
                  <w:color w:val="000000" w:themeColor="text1"/>
                  <w:kern w:val="0"/>
                  <w:sz w:val="21"/>
                  <w:szCs w:val="21"/>
                </w:rPr>
                <w:delText>2021</w:delText>
              </w:r>
              <w:r w:rsidDel="00964E30">
                <w:rPr>
                  <w:rFonts w:hint="eastAsia"/>
                  <w:color w:val="000000" w:themeColor="text1"/>
                  <w:kern w:val="0"/>
                  <w:sz w:val="21"/>
                  <w:szCs w:val="21"/>
                </w:rPr>
                <w:delText>年</w:delText>
              </w:r>
              <w:r w:rsidDel="00964E30">
                <w:rPr>
                  <w:color w:val="000000" w:themeColor="text1"/>
                  <w:kern w:val="0"/>
                  <w:sz w:val="21"/>
                  <w:szCs w:val="21"/>
                </w:rPr>
                <w:delText>2</w:delText>
              </w:r>
              <w:r w:rsidDel="00964E30">
                <w:rPr>
                  <w:rFonts w:hint="eastAsia"/>
                  <w:color w:val="000000" w:themeColor="text1"/>
                  <w:kern w:val="0"/>
                  <w:sz w:val="21"/>
                  <w:szCs w:val="21"/>
                </w:rPr>
                <w:delText>月</w:delText>
              </w:r>
              <w:r w:rsidDel="00964E30">
                <w:rPr>
                  <w:color w:val="000000" w:themeColor="text1"/>
                  <w:kern w:val="0"/>
                  <w:sz w:val="21"/>
                  <w:szCs w:val="21"/>
                </w:rPr>
                <w:delText>25</w:delText>
              </w:r>
              <w:r w:rsidDel="00964E30">
                <w:rPr>
                  <w:rFonts w:hint="eastAsia"/>
                  <w:color w:val="000000" w:themeColor="text1"/>
                  <w:kern w:val="0"/>
                  <w:sz w:val="21"/>
                  <w:szCs w:val="21"/>
                </w:rPr>
                <w:delText>日</w:delText>
              </w:r>
            </w:del>
          </w:p>
        </w:tc>
        <w:tc>
          <w:tcPr>
            <w:tcW w:w="907" w:type="pct"/>
            <w:vAlign w:val="center"/>
          </w:tcPr>
          <w:p w14:paraId="054C399F" w14:textId="664FB4D9" w:rsidR="005F457E" w:rsidDel="00964E30" w:rsidRDefault="00000000">
            <w:pPr>
              <w:spacing w:after="0" w:line="240" w:lineRule="auto"/>
              <w:ind w:firstLineChars="0" w:firstLine="0"/>
              <w:textAlignment w:val="auto"/>
              <w:rPr>
                <w:del w:id="4107" w:author="Si-yuan LIU" w:date="2026-07-24T14:26:00Z" w16du:dateUtc="2026-07-24T06:26:00Z"/>
                <w:color w:val="000000" w:themeColor="text1"/>
                <w:kern w:val="0"/>
                <w:sz w:val="21"/>
                <w:szCs w:val="21"/>
              </w:rPr>
            </w:pPr>
            <w:del w:id="4108" w:author="Si-yuan LIU" w:date="2026-07-24T14:26:00Z" w16du:dateUtc="2026-07-24T06:26:00Z">
              <w:r w:rsidDel="00964E30">
                <w:rPr>
                  <w:rFonts w:hint="eastAsia"/>
                  <w:color w:val="000000" w:themeColor="text1"/>
                  <w:kern w:val="0"/>
                  <w:sz w:val="21"/>
                  <w:szCs w:val="21"/>
                </w:rPr>
                <w:delText>广州市规划和自然资源局</w:delText>
              </w:r>
            </w:del>
          </w:p>
        </w:tc>
        <w:tc>
          <w:tcPr>
            <w:tcW w:w="770" w:type="pct"/>
            <w:vAlign w:val="center"/>
          </w:tcPr>
          <w:p w14:paraId="584B4321" w14:textId="00B237CA" w:rsidR="005F457E" w:rsidDel="00964E30" w:rsidRDefault="00000000">
            <w:pPr>
              <w:spacing w:after="0" w:line="240" w:lineRule="auto"/>
              <w:ind w:firstLineChars="0" w:firstLine="0"/>
              <w:textAlignment w:val="auto"/>
              <w:rPr>
                <w:del w:id="4109" w:author="Si-yuan LIU" w:date="2026-07-24T14:26:00Z" w16du:dateUtc="2026-07-24T06:26:00Z"/>
                <w:color w:val="000000" w:themeColor="text1"/>
                <w:kern w:val="0"/>
                <w:sz w:val="21"/>
                <w:szCs w:val="21"/>
              </w:rPr>
            </w:pPr>
            <w:del w:id="4110" w:author="Si-yuan LIU" w:date="2026-07-24T14:26:00Z" w16du:dateUtc="2026-07-24T06:26:00Z">
              <w:r w:rsidDel="00964E30">
                <w:rPr>
                  <w:rFonts w:hint="eastAsia"/>
                  <w:color w:val="000000" w:themeColor="text1"/>
                  <w:kern w:val="0"/>
                  <w:sz w:val="21"/>
                  <w:szCs w:val="21"/>
                </w:rPr>
                <w:delText>粤（</w:delText>
              </w:r>
              <w:r w:rsidDel="00964E30">
                <w:rPr>
                  <w:color w:val="000000" w:themeColor="text1"/>
                  <w:kern w:val="0"/>
                  <w:sz w:val="21"/>
                  <w:szCs w:val="21"/>
                </w:rPr>
                <w:delText>2021</w:delText>
              </w:r>
              <w:r w:rsidDel="00964E30">
                <w:rPr>
                  <w:rFonts w:hint="eastAsia"/>
                  <w:color w:val="000000" w:themeColor="text1"/>
                  <w:kern w:val="0"/>
                  <w:sz w:val="21"/>
                  <w:szCs w:val="21"/>
                </w:rPr>
                <w:delText>）广州市不动产权第</w:delText>
              </w:r>
              <w:r w:rsidDel="00964E30">
                <w:rPr>
                  <w:color w:val="000000" w:themeColor="text1"/>
                  <w:kern w:val="0"/>
                  <w:sz w:val="21"/>
                  <w:szCs w:val="21"/>
                </w:rPr>
                <w:delText>11015489</w:delText>
              </w:r>
              <w:r w:rsidDel="00964E30">
                <w:rPr>
                  <w:rFonts w:hint="eastAsia"/>
                  <w:color w:val="000000" w:themeColor="text1"/>
                  <w:kern w:val="0"/>
                  <w:sz w:val="21"/>
                  <w:szCs w:val="21"/>
                </w:rPr>
                <w:delText>号</w:delText>
              </w:r>
            </w:del>
          </w:p>
        </w:tc>
        <w:tc>
          <w:tcPr>
            <w:tcW w:w="760" w:type="pct"/>
            <w:vAlign w:val="center"/>
          </w:tcPr>
          <w:p w14:paraId="5A5B35EF" w14:textId="01925711" w:rsidR="005F457E" w:rsidDel="00964E30" w:rsidRDefault="00000000">
            <w:pPr>
              <w:spacing w:after="0" w:line="240" w:lineRule="auto"/>
              <w:ind w:firstLineChars="0" w:firstLine="0"/>
              <w:textAlignment w:val="auto"/>
              <w:rPr>
                <w:del w:id="4111" w:author="Si-yuan LIU" w:date="2026-07-24T14:26:00Z" w16du:dateUtc="2026-07-24T06:26:00Z"/>
                <w:color w:val="000000" w:themeColor="text1"/>
                <w:kern w:val="0"/>
                <w:sz w:val="21"/>
                <w:szCs w:val="21"/>
              </w:rPr>
            </w:pPr>
            <w:del w:id="4112" w:author="Si-yuan LIU" w:date="2026-07-24T14:26:00Z" w16du:dateUtc="2026-07-24T06:26:00Z">
              <w:r w:rsidDel="00964E30">
                <w:rPr>
                  <w:rFonts w:hint="eastAsia"/>
                  <w:color w:val="000000" w:themeColor="text1"/>
                  <w:kern w:val="0"/>
                  <w:sz w:val="21"/>
                  <w:szCs w:val="21"/>
                </w:rPr>
                <w:delText>正常办理</w:delText>
              </w:r>
            </w:del>
          </w:p>
        </w:tc>
        <w:tc>
          <w:tcPr>
            <w:tcW w:w="706" w:type="pct"/>
            <w:vAlign w:val="center"/>
          </w:tcPr>
          <w:p w14:paraId="7830EFB5" w14:textId="76966EFA" w:rsidR="005F457E" w:rsidDel="00964E30" w:rsidRDefault="00000000">
            <w:pPr>
              <w:spacing w:after="0" w:line="240" w:lineRule="auto"/>
              <w:ind w:firstLineChars="0" w:firstLine="0"/>
              <w:textAlignment w:val="auto"/>
              <w:rPr>
                <w:del w:id="4113" w:author="Si-yuan LIU" w:date="2026-07-24T14:26:00Z" w16du:dateUtc="2026-07-24T06:26:00Z"/>
                <w:color w:val="000000" w:themeColor="text1"/>
                <w:kern w:val="0"/>
                <w:sz w:val="21"/>
                <w:szCs w:val="21"/>
              </w:rPr>
            </w:pPr>
            <w:del w:id="4114" w:author="Si-yuan LIU" w:date="2026-07-24T14:26:00Z" w16du:dateUtc="2026-07-24T06:26:00Z">
              <w:r w:rsidDel="00964E30">
                <w:rPr>
                  <w:rFonts w:hint="eastAsia"/>
                  <w:color w:val="000000" w:themeColor="text1"/>
                  <w:kern w:val="0"/>
                  <w:sz w:val="21"/>
                  <w:szCs w:val="21"/>
                </w:rPr>
                <w:delText>对应奥飞数据数字智慧产业园，含</w:delText>
              </w:r>
              <w:r w:rsidDel="00964E30">
                <w:rPr>
                  <w:color w:val="000000" w:themeColor="text1"/>
                  <w:kern w:val="0"/>
                  <w:sz w:val="21"/>
                  <w:szCs w:val="21"/>
                </w:rPr>
                <w:delText>1</w:delText>
              </w:r>
              <w:r w:rsidDel="00964E30">
                <w:rPr>
                  <w:rFonts w:hint="eastAsia"/>
                  <w:color w:val="000000" w:themeColor="text1"/>
                  <w:kern w:val="0"/>
                  <w:sz w:val="21"/>
                  <w:szCs w:val="21"/>
                </w:rPr>
                <w:delText>、</w:delText>
              </w:r>
              <w:r w:rsidDel="00964E30">
                <w:rPr>
                  <w:color w:val="000000" w:themeColor="text1"/>
                  <w:kern w:val="0"/>
                  <w:sz w:val="21"/>
                  <w:szCs w:val="21"/>
                </w:rPr>
                <w:delText>2</w:delText>
              </w:r>
              <w:r w:rsidDel="00964E30">
                <w:rPr>
                  <w:rFonts w:hint="eastAsia"/>
                  <w:color w:val="000000" w:themeColor="text1"/>
                  <w:kern w:val="0"/>
                  <w:sz w:val="21"/>
                  <w:szCs w:val="21"/>
                </w:rPr>
                <w:delText>号楼。见附件</w:delText>
              </w:r>
              <w:r w:rsidDel="00964E30">
                <w:rPr>
                  <w:color w:val="000000" w:themeColor="text1"/>
                  <w:kern w:val="0"/>
                  <w:sz w:val="21"/>
                  <w:szCs w:val="21"/>
                </w:rPr>
                <w:delText>13-3-2</w:delText>
              </w:r>
            </w:del>
          </w:p>
        </w:tc>
      </w:tr>
      <w:tr w:rsidR="005F457E" w:rsidDel="00964E30" w14:paraId="502B17E5" w14:textId="042EF40A">
        <w:trPr>
          <w:trHeight w:val="284"/>
          <w:jc w:val="center"/>
          <w:del w:id="4115" w:author="Si-yuan LIU" w:date="2026-07-24T14:26:00Z" w16du:dateUtc="2026-07-24T06:26:00Z"/>
        </w:trPr>
        <w:tc>
          <w:tcPr>
            <w:tcW w:w="146" w:type="pct"/>
            <w:vMerge/>
            <w:vAlign w:val="center"/>
          </w:tcPr>
          <w:p w14:paraId="3AEA6D72" w14:textId="3767F09D" w:rsidR="005F457E" w:rsidDel="00964E30" w:rsidRDefault="005F457E">
            <w:pPr>
              <w:spacing w:after="0" w:line="240" w:lineRule="auto"/>
              <w:ind w:firstLineChars="0" w:firstLine="0"/>
              <w:textAlignment w:val="auto"/>
              <w:rPr>
                <w:del w:id="4116" w:author="Si-yuan LIU" w:date="2026-07-24T14:26:00Z" w16du:dateUtc="2026-07-24T06:26:00Z"/>
                <w:color w:val="000000" w:themeColor="text1"/>
                <w:kern w:val="0"/>
                <w:sz w:val="21"/>
                <w:szCs w:val="21"/>
              </w:rPr>
            </w:pPr>
          </w:p>
        </w:tc>
        <w:tc>
          <w:tcPr>
            <w:tcW w:w="222" w:type="pct"/>
            <w:vMerge/>
            <w:vAlign w:val="center"/>
          </w:tcPr>
          <w:p w14:paraId="4E7590DF" w14:textId="29869200" w:rsidR="005F457E" w:rsidDel="00964E30" w:rsidRDefault="005F457E">
            <w:pPr>
              <w:spacing w:after="0" w:line="240" w:lineRule="auto"/>
              <w:ind w:firstLineChars="0" w:firstLine="0"/>
              <w:textAlignment w:val="auto"/>
              <w:rPr>
                <w:del w:id="4117" w:author="Si-yuan LIU" w:date="2026-07-24T14:26:00Z" w16du:dateUtc="2026-07-24T06:26:00Z"/>
                <w:color w:val="000000" w:themeColor="text1"/>
                <w:kern w:val="0"/>
                <w:sz w:val="21"/>
                <w:szCs w:val="21"/>
              </w:rPr>
            </w:pPr>
          </w:p>
        </w:tc>
        <w:tc>
          <w:tcPr>
            <w:tcW w:w="816" w:type="pct"/>
            <w:vMerge/>
            <w:vAlign w:val="center"/>
          </w:tcPr>
          <w:p w14:paraId="0F43886A" w14:textId="2A9BD11C" w:rsidR="005F457E" w:rsidDel="00964E30" w:rsidRDefault="005F457E">
            <w:pPr>
              <w:spacing w:after="0" w:line="240" w:lineRule="auto"/>
              <w:ind w:firstLineChars="0" w:firstLine="0"/>
              <w:textAlignment w:val="auto"/>
              <w:rPr>
                <w:del w:id="4118" w:author="Si-yuan LIU" w:date="2026-07-24T14:26:00Z" w16du:dateUtc="2026-07-24T06:26:00Z"/>
                <w:color w:val="000000" w:themeColor="text1"/>
                <w:kern w:val="0"/>
                <w:sz w:val="21"/>
                <w:szCs w:val="21"/>
              </w:rPr>
            </w:pPr>
          </w:p>
        </w:tc>
        <w:tc>
          <w:tcPr>
            <w:tcW w:w="673" w:type="pct"/>
            <w:vAlign w:val="center"/>
          </w:tcPr>
          <w:p w14:paraId="2CD51656" w14:textId="11614D8D" w:rsidR="005F457E" w:rsidDel="00964E30" w:rsidRDefault="00000000">
            <w:pPr>
              <w:spacing w:after="0" w:line="240" w:lineRule="auto"/>
              <w:ind w:firstLineChars="0" w:firstLine="0"/>
              <w:textAlignment w:val="auto"/>
              <w:rPr>
                <w:del w:id="4119" w:author="Si-yuan LIU" w:date="2026-07-24T14:26:00Z" w16du:dateUtc="2026-07-24T06:26:00Z"/>
                <w:color w:val="000000" w:themeColor="text1"/>
                <w:kern w:val="0"/>
                <w:sz w:val="21"/>
                <w:szCs w:val="21"/>
              </w:rPr>
            </w:pPr>
            <w:del w:id="4120" w:author="Si-yuan LIU" w:date="2026-07-24T14:26:00Z" w16du:dateUtc="2026-07-24T06:26:00Z">
              <w:r w:rsidDel="00964E30">
                <w:rPr>
                  <w:color w:val="000000" w:themeColor="text1"/>
                  <w:kern w:val="0"/>
                  <w:sz w:val="21"/>
                  <w:szCs w:val="21"/>
                </w:rPr>
                <w:delText>202</w:delText>
              </w:r>
              <w:r w:rsidDel="00964E30">
                <w:rPr>
                  <w:rFonts w:hint="eastAsia"/>
                  <w:color w:val="000000" w:themeColor="text1"/>
                  <w:kern w:val="0"/>
                  <w:sz w:val="21"/>
                  <w:szCs w:val="21"/>
                </w:rPr>
                <w:delText>6</w:delText>
              </w:r>
              <w:r w:rsidDel="00964E30">
                <w:rPr>
                  <w:rFonts w:hint="eastAsia"/>
                  <w:color w:val="000000" w:themeColor="text1"/>
                  <w:kern w:val="0"/>
                  <w:sz w:val="21"/>
                  <w:szCs w:val="21"/>
                </w:rPr>
                <w:delText>年</w:delText>
              </w:r>
              <w:r w:rsidDel="00964E30">
                <w:rPr>
                  <w:rFonts w:hint="eastAsia"/>
                  <w:color w:val="000000" w:themeColor="text1"/>
                  <w:kern w:val="0"/>
                  <w:sz w:val="21"/>
                  <w:szCs w:val="21"/>
                </w:rPr>
                <w:delText>4</w:delText>
              </w:r>
              <w:r w:rsidDel="00964E30">
                <w:rPr>
                  <w:rFonts w:hint="eastAsia"/>
                  <w:color w:val="000000" w:themeColor="text1"/>
                  <w:kern w:val="0"/>
                  <w:sz w:val="21"/>
                  <w:szCs w:val="21"/>
                </w:rPr>
                <w:delText>月</w:delText>
              </w:r>
              <w:r w:rsidDel="00964E30">
                <w:rPr>
                  <w:rFonts w:hint="eastAsia"/>
                  <w:color w:val="000000" w:themeColor="text1"/>
                  <w:kern w:val="0"/>
                  <w:sz w:val="21"/>
                  <w:szCs w:val="21"/>
                </w:rPr>
                <w:delText>2</w:delText>
              </w:r>
              <w:r w:rsidDel="00964E30">
                <w:rPr>
                  <w:color w:val="000000" w:themeColor="text1"/>
                  <w:kern w:val="0"/>
                  <w:sz w:val="21"/>
                  <w:szCs w:val="21"/>
                </w:rPr>
                <w:delText>2</w:delText>
              </w:r>
              <w:r w:rsidDel="00964E30">
                <w:rPr>
                  <w:rFonts w:hint="eastAsia"/>
                  <w:color w:val="000000" w:themeColor="text1"/>
                  <w:kern w:val="0"/>
                  <w:sz w:val="21"/>
                  <w:szCs w:val="21"/>
                </w:rPr>
                <w:delText>日</w:delText>
              </w:r>
            </w:del>
          </w:p>
        </w:tc>
        <w:tc>
          <w:tcPr>
            <w:tcW w:w="907" w:type="pct"/>
            <w:vAlign w:val="center"/>
          </w:tcPr>
          <w:p w14:paraId="05C6B431" w14:textId="691CC9B9" w:rsidR="005F457E" w:rsidDel="00964E30" w:rsidRDefault="00000000">
            <w:pPr>
              <w:spacing w:after="0" w:line="240" w:lineRule="auto"/>
              <w:ind w:firstLineChars="0" w:firstLine="0"/>
              <w:textAlignment w:val="auto"/>
              <w:rPr>
                <w:del w:id="4121" w:author="Si-yuan LIU" w:date="2026-07-24T14:26:00Z" w16du:dateUtc="2026-07-24T06:26:00Z"/>
                <w:color w:val="000000" w:themeColor="text1"/>
                <w:kern w:val="0"/>
                <w:sz w:val="21"/>
                <w:szCs w:val="21"/>
              </w:rPr>
            </w:pPr>
            <w:del w:id="4122" w:author="Si-yuan LIU" w:date="2026-07-24T14:26:00Z" w16du:dateUtc="2026-07-24T06:26:00Z">
              <w:r w:rsidDel="00964E30">
                <w:rPr>
                  <w:rFonts w:hint="eastAsia"/>
                  <w:color w:val="000000" w:themeColor="text1"/>
                  <w:kern w:val="0"/>
                  <w:sz w:val="21"/>
                  <w:szCs w:val="21"/>
                </w:rPr>
                <w:delText>广州市规划和自然资源局</w:delText>
              </w:r>
            </w:del>
          </w:p>
        </w:tc>
        <w:tc>
          <w:tcPr>
            <w:tcW w:w="770" w:type="pct"/>
            <w:vAlign w:val="center"/>
          </w:tcPr>
          <w:p w14:paraId="32FB7233" w14:textId="1051783E" w:rsidR="005F457E" w:rsidDel="00964E30" w:rsidRDefault="00000000">
            <w:pPr>
              <w:spacing w:after="0" w:line="240" w:lineRule="auto"/>
              <w:ind w:firstLineChars="0" w:firstLine="0"/>
              <w:textAlignment w:val="auto"/>
              <w:rPr>
                <w:del w:id="4123" w:author="Si-yuan LIU" w:date="2026-07-24T14:26:00Z" w16du:dateUtc="2026-07-24T06:26:00Z"/>
                <w:color w:val="000000" w:themeColor="text1"/>
                <w:kern w:val="0"/>
                <w:sz w:val="21"/>
                <w:szCs w:val="21"/>
              </w:rPr>
            </w:pPr>
            <w:del w:id="4124" w:author="Si-yuan LIU" w:date="2026-07-24T14:26:00Z" w16du:dateUtc="2026-07-24T06:26:00Z">
              <w:r w:rsidDel="00964E30">
                <w:rPr>
                  <w:color w:val="000000" w:themeColor="text1"/>
                  <w:kern w:val="0"/>
                  <w:sz w:val="21"/>
                  <w:szCs w:val="21"/>
                </w:rPr>
                <w:delText>粤（</w:delText>
              </w:r>
              <w:r w:rsidDel="00964E30">
                <w:rPr>
                  <w:color w:val="000000" w:themeColor="text1"/>
                  <w:kern w:val="0"/>
                  <w:sz w:val="21"/>
                  <w:szCs w:val="21"/>
                </w:rPr>
                <w:delText>2026</w:delText>
              </w:r>
              <w:r w:rsidDel="00964E30">
                <w:rPr>
                  <w:color w:val="000000" w:themeColor="text1"/>
                  <w:kern w:val="0"/>
                  <w:sz w:val="21"/>
                  <w:szCs w:val="21"/>
                </w:rPr>
                <w:delText>）广州市不动产权第</w:delText>
              </w:r>
              <w:r w:rsidDel="00964E30">
                <w:rPr>
                  <w:color w:val="000000" w:themeColor="text1"/>
                  <w:kern w:val="0"/>
                  <w:sz w:val="21"/>
                  <w:szCs w:val="21"/>
                </w:rPr>
                <w:delText>11037333</w:delText>
              </w:r>
              <w:r w:rsidDel="00964E30">
                <w:rPr>
                  <w:color w:val="000000" w:themeColor="text1"/>
                  <w:kern w:val="0"/>
                  <w:sz w:val="21"/>
                  <w:szCs w:val="21"/>
                </w:rPr>
                <w:delText>号</w:delText>
              </w:r>
            </w:del>
          </w:p>
        </w:tc>
        <w:tc>
          <w:tcPr>
            <w:tcW w:w="760" w:type="pct"/>
            <w:vAlign w:val="center"/>
          </w:tcPr>
          <w:p w14:paraId="7358E36B" w14:textId="3704C4DE" w:rsidR="005F457E" w:rsidDel="00964E30" w:rsidRDefault="00000000">
            <w:pPr>
              <w:spacing w:after="0" w:line="240" w:lineRule="auto"/>
              <w:ind w:firstLineChars="0" w:firstLine="0"/>
              <w:textAlignment w:val="auto"/>
              <w:rPr>
                <w:del w:id="4125" w:author="Si-yuan LIU" w:date="2026-07-24T14:26:00Z" w16du:dateUtc="2026-07-24T06:26:00Z"/>
                <w:color w:val="000000" w:themeColor="text1"/>
                <w:kern w:val="0"/>
                <w:sz w:val="21"/>
                <w:szCs w:val="21"/>
              </w:rPr>
            </w:pPr>
            <w:del w:id="4126" w:author="Si-yuan LIU" w:date="2026-07-24T14:26:00Z" w16du:dateUtc="2026-07-24T06:26:00Z">
              <w:r w:rsidDel="00964E30">
                <w:rPr>
                  <w:rFonts w:hint="eastAsia"/>
                  <w:color w:val="000000" w:themeColor="text1"/>
                  <w:kern w:val="0"/>
                  <w:sz w:val="21"/>
                  <w:szCs w:val="21"/>
                </w:rPr>
                <w:delText>正常办理</w:delText>
              </w:r>
            </w:del>
          </w:p>
        </w:tc>
        <w:tc>
          <w:tcPr>
            <w:tcW w:w="706" w:type="pct"/>
            <w:vAlign w:val="center"/>
          </w:tcPr>
          <w:p w14:paraId="3419785B" w14:textId="52543981" w:rsidR="005F457E" w:rsidDel="00964E30" w:rsidRDefault="00000000">
            <w:pPr>
              <w:spacing w:after="0" w:line="240" w:lineRule="auto"/>
              <w:ind w:firstLineChars="0" w:firstLine="0"/>
              <w:textAlignment w:val="auto"/>
              <w:rPr>
                <w:del w:id="4127" w:author="Si-yuan LIU" w:date="2026-07-24T14:26:00Z" w16du:dateUtc="2026-07-24T06:26:00Z"/>
                <w:color w:val="000000" w:themeColor="text1"/>
                <w:kern w:val="0"/>
                <w:sz w:val="21"/>
                <w:szCs w:val="21"/>
              </w:rPr>
            </w:pPr>
            <w:del w:id="4128" w:author="Si-yuan LIU" w:date="2026-07-24T14:26:00Z" w16du:dateUtc="2026-07-24T06:26:00Z">
              <w:r w:rsidDel="00964E30">
                <w:rPr>
                  <w:rFonts w:hint="eastAsia"/>
                  <w:color w:val="000000" w:themeColor="text1"/>
                  <w:kern w:val="0"/>
                  <w:sz w:val="21"/>
                  <w:szCs w:val="21"/>
                </w:rPr>
                <w:delText>对应</w:delText>
              </w:r>
              <w:r w:rsidDel="00964E30">
                <w:rPr>
                  <w:color w:val="000000" w:themeColor="text1"/>
                  <w:kern w:val="0"/>
                  <w:sz w:val="21"/>
                  <w:szCs w:val="21"/>
                </w:rPr>
                <w:delText>1</w:delText>
              </w:r>
              <w:r w:rsidDel="00964E30">
                <w:rPr>
                  <w:rFonts w:hint="eastAsia"/>
                  <w:color w:val="000000" w:themeColor="text1"/>
                  <w:kern w:val="0"/>
                  <w:sz w:val="21"/>
                  <w:szCs w:val="21"/>
                </w:rPr>
                <w:delText>、</w:delText>
              </w:r>
              <w:r w:rsidDel="00964E30">
                <w:rPr>
                  <w:color w:val="000000" w:themeColor="text1"/>
                  <w:kern w:val="0"/>
                  <w:sz w:val="21"/>
                  <w:szCs w:val="21"/>
                </w:rPr>
                <w:delText>2</w:delText>
              </w:r>
              <w:r w:rsidDel="00964E30">
                <w:rPr>
                  <w:rFonts w:hint="eastAsia"/>
                  <w:color w:val="000000" w:themeColor="text1"/>
                  <w:kern w:val="0"/>
                  <w:sz w:val="21"/>
                  <w:szCs w:val="21"/>
                </w:rPr>
                <w:delText>号楼及门卫。见附件</w:delText>
              </w:r>
              <w:r w:rsidDel="00964E30">
                <w:rPr>
                  <w:color w:val="000000" w:themeColor="text1"/>
                  <w:kern w:val="0"/>
                  <w:sz w:val="21"/>
                  <w:szCs w:val="21"/>
                </w:rPr>
                <w:delText>13-3-3</w:delText>
              </w:r>
            </w:del>
          </w:p>
        </w:tc>
      </w:tr>
      <w:tr w:rsidR="005F457E" w:rsidDel="00964E30" w14:paraId="4A4A0BFF" w14:textId="5955D1ED">
        <w:trPr>
          <w:trHeight w:val="284"/>
          <w:jc w:val="center"/>
          <w:del w:id="4129" w:author="Si-yuan LIU" w:date="2026-07-24T14:26:00Z" w16du:dateUtc="2026-07-24T06:26:00Z"/>
        </w:trPr>
        <w:tc>
          <w:tcPr>
            <w:tcW w:w="146" w:type="pct"/>
            <w:vMerge w:val="restart"/>
            <w:vAlign w:val="center"/>
          </w:tcPr>
          <w:p w14:paraId="2040880E" w14:textId="0C03655F" w:rsidR="005F457E" w:rsidDel="00964E30" w:rsidRDefault="00000000">
            <w:pPr>
              <w:spacing w:after="0" w:line="240" w:lineRule="auto"/>
              <w:ind w:firstLineChars="0" w:firstLine="0"/>
              <w:textAlignment w:val="auto"/>
              <w:rPr>
                <w:del w:id="4130" w:author="Si-yuan LIU" w:date="2026-07-24T14:26:00Z" w16du:dateUtc="2026-07-24T06:26:00Z"/>
                <w:color w:val="000000" w:themeColor="text1"/>
                <w:kern w:val="0"/>
                <w:sz w:val="21"/>
                <w:szCs w:val="21"/>
              </w:rPr>
            </w:pPr>
            <w:del w:id="4131" w:author="Si-yuan LIU" w:date="2026-07-24T14:26:00Z" w16du:dateUtc="2026-07-24T06:26:00Z">
              <w:r w:rsidDel="00964E30">
                <w:rPr>
                  <w:color w:val="000000" w:themeColor="text1"/>
                  <w:kern w:val="0"/>
                  <w:sz w:val="21"/>
                  <w:szCs w:val="21"/>
                </w:rPr>
                <w:delText>4</w:delText>
              </w:r>
            </w:del>
          </w:p>
        </w:tc>
        <w:tc>
          <w:tcPr>
            <w:tcW w:w="222" w:type="pct"/>
            <w:vMerge w:val="restart"/>
            <w:vAlign w:val="center"/>
          </w:tcPr>
          <w:p w14:paraId="66B04F16" w14:textId="3DB10718" w:rsidR="005F457E" w:rsidDel="00964E30" w:rsidRDefault="00000000">
            <w:pPr>
              <w:spacing w:after="0" w:line="240" w:lineRule="auto"/>
              <w:ind w:firstLineChars="0" w:firstLine="0"/>
              <w:textAlignment w:val="auto"/>
              <w:rPr>
                <w:del w:id="4132" w:author="Si-yuan LIU" w:date="2026-07-24T14:26:00Z" w16du:dateUtc="2026-07-24T06:26:00Z"/>
                <w:color w:val="000000" w:themeColor="text1"/>
                <w:kern w:val="0"/>
                <w:sz w:val="21"/>
                <w:szCs w:val="21"/>
              </w:rPr>
            </w:pPr>
            <w:del w:id="4133" w:author="Si-yuan LIU" w:date="2026-07-24T14:26:00Z" w16du:dateUtc="2026-07-24T06:26:00Z">
              <w:r w:rsidDel="00964E30">
                <w:rPr>
                  <w:rFonts w:hint="eastAsia"/>
                  <w:color w:val="000000" w:themeColor="text1"/>
                  <w:kern w:val="0"/>
                  <w:sz w:val="21"/>
                  <w:szCs w:val="21"/>
                </w:rPr>
                <w:delText>用海</w:delText>
              </w:r>
            </w:del>
          </w:p>
        </w:tc>
        <w:tc>
          <w:tcPr>
            <w:tcW w:w="816" w:type="pct"/>
            <w:vAlign w:val="center"/>
          </w:tcPr>
          <w:p w14:paraId="14D6DC35" w14:textId="399C065E" w:rsidR="005F457E" w:rsidDel="00964E30" w:rsidRDefault="00000000">
            <w:pPr>
              <w:spacing w:after="0" w:line="240" w:lineRule="auto"/>
              <w:ind w:firstLineChars="0" w:firstLine="0"/>
              <w:textAlignment w:val="auto"/>
              <w:rPr>
                <w:del w:id="4134" w:author="Si-yuan LIU" w:date="2026-07-24T14:26:00Z" w16du:dateUtc="2026-07-24T06:26:00Z"/>
                <w:color w:val="000000" w:themeColor="text1"/>
                <w:kern w:val="0"/>
                <w:sz w:val="21"/>
                <w:szCs w:val="21"/>
              </w:rPr>
            </w:pPr>
            <w:del w:id="4135" w:author="Si-yuan LIU" w:date="2026-07-24T14:26:00Z" w16du:dateUtc="2026-07-24T06:26:00Z">
              <w:r w:rsidDel="00964E30">
                <w:rPr>
                  <w:rFonts w:hint="eastAsia"/>
                  <w:color w:val="000000" w:themeColor="text1"/>
                  <w:kern w:val="0"/>
                  <w:sz w:val="21"/>
                  <w:szCs w:val="21"/>
                </w:rPr>
                <w:delText>用海预审意见</w:delText>
              </w:r>
            </w:del>
          </w:p>
        </w:tc>
        <w:tc>
          <w:tcPr>
            <w:tcW w:w="673" w:type="pct"/>
            <w:vAlign w:val="center"/>
          </w:tcPr>
          <w:p w14:paraId="11CA8F3C" w14:textId="57A3D8C1" w:rsidR="005F457E" w:rsidDel="00964E30" w:rsidRDefault="00000000">
            <w:pPr>
              <w:spacing w:after="0" w:line="240" w:lineRule="auto"/>
              <w:ind w:firstLineChars="0" w:firstLine="0"/>
              <w:textAlignment w:val="auto"/>
              <w:rPr>
                <w:del w:id="4136" w:author="Si-yuan LIU" w:date="2026-07-24T14:26:00Z" w16du:dateUtc="2026-07-24T06:26:00Z"/>
                <w:color w:val="000000" w:themeColor="text1"/>
                <w:kern w:val="0"/>
                <w:sz w:val="21"/>
                <w:szCs w:val="21"/>
              </w:rPr>
            </w:pPr>
            <w:del w:id="4137" w:author="Si-yuan LIU" w:date="2026-07-24T14:26:00Z" w16du:dateUtc="2026-07-24T06:26:00Z">
              <w:r w:rsidDel="00964E30">
                <w:rPr>
                  <w:color w:val="000000" w:themeColor="text1"/>
                  <w:kern w:val="0"/>
                  <w:sz w:val="21"/>
                  <w:szCs w:val="21"/>
                </w:rPr>
                <w:delText>-</w:delText>
              </w:r>
            </w:del>
          </w:p>
        </w:tc>
        <w:tc>
          <w:tcPr>
            <w:tcW w:w="907" w:type="pct"/>
            <w:vAlign w:val="center"/>
          </w:tcPr>
          <w:p w14:paraId="22E5AA32" w14:textId="1F0299EA" w:rsidR="005F457E" w:rsidDel="00964E30" w:rsidRDefault="00000000">
            <w:pPr>
              <w:spacing w:after="0" w:line="240" w:lineRule="auto"/>
              <w:ind w:firstLineChars="0" w:firstLine="0"/>
              <w:textAlignment w:val="auto"/>
              <w:rPr>
                <w:del w:id="4138" w:author="Si-yuan LIU" w:date="2026-07-24T14:26:00Z" w16du:dateUtc="2026-07-24T06:26:00Z"/>
                <w:color w:val="000000" w:themeColor="text1"/>
                <w:kern w:val="0"/>
                <w:sz w:val="21"/>
                <w:szCs w:val="21"/>
              </w:rPr>
            </w:pPr>
            <w:del w:id="4139" w:author="Si-yuan LIU" w:date="2026-07-24T14:26:00Z" w16du:dateUtc="2026-07-24T06:26:00Z">
              <w:r w:rsidDel="00964E30">
                <w:rPr>
                  <w:color w:val="000000" w:themeColor="text1"/>
                  <w:kern w:val="0"/>
                  <w:sz w:val="21"/>
                  <w:szCs w:val="21"/>
                </w:rPr>
                <w:delText>-</w:delText>
              </w:r>
            </w:del>
          </w:p>
        </w:tc>
        <w:tc>
          <w:tcPr>
            <w:tcW w:w="770" w:type="pct"/>
            <w:vAlign w:val="center"/>
          </w:tcPr>
          <w:p w14:paraId="5FBEF8E2" w14:textId="7D4BBED2" w:rsidR="005F457E" w:rsidDel="00964E30" w:rsidRDefault="00000000">
            <w:pPr>
              <w:spacing w:after="0" w:line="240" w:lineRule="auto"/>
              <w:ind w:firstLineChars="0" w:firstLine="0"/>
              <w:textAlignment w:val="auto"/>
              <w:rPr>
                <w:del w:id="4140" w:author="Si-yuan LIU" w:date="2026-07-24T14:26:00Z" w16du:dateUtc="2026-07-24T06:26:00Z"/>
                <w:color w:val="000000" w:themeColor="text1"/>
                <w:kern w:val="0"/>
                <w:sz w:val="21"/>
                <w:szCs w:val="21"/>
              </w:rPr>
            </w:pPr>
            <w:del w:id="4141" w:author="Si-yuan LIU" w:date="2026-07-24T14:26:00Z" w16du:dateUtc="2026-07-24T06:26:00Z">
              <w:r w:rsidDel="00964E30">
                <w:rPr>
                  <w:color w:val="000000" w:themeColor="text1"/>
                  <w:kern w:val="0"/>
                  <w:sz w:val="21"/>
                  <w:szCs w:val="21"/>
                </w:rPr>
                <w:delText>-</w:delText>
              </w:r>
            </w:del>
          </w:p>
        </w:tc>
        <w:tc>
          <w:tcPr>
            <w:tcW w:w="760" w:type="pct"/>
            <w:vAlign w:val="center"/>
          </w:tcPr>
          <w:p w14:paraId="3C5EE333" w14:textId="1F57563C" w:rsidR="005F457E" w:rsidDel="00964E30" w:rsidRDefault="00000000">
            <w:pPr>
              <w:spacing w:after="0" w:line="240" w:lineRule="auto"/>
              <w:ind w:firstLineChars="0" w:firstLine="0"/>
              <w:textAlignment w:val="auto"/>
              <w:rPr>
                <w:del w:id="4142" w:author="Si-yuan LIU" w:date="2026-07-24T14:26:00Z" w16du:dateUtc="2026-07-24T06:26:00Z"/>
                <w:color w:val="000000" w:themeColor="text1"/>
                <w:kern w:val="0"/>
                <w:sz w:val="21"/>
                <w:szCs w:val="21"/>
              </w:rPr>
            </w:pPr>
            <w:del w:id="4143" w:author="Si-yuan LIU" w:date="2026-07-24T14:26:00Z" w16du:dateUtc="2026-07-24T06:26:00Z">
              <w:r w:rsidDel="00964E30">
                <w:rPr>
                  <w:rFonts w:hint="eastAsia"/>
                  <w:color w:val="000000" w:themeColor="text1"/>
                  <w:kern w:val="0"/>
                  <w:sz w:val="21"/>
                  <w:szCs w:val="21"/>
                </w:rPr>
                <w:delText>投资建设时无需办理</w:delText>
              </w:r>
            </w:del>
          </w:p>
        </w:tc>
        <w:tc>
          <w:tcPr>
            <w:tcW w:w="706" w:type="pct"/>
            <w:vAlign w:val="center"/>
          </w:tcPr>
          <w:p w14:paraId="1F3EE0FD" w14:textId="6A6900EF" w:rsidR="005F457E" w:rsidDel="00964E30" w:rsidRDefault="00000000">
            <w:pPr>
              <w:spacing w:after="0" w:line="240" w:lineRule="auto"/>
              <w:ind w:firstLineChars="0" w:firstLine="0"/>
              <w:textAlignment w:val="auto"/>
              <w:rPr>
                <w:del w:id="4144" w:author="Si-yuan LIU" w:date="2026-07-24T14:26:00Z" w16du:dateUtc="2026-07-24T06:26:00Z"/>
                <w:color w:val="000000" w:themeColor="text1"/>
                <w:kern w:val="0"/>
                <w:sz w:val="21"/>
                <w:szCs w:val="21"/>
              </w:rPr>
            </w:pPr>
            <w:del w:id="4145" w:author="Si-yuan LIU" w:date="2026-07-24T14:26:00Z" w16du:dateUtc="2026-07-24T06:26:00Z">
              <w:r w:rsidDel="00964E30">
                <w:rPr>
                  <w:rFonts w:hint="eastAsia"/>
                  <w:color w:val="000000" w:themeColor="text1"/>
                  <w:kern w:val="0"/>
                  <w:sz w:val="21"/>
                  <w:szCs w:val="21"/>
                </w:rPr>
                <w:delText>不涉及</w:delText>
              </w:r>
            </w:del>
          </w:p>
        </w:tc>
      </w:tr>
      <w:tr w:rsidR="005F457E" w:rsidDel="00964E30" w14:paraId="2B9F96B9" w14:textId="7550DEB3">
        <w:trPr>
          <w:trHeight w:val="284"/>
          <w:jc w:val="center"/>
          <w:del w:id="4146" w:author="Si-yuan LIU" w:date="2026-07-24T14:26:00Z" w16du:dateUtc="2026-07-24T06:26:00Z"/>
        </w:trPr>
        <w:tc>
          <w:tcPr>
            <w:tcW w:w="146" w:type="pct"/>
            <w:vMerge/>
            <w:vAlign w:val="center"/>
          </w:tcPr>
          <w:p w14:paraId="15BB176C" w14:textId="4C6349AA" w:rsidR="005F457E" w:rsidDel="00964E30" w:rsidRDefault="005F457E">
            <w:pPr>
              <w:spacing w:after="0" w:line="240" w:lineRule="auto"/>
              <w:ind w:firstLineChars="0" w:firstLine="0"/>
              <w:textAlignment w:val="auto"/>
              <w:rPr>
                <w:del w:id="4147" w:author="Si-yuan LIU" w:date="2026-07-24T14:26:00Z" w16du:dateUtc="2026-07-24T06:26:00Z"/>
                <w:color w:val="000000" w:themeColor="text1"/>
                <w:kern w:val="0"/>
                <w:sz w:val="21"/>
                <w:szCs w:val="21"/>
              </w:rPr>
            </w:pPr>
          </w:p>
        </w:tc>
        <w:tc>
          <w:tcPr>
            <w:tcW w:w="222" w:type="pct"/>
            <w:vMerge/>
            <w:vAlign w:val="center"/>
          </w:tcPr>
          <w:p w14:paraId="457E3F49" w14:textId="180DCD10" w:rsidR="005F457E" w:rsidDel="00964E30" w:rsidRDefault="005F457E">
            <w:pPr>
              <w:spacing w:after="0" w:line="240" w:lineRule="auto"/>
              <w:ind w:firstLineChars="0" w:firstLine="0"/>
              <w:textAlignment w:val="auto"/>
              <w:rPr>
                <w:del w:id="4148" w:author="Si-yuan LIU" w:date="2026-07-24T14:26:00Z" w16du:dateUtc="2026-07-24T06:26:00Z"/>
                <w:color w:val="000000" w:themeColor="text1"/>
                <w:kern w:val="0"/>
                <w:sz w:val="21"/>
                <w:szCs w:val="21"/>
              </w:rPr>
            </w:pPr>
          </w:p>
        </w:tc>
        <w:tc>
          <w:tcPr>
            <w:tcW w:w="816" w:type="pct"/>
            <w:vAlign w:val="center"/>
          </w:tcPr>
          <w:p w14:paraId="174E9E13" w14:textId="3267DED7" w:rsidR="005F457E" w:rsidDel="00964E30" w:rsidRDefault="00000000">
            <w:pPr>
              <w:spacing w:after="0" w:line="240" w:lineRule="auto"/>
              <w:ind w:firstLineChars="0" w:firstLine="0"/>
              <w:textAlignment w:val="auto"/>
              <w:rPr>
                <w:del w:id="4149" w:author="Si-yuan LIU" w:date="2026-07-24T14:26:00Z" w16du:dateUtc="2026-07-24T06:26:00Z"/>
                <w:color w:val="000000" w:themeColor="text1"/>
                <w:kern w:val="0"/>
                <w:sz w:val="21"/>
                <w:szCs w:val="21"/>
              </w:rPr>
            </w:pPr>
            <w:del w:id="4150" w:author="Si-yuan LIU" w:date="2026-07-24T14:26:00Z" w16du:dateUtc="2026-07-24T06:26:00Z">
              <w:r w:rsidDel="00964E30">
                <w:rPr>
                  <w:rFonts w:hint="eastAsia"/>
                  <w:color w:val="000000" w:themeColor="text1"/>
                  <w:kern w:val="0"/>
                  <w:sz w:val="21"/>
                  <w:szCs w:val="21"/>
                </w:rPr>
                <w:delText>用海申请批复文件</w:delText>
              </w:r>
            </w:del>
          </w:p>
        </w:tc>
        <w:tc>
          <w:tcPr>
            <w:tcW w:w="673" w:type="pct"/>
            <w:vAlign w:val="center"/>
          </w:tcPr>
          <w:p w14:paraId="3E130E7A" w14:textId="10A623C9" w:rsidR="005F457E" w:rsidDel="00964E30" w:rsidRDefault="00000000">
            <w:pPr>
              <w:spacing w:after="0" w:line="240" w:lineRule="auto"/>
              <w:ind w:firstLineChars="0" w:firstLine="0"/>
              <w:textAlignment w:val="auto"/>
              <w:rPr>
                <w:del w:id="4151" w:author="Si-yuan LIU" w:date="2026-07-24T14:26:00Z" w16du:dateUtc="2026-07-24T06:26:00Z"/>
                <w:color w:val="000000" w:themeColor="text1"/>
                <w:kern w:val="0"/>
                <w:sz w:val="21"/>
                <w:szCs w:val="21"/>
              </w:rPr>
            </w:pPr>
            <w:del w:id="4152" w:author="Si-yuan LIU" w:date="2026-07-24T14:26:00Z" w16du:dateUtc="2026-07-24T06:26:00Z">
              <w:r w:rsidDel="00964E30">
                <w:rPr>
                  <w:color w:val="000000" w:themeColor="text1"/>
                  <w:kern w:val="0"/>
                  <w:sz w:val="21"/>
                  <w:szCs w:val="21"/>
                </w:rPr>
                <w:delText>-</w:delText>
              </w:r>
            </w:del>
          </w:p>
        </w:tc>
        <w:tc>
          <w:tcPr>
            <w:tcW w:w="907" w:type="pct"/>
            <w:vAlign w:val="center"/>
          </w:tcPr>
          <w:p w14:paraId="7C1F3469" w14:textId="2E2AE767" w:rsidR="005F457E" w:rsidDel="00964E30" w:rsidRDefault="00000000">
            <w:pPr>
              <w:spacing w:after="0" w:line="240" w:lineRule="auto"/>
              <w:ind w:firstLineChars="0" w:firstLine="0"/>
              <w:textAlignment w:val="auto"/>
              <w:rPr>
                <w:del w:id="4153" w:author="Si-yuan LIU" w:date="2026-07-24T14:26:00Z" w16du:dateUtc="2026-07-24T06:26:00Z"/>
                <w:color w:val="000000" w:themeColor="text1"/>
                <w:kern w:val="0"/>
                <w:sz w:val="21"/>
                <w:szCs w:val="21"/>
              </w:rPr>
            </w:pPr>
            <w:del w:id="4154" w:author="Si-yuan LIU" w:date="2026-07-24T14:26:00Z" w16du:dateUtc="2026-07-24T06:26:00Z">
              <w:r w:rsidDel="00964E30">
                <w:rPr>
                  <w:color w:val="000000" w:themeColor="text1"/>
                  <w:kern w:val="0"/>
                  <w:sz w:val="21"/>
                  <w:szCs w:val="21"/>
                </w:rPr>
                <w:delText>-</w:delText>
              </w:r>
            </w:del>
          </w:p>
        </w:tc>
        <w:tc>
          <w:tcPr>
            <w:tcW w:w="770" w:type="pct"/>
            <w:vAlign w:val="center"/>
          </w:tcPr>
          <w:p w14:paraId="542A9508" w14:textId="69CFD7C7" w:rsidR="005F457E" w:rsidDel="00964E30" w:rsidRDefault="00000000">
            <w:pPr>
              <w:spacing w:after="0" w:line="240" w:lineRule="auto"/>
              <w:ind w:firstLineChars="0" w:firstLine="0"/>
              <w:textAlignment w:val="auto"/>
              <w:rPr>
                <w:del w:id="4155" w:author="Si-yuan LIU" w:date="2026-07-24T14:26:00Z" w16du:dateUtc="2026-07-24T06:26:00Z"/>
                <w:color w:val="000000" w:themeColor="text1"/>
                <w:kern w:val="0"/>
                <w:sz w:val="21"/>
                <w:szCs w:val="21"/>
              </w:rPr>
            </w:pPr>
            <w:del w:id="4156" w:author="Si-yuan LIU" w:date="2026-07-24T14:26:00Z" w16du:dateUtc="2026-07-24T06:26:00Z">
              <w:r w:rsidDel="00964E30">
                <w:rPr>
                  <w:color w:val="000000" w:themeColor="text1"/>
                  <w:kern w:val="0"/>
                  <w:sz w:val="21"/>
                  <w:szCs w:val="21"/>
                </w:rPr>
                <w:delText>-</w:delText>
              </w:r>
            </w:del>
          </w:p>
        </w:tc>
        <w:tc>
          <w:tcPr>
            <w:tcW w:w="760" w:type="pct"/>
            <w:vAlign w:val="center"/>
          </w:tcPr>
          <w:p w14:paraId="00A43B89" w14:textId="43DED1A5" w:rsidR="005F457E" w:rsidDel="00964E30" w:rsidRDefault="00000000">
            <w:pPr>
              <w:spacing w:after="0" w:line="240" w:lineRule="auto"/>
              <w:ind w:firstLineChars="0" w:firstLine="0"/>
              <w:textAlignment w:val="auto"/>
              <w:rPr>
                <w:del w:id="4157" w:author="Si-yuan LIU" w:date="2026-07-24T14:26:00Z" w16du:dateUtc="2026-07-24T06:26:00Z"/>
                <w:color w:val="000000" w:themeColor="text1"/>
                <w:kern w:val="0"/>
                <w:sz w:val="21"/>
                <w:szCs w:val="21"/>
              </w:rPr>
            </w:pPr>
            <w:del w:id="4158" w:author="Si-yuan LIU" w:date="2026-07-24T14:26:00Z" w16du:dateUtc="2026-07-24T06:26:00Z">
              <w:r w:rsidDel="00964E30">
                <w:rPr>
                  <w:rFonts w:hint="eastAsia"/>
                  <w:color w:val="000000" w:themeColor="text1"/>
                  <w:kern w:val="0"/>
                  <w:sz w:val="21"/>
                  <w:szCs w:val="21"/>
                </w:rPr>
                <w:delText>投资建设时无需办理</w:delText>
              </w:r>
            </w:del>
          </w:p>
        </w:tc>
        <w:tc>
          <w:tcPr>
            <w:tcW w:w="706" w:type="pct"/>
            <w:vAlign w:val="center"/>
          </w:tcPr>
          <w:p w14:paraId="378CB243" w14:textId="4501E8E8" w:rsidR="005F457E" w:rsidDel="00964E30" w:rsidRDefault="00000000">
            <w:pPr>
              <w:spacing w:after="0" w:line="240" w:lineRule="auto"/>
              <w:ind w:firstLineChars="0" w:firstLine="0"/>
              <w:textAlignment w:val="auto"/>
              <w:rPr>
                <w:del w:id="4159" w:author="Si-yuan LIU" w:date="2026-07-24T14:26:00Z" w16du:dateUtc="2026-07-24T06:26:00Z"/>
                <w:color w:val="000000" w:themeColor="text1"/>
                <w:kern w:val="0"/>
                <w:sz w:val="21"/>
                <w:szCs w:val="21"/>
              </w:rPr>
            </w:pPr>
            <w:del w:id="4160" w:author="Si-yuan LIU" w:date="2026-07-24T14:26:00Z" w16du:dateUtc="2026-07-24T06:26:00Z">
              <w:r w:rsidDel="00964E30">
                <w:rPr>
                  <w:rFonts w:hint="eastAsia"/>
                  <w:color w:val="000000" w:themeColor="text1"/>
                  <w:kern w:val="0"/>
                  <w:sz w:val="21"/>
                  <w:szCs w:val="21"/>
                </w:rPr>
                <w:delText>不涉及</w:delText>
              </w:r>
            </w:del>
          </w:p>
        </w:tc>
      </w:tr>
      <w:tr w:rsidR="005F457E" w:rsidDel="00964E30" w14:paraId="71FF2332" w14:textId="2528D4F2">
        <w:trPr>
          <w:trHeight w:val="284"/>
          <w:jc w:val="center"/>
          <w:del w:id="4161" w:author="Si-yuan LIU" w:date="2026-07-24T14:26:00Z" w16du:dateUtc="2026-07-24T06:26:00Z"/>
        </w:trPr>
        <w:tc>
          <w:tcPr>
            <w:tcW w:w="146" w:type="pct"/>
            <w:vMerge/>
            <w:vAlign w:val="center"/>
          </w:tcPr>
          <w:p w14:paraId="2466091B" w14:textId="3A7C71BD" w:rsidR="005F457E" w:rsidDel="00964E30" w:rsidRDefault="005F457E">
            <w:pPr>
              <w:spacing w:after="0" w:line="240" w:lineRule="auto"/>
              <w:ind w:firstLineChars="0" w:firstLine="0"/>
              <w:textAlignment w:val="auto"/>
              <w:rPr>
                <w:del w:id="4162" w:author="Si-yuan LIU" w:date="2026-07-24T14:26:00Z" w16du:dateUtc="2026-07-24T06:26:00Z"/>
                <w:color w:val="000000" w:themeColor="text1"/>
                <w:kern w:val="0"/>
                <w:sz w:val="21"/>
                <w:szCs w:val="21"/>
              </w:rPr>
            </w:pPr>
          </w:p>
        </w:tc>
        <w:tc>
          <w:tcPr>
            <w:tcW w:w="222" w:type="pct"/>
            <w:vMerge/>
            <w:vAlign w:val="center"/>
          </w:tcPr>
          <w:p w14:paraId="797818BD" w14:textId="53242B1D" w:rsidR="005F457E" w:rsidDel="00964E30" w:rsidRDefault="005F457E">
            <w:pPr>
              <w:spacing w:after="0" w:line="240" w:lineRule="auto"/>
              <w:ind w:firstLineChars="0" w:firstLine="0"/>
              <w:textAlignment w:val="auto"/>
              <w:rPr>
                <w:del w:id="4163" w:author="Si-yuan LIU" w:date="2026-07-24T14:26:00Z" w16du:dateUtc="2026-07-24T06:26:00Z"/>
                <w:color w:val="000000" w:themeColor="text1"/>
                <w:kern w:val="0"/>
                <w:sz w:val="21"/>
                <w:szCs w:val="21"/>
              </w:rPr>
            </w:pPr>
          </w:p>
        </w:tc>
        <w:tc>
          <w:tcPr>
            <w:tcW w:w="816" w:type="pct"/>
            <w:vAlign w:val="center"/>
          </w:tcPr>
          <w:p w14:paraId="0F59F2E4" w14:textId="0D69C75F" w:rsidR="005F457E" w:rsidDel="00964E30" w:rsidRDefault="00000000">
            <w:pPr>
              <w:spacing w:after="0" w:line="240" w:lineRule="auto"/>
              <w:ind w:firstLineChars="0" w:firstLine="0"/>
              <w:textAlignment w:val="auto"/>
              <w:rPr>
                <w:del w:id="4164" w:author="Si-yuan LIU" w:date="2026-07-24T14:26:00Z" w16du:dateUtc="2026-07-24T06:26:00Z"/>
                <w:color w:val="000000" w:themeColor="text1"/>
                <w:kern w:val="0"/>
                <w:sz w:val="21"/>
                <w:szCs w:val="21"/>
              </w:rPr>
            </w:pPr>
            <w:del w:id="4165" w:author="Si-yuan LIU" w:date="2026-07-24T14:26:00Z" w16du:dateUtc="2026-07-24T06:26:00Z">
              <w:r w:rsidDel="00964E30">
                <w:rPr>
                  <w:rFonts w:hint="eastAsia"/>
                  <w:color w:val="000000" w:themeColor="text1"/>
                  <w:kern w:val="0"/>
                  <w:sz w:val="21"/>
                  <w:szCs w:val="21"/>
                </w:rPr>
                <w:delText>海域使用许可证</w:delText>
              </w:r>
            </w:del>
          </w:p>
        </w:tc>
        <w:tc>
          <w:tcPr>
            <w:tcW w:w="673" w:type="pct"/>
            <w:vAlign w:val="center"/>
          </w:tcPr>
          <w:p w14:paraId="08C7BB6B" w14:textId="0B68395B" w:rsidR="005F457E" w:rsidDel="00964E30" w:rsidRDefault="00000000">
            <w:pPr>
              <w:spacing w:after="0" w:line="240" w:lineRule="auto"/>
              <w:ind w:firstLineChars="0" w:firstLine="0"/>
              <w:textAlignment w:val="auto"/>
              <w:rPr>
                <w:del w:id="4166" w:author="Si-yuan LIU" w:date="2026-07-24T14:26:00Z" w16du:dateUtc="2026-07-24T06:26:00Z"/>
                <w:color w:val="000000" w:themeColor="text1"/>
                <w:kern w:val="0"/>
                <w:sz w:val="21"/>
                <w:szCs w:val="21"/>
              </w:rPr>
            </w:pPr>
            <w:del w:id="4167" w:author="Si-yuan LIU" w:date="2026-07-24T14:26:00Z" w16du:dateUtc="2026-07-24T06:26:00Z">
              <w:r w:rsidDel="00964E30">
                <w:rPr>
                  <w:color w:val="000000" w:themeColor="text1"/>
                  <w:kern w:val="0"/>
                  <w:sz w:val="21"/>
                  <w:szCs w:val="21"/>
                </w:rPr>
                <w:delText>-</w:delText>
              </w:r>
            </w:del>
          </w:p>
        </w:tc>
        <w:tc>
          <w:tcPr>
            <w:tcW w:w="907" w:type="pct"/>
            <w:vAlign w:val="center"/>
          </w:tcPr>
          <w:p w14:paraId="716DC040" w14:textId="49048817" w:rsidR="005F457E" w:rsidDel="00964E30" w:rsidRDefault="00000000">
            <w:pPr>
              <w:spacing w:after="0" w:line="240" w:lineRule="auto"/>
              <w:ind w:firstLineChars="0" w:firstLine="0"/>
              <w:textAlignment w:val="auto"/>
              <w:rPr>
                <w:del w:id="4168" w:author="Si-yuan LIU" w:date="2026-07-24T14:26:00Z" w16du:dateUtc="2026-07-24T06:26:00Z"/>
                <w:color w:val="000000" w:themeColor="text1"/>
                <w:kern w:val="0"/>
                <w:sz w:val="21"/>
                <w:szCs w:val="21"/>
              </w:rPr>
            </w:pPr>
            <w:del w:id="4169" w:author="Si-yuan LIU" w:date="2026-07-24T14:26:00Z" w16du:dateUtc="2026-07-24T06:26:00Z">
              <w:r w:rsidDel="00964E30">
                <w:rPr>
                  <w:color w:val="000000" w:themeColor="text1"/>
                  <w:kern w:val="0"/>
                  <w:sz w:val="21"/>
                  <w:szCs w:val="21"/>
                </w:rPr>
                <w:delText>-</w:delText>
              </w:r>
            </w:del>
          </w:p>
        </w:tc>
        <w:tc>
          <w:tcPr>
            <w:tcW w:w="770" w:type="pct"/>
            <w:vAlign w:val="center"/>
          </w:tcPr>
          <w:p w14:paraId="1A7542ED" w14:textId="002A94BF" w:rsidR="005F457E" w:rsidDel="00964E30" w:rsidRDefault="00000000">
            <w:pPr>
              <w:spacing w:after="0" w:line="240" w:lineRule="auto"/>
              <w:ind w:firstLineChars="0" w:firstLine="0"/>
              <w:textAlignment w:val="auto"/>
              <w:rPr>
                <w:del w:id="4170" w:author="Si-yuan LIU" w:date="2026-07-24T14:26:00Z" w16du:dateUtc="2026-07-24T06:26:00Z"/>
                <w:color w:val="000000" w:themeColor="text1"/>
                <w:kern w:val="0"/>
                <w:sz w:val="21"/>
                <w:szCs w:val="21"/>
              </w:rPr>
            </w:pPr>
            <w:del w:id="4171" w:author="Si-yuan LIU" w:date="2026-07-24T14:26:00Z" w16du:dateUtc="2026-07-24T06:26:00Z">
              <w:r w:rsidDel="00964E30">
                <w:rPr>
                  <w:color w:val="000000" w:themeColor="text1"/>
                  <w:kern w:val="0"/>
                  <w:sz w:val="21"/>
                  <w:szCs w:val="21"/>
                </w:rPr>
                <w:delText>-</w:delText>
              </w:r>
            </w:del>
          </w:p>
        </w:tc>
        <w:tc>
          <w:tcPr>
            <w:tcW w:w="760" w:type="pct"/>
            <w:vAlign w:val="center"/>
          </w:tcPr>
          <w:p w14:paraId="1F953253" w14:textId="16909F29" w:rsidR="005F457E" w:rsidDel="00964E30" w:rsidRDefault="00000000">
            <w:pPr>
              <w:spacing w:after="0" w:line="240" w:lineRule="auto"/>
              <w:ind w:firstLineChars="0" w:firstLine="0"/>
              <w:textAlignment w:val="auto"/>
              <w:rPr>
                <w:del w:id="4172" w:author="Si-yuan LIU" w:date="2026-07-24T14:26:00Z" w16du:dateUtc="2026-07-24T06:26:00Z"/>
                <w:color w:val="000000" w:themeColor="text1"/>
                <w:kern w:val="0"/>
                <w:sz w:val="21"/>
                <w:szCs w:val="21"/>
              </w:rPr>
            </w:pPr>
            <w:del w:id="4173" w:author="Si-yuan LIU" w:date="2026-07-24T14:26:00Z" w16du:dateUtc="2026-07-24T06:26:00Z">
              <w:r w:rsidDel="00964E30">
                <w:rPr>
                  <w:rFonts w:hint="eastAsia"/>
                  <w:color w:val="000000" w:themeColor="text1"/>
                  <w:kern w:val="0"/>
                  <w:sz w:val="21"/>
                  <w:szCs w:val="21"/>
                </w:rPr>
                <w:delText>投资建设时无需办理</w:delText>
              </w:r>
            </w:del>
          </w:p>
        </w:tc>
        <w:tc>
          <w:tcPr>
            <w:tcW w:w="706" w:type="pct"/>
            <w:vAlign w:val="center"/>
          </w:tcPr>
          <w:p w14:paraId="39B864C8" w14:textId="5EB371FD" w:rsidR="005F457E" w:rsidDel="00964E30" w:rsidRDefault="00000000">
            <w:pPr>
              <w:spacing w:after="0" w:line="240" w:lineRule="auto"/>
              <w:ind w:firstLineChars="0" w:firstLine="0"/>
              <w:textAlignment w:val="auto"/>
              <w:rPr>
                <w:del w:id="4174" w:author="Si-yuan LIU" w:date="2026-07-24T14:26:00Z" w16du:dateUtc="2026-07-24T06:26:00Z"/>
                <w:color w:val="000000" w:themeColor="text1"/>
                <w:kern w:val="0"/>
                <w:sz w:val="21"/>
                <w:szCs w:val="21"/>
              </w:rPr>
            </w:pPr>
            <w:del w:id="4175" w:author="Si-yuan LIU" w:date="2026-07-24T14:26:00Z" w16du:dateUtc="2026-07-24T06:26:00Z">
              <w:r w:rsidDel="00964E30">
                <w:rPr>
                  <w:rFonts w:hint="eastAsia"/>
                  <w:color w:val="000000" w:themeColor="text1"/>
                  <w:kern w:val="0"/>
                  <w:sz w:val="21"/>
                  <w:szCs w:val="21"/>
                </w:rPr>
                <w:delText>不涉及</w:delText>
              </w:r>
            </w:del>
          </w:p>
        </w:tc>
      </w:tr>
      <w:tr w:rsidR="005F457E" w:rsidDel="00964E30" w14:paraId="7A7D63C4" w14:textId="2FFFA2D5">
        <w:trPr>
          <w:trHeight w:val="284"/>
          <w:jc w:val="center"/>
          <w:del w:id="4176" w:author="Si-yuan LIU" w:date="2026-07-24T14:26:00Z" w16du:dateUtc="2026-07-24T06:26:00Z"/>
        </w:trPr>
        <w:tc>
          <w:tcPr>
            <w:tcW w:w="146" w:type="pct"/>
            <w:vAlign w:val="center"/>
          </w:tcPr>
          <w:p w14:paraId="63F62D7F" w14:textId="43A55D80" w:rsidR="005F457E" w:rsidDel="00964E30" w:rsidRDefault="00000000">
            <w:pPr>
              <w:spacing w:after="0" w:line="240" w:lineRule="auto"/>
              <w:ind w:firstLineChars="0" w:firstLine="0"/>
              <w:textAlignment w:val="auto"/>
              <w:rPr>
                <w:del w:id="4177" w:author="Si-yuan LIU" w:date="2026-07-24T14:26:00Z" w16du:dateUtc="2026-07-24T06:26:00Z"/>
                <w:color w:val="000000" w:themeColor="text1"/>
                <w:kern w:val="0"/>
                <w:sz w:val="21"/>
                <w:szCs w:val="21"/>
              </w:rPr>
            </w:pPr>
            <w:del w:id="4178" w:author="Si-yuan LIU" w:date="2026-07-24T14:26:00Z" w16du:dateUtc="2026-07-24T06:26:00Z">
              <w:r w:rsidDel="00964E30">
                <w:rPr>
                  <w:color w:val="000000" w:themeColor="text1"/>
                  <w:kern w:val="0"/>
                  <w:sz w:val="21"/>
                  <w:szCs w:val="21"/>
                </w:rPr>
                <w:delText>5</w:delText>
              </w:r>
            </w:del>
          </w:p>
        </w:tc>
        <w:tc>
          <w:tcPr>
            <w:tcW w:w="222" w:type="pct"/>
            <w:vAlign w:val="center"/>
          </w:tcPr>
          <w:p w14:paraId="763C5666" w14:textId="4DD3181C" w:rsidR="005F457E" w:rsidDel="00964E30" w:rsidRDefault="00000000">
            <w:pPr>
              <w:spacing w:after="0" w:line="240" w:lineRule="auto"/>
              <w:ind w:firstLineChars="0" w:firstLine="0"/>
              <w:textAlignment w:val="auto"/>
              <w:rPr>
                <w:del w:id="4179" w:author="Si-yuan LIU" w:date="2026-07-24T14:26:00Z" w16du:dateUtc="2026-07-24T06:26:00Z"/>
                <w:color w:val="000000" w:themeColor="text1"/>
                <w:kern w:val="0"/>
                <w:sz w:val="21"/>
                <w:szCs w:val="21"/>
              </w:rPr>
            </w:pPr>
            <w:del w:id="4180" w:author="Si-yuan LIU" w:date="2026-07-24T14:26:00Z" w16du:dateUtc="2026-07-24T06:26:00Z">
              <w:r w:rsidDel="00964E30">
                <w:rPr>
                  <w:rFonts w:hint="eastAsia"/>
                  <w:color w:val="000000" w:themeColor="text1"/>
                  <w:kern w:val="0"/>
                  <w:sz w:val="21"/>
                  <w:szCs w:val="21"/>
                </w:rPr>
                <w:delText>节能审查</w:delText>
              </w:r>
            </w:del>
          </w:p>
        </w:tc>
        <w:tc>
          <w:tcPr>
            <w:tcW w:w="816" w:type="pct"/>
            <w:vAlign w:val="center"/>
          </w:tcPr>
          <w:p w14:paraId="03CB6B2A" w14:textId="56B573A5" w:rsidR="005F457E" w:rsidDel="00964E30" w:rsidRDefault="00000000">
            <w:pPr>
              <w:spacing w:after="0" w:line="240" w:lineRule="auto"/>
              <w:ind w:firstLineChars="0" w:firstLine="0"/>
              <w:textAlignment w:val="auto"/>
              <w:rPr>
                <w:del w:id="4181" w:author="Si-yuan LIU" w:date="2026-07-24T14:26:00Z" w16du:dateUtc="2026-07-24T06:26:00Z"/>
                <w:color w:val="000000" w:themeColor="text1"/>
                <w:kern w:val="0"/>
                <w:sz w:val="21"/>
                <w:szCs w:val="21"/>
              </w:rPr>
            </w:pPr>
            <w:del w:id="4182" w:author="Si-yuan LIU" w:date="2026-07-24T14:26:00Z" w16du:dateUtc="2026-07-24T06:26:00Z">
              <w:r w:rsidDel="00964E30">
                <w:rPr>
                  <w:rFonts w:hint="eastAsia"/>
                  <w:color w:val="000000" w:themeColor="text1"/>
                  <w:kern w:val="0"/>
                  <w:sz w:val="21"/>
                  <w:szCs w:val="21"/>
                </w:rPr>
                <w:delText>节能审查（节能报告、节能审查意见）</w:delText>
              </w:r>
            </w:del>
          </w:p>
        </w:tc>
        <w:tc>
          <w:tcPr>
            <w:tcW w:w="673" w:type="pct"/>
            <w:vAlign w:val="center"/>
          </w:tcPr>
          <w:p w14:paraId="2DDAD126" w14:textId="0E69324B" w:rsidR="005F457E" w:rsidDel="00964E30" w:rsidRDefault="00000000">
            <w:pPr>
              <w:spacing w:after="0" w:line="240" w:lineRule="auto"/>
              <w:ind w:firstLineChars="0" w:firstLine="0"/>
              <w:textAlignment w:val="auto"/>
              <w:rPr>
                <w:del w:id="4183" w:author="Si-yuan LIU" w:date="2026-07-24T14:26:00Z" w16du:dateUtc="2026-07-24T06:26:00Z"/>
                <w:color w:val="000000" w:themeColor="text1"/>
                <w:kern w:val="0"/>
                <w:sz w:val="21"/>
                <w:szCs w:val="21"/>
                <w:highlight w:val="yellow"/>
              </w:rPr>
            </w:pPr>
            <w:del w:id="4184" w:author="Si-yuan LIU" w:date="2026-07-24T14:26:00Z" w16du:dateUtc="2026-07-24T06:26:00Z">
              <w:r w:rsidDel="00964E30">
                <w:rPr>
                  <w:color w:val="000000" w:themeColor="text1"/>
                  <w:kern w:val="0"/>
                  <w:sz w:val="21"/>
                  <w:szCs w:val="21"/>
                </w:rPr>
                <w:delText>2020</w:delText>
              </w:r>
              <w:r w:rsidDel="00964E30">
                <w:rPr>
                  <w:rFonts w:hint="eastAsia"/>
                  <w:color w:val="000000" w:themeColor="text1"/>
                  <w:kern w:val="0"/>
                  <w:sz w:val="21"/>
                  <w:szCs w:val="21"/>
                </w:rPr>
                <w:delText>年</w:delText>
              </w:r>
              <w:r w:rsidDel="00964E30">
                <w:rPr>
                  <w:color w:val="000000" w:themeColor="text1"/>
                  <w:kern w:val="0"/>
                  <w:sz w:val="21"/>
                  <w:szCs w:val="21"/>
                </w:rPr>
                <w:delText>6</w:delText>
              </w:r>
              <w:r w:rsidDel="00964E30">
                <w:rPr>
                  <w:rFonts w:hint="eastAsia"/>
                  <w:color w:val="000000" w:themeColor="text1"/>
                  <w:kern w:val="0"/>
                  <w:sz w:val="21"/>
                  <w:szCs w:val="21"/>
                </w:rPr>
                <w:delText>月</w:delText>
              </w:r>
              <w:r w:rsidDel="00964E30">
                <w:rPr>
                  <w:color w:val="000000" w:themeColor="text1"/>
                  <w:kern w:val="0"/>
                  <w:sz w:val="21"/>
                  <w:szCs w:val="21"/>
                </w:rPr>
                <w:delText>4</w:delText>
              </w:r>
              <w:r w:rsidDel="00964E30">
                <w:rPr>
                  <w:rFonts w:hint="eastAsia"/>
                  <w:color w:val="000000" w:themeColor="text1"/>
                  <w:kern w:val="0"/>
                  <w:sz w:val="21"/>
                  <w:szCs w:val="21"/>
                </w:rPr>
                <w:delText>日</w:delText>
              </w:r>
            </w:del>
          </w:p>
        </w:tc>
        <w:tc>
          <w:tcPr>
            <w:tcW w:w="907" w:type="pct"/>
            <w:vAlign w:val="center"/>
          </w:tcPr>
          <w:p w14:paraId="3E965CB2" w14:textId="472B51D4" w:rsidR="005F457E" w:rsidDel="00964E30" w:rsidRDefault="00000000">
            <w:pPr>
              <w:spacing w:after="0" w:line="240" w:lineRule="auto"/>
              <w:ind w:firstLineChars="0" w:firstLine="0"/>
              <w:textAlignment w:val="auto"/>
              <w:rPr>
                <w:del w:id="4185" w:author="Si-yuan LIU" w:date="2026-07-24T14:26:00Z" w16du:dateUtc="2026-07-24T06:26:00Z"/>
                <w:color w:val="000000" w:themeColor="text1"/>
                <w:kern w:val="0"/>
                <w:sz w:val="21"/>
                <w:szCs w:val="21"/>
                <w:highlight w:val="yellow"/>
              </w:rPr>
            </w:pPr>
            <w:del w:id="4186" w:author="Si-yuan LIU" w:date="2026-07-24T14:26:00Z" w16du:dateUtc="2026-07-24T06:26:00Z">
              <w:r w:rsidDel="00964E30">
                <w:rPr>
                  <w:rFonts w:hint="eastAsia"/>
                  <w:color w:val="000000" w:themeColor="text1"/>
                  <w:kern w:val="0"/>
                  <w:sz w:val="21"/>
                  <w:szCs w:val="21"/>
                </w:rPr>
                <w:delText>广州市发展和改革委员会</w:delText>
              </w:r>
            </w:del>
          </w:p>
        </w:tc>
        <w:tc>
          <w:tcPr>
            <w:tcW w:w="770" w:type="pct"/>
            <w:vAlign w:val="center"/>
          </w:tcPr>
          <w:p w14:paraId="296EF3DA" w14:textId="281D080A" w:rsidR="005F457E" w:rsidDel="00964E30" w:rsidRDefault="00000000">
            <w:pPr>
              <w:spacing w:after="0" w:line="240" w:lineRule="auto"/>
              <w:ind w:firstLineChars="0" w:firstLine="0"/>
              <w:textAlignment w:val="auto"/>
              <w:rPr>
                <w:del w:id="4187" w:author="Si-yuan LIU" w:date="2026-07-24T14:26:00Z" w16du:dateUtc="2026-07-24T06:26:00Z"/>
                <w:color w:val="000000" w:themeColor="text1"/>
                <w:kern w:val="0"/>
                <w:sz w:val="21"/>
                <w:szCs w:val="21"/>
                <w:highlight w:val="yellow"/>
              </w:rPr>
            </w:pPr>
            <w:del w:id="4188" w:author="Si-yuan LIU" w:date="2026-07-24T14:26:00Z" w16du:dateUtc="2026-07-24T06:26:00Z">
              <w:r w:rsidDel="00964E30">
                <w:rPr>
                  <w:rFonts w:hint="eastAsia"/>
                  <w:color w:val="000000" w:themeColor="text1"/>
                  <w:kern w:val="0"/>
                  <w:sz w:val="21"/>
                  <w:szCs w:val="21"/>
                </w:rPr>
                <w:delText>穗发改批〔</w:delText>
              </w:r>
              <w:r w:rsidDel="00964E30">
                <w:rPr>
                  <w:color w:val="000000" w:themeColor="text1"/>
                  <w:kern w:val="0"/>
                  <w:sz w:val="21"/>
                  <w:szCs w:val="21"/>
                </w:rPr>
                <w:delText>2020</w:delText>
              </w:r>
              <w:r w:rsidDel="00964E30">
                <w:rPr>
                  <w:rFonts w:hint="eastAsia"/>
                  <w:color w:val="000000" w:themeColor="text1"/>
                  <w:kern w:val="0"/>
                  <w:sz w:val="21"/>
                  <w:szCs w:val="21"/>
                </w:rPr>
                <w:delText>〕</w:delText>
              </w:r>
              <w:r w:rsidDel="00964E30">
                <w:rPr>
                  <w:color w:val="000000" w:themeColor="text1"/>
                  <w:kern w:val="0"/>
                  <w:sz w:val="21"/>
                  <w:szCs w:val="21"/>
                </w:rPr>
                <w:delText>127</w:delText>
              </w:r>
              <w:r w:rsidDel="00964E30">
                <w:rPr>
                  <w:rFonts w:hint="eastAsia"/>
                  <w:color w:val="000000" w:themeColor="text1"/>
                  <w:kern w:val="0"/>
                  <w:sz w:val="21"/>
                  <w:szCs w:val="21"/>
                </w:rPr>
                <w:delText>号</w:delText>
              </w:r>
            </w:del>
          </w:p>
        </w:tc>
        <w:tc>
          <w:tcPr>
            <w:tcW w:w="760" w:type="pct"/>
            <w:vAlign w:val="center"/>
          </w:tcPr>
          <w:p w14:paraId="208DCE36" w14:textId="75F3EAFE" w:rsidR="005F457E" w:rsidDel="00964E30" w:rsidRDefault="00000000">
            <w:pPr>
              <w:spacing w:after="0" w:line="240" w:lineRule="auto"/>
              <w:ind w:firstLineChars="0" w:firstLine="0"/>
              <w:textAlignment w:val="auto"/>
              <w:rPr>
                <w:del w:id="4189" w:author="Si-yuan LIU" w:date="2026-07-24T14:26:00Z" w16du:dateUtc="2026-07-24T06:26:00Z"/>
                <w:color w:val="000000" w:themeColor="text1"/>
                <w:kern w:val="0"/>
                <w:sz w:val="21"/>
                <w:szCs w:val="21"/>
                <w:highlight w:val="yellow"/>
              </w:rPr>
            </w:pPr>
            <w:del w:id="4190" w:author="Si-yuan LIU" w:date="2026-07-24T14:26:00Z" w16du:dateUtc="2026-07-24T06:26:00Z">
              <w:r w:rsidDel="00964E30">
                <w:rPr>
                  <w:rFonts w:hint="eastAsia"/>
                  <w:color w:val="000000" w:themeColor="text1"/>
                  <w:kern w:val="0"/>
                  <w:sz w:val="21"/>
                  <w:szCs w:val="21"/>
                </w:rPr>
                <w:delText>正常办理</w:delText>
              </w:r>
            </w:del>
          </w:p>
        </w:tc>
        <w:tc>
          <w:tcPr>
            <w:tcW w:w="706" w:type="pct"/>
            <w:vAlign w:val="center"/>
          </w:tcPr>
          <w:p w14:paraId="7B2CA330" w14:textId="5BE309E6" w:rsidR="005F457E" w:rsidDel="00964E30" w:rsidRDefault="00000000">
            <w:pPr>
              <w:spacing w:after="0" w:line="240" w:lineRule="auto"/>
              <w:ind w:firstLineChars="0" w:firstLine="0"/>
              <w:textAlignment w:val="auto"/>
              <w:rPr>
                <w:del w:id="4191" w:author="Si-yuan LIU" w:date="2026-07-24T14:26:00Z" w16du:dateUtc="2026-07-24T06:26:00Z"/>
                <w:color w:val="000000" w:themeColor="text1"/>
                <w:kern w:val="0"/>
                <w:sz w:val="21"/>
                <w:szCs w:val="21"/>
              </w:rPr>
            </w:pPr>
            <w:del w:id="4192" w:author="Si-yuan LIU" w:date="2026-07-24T14:26:00Z" w16du:dateUtc="2026-07-24T06:26:00Z">
              <w:r w:rsidDel="00964E30">
                <w:rPr>
                  <w:rFonts w:hint="eastAsia"/>
                  <w:color w:val="000000" w:themeColor="text1"/>
                  <w:kern w:val="0"/>
                  <w:sz w:val="21"/>
                  <w:szCs w:val="21"/>
                </w:rPr>
                <w:delText>对应奥飞数据数字智慧产业园，见附件</w:delText>
              </w:r>
              <w:r w:rsidDel="00964E30">
                <w:rPr>
                  <w:color w:val="000000" w:themeColor="text1"/>
                  <w:kern w:val="0"/>
                  <w:sz w:val="21"/>
                  <w:szCs w:val="21"/>
                </w:rPr>
                <w:delText>13-5-2</w:delText>
              </w:r>
            </w:del>
          </w:p>
        </w:tc>
      </w:tr>
      <w:tr w:rsidR="005F457E" w:rsidDel="00964E30" w14:paraId="261A2E81" w14:textId="4D839260">
        <w:trPr>
          <w:trHeight w:val="284"/>
          <w:jc w:val="center"/>
          <w:del w:id="4193" w:author="Si-yuan LIU" w:date="2026-07-24T14:26:00Z" w16du:dateUtc="2026-07-24T06:26:00Z"/>
        </w:trPr>
        <w:tc>
          <w:tcPr>
            <w:tcW w:w="146" w:type="pct"/>
            <w:vAlign w:val="center"/>
          </w:tcPr>
          <w:p w14:paraId="376955A8" w14:textId="678DDD06" w:rsidR="005F457E" w:rsidDel="00964E30" w:rsidRDefault="00000000">
            <w:pPr>
              <w:spacing w:after="0" w:line="240" w:lineRule="auto"/>
              <w:ind w:firstLineChars="0" w:firstLine="0"/>
              <w:textAlignment w:val="auto"/>
              <w:rPr>
                <w:del w:id="4194" w:author="Si-yuan LIU" w:date="2026-07-24T14:26:00Z" w16du:dateUtc="2026-07-24T06:26:00Z"/>
                <w:color w:val="000000" w:themeColor="text1"/>
                <w:kern w:val="0"/>
                <w:sz w:val="21"/>
                <w:szCs w:val="21"/>
              </w:rPr>
            </w:pPr>
            <w:del w:id="4195" w:author="Si-yuan LIU" w:date="2026-07-24T14:26:00Z" w16du:dateUtc="2026-07-24T06:26:00Z">
              <w:r w:rsidDel="00964E30">
                <w:rPr>
                  <w:color w:val="000000" w:themeColor="text1"/>
                  <w:kern w:val="0"/>
                  <w:sz w:val="21"/>
                  <w:szCs w:val="21"/>
                </w:rPr>
                <w:delText>6</w:delText>
              </w:r>
            </w:del>
          </w:p>
        </w:tc>
        <w:tc>
          <w:tcPr>
            <w:tcW w:w="222" w:type="pct"/>
            <w:vAlign w:val="center"/>
          </w:tcPr>
          <w:p w14:paraId="5F07E6D2" w14:textId="68EF4147" w:rsidR="005F457E" w:rsidDel="00964E30" w:rsidRDefault="00000000">
            <w:pPr>
              <w:spacing w:after="0" w:line="240" w:lineRule="auto"/>
              <w:ind w:firstLineChars="0" w:firstLine="0"/>
              <w:textAlignment w:val="auto"/>
              <w:rPr>
                <w:del w:id="4196" w:author="Si-yuan LIU" w:date="2026-07-24T14:26:00Z" w16du:dateUtc="2026-07-24T06:26:00Z"/>
                <w:color w:val="000000" w:themeColor="text1"/>
                <w:kern w:val="0"/>
                <w:sz w:val="21"/>
                <w:szCs w:val="21"/>
              </w:rPr>
            </w:pPr>
            <w:del w:id="4197" w:author="Si-yuan LIU" w:date="2026-07-24T14:26:00Z" w16du:dateUtc="2026-07-24T06:26:00Z">
              <w:r w:rsidDel="00964E30">
                <w:rPr>
                  <w:rFonts w:hint="eastAsia"/>
                  <w:color w:val="000000" w:themeColor="text1"/>
                  <w:kern w:val="0"/>
                  <w:sz w:val="21"/>
                  <w:szCs w:val="21"/>
                </w:rPr>
                <w:delText>环境影响评价</w:delText>
              </w:r>
            </w:del>
          </w:p>
        </w:tc>
        <w:tc>
          <w:tcPr>
            <w:tcW w:w="816" w:type="pct"/>
            <w:vAlign w:val="center"/>
          </w:tcPr>
          <w:p w14:paraId="1BC0737F" w14:textId="7734B1F3" w:rsidR="005F457E" w:rsidDel="00964E30" w:rsidRDefault="00000000">
            <w:pPr>
              <w:spacing w:after="0" w:line="240" w:lineRule="auto"/>
              <w:ind w:firstLineChars="0" w:firstLine="0"/>
              <w:textAlignment w:val="auto"/>
              <w:rPr>
                <w:del w:id="4198" w:author="Si-yuan LIU" w:date="2026-07-24T14:26:00Z" w16du:dateUtc="2026-07-24T06:26:00Z"/>
                <w:color w:val="000000" w:themeColor="text1"/>
                <w:kern w:val="0"/>
                <w:sz w:val="21"/>
                <w:szCs w:val="21"/>
              </w:rPr>
            </w:pPr>
            <w:del w:id="4199" w:author="Si-yuan LIU" w:date="2026-07-24T14:26:00Z" w16du:dateUtc="2026-07-24T06:26:00Z">
              <w:r w:rsidDel="00964E30">
                <w:rPr>
                  <w:rFonts w:hint="eastAsia"/>
                  <w:color w:val="000000" w:themeColor="text1"/>
                  <w:kern w:val="0"/>
                  <w:sz w:val="21"/>
                  <w:szCs w:val="21"/>
                </w:rPr>
                <w:delText>环境影响评价（报告书、报告表和登记表）批复</w:delText>
              </w:r>
            </w:del>
          </w:p>
        </w:tc>
        <w:tc>
          <w:tcPr>
            <w:tcW w:w="673" w:type="pct"/>
            <w:vAlign w:val="center"/>
          </w:tcPr>
          <w:p w14:paraId="411B981E" w14:textId="5D6DD75D" w:rsidR="005F457E" w:rsidDel="00964E30" w:rsidRDefault="00000000">
            <w:pPr>
              <w:spacing w:after="0" w:line="240" w:lineRule="auto"/>
              <w:ind w:firstLineChars="0" w:firstLine="0"/>
              <w:textAlignment w:val="auto"/>
              <w:rPr>
                <w:del w:id="4200" w:author="Si-yuan LIU" w:date="2026-07-24T14:26:00Z" w16du:dateUtc="2026-07-24T06:26:00Z"/>
                <w:color w:val="000000" w:themeColor="text1"/>
                <w:kern w:val="0"/>
                <w:sz w:val="21"/>
                <w:szCs w:val="21"/>
                <w:highlight w:val="yellow"/>
              </w:rPr>
            </w:pPr>
            <w:del w:id="4201" w:author="Si-yuan LIU" w:date="2026-07-24T14:26:00Z" w16du:dateUtc="2026-07-24T06:26:00Z">
              <w:r w:rsidDel="00964E30">
                <w:rPr>
                  <w:color w:val="000000" w:themeColor="text1"/>
                  <w:kern w:val="0"/>
                  <w:sz w:val="21"/>
                  <w:szCs w:val="21"/>
                </w:rPr>
                <w:delText>-</w:delText>
              </w:r>
            </w:del>
          </w:p>
        </w:tc>
        <w:tc>
          <w:tcPr>
            <w:tcW w:w="907" w:type="pct"/>
            <w:vAlign w:val="center"/>
          </w:tcPr>
          <w:p w14:paraId="5AA78D97" w14:textId="4BD3A718" w:rsidR="005F457E" w:rsidDel="00964E30" w:rsidRDefault="00000000">
            <w:pPr>
              <w:spacing w:after="0" w:line="240" w:lineRule="auto"/>
              <w:ind w:firstLineChars="0" w:firstLine="0"/>
              <w:textAlignment w:val="auto"/>
              <w:rPr>
                <w:del w:id="4202" w:author="Si-yuan LIU" w:date="2026-07-24T14:26:00Z" w16du:dateUtc="2026-07-24T06:26:00Z"/>
                <w:color w:val="000000" w:themeColor="text1"/>
                <w:kern w:val="0"/>
                <w:sz w:val="21"/>
                <w:szCs w:val="21"/>
                <w:highlight w:val="yellow"/>
              </w:rPr>
            </w:pPr>
            <w:del w:id="4203" w:author="Si-yuan LIU" w:date="2026-07-24T14:26:00Z" w16du:dateUtc="2026-07-24T06:26:00Z">
              <w:r w:rsidDel="00964E30">
                <w:rPr>
                  <w:color w:val="000000" w:themeColor="text1"/>
                  <w:kern w:val="0"/>
                  <w:sz w:val="21"/>
                  <w:szCs w:val="21"/>
                </w:rPr>
                <w:delText>-</w:delText>
              </w:r>
            </w:del>
          </w:p>
        </w:tc>
        <w:tc>
          <w:tcPr>
            <w:tcW w:w="770" w:type="pct"/>
            <w:vAlign w:val="center"/>
          </w:tcPr>
          <w:p w14:paraId="68EFB9C3" w14:textId="48358974" w:rsidR="005F457E" w:rsidDel="00964E30" w:rsidRDefault="00000000">
            <w:pPr>
              <w:spacing w:after="0" w:line="240" w:lineRule="auto"/>
              <w:ind w:firstLineChars="0" w:firstLine="0"/>
              <w:textAlignment w:val="auto"/>
              <w:rPr>
                <w:del w:id="4204" w:author="Si-yuan LIU" w:date="2026-07-24T14:26:00Z" w16du:dateUtc="2026-07-24T06:26:00Z"/>
                <w:color w:val="000000" w:themeColor="text1"/>
                <w:kern w:val="0"/>
                <w:sz w:val="21"/>
                <w:szCs w:val="21"/>
                <w:highlight w:val="yellow"/>
              </w:rPr>
            </w:pPr>
            <w:del w:id="4205" w:author="Si-yuan LIU" w:date="2026-07-24T14:26:00Z" w16du:dateUtc="2026-07-24T06:26:00Z">
              <w:r w:rsidDel="00964E30">
                <w:rPr>
                  <w:color w:val="000000" w:themeColor="text1"/>
                  <w:kern w:val="0"/>
                  <w:sz w:val="21"/>
                  <w:szCs w:val="21"/>
                </w:rPr>
                <w:delText>-</w:delText>
              </w:r>
            </w:del>
          </w:p>
        </w:tc>
        <w:tc>
          <w:tcPr>
            <w:tcW w:w="760" w:type="pct"/>
            <w:vAlign w:val="center"/>
          </w:tcPr>
          <w:p w14:paraId="4FB65ADC" w14:textId="61B00842" w:rsidR="005F457E" w:rsidDel="00964E30" w:rsidRDefault="00000000">
            <w:pPr>
              <w:spacing w:after="0" w:line="240" w:lineRule="auto"/>
              <w:ind w:firstLineChars="0" w:firstLine="0"/>
              <w:textAlignment w:val="auto"/>
              <w:rPr>
                <w:del w:id="4206" w:author="Si-yuan LIU" w:date="2026-07-24T14:26:00Z" w16du:dateUtc="2026-07-24T06:26:00Z"/>
                <w:color w:val="000000" w:themeColor="text1"/>
                <w:kern w:val="0"/>
                <w:sz w:val="21"/>
                <w:szCs w:val="21"/>
                <w:highlight w:val="yellow"/>
              </w:rPr>
            </w:pPr>
            <w:del w:id="4207" w:author="Si-yuan LIU" w:date="2026-07-24T14:26:00Z" w16du:dateUtc="2026-07-24T06:26:00Z">
              <w:r w:rsidDel="00964E30">
                <w:rPr>
                  <w:rFonts w:hint="eastAsia"/>
                  <w:color w:val="000000" w:themeColor="text1"/>
                  <w:kern w:val="0"/>
                  <w:sz w:val="21"/>
                  <w:szCs w:val="21"/>
                </w:rPr>
                <w:delText>投资建设时无需办理</w:delText>
              </w:r>
            </w:del>
          </w:p>
        </w:tc>
        <w:tc>
          <w:tcPr>
            <w:tcW w:w="706" w:type="pct"/>
            <w:vAlign w:val="center"/>
          </w:tcPr>
          <w:p w14:paraId="21C88EC7" w14:textId="1F5CFDDC" w:rsidR="005F457E" w:rsidDel="00964E30" w:rsidRDefault="00000000">
            <w:pPr>
              <w:spacing w:after="0" w:line="240" w:lineRule="auto"/>
              <w:ind w:firstLineChars="0" w:firstLine="0"/>
              <w:textAlignment w:val="auto"/>
              <w:rPr>
                <w:del w:id="4208" w:author="Si-yuan LIU" w:date="2026-07-24T14:26:00Z" w16du:dateUtc="2026-07-24T06:26:00Z"/>
                <w:color w:val="000000" w:themeColor="text1"/>
                <w:kern w:val="0"/>
                <w:sz w:val="21"/>
                <w:szCs w:val="21"/>
                <w:highlight w:val="yellow"/>
              </w:rPr>
            </w:pPr>
            <w:del w:id="4209" w:author="Si-yuan LIU" w:date="2026-07-24T14:26:00Z" w16du:dateUtc="2026-07-24T06:26:00Z">
              <w:r w:rsidDel="00964E30">
                <w:rPr>
                  <w:rFonts w:hint="eastAsia"/>
                  <w:color w:val="000000" w:themeColor="text1"/>
                  <w:kern w:val="0"/>
                  <w:sz w:val="21"/>
                  <w:szCs w:val="21"/>
                </w:rPr>
                <w:delText>不涉及，详见后文</w:delText>
              </w:r>
              <w:r w:rsidDel="00964E30">
                <w:rPr>
                  <w:rFonts w:hint="eastAsia"/>
                  <w:color w:val="000000" w:themeColor="text1"/>
                  <w:kern w:val="0"/>
                  <w:sz w:val="21"/>
                  <w:szCs w:val="21"/>
                </w:rPr>
                <w:delText>3.</w:delText>
              </w:r>
              <w:r w:rsidDel="00964E30">
                <w:rPr>
                  <w:rFonts w:hint="eastAsia"/>
                  <w:color w:val="000000" w:themeColor="text1"/>
                  <w:kern w:val="0"/>
                  <w:sz w:val="21"/>
                  <w:szCs w:val="21"/>
                </w:rPr>
                <w:delText>（</w:delText>
              </w:r>
              <w:r w:rsidDel="00964E30">
                <w:rPr>
                  <w:rFonts w:hint="eastAsia"/>
                  <w:color w:val="000000" w:themeColor="text1"/>
                  <w:kern w:val="0"/>
                  <w:sz w:val="21"/>
                  <w:szCs w:val="21"/>
                </w:rPr>
                <w:delText>4</w:delText>
              </w:r>
              <w:r w:rsidDel="00964E30">
                <w:rPr>
                  <w:rFonts w:hint="eastAsia"/>
                  <w:color w:val="000000" w:themeColor="text1"/>
                  <w:kern w:val="0"/>
                  <w:sz w:val="21"/>
                  <w:szCs w:val="21"/>
                </w:rPr>
                <w:delText>）论述</w:delText>
              </w:r>
            </w:del>
          </w:p>
        </w:tc>
      </w:tr>
      <w:tr w:rsidR="005F457E" w:rsidDel="00964E30" w14:paraId="30378AB9" w14:textId="5CA90587">
        <w:trPr>
          <w:trHeight w:val="284"/>
          <w:jc w:val="center"/>
          <w:del w:id="4210" w:author="Si-yuan LIU" w:date="2026-07-24T14:26:00Z" w16du:dateUtc="2026-07-24T06:26:00Z"/>
        </w:trPr>
        <w:tc>
          <w:tcPr>
            <w:tcW w:w="146" w:type="pct"/>
            <w:vAlign w:val="center"/>
          </w:tcPr>
          <w:p w14:paraId="5576C5E8" w14:textId="6B6033E9" w:rsidR="005F457E" w:rsidDel="00964E30" w:rsidRDefault="00000000">
            <w:pPr>
              <w:spacing w:after="0" w:line="240" w:lineRule="auto"/>
              <w:ind w:firstLineChars="0" w:firstLine="0"/>
              <w:textAlignment w:val="auto"/>
              <w:rPr>
                <w:del w:id="4211" w:author="Si-yuan LIU" w:date="2026-07-24T14:26:00Z" w16du:dateUtc="2026-07-24T06:26:00Z"/>
                <w:color w:val="000000" w:themeColor="text1"/>
                <w:kern w:val="0"/>
                <w:sz w:val="21"/>
                <w:szCs w:val="21"/>
              </w:rPr>
            </w:pPr>
            <w:del w:id="4212" w:author="Si-yuan LIU" w:date="2026-07-24T14:26:00Z" w16du:dateUtc="2026-07-24T06:26:00Z">
              <w:r w:rsidDel="00964E30">
                <w:rPr>
                  <w:color w:val="000000" w:themeColor="text1"/>
                  <w:kern w:val="0"/>
                  <w:sz w:val="21"/>
                  <w:szCs w:val="21"/>
                </w:rPr>
                <w:delText>7</w:delText>
              </w:r>
            </w:del>
          </w:p>
        </w:tc>
        <w:tc>
          <w:tcPr>
            <w:tcW w:w="222" w:type="pct"/>
            <w:vAlign w:val="center"/>
          </w:tcPr>
          <w:p w14:paraId="48933437" w14:textId="763EC915" w:rsidR="005F457E" w:rsidDel="00964E30" w:rsidRDefault="00000000">
            <w:pPr>
              <w:spacing w:after="0" w:line="240" w:lineRule="auto"/>
              <w:ind w:firstLineChars="0" w:firstLine="0"/>
              <w:textAlignment w:val="auto"/>
              <w:rPr>
                <w:del w:id="4213" w:author="Si-yuan LIU" w:date="2026-07-24T14:26:00Z" w16du:dateUtc="2026-07-24T06:26:00Z"/>
                <w:color w:val="000000" w:themeColor="text1"/>
                <w:kern w:val="0"/>
                <w:sz w:val="21"/>
                <w:szCs w:val="21"/>
              </w:rPr>
            </w:pPr>
            <w:del w:id="4214" w:author="Si-yuan LIU" w:date="2026-07-24T14:26:00Z" w16du:dateUtc="2026-07-24T06:26:00Z">
              <w:r w:rsidDel="00964E30">
                <w:rPr>
                  <w:rFonts w:hint="eastAsia"/>
                  <w:color w:val="000000" w:themeColor="text1"/>
                  <w:kern w:val="0"/>
                  <w:sz w:val="21"/>
                  <w:szCs w:val="21"/>
                </w:rPr>
                <w:delText>施工许可</w:delText>
              </w:r>
            </w:del>
          </w:p>
        </w:tc>
        <w:tc>
          <w:tcPr>
            <w:tcW w:w="816" w:type="pct"/>
            <w:vAlign w:val="center"/>
          </w:tcPr>
          <w:p w14:paraId="52470123" w14:textId="7A538BEC" w:rsidR="005F457E" w:rsidDel="00964E30" w:rsidRDefault="00000000">
            <w:pPr>
              <w:spacing w:after="0" w:line="240" w:lineRule="auto"/>
              <w:ind w:firstLineChars="0" w:firstLine="0"/>
              <w:textAlignment w:val="auto"/>
              <w:rPr>
                <w:del w:id="4215" w:author="Si-yuan LIU" w:date="2026-07-24T14:26:00Z" w16du:dateUtc="2026-07-24T06:26:00Z"/>
                <w:color w:val="000000" w:themeColor="text1"/>
                <w:kern w:val="0"/>
                <w:sz w:val="21"/>
                <w:szCs w:val="21"/>
              </w:rPr>
            </w:pPr>
            <w:del w:id="4216" w:author="Si-yuan LIU" w:date="2026-07-24T14:26:00Z" w16du:dateUtc="2026-07-24T06:26:00Z">
              <w:r w:rsidDel="00964E30">
                <w:rPr>
                  <w:rFonts w:hint="eastAsia"/>
                  <w:color w:val="000000" w:themeColor="text1"/>
                  <w:kern w:val="0"/>
                  <w:sz w:val="21"/>
                  <w:szCs w:val="21"/>
                </w:rPr>
                <w:delText>建筑工程施工许可证</w:delText>
              </w:r>
            </w:del>
          </w:p>
        </w:tc>
        <w:tc>
          <w:tcPr>
            <w:tcW w:w="673" w:type="pct"/>
            <w:vAlign w:val="center"/>
          </w:tcPr>
          <w:p w14:paraId="09038FC8" w14:textId="7DAD4DB7" w:rsidR="005F457E" w:rsidDel="00964E30" w:rsidRDefault="00000000">
            <w:pPr>
              <w:spacing w:after="0" w:line="240" w:lineRule="auto"/>
              <w:ind w:firstLineChars="0" w:firstLine="0"/>
              <w:textAlignment w:val="auto"/>
              <w:rPr>
                <w:del w:id="4217" w:author="Si-yuan LIU" w:date="2026-07-24T14:26:00Z" w16du:dateUtc="2026-07-24T06:26:00Z"/>
                <w:color w:val="000000" w:themeColor="text1"/>
                <w:kern w:val="0"/>
                <w:sz w:val="21"/>
                <w:szCs w:val="21"/>
              </w:rPr>
            </w:pPr>
            <w:del w:id="4218" w:author="Si-yuan LIU" w:date="2026-07-24T14:26:00Z" w16du:dateUtc="2026-07-24T06:26:00Z">
              <w:r w:rsidDel="00964E30">
                <w:rPr>
                  <w:color w:val="000000" w:themeColor="text1"/>
                  <w:kern w:val="0"/>
                  <w:sz w:val="21"/>
                  <w:szCs w:val="21"/>
                </w:rPr>
                <w:delText>2020</w:delText>
              </w:r>
              <w:r w:rsidDel="00964E30">
                <w:rPr>
                  <w:rFonts w:hint="eastAsia"/>
                  <w:color w:val="000000" w:themeColor="text1"/>
                  <w:kern w:val="0"/>
                  <w:sz w:val="21"/>
                  <w:szCs w:val="21"/>
                </w:rPr>
                <w:delText>年</w:delText>
              </w:r>
              <w:r w:rsidDel="00964E30">
                <w:rPr>
                  <w:color w:val="000000" w:themeColor="text1"/>
                  <w:kern w:val="0"/>
                  <w:sz w:val="21"/>
                  <w:szCs w:val="21"/>
                </w:rPr>
                <w:delText>12</w:delText>
              </w:r>
              <w:r w:rsidDel="00964E30">
                <w:rPr>
                  <w:rFonts w:hint="eastAsia"/>
                  <w:color w:val="000000" w:themeColor="text1"/>
                  <w:kern w:val="0"/>
                  <w:sz w:val="21"/>
                  <w:szCs w:val="21"/>
                </w:rPr>
                <w:delText>月</w:delText>
              </w:r>
              <w:r w:rsidDel="00964E30">
                <w:rPr>
                  <w:color w:val="000000" w:themeColor="text1"/>
                  <w:kern w:val="0"/>
                  <w:sz w:val="21"/>
                  <w:szCs w:val="21"/>
                </w:rPr>
                <w:delText>31</w:delText>
              </w:r>
              <w:r w:rsidDel="00964E30">
                <w:rPr>
                  <w:rFonts w:hint="eastAsia"/>
                  <w:color w:val="000000" w:themeColor="text1"/>
                  <w:kern w:val="0"/>
                  <w:sz w:val="21"/>
                  <w:szCs w:val="21"/>
                </w:rPr>
                <w:delText>日</w:delText>
              </w:r>
            </w:del>
          </w:p>
        </w:tc>
        <w:tc>
          <w:tcPr>
            <w:tcW w:w="907" w:type="pct"/>
            <w:vAlign w:val="center"/>
          </w:tcPr>
          <w:p w14:paraId="68AFACFE" w14:textId="07AC8039" w:rsidR="005F457E" w:rsidDel="00964E30" w:rsidRDefault="00000000">
            <w:pPr>
              <w:spacing w:after="0" w:line="240" w:lineRule="auto"/>
              <w:ind w:firstLineChars="0" w:firstLine="0"/>
              <w:textAlignment w:val="auto"/>
              <w:rPr>
                <w:del w:id="4219" w:author="Si-yuan LIU" w:date="2026-07-24T14:26:00Z" w16du:dateUtc="2026-07-24T06:26:00Z"/>
                <w:color w:val="000000" w:themeColor="text1"/>
                <w:kern w:val="0"/>
                <w:sz w:val="21"/>
                <w:szCs w:val="21"/>
              </w:rPr>
            </w:pPr>
            <w:del w:id="4220" w:author="Si-yuan LIU" w:date="2026-07-24T14:26:00Z" w16du:dateUtc="2026-07-24T06:26:00Z">
              <w:r w:rsidDel="00964E30">
                <w:rPr>
                  <w:rFonts w:hint="eastAsia"/>
                  <w:color w:val="000000" w:themeColor="text1"/>
                  <w:kern w:val="0"/>
                  <w:sz w:val="21"/>
                  <w:szCs w:val="21"/>
                </w:rPr>
                <w:delText>广州南沙经济技术开发区行政审批局</w:delText>
              </w:r>
            </w:del>
          </w:p>
        </w:tc>
        <w:tc>
          <w:tcPr>
            <w:tcW w:w="770" w:type="pct"/>
            <w:vAlign w:val="center"/>
          </w:tcPr>
          <w:p w14:paraId="368C7519" w14:textId="7A90DB80" w:rsidR="005F457E" w:rsidDel="00964E30" w:rsidRDefault="00000000">
            <w:pPr>
              <w:spacing w:after="0" w:line="240" w:lineRule="auto"/>
              <w:ind w:firstLineChars="0" w:firstLine="0"/>
              <w:textAlignment w:val="auto"/>
              <w:rPr>
                <w:del w:id="4221" w:author="Si-yuan LIU" w:date="2026-07-24T14:26:00Z" w16du:dateUtc="2026-07-24T06:26:00Z"/>
                <w:color w:val="000000" w:themeColor="text1"/>
                <w:kern w:val="0"/>
                <w:sz w:val="21"/>
                <w:szCs w:val="21"/>
              </w:rPr>
            </w:pPr>
            <w:del w:id="4222" w:author="Si-yuan LIU" w:date="2026-07-24T14:26:00Z" w16du:dateUtc="2026-07-24T06:26:00Z">
              <w:r w:rsidDel="00964E30">
                <w:rPr>
                  <w:color w:val="000000" w:themeColor="text1"/>
                  <w:kern w:val="0"/>
                  <w:sz w:val="21"/>
                  <w:szCs w:val="21"/>
                </w:rPr>
                <w:delText>440115202012310401</w:delText>
              </w:r>
            </w:del>
          </w:p>
        </w:tc>
        <w:tc>
          <w:tcPr>
            <w:tcW w:w="760" w:type="pct"/>
            <w:vAlign w:val="center"/>
          </w:tcPr>
          <w:p w14:paraId="45751E58" w14:textId="4EF4F5B0" w:rsidR="005F457E" w:rsidDel="00964E30" w:rsidRDefault="00000000">
            <w:pPr>
              <w:spacing w:after="0" w:line="240" w:lineRule="auto"/>
              <w:ind w:firstLineChars="0" w:firstLine="0"/>
              <w:textAlignment w:val="auto"/>
              <w:rPr>
                <w:del w:id="4223" w:author="Si-yuan LIU" w:date="2026-07-24T14:26:00Z" w16du:dateUtc="2026-07-24T06:26:00Z"/>
                <w:color w:val="000000" w:themeColor="text1"/>
                <w:kern w:val="0"/>
                <w:sz w:val="21"/>
                <w:szCs w:val="21"/>
              </w:rPr>
            </w:pPr>
            <w:del w:id="4224" w:author="Si-yuan LIU" w:date="2026-07-24T14:26:00Z" w16du:dateUtc="2026-07-24T06:26:00Z">
              <w:r w:rsidDel="00964E30">
                <w:rPr>
                  <w:rFonts w:hint="eastAsia"/>
                  <w:color w:val="000000" w:themeColor="text1"/>
                  <w:kern w:val="0"/>
                  <w:sz w:val="21"/>
                  <w:szCs w:val="21"/>
                </w:rPr>
                <w:delText>正常办理</w:delText>
              </w:r>
            </w:del>
          </w:p>
        </w:tc>
        <w:tc>
          <w:tcPr>
            <w:tcW w:w="706" w:type="pct"/>
            <w:vAlign w:val="center"/>
          </w:tcPr>
          <w:p w14:paraId="3919DCC7" w14:textId="57BBDA0D" w:rsidR="005F457E" w:rsidDel="00964E30" w:rsidRDefault="00000000">
            <w:pPr>
              <w:spacing w:after="0" w:line="240" w:lineRule="auto"/>
              <w:ind w:firstLineChars="0" w:firstLine="0"/>
              <w:textAlignment w:val="auto"/>
              <w:rPr>
                <w:del w:id="4225" w:author="Si-yuan LIU" w:date="2026-07-24T14:26:00Z" w16du:dateUtc="2026-07-24T06:26:00Z"/>
                <w:color w:val="000000" w:themeColor="text1"/>
                <w:kern w:val="0"/>
                <w:sz w:val="21"/>
                <w:szCs w:val="21"/>
              </w:rPr>
            </w:pPr>
            <w:del w:id="4226" w:author="Si-yuan LIU" w:date="2026-07-24T14:26:00Z" w16du:dateUtc="2026-07-24T06:26:00Z">
              <w:r w:rsidDel="00964E30">
                <w:rPr>
                  <w:rFonts w:hint="eastAsia"/>
                  <w:color w:val="000000" w:themeColor="text1"/>
                  <w:kern w:val="0"/>
                  <w:sz w:val="21"/>
                  <w:szCs w:val="21"/>
                </w:rPr>
                <w:delText>对应奥飞数据数字智慧产业园</w:delText>
              </w:r>
              <w:r w:rsidDel="00964E30">
                <w:rPr>
                  <w:color w:val="000000" w:themeColor="text1"/>
                  <w:kern w:val="0"/>
                  <w:sz w:val="21"/>
                  <w:szCs w:val="21"/>
                </w:rPr>
                <w:delText>1</w:delText>
              </w:r>
              <w:r w:rsidDel="00964E30">
                <w:rPr>
                  <w:rFonts w:hint="eastAsia"/>
                  <w:color w:val="000000" w:themeColor="text1"/>
                  <w:kern w:val="0"/>
                  <w:sz w:val="21"/>
                  <w:szCs w:val="21"/>
                </w:rPr>
                <w:delText>、</w:delText>
              </w:r>
              <w:r w:rsidDel="00964E30">
                <w:rPr>
                  <w:color w:val="000000" w:themeColor="text1"/>
                  <w:kern w:val="0"/>
                  <w:sz w:val="21"/>
                  <w:szCs w:val="21"/>
                </w:rPr>
                <w:delText>2</w:delText>
              </w:r>
              <w:r w:rsidDel="00964E30">
                <w:rPr>
                  <w:rFonts w:hint="eastAsia"/>
                  <w:color w:val="000000" w:themeColor="text1"/>
                  <w:kern w:val="0"/>
                  <w:sz w:val="21"/>
                  <w:szCs w:val="21"/>
                </w:rPr>
                <w:delText>号楼。见附件</w:delText>
              </w:r>
              <w:r w:rsidDel="00964E30">
                <w:rPr>
                  <w:color w:val="000000" w:themeColor="text1"/>
                  <w:kern w:val="0"/>
                  <w:sz w:val="21"/>
                  <w:szCs w:val="21"/>
                </w:rPr>
                <w:delText>13-7-1</w:delText>
              </w:r>
            </w:del>
          </w:p>
        </w:tc>
      </w:tr>
      <w:tr w:rsidR="005F457E" w:rsidDel="00964E30" w14:paraId="28C571ED" w14:textId="064BB961">
        <w:trPr>
          <w:trHeight w:val="3540"/>
          <w:jc w:val="center"/>
          <w:del w:id="4227" w:author="Si-yuan LIU" w:date="2026-07-24T14:26:00Z" w16du:dateUtc="2026-07-24T06:26:00Z"/>
        </w:trPr>
        <w:tc>
          <w:tcPr>
            <w:tcW w:w="146" w:type="pct"/>
            <w:vMerge w:val="restart"/>
            <w:vAlign w:val="center"/>
          </w:tcPr>
          <w:p w14:paraId="5DD1992C" w14:textId="277933C5" w:rsidR="005F457E" w:rsidDel="00964E30" w:rsidRDefault="00000000">
            <w:pPr>
              <w:spacing w:after="0" w:line="240" w:lineRule="auto"/>
              <w:ind w:firstLineChars="0" w:firstLine="0"/>
              <w:textAlignment w:val="auto"/>
              <w:rPr>
                <w:del w:id="4228" w:author="Si-yuan LIU" w:date="2026-07-24T14:26:00Z" w16du:dateUtc="2026-07-24T06:26:00Z"/>
                <w:color w:val="000000" w:themeColor="text1"/>
                <w:kern w:val="0"/>
                <w:sz w:val="21"/>
                <w:szCs w:val="21"/>
              </w:rPr>
            </w:pPr>
            <w:del w:id="4229" w:author="Si-yuan LIU" w:date="2026-07-24T14:26:00Z" w16du:dateUtc="2026-07-24T06:26:00Z">
              <w:r w:rsidDel="00964E30">
                <w:rPr>
                  <w:color w:val="000000" w:themeColor="text1"/>
                  <w:kern w:val="0"/>
                  <w:sz w:val="21"/>
                  <w:szCs w:val="21"/>
                </w:rPr>
                <w:delText>8</w:delText>
              </w:r>
            </w:del>
          </w:p>
        </w:tc>
        <w:tc>
          <w:tcPr>
            <w:tcW w:w="222" w:type="pct"/>
            <w:vMerge w:val="restart"/>
            <w:vAlign w:val="center"/>
          </w:tcPr>
          <w:p w14:paraId="4CEE0F24" w14:textId="47264F94" w:rsidR="005F457E" w:rsidDel="00964E30" w:rsidRDefault="00000000">
            <w:pPr>
              <w:spacing w:after="0" w:line="240" w:lineRule="auto"/>
              <w:ind w:firstLineChars="0" w:firstLine="0"/>
              <w:textAlignment w:val="auto"/>
              <w:rPr>
                <w:del w:id="4230" w:author="Si-yuan LIU" w:date="2026-07-24T14:26:00Z" w16du:dateUtc="2026-07-24T06:26:00Z"/>
                <w:color w:val="000000" w:themeColor="text1"/>
                <w:kern w:val="0"/>
                <w:sz w:val="21"/>
                <w:szCs w:val="21"/>
              </w:rPr>
            </w:pPr>
            <w:del w:id="4231" w:author="Si-yuan LIU" w:date="2026-07-24T14:26:00Z" w16du:dateUtc="2026-07-24T06:26:00Z">
              <w:r w:rsidDel="00964E30">
                <w:rPr>
                  <w:rFonts w:hint="eastAsia"/>
                  <w:color w:val="000000" w:themeColor="text1"/>
                  <w:kern w:val="0"/>
                  <w:sz w:val="21"/>
                  <w:szCs w:val="21"/>
                </w:rPr>
                <w:delText>竣工验收</w:delText>
              </w:r>
            </w:del>
          </w:p>
        </w:tc>
        <w:tc>
          <w:tcPr>
            <w:tcW w:w="816" w:type="pct"/>
            <w:vAlign w:val="center"/>
          </w:tcPr>
          <w:p w14:paraId="63C7AFF8" w14:textId="3E82B2AC" w:rsidR="005F457E" w:rsidDel="00964E30" w:rsidRDefault="00000000">
            <w:pPr>
              <w:spacing w:after="0" w:line="240" w:lineRule="auto"/>
              <w:ind w:firstLineChars="0" w:firstLine="0"/>
              <w:textAlignment w:val="auto"/>
              <w:rPr>
                <w:del w:id="4232" w:author="Si-yuan LIU" w:date="2026-07-24T14:26:00Z" w16du:dateUtc="2026-07-24T06:26:00Z"/>
                <w:color w:val="000000" w:themeColor="text1"/>
                <w:kern w:val="0"/>
                <w:sz w:val="21"/>
                <w:szCs w:val="21"/>
              </w:rPr>
            </w:pPr>
            <w:del w:id="4233" w:author="Si-yuan LIU" w:date="2026-07-24T14:26:00Z" w16du:dateUtc="2026-07-24T06:26:00Z">
              <w:r w:rsidDel="00964E30">
                <w:rPr>
                  <w:rFonts w:hint="eastAsia"/>
                  <w:color w:val="000000" w:themeColor="text1"/>
                  <w:kern w:val="0"/>
                  <w:sz w:val="21"/>
                  <w:szCs w:val="21"/>
                </w:rPr>
                <w:delText>综合验收</w:delText>
              </w:r>
            </w:del>
          </w:p>
        </w:tc>
        <w:tc>
          <w:tcPr>
            <w:tcW w:w="673" w:type="pct"/>
            <w:vAlign w:val="center"/>
          </w:tcPr>
          <w:p w14:paraId="7EB69967" w14:textId="5EED4840" w:rsidR="005F457E" w:rsidDel="00964E30" w:rsidRDefault="00000000">
            <w:pPr>
              <w:spacing w:after="0" w:line="240" w:lineRule="auto"/>
              <w:ind w:firstLineChars="0" w:firstLine="0"/>
              <w:textAlignment w:val="auto"/>
              <w:rPr>
                <w:del w:id="4234" w:author="Si-yuan LIU" w:date="2026-07-24T14:26:00Z" w16du:dateUtc="2026-07-24T06:26:00Z"/>
                <w:color w:val="000000" w:themeColor="text1"/>
                <w:kern w:val="0"/>
                <w:sz w:val="21"/>
                <w:szCs w:val="21"/>
              </w:rPr>
            </w:pPr>
            <w:del w:id="4235" w:author="Si-yuan LIU" w:date="2026-07-24T14:26:00Z" w16du:dateUtc="2026-07-24T06:26:00Z">
              <w:r w:rsidDel="00964E30">
                <w:rPr>
                  <w:color w:val="000000" w:themeColor="text1"/>
                  <w:kern w:val="0"/>
                  <w:sz w:val="21"/>
                  <w:szCs w:val="21"/>
                </w:rPr>
                <w:delText>2023</w:delText>
              </w:r>
              <w:r w:rsidDel="00964E30">
                <w:rPr>
                  <w:rFonts w:hint="eastAsia"/>
                  <w:color w:val="000000" w:themeColor="text1"/>
                  <w:kern w:val="0"/>
                  <w:sz w:val="21"/>
                  <w:szCs w:val="21"/>
                </w:rPr>
                <w:delText>年</w:delText>
              </w:r>
              <w:r w:rsidDel="00964E30">
                <w:rPr>
                  <w:color w:val="000000" w:themeColor="text1"/>
                  <w:kern w:val="0"/>
                  <w:sz w:val="21"/>
                  <w:szCs w:val="21"/>
                </w:rPr>
                <w:delText>1</w:delText>
              </w:r>
              <w:r w:rsidDel="00964E30">
                <w:rPr>
                  <w:rFonts w:hint="eastAsia"/>
                  <w:color w:val="000000" w:themeColor="text1"/>
                  <w:kern w:val="0"/>
                  <w:sz w:val="21"/>
                  <w:szCs w:val="21"/>
                </w:rPr>
                <w:delText>月</w:delText>
              </w:r>
              <w:r w:rsidDel="00964E30">
                <w:rPr>
                  <w:color w:val="000000" w:themeColor="text1"/>
                  <w:kern w:val="0"/>
                  <w:sz w:val="21"/>
                  <w:szCs w:val="21"/>
                </w:rPr>
                <w:delText>6</w:delText>
              </w:r>
              <w:r w:rsidDel="00964E30">
                <w:rPr>
                  <w:rFonts w:hint="eastAsia"/>
                  <w:color w:val="000000" w:themeColor="text1"/>
                  <w:kern w:val="0"/>
                  <w:sz w:val="21"/>
                  <w:szCs w:val="21"/>
                </w:rPr>
                <w:delText>日</w:delText>
              </w:r>
            </w:del>
          </w:p>
        </w:tc>
        <w:tc>
          <w:tcPr>
            <w:tcW w:w="907" w:type="pct"/>
            <w:vAlign w:val="center"/>
          </w:tcPr>
          <w:p w14:paraId="3E27FC3B" w14:textId="38A0546E" w:rsidR="005F457E" w:rsidDel="00964E30" w:rsidRDefault="00000000">
            <w:pPr>
              <w:spacing w:after="0" w:line="240" w:lineRule="auto"/>
              <w:ind w:firstLineChars="0" w:firstLine="0"/>
              <w:textAlignment w:val="auto"/>
              <w:rPr>
                <w:del w:id="4236" w:author="Si-yuan LIU" w:date="2026-07-24T14:26:00Z" w16du:dateUtc="2026-07-24T06:26:00Z"/>
                <w:color w:val="000000" w:themeColor="text1"/>
                <w:kern w:val="0"/>
                <w:sz w:val="21"/>
                <w:szCs w:val="21"/>
              </w:rPr>
            </w:pPr>
            <w:del w:id="4237" w:author="Si-yuan LIU" w:date="2026-07-24T14:26:00Z" w16du:dateUtc="2026-07-24T06:26:00Z">
              <w:r w:rsidDel="00964E30">
                <w:rPr>
                  <w:rFonts w:hint="eastAsia"/>
                  <w:color w:val="000000" w:themeColor="text1"/>
                  <w:kern w:val="0"/>
                  <w:sz w:val="21"/>
                  <w:szCs w:val="21"/>
                </w:rPr>
                <w:delText>广州市南沙区住房和城乡建设局、广州南沙经济技术开发区行政审批局、广州市规划和自然资源局南沙区分局、广州市南沙区住房和城乡建设局、南沙区国家档案馆、广东省通信管理局广州市通信建设管理办公室、南沙区档案局、广州市南沙区气象局、广州南沙经济技术开发区行政审批局；</w:delText>
              </w:r>
            </w:del>
          </w:p>
          <w:p w14:paraId="1F0427FF" w14:textId="4CF8DA6F" w:rsidR="005F457E" w:rsidDel="00964E30" w:rsidRDefault="00000000">
            <w:pPr>
              <w:spacing w:after="0" w:line="240" w:lineRule="auto"/>
              <w:ind w:firstLineChars="0" w:firstLine="0"/>
              <w:textAlignment w:val="auto"/>
              <w:rPr>
                <w:del w:id="4238" w:author="Si-yuan LIU" w:date="2026-07-24T14:26:00Z" w16du:dateUtc="2026-07-24T06:26:00Z"/>
                <w:color w:val="000000" w:themeColor="text1"/>
                <w:kern w:val="0"/>
                <w:sz w:val="21"/>
                <w:szCs w:val="21"/>
              </w:rPr>
            </w:pPr>
            <w:del w:id="4239" w:author="Si-yuan LIU" w:date="2026-07-24T14:26:00Z" w16du:dateUtc="2026-07-24T06:26:00Z">
              <w:r w:rsidDel="00964E30">
                <w:rPr>
                  <w:rFonts w:hint="eastAsia"/>
                  <w:color w:val="000000" w:themeColor="text1"/>
                  <w:kern w:val="0"/>
                  <w:sz w:val="21"/>
                  <w:szCs w:val="21"/>
                </w:rPr>
                <w:delText>加盖广州市南沙区房屋建筑和市政基础设施工程竣工联合验收业务专用章</w:delText>
              </w:r>
            </w:del>
          </w:p>
        </w:tc>
        <w:tc>
          <w:tcPr>
            <w:tcW w:w="770" w:type="pct"/>
            <w:vAlign w:val="center"/>
          </w:tcPr>
          <w:p w14:paraId="7D7F1CD4" w14:textId="1CF306CA" w:rsidR="005F457E" w:rsidDel="00964E30" w:rsidRDefault="00000000">
            <w:pPr>
              <w:spacing w:after="0" w:line="240" w:lineRule="auto"/>
              <w:ind w:firstLineChars="0" w:firstLine="0"/>
              <w:textAlignment w:val="auto"/>
              <w:rPr>
                <w:del w:id="4240" w:author="Si-yuan LIU" w:date="2026-07-24T14:26:00Z" w16du:dateUtc="2026-07-24T06:26:00Z"/>
                <w:color w:val="000000" w:themeColor="text1"/>
                <w:kern w:val="0"/>
                <w:sz w:val="21"/>
                <w:szCs w:val="21"/>
              </w:rPr>
            </w:pPr>
            <w:del w:id="4241" w:author="Si-yuan LIU" w:date="2026-07-24T14:26:00Z" w16du:dateUtc="2026-07-24T06:26:00Z">
              <w:r w:rsidDel="00964E30">
                <w:rPr>
                  <w:rFonts w:hint="eastAsia"/>
                  <w:color w:val="000000" w:themeColor="text1"/>
                  <w:kern w:val="0"/>
                  <w:sz w:val="21"/>
                  <w:szCs w:val="21"/>
                </w:rPr>
                <w:delText>穗联验（南）字（</w:delText>
              </w:r>
              <w:r w:rsidDel="00964E30">
                <w:rPr>
                  <w:color w:val="000000" w:themeColor="text1"/>
                  <w:kern w:val="0"/>
                  <w:sz w:val="21"/>
                  <w:szCs w:val="21"/>
                </w:rPr>
                <w:delText>2023</w:delText>
              </w:r>
              <w:r w:rsidDel="00964E30">
                <w:rPr>
                  <w:rFonts w:hint="eastAsia"/>
                  <w:color w:val="000000" w:themeColor="text1"/>
                  <w:kern w:val="0"/>
                  <w:sz w:val="21"/>
                  <w:szCs w:val="21"/>
                </w:rPr>
                <w:delText>）</w:delText>
              </w:r>
              <w:r w:rsidDel="00964E30">
                <w:rPr>
                  <w:color w:val="000000" w:themeColor="text1"/>
                  <w:kern w:val="0"/>
                  <w:sz w:val="21"/>
                  <w:szCs w:val="21"/>
                </w:rPr>
                <w:delText>001</w:delText>
              </w:r>
              <w:r w:rsidDel="00964E30">
                <w:rPr>
                  <w:rFonts w:hint="eastAsia"/>
                  <w:color w:val="000000" w:themeColor="text1"/>
                  <w:kern w:val="0"/>
                  <w:sz w:val="21"/>
                  <w:szCs w:val="21"/>
                </w:rPr>
                <w:delText>号</w:delText>
              </w:r>
            </w:del>
          </w:p>
        </w:tc>
        <w:tc>
          <w:tcPr>
            <w:tcW w:w="760" w:type="pct"/>
            <w:vAlign w:val="center"/>
          </w:tcPr>
          <w:p w14:paraId="1081DDE4" w14:textId="7E38D0AA" w:rsidR="005F457E" w:rsidDel="00964E30" w:rsidRDefault="00000000">
            <w:pPr>
              <w:spacing w:after="0" w:line="240" w:lineRule="auto"/>
              <w:ind w:firstLineChars="0" w:firstLine="0"/>
              <w:textAlignment w:val="auto"/>
              <w:rPr>
                <w:del w:id="4242" w:author="Si-yuan LIU" w:date="2026-07-24T14:26:00Z" w16du:dateUtc="2026-07-24T06:26:00Z"/>
                <w:color w:val="000000" w:themeColor="text1"/>
                <w:kern w:val="0"/>
                <w:sz w:val="21"/>
                <w:szCs w:val="21"/>
              </w:rPr>
            </w:pPr>
            <w:del w:id="4243" w:author="Si-yuan LIU" w:date="2026-07-24T14:26:00Z" w16du:dateUtc="2026-07-24T06:26:00Z">
              <w:r w:rsidDel="00964E30">
                <w:rPr>
                  <w:rFonts w:hint="eastAsia"/>
                  <w:color w:val="000000" w:themeColor="text1"/>
                  <w:kern w:val="0"/>
                  <w:sz w:val="21"/>
                  <w:szCs w:val="21"/>
                </w:rPr>
                <w:delText>正常办理</w:delText>
              </w:r>
            </w:del>
          </w:p>
        </w:tc>
        <w:tc>
          <w:tcPr>
            <w:tcW w:w="706" w:type="pct"/>
            <w:vAlign w:val="center"/>
          </w:tcPr>
          <w:p w14:paraId="612A2474" w14:textId="54C78BD1" w:rsidR="005F457E" w:rsidDel="00964E30" w:rsidRDefault="00000000">
            <w:pPr>
              <w:spacing w:after="0" w:line="240" w:lineRule="auto"/>
              <w:ind w:firstLineChars="0" w:firstLine="0"/>
              <w:textAlignment w:val="auto"/>
              <w:rPr>
                <w:del w:id="4244" w:author="Si-yuan LIU" w:date="2026-07-24T14:26:00Z" w16du:dateUtc="2026-07-24T06:26:00Z"/>
                <w:color w:val="000000" w:themeColor="text1"/>
                <w:kern w:val="0"/>
                <w:sz w:val="21"/>
                <w:szCs w:val="21"/>
              </w:rPr>
            </w:pPr>
            <w:del w:id="4245" w:author="Si-yuan LIU" w:date="2026-07-24T14:26:00Z" w16du:dateUtc="2026-07-24T06:26:00Z">
              <w:r w:rsidDel="00964E30">
                <w:rPr>
                  <w:rFonts w:hint="eastAsia"/>
                  <w:color w:val="000000" w:themeColor="text1"/>
                  <w:kern w:val="0"/>
                  <w:sz w:val="21"/>
                  <w:szCs w:val="21"/>
                </w:rPr>
                <w:delText>对应奥飞数据数字智慧产业园</w:delText>
              </w:r>
              <w:r w:rsidDel="00964E30">
                <w:rPr>
                  <w:color w:val="000000" w:themeColor="text1"/>
                  <w:kern w:val="0"/>
                  <w:sz w:val="21"/>
                  <w:szCs w:val="21"/>
                </w:rPr>
                <w:delText>1</w:delText>
              </w:r>
              <w:r w:rsidDel="00964E30">
                <w:rPr>
                  <w:rFonts w:hint="eastAsia"/>
                  <w:color w:val="000000" w:themeColor="text1"/>
                  <w:kern w:val="0"/>
                  <w:sz w:val="21"/>
                  <w:szCs w:val="21"/>
                </w:rPr>
                <w:delText>、</w:delText>
              </w:r>
              <w:r w:rsidDel="00964E30">
                <w:rPr>
                  <w:color w:val="000000" w:themeColor="text1"/>
                  <w:kern w:val="0"/>
                  <w:sz w:val="21"/>
                  <w:szCs w:val="21"/>
                </w:rPr>
                <w:delText>2</w:delText>
              </w:r>
              <w:r w:rsidDel="00964E30">
                <w:rPr>
                  <w:rFonts w:hint="eastAsia"/>
                  <w:color w:val="000000" w:themeColor="text1"/>
                  <w:kern w:val="0"/>
                  <w:sz w:val="21"/>
                  <w:szCs w:val="21"/>
                </w:rPr>
                <w:delText>号楼。见附件</w:delText>
              </w:r>
              <w:r w:rsidDel="00964E30">
                <w:rPr>
                  <w:color w:val="000000" w:themeColor="text1"/>
                  <w:kern w:val="0"/>
                  <w:sz w:val="21"/>
                  <w:szCs w:val="21"/>
                </w:rPr>
                <w:delText>13-8-1</w:delText>
              </w:r>
            </w:del>
          </w:p>
        </w:tc>
      </w:tr>
      <w:tr w:rsidR="005F457E" w:rsidDel="00964E30" w14:paraId="00ED3D99" w14:textId="358F1279">
        <w:trPr>
          <w:trHeight w:val="284"/>
          <w:jc w:val="center"/>
          <w:del w:id="4246" w:author="Si-yuan LIU" w:date="2026-07-24T14:26:00Z" w16du:dateUtc="2026-07-24T06:26:00Z"/>
        </w:trPr>
        <w:tc>
          <w:tcPr>
            <w:tcW w:w="146" w:type="pct"/>
            <w:vMerge/>
            <w:vAlign w:val="center"/>
          </w:tcPr>
          <w:p w14:paraId="39B04746" w14:textId="221379A9" w:rsidR="005F457E" w:rsidDel="00964E30" w:rsidRDefault="005F457E">
            <w:pPr>
              <w:spacing w:after="0" w:line="240" w:lineRule="auto"/>
              <w:ind w:firstLineChars="0" w:firstLine="0"/>
              <w:textAlignment w:val="auto"/>
              <w:rPr>
                <w:del w:id="4247" w:author="Si-yuan LIU" w:date="2026-07-24T14:26:00Z" w16du:dateUtc="2026-07-24T06:26:00Z"/>
                <w:color w:val="000000" w:themeColor="text1"/>
                <w:kern w:val="0"/>
                <w:sz w:val="21"/>
                <w:szCs w:val="21"/>
              </w:rPr>
            </w:pPr>
          </w:p>
        </w:tc>
        <w:tc>
          <w:tcPr>
            <w:tcW w:w="222" w:type="pct"/>
            <w:vMerge/>
            <w:vAlign w:val="center"/>
          </w:tcPr>
          <w:p w14:paraId="3AAB086B" w14:textId="602EFD71" w:rsidR="005F457E" w:rsidDel="00964E30" w:rsidRDefault="005F457E">
            <w:pPr>
              <w:spacing w:after="0" w:line="240" w:lineRule="auto"/>
              <w:ind w:firstLineChars="0" w:firstLine="0"/>
              <w:textAlignment w:val="auto"/>
              <w:rPr>
                <w:del w:id="4248" w:author="Si-yuan LIU" w:date="2026-07-24T14:26:00Z" w16du:dateUtc="2026-07-24T06:26:00Z"/>
                <w:color w:val="000000" w:themeColor="text1"/>
                <w:kern w:val="0"/>
                <w:sz w:val="21"/>
                <w:szCs w:val="21"/>
              </w:rPr>
            </w:pPr>
          </w:p>
        </w:tc>
        <w:tc>
          <w:tcPr>
            <w:tcW w:w="816" w:type="pct"/>
            <w:vAlign w:val="center"/>
          </w:tcPr>
          <w:p w14:paraId="4E6ECF5B" w14:textId="5CD3A1AB" w:rsidR="005F457E" w:rsidDel="00964E30" w:rsidRDefault="00000000">
            <w:pPr>
              <w:spacing w:after="0" w:line="240" w:lineRule="auto"/>
              <w:ind w:firstLineChars="0" w:firstLine="0"/>
              <w:textAlignment w:val="auto"/>
              <w:rPr>
                <w:del w:id="4249" w:author="Si-yuan LIU" w:date="2026-07-24T14:26:00Z" w16du:dateUtc="2026-07-24T06:26:00Z"/>
                <w:color w:val="000000" w:themeColor="text1"/>
                <w:kern w:val="0"/>
                <w:sz w:val="21"/>
                <w:szCs w:val="21"/>
              </w:rPr>
            </w:pPr>
            <w:del w:id="4250" w:author="Si-yuan LIU" w:date="2026-07-24T14:26:00Z" w16du:dateUtc="2026-07-24T06:26:00Z">
              <w:r w:rsidDel="00964E30">
                <w:rPr>
                  <w:rFonts w:hint="eastAsia"/>
                  <w:color w:val="000000" w:themeColor="text1"/>
                  <w:kern w:val="0"/>
                  <w:sz w:val="21"/>
                  <w:szCs w:val="21"/>
                </w:rPr>
                <w:delText>规划验收</w:delText>
              </w:r>
            </w:del>
          </w:p>
        </w:tc>
        <w:tc>
          <w:tcPr>
            <w:tcW w:w="673" w:type="pct"/>
            <w:vAlign w:val="center"/>
          </w:tcPr>
          <w:p w14:paraId="0C15B1C6" w14:textId="5FC4CEBF" w:rsidR="005F457E" w:rsidDel="00964E30" w:rsidRDefault="00000000">
            <w:pPr>
              <w:spacing w:after="0" w:line="240" w:lineRule="auto"/>
              <w:ind w:firstLineChars="0" w:firstLine="0"/>
              <w:textAlignment w:val="auto"/>
              <w:rPr>
                <w:del w:id="4251" w:author="Si-yuan LIU" w:date="2026-07-24T14:26:00Z" w16du:dateUtc="2026-07-24T06:26:00Z"/>
                <w:color w:val="000000" w:themeColor="text1"/>
                <w:kern w:val="0"/>
                <w:sz w:val="21"/>
                <w:szCs w:val="21"/>
              </w:rPr>
            </w:pPr>
            <w:del w:id="4252" w:author="Si-yuan LIU" w:date="2026-07-24T14:26:00Z" w16du:dateUtc="2026-07-24T06:26:00Z">
              <w:r w:rsidDel="00964E30">
                <w:rPr>
                  <w:color w:val="000000" w:themeColor="text1"/>
                  <w:kern w:val="0"/>
                  <w:sz w:val="21"/>
                  <w:szCs w:val="21"/>
                </w:rPr>
                <w:delText>2023</w:delText>
              </w:r>
              <w:r w:rsidDel="00964E30">
                <w:rPr>
                  <w:rFonts w:hint="eastAsia"/>
                  <w:color w:val="000000" w:themeColor="text1"/>
                  <w:kern w:val="0"/>
                  <w:sz w:val="21"/>
                  <w:szCs w:val="21"/>
                </w:rPr>
                <w:delText>年</w:delText>
              </w:r>
              <w:r w:rsidDel="00964E30">
                <w:rPr>
                  <w:color w:val="000000" w:themeColor="text1"/>
                  <w:kern w:val="0"/>
                  <w:sz w:val="21"/>
                  <w:szCs w:val="21"/>
                </w:rPr>
                <w:delText>1</w:delText>
              </w:r>
              <w:r w:rsidDel="00964E30">
                <w:rPr>
                  <w:rFonts w:hint="eastAsia"/>
                  <w:color w:val="000000" w:themeColor="text1"/>
                  <w:kern w:val="0"/>
                  <w:sz w:val="21"/>
                  <w:szCs w:val="21"/>
                </w:rPr>
                <w:delText>月</w:delText>
              </w:r>
              <w:r w:rsidDel="00964E30">
                <w:rPr>
                  <w:color w:val="000000" w:themeColor="text1"/>
                  <w:kern w:val="0"/>
                  <w:sz w:val="21"/>
                  <w:szCs w:val="21"/>
                </w:rPr>
                <w:delText>5</w:delText>
              </w:r>
              <w:r w:rsidDel="00964E30">
                <w:rPr>
                  <w:rFonts w:hint="eastAsia"/>
                  <w:color w:val="000000" w:themeColor="text1"/>
                  <w:kern w:val="0"/>
                  <w:sz w:val="21"/>
                  <w:szCs w:val="21"/>
                </w:rPr>
                <w:delText>日</w:delText>
              </w:r>
            </w:del>
          </w:p>
        </w:tc>
        <w:tc>
          <w:tcPr>
            <w:tcW w:w="907" w:type="pct"/>
            <w:vAlign w:val="center"/>
          </w:tcPr>
          <w:p w14:paraId="3751B8FF" w14:textId="54DA0626" w:rsidR="005F457E" w:rsidDel="00964E30" w:rsidRDefault="00000000">
            <w:pPr>
              <w:spacing w:after="0" w:line="240" w:lineRule="auto"/>
              <w:ind w:firstLineChars="0" w:firstLine="0"/>
              <w:textAlignment w:val="auto"/>
              <w:rPr>
                <w:del w:id="4253" w:author="Si-yuan LIU" w:date="2026-07-24T14:26:00Z" w16du:dateUtc="2026-07-24T06:26:00Z"/>
                <w:color w:val="000000" w:themeColor="text1"/>
                <w:kern w:val="0"/>
                <w:sz w:val="21"/>
                <w:szCs w:val="21"/>
              </w:rPr>
            </w:pPr>
            <w:del w:id="4254" w:author="Si-yuan LIU" w:date="2026-07-24T14:26:00Z" w16du:dateUtc="2026-07-24T06:26:00Z">
              <w:r w:rsidDel="00964E30">
                <w:rPr>
                  <w:rFonts w:hint="eastAsia"/>
                  <w:color w:val="000000" w:themeColor="text1"/>
                  <w:kern w:val="0"/>
                  <w:sz w:val="21"/>
                  <w:szCs w:val="21"/>
                </w:rPr>
                <w:delText>广州南沙经济技术开发区行政审批局</w:delText>
              </w:r>
            </w:del>
          </w:p>
        </w:tc>
        <w:tc>
          <w:tcPr>
            <w:tcW w:w="770" w:type="pct"/>
            <w:vAlign w:val="center"/>
          </w:tcPr>
          <w:p w14:paraId="5532CDBA" w14:textId="14E3E6AF" w:rsidR="005F457E" w:rsidDel="00964E30" w:rsidRDefault="00000000">
            <w:pPr>
              <w:spacing w:after="0" w:line="240" w:lineRule="auto"/>
              <w:ind w:firstLineChars="0" w:firstLine="0"/>
              <w:textAlignment w:val="auto"/>
              <w:rPr>
                <w:del w:id="4255" w:author="Si-yuan LIU" w:date="2026-07-24T14:26:00Z" w16du:dateUtc="2026-07-24T06:26:00Z"/>
                <w:color w:val="000000" w:themeColor="text1"/>
                <w:kern w:val="0"/>
                <w:sz w:val="21"/>
                <w:szCs w:val="21"/>
              </w:rPr>
            </w:pPr>
            <w:del w:id="4256" w:author="Si-yuan LIU" w:date="2026-07-24T14:26:00Z" w16du:dateUtc="2026-07-24T06:26:00Z">
              <w:r w:rsidDel="00964E30">
                <w:rPr>
                  <w:rFonts w:hint="eastAsia"/>
                  <w:color w:val="000000" w:themeColor="text1"/>
                  <w:kern w:val="0"/>
                  <w:sz w:val="21"/>
                  <w:szCs w:val="21"/>
                </w:rPr>
                <w:delText>穗南审批规划核实〔</w:delText>
              </w:r>
              <w:r w:rsidDel="00964E30">
                <w:rPr>
                  <w:color w:val="000000" w:themeColor="text1"/>
                  <w:kern w:val="0"/>
                  <w:sz w:val="21"/>
                  <w:szCs w:val="21"/>
                </w:rPr>
                <w:delText>2023</w:delText>
              </w:r>
              <w:r w:rsidDel="00964E30">
                <w:rPr>
                  <w:rFonts w:hint="eastAsia"/>
                  <w:color w:val="000000" w:themeColor="text1"/>
                  <w:kern w:val="0"/>
                  <w:sz w:val="21"/>
                  <w:szCs w:val="21"/>
                </w:rPr>
                <w:delText>〕</w:delText>
              </w:r>
              <w:r w:rsidDel="00964E30">
                <w:rPr>
                  <w:color w:val="000000" w:themeColor="text1"/>
                  <w:kern w:val="0"/>
                  <w:sz w:val="21"/>
                  <w:szCs w:val="21"/>
                </w:rPr>
                <w:delText>2</w:delText>
              </w:r>
              <w:r w:rsidDel="00964E30">
                <w:rPr>
                  <w:rFonts w:hint="eastAsia"/>
                  <w:color w:val="000000" w:themeColor="text1"/>
                  <w:kern w:val="0"/>
                  <w:sz w:val="21"/>
                  <w:szCs w:val="21"/>
                </w:rPr>
                <w:delText>号</w:delText>
              </w:r>
            </w:del>
          </w:p>
        </w:tc>
        <w:tc>
          <w:tcPr>
            <w:tcW w:w="760" w:type="pct"/>
            <w:vAlign w:val="center"/>
          </w:tcPr>
          <w:p w14:paraId="190B302A" w14:textId="046E6D3F" w:rsidR="005F457E" w:rsidDel="00964E30" w:rsidRDefault="00000000">
            <w:pPr>
              <w:spacing w:after="0" w:line="240" w:lineRule="auto"/>
              <w:ind w:firstLineChars="0" w:firstLine="0"/>
              <w:textAlignment w:val="auto"/>
              <w:rPr>
                <w:del w:id="4257" w:author="Si-yuan LIU" w:date="2026-07-24T14:26:00Z" w16du:dateUtc="2026-07-24T06:26:00Z"/>
                <w:color w:val="000000" w:themeColor="text1"/>
                <w:kern w:val="0"/>
                <w:sz w:val="21"/>
                <w:szCs w:val="21"/>
              </w:rPr>
            </w:pPr>
            <w:del w:id="4258" w:author="Si-yuan LIU" w:date="2026-07-24T14:26:00Z" w16du:dateUtc="2026-07-24T06:26:00Z">
              <w:r w:rsidDel="00964E30">
                <w:rPr>
                  <w:rFonts w:hint="eastAsia"/>
                  <w:color w:val="000000" w:themeColor="text1"/>
                  <w:kern w:val="0"/>
                  <w:sz w:val="21"/>
                  <w:szCs w:val="21"/>
                </w:rPr>
                <w:delText>正常办理</w:delText>
              </w:r>
            </w:del>
          </w:p>
        </w:tc>
        <w:tc>
          <w:tcPr>
            <w:tcW w:w="706" w:type="pct"/>
            <w:vAlign w:val="center"/>
          </w:tcPr>
          <w:p w14:paraId="5D437BB2" w14:textId="3D3857DA" w:rsidR="005F457E" w:rsidDel="00964E30" w:rsidRDefault="00000000">
            <w:pPr>
              <w:spacing w:after="0" w:line="240" w:lineRule="auto"/>
              <w:ind w:firstLineChars="0" w:firstLine="0"/>
              <w:textAlignment w:val="auto"/>
              <w:rPr>
                <w:del w:id="4259" w:author="Si-yuan LIU" w:date="2026-07-24T14:26:00Z" w16du:dateUtc="2026-07-24T06:26:00Z"/>
                <w:color w:val="000000" w:themeColor="text1"/>
                <w:kern w:val="0"/>
                <w:sz w:val="21"/>
                <w:szCs w:val="21"/>
              </w:rPr>
            </w:pPr>
            <w:del w:id="4260" w:author="Si-yuan LIU" w:date="2026-07-24T14:26:00Z" w16du:dateUtc="2026-07-24T06:26:00Z">
              <w:r w:rsidDel="00964E30">
                <w:rPr>
                  <w:rFonts w:hint="eastAsia"/>
                  <w:color w:val="000000" w:themeColor="text1"/>
                  <w:kern w:val="0"/>
                  <w:sz w:val="21"/>
                  <w:szCs w:val="21"/>
                </w:rPr>
                <w:delText>对应奥飞数据数字智慧产业园</w:delText>
              </w:r>
              <w:r w:rsidDel="00964E30">
                <w:rPr>
                  <w:color w:val="000000" w:themeColor="text1"/>
                  <w:kern w:val="0"/>
                  <w:sz w:val="21"/>
                  <w:szCs w:val="21"/>
                </w:rPr>
                <w:delText>1</w:delText>
              </w:r>
              <w:r w:rsidDel="00964E30">
                <w:rPr>
                  <w:rFonts w:hint="eastAsia"/>
                  <w:color w:val="000000" w:themeColor="text1"/>
                  <w:kern w:val="0"/>
                  <w:sz w:val="21"/>
                  <w:szCs w:val="21"/>
                </w:rPr>
                <w:delText>、</w:delText>
              </w:r>
              <w:r w:rsidDel="00964E30">
                <w:rPr>
                  <w:color w:val="000000" w:themeColor="text1"/>
                  <w:kern w:val="0"/>
                  <w:sz w:val="21"/>
                  <w:szCs w:val="21"/>
                </w:rPr>
                <w:delText>2</w:delText>
              </w:r>
              <w:r w:rsidDel="00964E30">
                <w:rPr>
                  <w:rFonts w:hint="eastAsia"/>
                  <w:color w:val="000000" w:themeColor="text1"/>
                  <w:kern w:val="0"/>
                  <w:sz w:val="21"/>
                  <w:szCs w:val="21"/>
                </w:rPr>
                <w:delText>号楼。见附件</w:delText>
              </w:r>
              <w:r w:rsidDel="00964E30">
                <w:rPr>
                  <w:color w:val="000000" w:themeColor="text1"/>
                  <w:kern w:val="0"/>
                  <w:sz w:val="21"/>
                  <w:szCs w:val="21"/>
                </w:rPr>
                <w:delText>13-8-2</w:delText>
              </w:r>
            </w:del>
          </w:p>
        </w:tc>
      </w:tr>
      <w:tr w:rsidR="005F457E" w:rsidDel="00964E30" w14:paraId="10FCF368" w14:textId="07B79C6D">
        <w:trPr>
          <w:trHeight w:val="284"/>
          <w:jc w:val="center"/>
          <w:del w:id="4261" w:author="Si-yuan LIU" w:date="2026-07-24T14:26:00Z" w16du:dateUtc="2026-07-24T06:26:00Z"/>
        </w:trPr>
        <w:tc>
          <w:tcPr>
            <w:tcW w:w="146" w:type="pct"/>
            <w:vMerge/>
            <w:vAlign w:val="center"/>
          </w:tcPr>
          <w:p w14:paraId="2860D992" w14:textId="4CC48259" w:rsidR="005F457E" w:rsidDel="00964E30" w:rsidRDefault="005F457E">
            <w:pPr>
              <w:spacing w:after="0" w:line="240" w:lineRule="auto"/>
              <w:ind w:firstLineChars="0" w:firstLine="0"/>
              <w:textAlignment w:val="auto"/>
              <w:rPr>
                <w:del w:id="4262" w:author="Si-yuan LIU" w:date="2026-07-24T14:26:00Z" w16du:dateUtc="2026-07-24T06:26:00Z"/>
                <w:color w:val="000000" w:themeColor="text1"/>
                <w:kern w:val="0"/>
                <w:sz w:val="21"/>
                <w:szCs w:val="21"/>
              </w:rPr>
            </w:pPr>
          </w:p>
        </w:tc>
        <w:tc>
          <w:tcPr>
            <w:tcW w:w="222" w:type="pct"/>
            <w:vMerge/>
            <w:vAlign w:val="center"/>
          </w:tcPr>
          <w:p w14:paraId="2687785B" w14:textId="29C97ABB" w:rsidR="005F457E" w:rsidDel="00964E30" w:rsidRDefault="005F457E">
            <w:pPr>
              <w:spacing w:after="0" w:line="240" w:lineRule="auto"/>
              <w:ind w:firstLineChars="0" w:firstLine="0"/>
              <w:textAlignment w:val="auto"/>
              <w:rPr>
                <w:del w:id="4263" w:author="Si-yuan LIU" w:date="2026-07-24T14:26:00Z" w16du:dateUtc="2026-07-24T06:26:00Z"/>
                <w:color w:val="000000" w:themeColor="text1"/>
                <w:kern w:val="0"/>
                <w:sz w:val="21"/>
                <w:szCs w:val="21"/>
              </w:rPr>
            </w:pPr>
          </w:p>
        </w:tc>
        <w:tc>
          <w:tcPr>
            <w:tcW w:w="816" w:type="pct"/>
            <w:vAlign w:val="center"/>
          </w:tcPr>
          <w:p w14:paraId="3620F085" w14:textId="1DF8CF42" w:rsidR="005F457E" w:rsidDel="00964E30" w:rsidRDefault="00000000">
            <w:pPr>
              <w:spacing w:after="0" w:line="240" w:lineRule="auto"/>
              <w:ind w:firstLineChars="0" w:firstLine="0"/>
              <w:textAlignment w:val="auto"/>
              <w:rPr>
                <w:del w:id="4264" w:author="Si-yuan LIU" w:date="2026-07-24T14:26:00Z" w16du:dateUtc="2026-07-24T06:26:00Z"/>
                <w:color w:val="000000" w:themeColor="text1"/>
                <w:kern w:val="0"/>
                <w:sz w:val="21"/>
                <w:szCs w:val="21"/>
              </w:rPr>
            </w:pPr>
            <w:del w:id="4265" w:author="Si-yuan LIU" w:date="2026-07-24T14:26:00Z" w16du:dateUtc="2026-07-24T06:26:00Z">
              <w:r w:rsidDel="00964E30">
                <w:rPr>
                  <w:rFonts w:hint="eastAsia"/>
                  <w:color w:val="000000" w:themeColor="text1"/>
                  <w:kern w:val="0"/>
                  <w:sz w:val="21"/>
                  <w:szCs w:val="21"/>
                </w:rPr>
                <w:delText>消防验收</w:delText>
              </w:r>
            </w:del>
          </w:p>
        </w:tc>
        <w:tc>
          <w:tcPr>
            <w:tcW w:w="673" w:type="pct"/>
            <w:vAlign w:val="center"/>
          </w:tcPr>
          <w:p w14:paraId="28B7FC04" w14:textId="2171216E" w:rsidR="005F457E" w:rsidDel="00964E30" w:rsidRDefault="00000000">
            <w:pPr>
              <w:spacing w:after="0" w:line="240" w:lineRule="auto"/>
              <w:ind w:firstLineChars="0" w:firstLine="0"/>
              <w:textAlignment w:val="auto"/>
              <w:rPr>
                <w:del w:id="4266" w:author="Si-yuan LIU" w:date="2026-07-24T14:26:00Z" w16du:dateUtc="2026-07-24T06:26:00Z"/>
                <w:color w:val="000000" w:themeColor="text1"/>
                <w:kern w:val="0"/>
                <w:sz w:val="21"/>
                <w:szCs w:val="21"/>
              </w:rPr>
            </w:pPr>
            <w:del w:id="4267" w:author="Si-yuan LIU" w:date="2026-07-24T14:26:00Z" w16du:dateUtc="2026-07-24T06:26:00Z">
              <w:r w:rsidDel="00964E30">
                <w:rPr>
                  <w:color w:val="000000" w:themeColor="text1"/>
                  <w:kern w:val="0"/>
                  <w:sz w:val="21"/>
                  <w:szCs w:val="21"/>
                </w:rPr>
                <w:delText>2023</w:delText>
              </w:r>
              <w:r w:rsidDel="00964E30">
                <w:rPr>
                  <w:rFonts w:hint="eastAsia"/>
                  <w:color w:val="000000" w:themeColor="text1"/>
                  <w:kern w:val="0"/>
                  <w:sz w:val="21"/>
                  <w:szCs w:val="21"/>
                </w:rPr>
                <w:delText>年</w:delText>
              </w:r>
              <w:r w:rsidDel="00964E30">
                <w:rPr>
                  <w:color w:val="000000" w:themeColor="text1"/>
                  <w:kern w:val="0"/>
                  <w:sz w:val="21"/>
                  <w:szCs w:val="21"/>
                </w:rPr>
                <w:delText>1</w:delText>
              </w:r>
              <w:r w:rsidDel="00964E30">
                <w:rPr>
                  <w:rFonts w:hint="eastAsia"/>
                  <w:color w:val="000000" w:themeColor="text1"/>
                  <w:kern w:val="0"/>
                  <w:sz w:val="21"/>
                  <w:szCs w:val="21"/>
                </w:rPr>
                <w:delText>月</w:delText>
              </w:r>
              <w:r w:rsidDel="00964E30">
                <w:rPr>
                  <w:color w:val="000000" w:themeColor="text1"/>
                  <w:kern w:val="0"/>
                  <w:sz w:val="21"/>
                  <w:szCs w:val="21"/>
                </w:rPr>
                <w:delText>6</w:delText>
              </w:r>
              <w:r w:rsidDel="00964E30">
                <w:rPr>
                  <w:rFonts w:hint="eastAsia"/>
                  <w:color w:val="000000" w:themeColor="text1"/>
                  <w:kern w:val="0"/>
                  <w:sz w:val="21"/>
                  <w:szCs w:val="21"/>
                </w:rPr>
                <w:delText>日</w:delText>
              </w:r>
            </w:del>
          </w:p>
        </w:tc>
        <w:tc>
          <w:tcPr>
            <w:tcW w:w="907" w:type="pct"/>
            <w:vAlign w:val="center"/>
          </w:tcPr>
          <w:p w14:paraId="354BF195" w14:textId="341A65BC" w:rsidR="005F457E" w:rsidDel="00964E30" w:rsidRDefault="00000000">
            <w:pPr>
              <w:spacing w:after="0" w:line="240" w:lineRule="auto"/>
              <w:ind w:firstLineChars="0" w:firstLine="0"/>
              <w:textAlignment w:val="auto"/>
              <w:rPr>
                <w:del w:id="4268" w:author="Si-yuan LIU" w:date="2026-07-24T14:26:00Z" w16du:dateUtc="2026-07-24T06:26:00Z"/>
                <w:color w:val="000000" w:themeColor="text1"/>
                <w:kern w:val="0"/>
                <w:sz w:val="21"/>
                <w:szCs w:val="21"/>
              </w:rPr>
            </w:pPr>
            <w:del w:id="4269" w:author="Si-yuan LIU" w:date="2026-07-24T14:26:00Z" w16du:dateUtc="2026-07-24T06:26:00Z">
              <w:r w:rsidDel="00964E30">
                <w:rPr>
                  <w:color w:val="000000" w:themeColor="text1"/>
                  <w:kern w:val="0"/>
                  <w:sz w:val="21"/>
                  <w:szCs w:val="21"/>
                </w:rPr>
                <w:delText>-</w:delText>
              </w:r>
            </w:del>
          </w:p>
        </w:tc>
        <w:tc>
          <w:tcPr>
            <w:tcW w:w="770" w:type="pct"/>
            <w:vAlign w:val="center"/>
          </w:tcPr>
          <w:p w14:paraId="3D7FA996" w14:textId="4DD76607" w:rsidR="005F457E" w:rsidDel="00964E30" w:rsidRDefault="00000000">
            <w:pPr>
              <w:spacing w:after="0" w:line="240" w:lineRule="auto"/>
              <w:ind w:firstLineChars="0" w:firstLine="0"/>
              <w:textAlignment w:val="auto"/>
              <w:rPr>
                <w:del w:id="4270" w:author="Si-yuan LIU" w:date="2026-07-24T14:26:00Z" w16du:dateUtc="2026-07-24T06:26:00Z"/>
                <w:color w:val="000000" w:themeColor="text1"/>
                <w:kern w:val="0"/>
                <w:sz w:val="21"/>
                <w:szCs w:val="21"/>
              </w:rPr>
            </w:pPr>
            <w:del w:id="4271" w:author="Si-yuan LIU" w:date="2026-07-24T14:26:00Z" w16du:dateUtc="2026-07-24T06:26:00Z">
              <w:r w:rsidDel="00964E30">
                <w:rPr>
                  <w:rFonts w:hint="eastAsia"/>
                  <w:color w:val="000000" w:themeColor="text1"/>
                  <w:kern w:val="0"/>
                  <w:sz w:val="21"/>
                  <w:szCs w:val="21"/>
                </w:rPr>
                <w:delText>《建设工程消防验收备案凭证》</w:delText>
              </w:r>
            </w:del>
          </w:p>
        </w:tc>
        <w:tc>
          <w:tcPr>
            <w:tcW w:w="760" w:type="pct"/>
            <w:vAlign w:val="center"/>
          </w:tcPr>
          <w:p w14:paraId="6599ABC4" w14:textId="3E659D84" w:rsidR="005F457E" w:rsidDel="00964E30" w:rsidRDefault="00000000">
            <w:pPr>
              <w:spacing w:after="0" w:line="240" w:lineRule="auto"/>
              <w:ind w:firstLineChars="0" w:firstLine="0"/>
              <w:textAlignment w:val="auto"/>
              <w:rPr>
                <w:del w:id="4272" w:author="Si-yuan LIU" w:date="2026-07-24T14:26:00Z" w16du:dateUtc="2026-07-24T06:26:00Z"/>
                <w:color w:val="000000" w:themeColor="text1"/>
                <w:kern w:val="0"/>
                <w:sz w:val="21"/>
                <w:szCs w:val="21"/>
              </w:rPr>
            </w:pPr>
            <w:del w:id="4273" w:author="Si-yuan LIU" w:date="2026-07-24T14:26:00Z" w16du:dateUtc="2026-07-24T06:26:00Z">
              <w:r w:rsidDel="00964E30">
                <w:rPr>
                  <w:rFonts w:hint="eastAsia"/>
                  <w:color w:val="000000" w:themeColor="text1"/>
                  <w:kern w:val="0"/>
                  <w:sz w:val="21"/>
                  <w:szCs w:val="21"/>
                </w:rPr>
                <w:delText>正常办理</w:delText>
              </w:r>
            </w:del>
          </w:p>
        </w:tc>
        <w:tc>
          <w:tcPr>
            <w:tcW w:w="706" w:type="pct"/>
            <w:vAlign w:val="center"/>
          </w:tcPr>
          <w:p w14:paraId="535F7AF5" w14:textId="240C5222" w:rsidR="005F457E" w:rsidDel="00964E30" w:rsidRDefault="00000000">
            <w:pPr>
              <w:spacing w:after="0" w:line="240" w:lineRule="auto"/>
              <w:ind w:firstLineChars="0" w:firstLine="0"/>
              <w:textAlignment w:val="auto"/>
              <w:rPr>
                <w:del w:id="4274" w:author="Si-yuan LIU" w:date="2026-07-24T14:26:00Z" w16du:dateUtc="2026-07-24T06:26:00Z"/>
                <w:color w:val="000000" w:themeColor="text1"/>
                <w:kern w:val="0"/>
                <w:sz w:val="21"/>
                <w:szCs w:val="21"/>
              </w:rPr>
            </w:pPr>
            <w:del w:id="4275" w:author="Si-yuan LIU" w:date="2026-07-24T14:26:00Z" w16du:dateUtc="2026-07-24T06:26:00Z">
              <w:r w:rsidDel="00964E30">
                <w:rPr>
                  <w:rFonts w:hint="eastAsia"/>
                  <w:color w:val="000000" w:themeColor="text1"/>
                  <w:kern w:val="0"/>
                  <w:sz w:val="21"/>
                  <w:szCs w:val="21"/>
                </w:rPr>
                <w:delText>对应奥飞数据数字智慧产业园</w:delText>
              </w:r>
              <w:r w:rsidDel="00964E30">
                <w:rPr>
                  <w:color w:val="000000" w:themeColor="text1"/>
                  <w:kern w:val="0"/>
                  <w:sz w:val="21"/>
                  <w:szCs w:val="21"/>
                </w:rPr>
                <w:delText>1</w:delText>
              </w:r>
              <w:r w:rsidDel="00964E30">
                <w:rPr>
                  <w:rFonts w:hint="eastAsia"/>
                  <w:color w:val="000000" w:themeColor="text1"/>
                  <w:kern w:val="0"/>
                  <w:sz w:val="21"/>
                  <w:szCs w:val="21"/>
                </w:rPr>
                <w:delText>、</w:delText>
              </w:r>
              <w:r w:rsidDel="00964E30">
                <w:rPr>
                  <w:color w:val="000000" w:themeColor="text1"/>
                  <w:kern w:val="0"/>
                  <w:sz w:val="21"/>
                  <w:szCs w:val="21"/>
                </w:rPr>
                <w:delText>2</w:delText>
              </w:r>
              <w:r w:rsidDel="00964E30">
                <w:rPr>
                  <w:rFonts w:hint="eastAsia"/>
                  <w:color w:val="000000" w:themeColor="text1"/>
                  <w:kern w:val="0"/>
                  <w:sz w:val="21"/>
                  <w:szCs w:val="21"/>
                </w:rPr>
                <w:delText>号楼。见附件</w:delText>
              </w:r>
              <w:r w:rsidDel="00964E30">
                <w:rPr>
                  <w:color w:val="000000" w:themeColor="text1"/>
                  <w:kern w:val="0"/>
                  <w:sz w:val="21"/>
                  <w:szCs w:val="21"/>
                </w:rPr>
                <w:delText>13-8-3</w:delText>
              </w:r>
            </w:del>
          </w:p>
        </w:tc>
      </w:tr>
      <w:tr w:rsidR="005F457E" w:rsidDel="00964E30" w14:paraId="119D2D6B" w14:textId="75182CBF">
        <w:trPr>
          <w:trHeight w:val="284"/>
          <w:jc w:val="center"/>
          <w:del w:id="4276" w:author="Si-yuan LIU" w:date="2026-07-24T14:26:00Z" w16du:dateUtc="2026-07-24T06:26:00Z"/>
        </w:trPr>
        <w:tc>
          <w:tcPr>
            <w:tcW w:w="146" w:type="pct"/>
            <w:vMerge/>
            <w:vAlign w:val="center"/>
          </w:tcPr>
          <w:p w14:paraId="53128D8F" w14:textId="29F8AC4F" w:rsidR="005F457E" w:rsidDel="00964E30" w:rsidRDefault="005F457E">
            <w:pPr>
              <w:spacing w:after="0" w:line="240" w:lineRule="auto"/>
              <w:ind w:firstLineChars="0" w:firstLine="0"/>
              <w:textAlignment w:val="auto"/>
              <w:rPr>
                <w:del w:id="4277" w:author="Si-yuan LIU" w:date="2026-07-24T14:26:00Z" w16du:dateUtc="2026-07-24T06:26:00Z"/>
                <w:color w:val="000000" w:themeColor="text1"/>
                <w:kern w:val="0"/>
                <w:sz w:val="21"/>
                <w:szCs w:val="21"/>
              </w:rPr>
            </w:pPr>
          </w:p>
        </w:tc>
        <w:tc>
          <w:tcPr>
            <w:tcW w:w="222" w:type="pct"/>
            <w:vMerge/>
            <w:vAlign w:val="center"/>
          </w:tcPr>
          <w:p w14:paraId="09CD8A4F" w14:textId="43F71AB5" w:rsidR="005F457E" w:rsidDel="00964E30" w:rsidRDefault="005F457E">
            <w:pPr>
              <w:spacing w:after="0" w:line="240" w:lineRule="auto"/>
              <w:ind w:firstLineChars="0" w:firstLine="0"/>
              <w:textAlignment w:val="auto"/>
              <w:rPr>
                <w:del w:id="4278" w:author="Si-yuan LIU" w:date="2026-07-24T14:26:00Z" w16du:dateUtc="2026-07-24T06:26:00Z"/>
                <w:color w:val="000000" w:themeColor="text1"/>
                <w:kern w:val="0"/>
                <w:sz w:val="21"/>
                <w:szCs w:val="21"/>
              </w:rPr>
            </w:pPr>
          </w:p>
        </w:tc>
        <w:tc>
          <w:tcPr>
            <w:tcW w:w="816" w:type="pct"/>
            <w:vAlign w:val="center"/>
          </w:tcPr>
          <w:p w14:paraId="2D3FA6A2" w14:textId="1647F540" w:rsidR="005F457E" w:rsidDel="00964E30" w:rsidRDefault="00000000">
            <w:pPr>
              <w:spacing w:after="0" w:line="240" w:lineRule="auto"/>
              <w:ind w:firstLineChars="0" w:firstLine="0"/>
              <w:textAlignment w:val="auto"/>
              <w:rPr>
                <w:del w:id="4279" w:author="Si-yuan LIU" w:date="2026-07-24T14:26:00Z" w16du:dateUtc="2026-07-24T06:26:00Z"/>
                <w:color w:val="000000" w:themeColor="text1"/>
                <w:kern w:val="0"/>
                <w:sz w:val="21"/>
                <w:szCs w:val="21"/>
              </w:rPr>
            </w:pPr>
            <w:del w:id="4280" w:author="Si-yuan LIU" w:date="2026-07-24T14:26:00Z" w16du:dateUtc="2026-07-24T06:26:00Z">
              <w:r w:rsidDel="00964E30">
                <w:rPr>
                  <w:rFonts w:hint="eastAsia"/>
                  <w:color w:val="000000" w:themeColor="text1"/>
                  <w:kern w:val="0"/>
                  <w:sz w:val="21"/>
                  <w:szCs w:val="21"/>
                </w:rPr>
                <w:delText>竣工验收</w:delText>
              </w:r>
            </w:del>
          </w:p>
        </w:tc>
        <w:tc>
          <w:tcPr>
            <w:tcW w:w="673" w:type="pct"/>
            <w:vAlign w:val="center"/>
          </w:tcPr>
          <w:p w14:paraId="7DE85596" w14:textId="506BAB11" w:rsidR="005F457E" w:rsidDel="00964E30" w:rsidRDefault="00000000">
            <w:pPr>
              <w:spacing w:after="0" w:line="240" w:lineRule="auto"/>
              <w:ind w:firstLineChars="0" w:firstLine="0"/>
              <w:textAlignment w:val="auto"/>
              <w:rPr>
                <w:del w:id="4281" w:author="Si-yuan LIU" w:date="2026-07-24T14:26:00Z" w16du:dateUtc="2026-07-24T06:26:00Z"/>
                <w:color w:val="000000" w:themeColor="text1"/>
                <w:kern w:val="0"/>
                <w:sz w:val="21"/>
                <w:szCs w:val="21"/>
              </w:rPr>
            </w:pPr>
            <w:del w:id="4282" w:author="Si-yuan LIU" w:date="2026-07-24T14:26:00Z" w16du:dateUtc="2026-07-24T06:26:00Z">
              <w:r w:rsidDel="00964E30">
                <w:rPr>
                  <w:color w:val="000000" w:themeColor="text1"/>
                  <w:kern w:val="0"/>
                  <w:sz w:val="21"/>
                  <w:szCs w:val="21"/>
                </w:rPr>
                <w:delText>2022</w:delText>
              </w:r>
              <w:r w:rsidDel="00964E30">
                <w:rPr>
                  <w:rFonts w:hint="eastAsia"/>
                  <w:color w:val="000000" w:themeColor="text1"/>
                  <w:kern w:val="0"/>
                  <w:sz w:val="21"/>
                  <w:szCs w:val="21"/>
                </w:rPr>
                <w:delText>年</w:delText>
              </w:r>
              <w:r w:rsidDel="00964E30">
                <w:rPr>
                  <w:color w:val="000000" w:themeColor="text1"/>
                  <w:kern w:val="0"/>
                  <w:sz w:val="21"/>
                  <w:szCs w:val="21"/>
                </w:rPr>
                <w:delText>12</w:delText>
              </w:r>
              <w:r w:rsidDel="00964E30">
                <w:rPr>
                  <w:rFonts w:hint="eastAsia"/>
                  <w:color w:val="000000" w:themeColor="text1"/>
                  <w:kern w:val="0"/>
                  <w:sz w:val="21"/>
                  <w:szCs w:val="21"/>
                </w:rPr>
                <w:delText>月</w:delText>
              </w:r>
              <w:r w:rsidDel="00964E30">
                <w:rPr>
                  <w:color w:val="000000" w:themeColor="text1"/>
                  <w:kern w:val="0"/>
                  <w:sz w:val="21"/>
                  <w:szCs w:val="21"/>
                </w:rPr>
                <w:delText>30</w:delText>
              </w:r>
              <w:r w:rsidDel="00964E30">
                <w:rPr>
                  <w:rFonts w:hint="eastAsia"/>
                  <w:color w:val="000000" w:themeColor="text1"/>
                  <w:kern w:val="0"/>
                  <w:sz w:val="21"/>
                  <w:szCs w:val="21"/>
                </w:rPr>
                <w:delText>日</w:delText>
              </w:r>
            </w:del>
          </w:p>
        </w:tc>
        <w:tc>
          <w:tcPr>
            <w:tcW w:w="907" w:type="pct"/>
            <w:vAlign w:val="center"/>
          </w:tcPr>
          <w:p w14:paraId="5528594C" w14:textId="6E0DAD95" w:rsidR="005F457E" w:rsidDel="00964E30" w:rsidRDefault="00000000">
            <w:pPr>
              <w:spacing w:after="0" w:line="240" w:lineRule="auto"/>
              <w:ind w:firstLineChars="0" w:firstLine="0"/>
              <w:textAlignment w:val="auto"/>
              <w:rPr>
                <w:del w:id="4283" w:author="Si-yuan LIU" w:date="2026-07-24T14:26:00Z" w16du:dateUtc="2026-07-24T06:26:00Z"/>
                <w:color w:val="000000" w:themeColor="text1"/>
                <w:kern w:val="0"/>
                <w:sz w:val="21"/>
                <w:szCs w:val="21"/>
              </w:rPr>
            </w:pPr>
            <w:del w:id="4284" w:author="Si-yuan LIU" w:date="2026-07-24T14:26:00Z" w16du:dateUtc="2026-07-24T06:26:00Z">
              <w:r w:rsidDel="00964E30">
                <w:rPr>
                  <w:rFonts w:hint="eastAsia"/>
                  <w:color w:val="000000" w:themeColor="text1"/>
                  <w:kern w:val="0"/>
                  <w:sz w:val="21"/>
                  <w:szCs w:val="21"/>
                </w:rPr>
                <w:delText>自主验收</w:delText>
              </w:r>
            </w:del>
          </w:p>
        </w:tc>
        <w:tc>
          <w:tcPr>
            <w:tcW w:w="770" w:type="pct"/>
            <w:vAlign w:val="center"/>
          </w:tcPr>
          <w:p w14:paraId="07F6918E" w14:textId="46EEA974" w:rsidR="005F457E" w:rsidDel="00964E30" w:rsidRDefault="00000000">
            <w:pPr>
              <w:spacing w:after="0" w:line="240" w:lineRule="auto"/>
              <w:ind w:firstLineChars="0" w:firstLine="0"/>
              <w:textAlignment w:val="auto"/>
              <w:rPr>
                <w:del w:id="4285" w:author="Si-yuan LIU" w:date="2026-07-24T14:26:00Z" w16du:dateUtc="2026-07-24T06:26:00Z"/>
                <w:color w:val="000000" w:themeColor="text1"/>
                <w:kern w:val="0"/>
                <w:sz w:val="21"/>
                <w:szCs w:val="21"/>
              </w:rPr>
            </w:pPr>
            <w:del w:id="4286" w:author="Si-yuan LIU" w:date="2026-07-24T14:26:00Z" w16du:dateUtc="2026-07-24T06:26:00Z">
              <w:r w:rsidDel="00964E30">
                <w:rPr>
                  <w:rFonts w:hint="eastAsia"/>
                  <w:color w:val="000000" w:themeColor="text1"/>
                  <w:kern w:val="0"/>
                  <w:sz w:val="21"/>
                  <w:szCs w:val="21"/>
                </w:rPr>
                <w:delText>《竣工验收报告》</w:delText>
              </w:r>
            </w:del>
          </w:p>
        </w:tc>
        <w:tc>
          <w:tcPr>
            <w:tcW w:w="760" w:type="pct"/>
            <w:vAlign w:val="center"/>
          </w:tcPr>
          <w:p w14:paraId="193A9901" w14:textId="6F53951E" w:rsidR="005F457E" w:rsidDel="00964E30" w:rsidRDefault="00000000">
            <w:pPr>
              <w:spacing w:after="0" w:line="240" w:lineRule="auto"/>
              <w:ind w:firstLineChars="0" w:firstLine="0"/>
              <w:textAlignment w:val="auto"/>
              <w:rPr>
                <w:del w:id="4287" w:author="Si-yuan LIU" w:date="2026-07-24T14:26:00Z" w16du:dateUtc="2026-07-24T06:26:00Z"/>
                <w:color w:val="000000" w:themeColor="text1"/>
                <w:kern w:val="0"/>
                <w:sz w:val="21"/>
                <w:szCs w:val="21"/>
              </w:rPr>
            </w:pPr>
            <w:del w:id="4288" w:author="Si-yuan LIU" w:date="2026-07-24T14:26:00Z" w16du:dateUtc="2026-07-24T06:26:00Z">
              <w:r w:rsidDel="00964E30">
                <w:rPr>
                  <w:rFonts w:hint="eastAsia"/>
                  <w:color w:val="000000" w:themeColor="text1"/>
                  <w:kern w:val="0"/>
                  <w:sz w:val="21"/>
                  <w:szCs w:val="21"/>
                </w:rPr>
                <w:delText>正常办理</w:delText>
              </w:r>
            </w:del>
          </w:p>
        </w:tc>
        <w:tc>
          <w:tcPr>
            <w:tcW w:w="706" w:type="pct"/>
            <w:vAlign w:val="center"/>
          </w:tcPr>
          <w:p w14:paraId="780C797A" w14:textId="0EA5436C" w:rsidR="005F457E" w:rsidDel="00964E30" w:rsidRDefault="00000000">
            <w:pPr>
              <w:spacing w:after="0" w:line="240" w:lineRule="auto"/>
              <w:ind w:firstLineChars="0" w:firstLine="0"/>
              <w:textAlignment w:val="auto"/>
              <w:rPr>
                <w:del w:id="4289" w:author="Si-yuan LIU" w:date="2026-07-24T14:26:00Z" w16du:dateUtc="2026-07-24T06:26:00Z"/>
                <w:color w:val="000000" w:themeColor="text1"/>
                <w:kern w:val="0"/>
                <w:sz w:val="21"/>
                <w:szCs w:val="21"/>
              </w:rPr>
            </w:pPr>
            <w:del w:id="4290" w:author="Si-yuan LIU" w:date="2026-07-24T14:26:00Z" w16du:dateUtc="2026-07-24T06:26:00Z">
              <w:r w:rsidDel="00964E30">
                <w:rPr>
                  <w:rFonts w:hint="eastAsia"/>
                  <w:color w:val="000000" w:themeColor="text1"/>
                  <w:kern w:val="0"/>
                  <w:sz w:val="21"/>
                  <w:szCs w:val="21"/>
                </w:rPr>
                <w:delText>对应奥飞数据数字智慧产业园</w:delText>
              </w:r>
              <w:r w:rsidDel="00964E30">
                <w:rPr>
                  <w:color w:val="000000" w:themeColor="text1"/>
                  <w:kern w:val="0"/>
                  <w:sz w:val="21"/>
                  <w:szCs w:val="21"/>
                </w:rPr>
                <w:delText>1</w:delText>
              </w:r>
              <w:r w:rsidDel="00964E30">
                <w:rPr>
                  <w:rFonts w:hint="eastAsia"/>
                  <w:color w:val="000000" w:themeColor="text1"/>
                  <w:kern w:val="0"/>
                  <w:sz w:val="21"/>
                  <w:szCs w:val="21"/>
                </w:rPr>
                <w:delText>、</w:delText>
              </w:r>
              <w:r w:rsidDel="00964E30">
                <w:rPr>
                  <w:color w:val="000000" w:themeColor="text1"/>
                  <w:kern w:val="0"/>
                  <w:sz w:val="21"/>
                  <w:szCs w:val="21"/>
                </w:rPr>
                <w:delText>2</w:delText>
              </w:r>
              <w:r w:rsidDel="00964E30">
                <w:rPr>
                  <w:rFonts w:hint="eastAsia"/>
                  <w:color w:val="000000" w:themeColor="text1"/>
                  <w:kern w:val="0"/>
                  <w:sz w:val="21"/>
                  <w:szCs w:val="21"/>
                </w:rPr>
                <w:delText>号楼。见附件</w:delText>
              </w:r>
              <w:r w:rsidDel="00964E30">
                <w:rPr>
                  <w:color w:val="000000" w:themeColor="text1"/>
                  <w:kern w:val="0"/>
                  <w:sz w:val="21"/>
                  <w:szCs w:val="21"/>
                </w:rPr>
                <w:delText>13-8-4</w:delText>
              </w:r>
            </w:del>
          </w:p>
        </w:tc>
      </w:tr>
      <w:tr w:rsidR="005F457E" w:rsidDel="00964E30" w14:paraId="261634E5" w14:textId="51591850">
        <w:trPr>
          <w:trHeight w:val="284"/>
          <w:jc w:val="center"/>
          <w:del w:id="4291" w:author="Si-yuan LIU" w:date="2026-07-24T14:26:00Z" w16du:dateUtc="2026-07-24T06:26:00Z"/>
        </w:trPr>
        <w:tc>
          <w:tcPr>
            <w:tcW w:w="146" w:type="pct"/>
            <w:vMerge/>
            <w:vAlign w:val="center"/>
          </w:tcPr>
          <w:p w14:paraId="55E40B28" w14:textId="3B79832A" w:rsidR="005F457E" w:rsidDel="00964E30" w:rsidRDefault="005F457E">
            <w:pPr>
              <w:spacing w:after="0" w:line="240" w:lineRule="auto"/>
              <w:ind w:firstLineChars="0" w:firstLine="0"/>
              <w:textAlignment w:val="auto"/>
              <w:rPr>
                <w:del w:id="4292" w:author="Si-yuan LIU" w:date="2026-07-24T14:26:00Z" w16du:dateUtc="2026-07-24T06:26:00Z"/>
                <w:color w:val="000000" w:themeColor="text1"/>
                <w:kern w:val="0"/>
                <w:sz w:val="21"/>
                <w:szCs w:val="21"/>
              </w:rPr>
            </w:pPr>
          </w:p>
        </w:tc>
        <w:tc>
          <w:tcPr>
            <w:tcW w:w="222" w:type="pct"/>
            <w:vMerge/>
            <w:vAlign w:val="center"/>
          </w:tcPr>
          <w:p w14:paraId="288CDA98" w14:textId="3FA9ABC3" w:rsidR="005F457E" w:rsidDel="00964E30" w:rsidRDefault="005F457E">
            <w:pPr>
              <w:spacing w:after="0" w:line="240" w:lineRule="auto"/>
              <w:ind w:firstLineChars="0" w:firstLine="0"/>
              <w:textAlignment w:val="auto"/>
              <w:rPr>
                <w:del w:id="4293" w:author="Si-yuan LIU" w:date="2026-07-24T14:26:00Z" w16du:dateUtc="2026-07-24T06:26:00Z"/>
                <w:color w:val="000000" w:themeColor="text1"/>
                <w:kern w:val="0"/>
                <w:sz w:val="21"/>
                <w:szCs w:val="21"/>
              </w:rPr>
            </w:pPr>
          </w:p>
        </w:tc>
        <w:tc>
          <w:tcPr>
            <w:tcW w:w="816" w:type="pct"/>
            <w:vAlign w:val="center"/>
          </w:tcPr>
          <w:p w14:paraId="3EAAC39F" w14:textId="0DA88557" w:rsidR="005F457E" w:rsidDel="00964E30" w:rsidRDefault="00000000">
            <w:pPr>
              <w:spacing w:after="0" w:line="240" w:lineRule="auto"/>
              <w:ind w:firstLineChars="0" w:firstLine="0"/>
              <w:textAlignment w:val="auto"/>
              <w:rPr>
                <w:del w:id="4294" w:author="Si-yuan LIU" w:date="2026-07-24T14:26:00Z" w16du:dateUtc="2026-07-24T06:26:00Z"/>
                <w:color w:val="000000" w:themeColor="text1"/>
                <w:kern w:val="0"/>
                <w:sz w:val="21"/>
                <w:szCs w:val="21"/>
              </w:rPr>
            </w:pPr>
            <w:del w:id="4295" w:author="Si-yuan LIU" w:date="2026-07-24T14:26:00Z" w16du:dateUtc="2026-07-24T06:26:00Z">
              <w:r w:rsidDel="00964E30">
                <w:rPr>
                  <w:rFonts w:hint="eastAsia"/>
                  <w:color w:val="000000" w:themeColor="text1"/>
                  <w:kern w:val="0"/>
                  <w:sz w:val="21"/>
                  <w:szCs w:val="21"/>
                </w:rPr>
                <w:delText>环保验收</w:delText>
              </w:r>
            </w:del>
          </w:p>
        </w:tc>
        <w:tc>
          <w:tcPr>
            <w:tcW w:w="673" w:type="pct"/>
            <w:vAlign w:val="center"/>
          </w:tcPr>
          <w:p w14:paraId="381F92C3" w14:textId="2740678A" w:rsidR="005F457E" w:rsidDel="00964E30" w:rsidRDefault="00000000">
            <w:pPr>
              <w:spacing w:after="0" w:line="240" w:lineRule="auto"/>
              <w:ind w:firstLineChars="0" w:firstLine="0"/>
              <w:textAlignment w:val="auto"/>
              <w:rPr>
                <w:del w:id="4296" w:author="Si-yuan LIU" w:date="2026-07-24T14:26:00Z" w16du:dateUtc="2026-07-24T06:26:00Z"/>
                <w:color w:val="000000" w:themeColor="text1"/>
                <w:kern w:val="0"/>
                <w:sz w:val="21"/>
                <w:szCs w:val="21"/>
                <w:highlight w:val="yellow"/>
              </w:rPr>
            </w:pPr>
            <w:del w:id="4297" w:author="Si-yuan LIU" w:date="2026-07-24T14:26:00Z" w16du:dateUtc="2026-07-24T06:26:00Z">
              <w:r w:rsidDel="00964E30">
                <w:rPr>
                  <w:color w:val="000000" w:themeColor="text1"/>
                  <w:kern w:val="0"/>
                  <w:sz w:val="21"/>
                  <w:szCs w:val="21"/>
                </w:rPr>
                <w:delText>-</w:delText>
              </w:r>
            </w:del>
          </w:p>
        </w:tc>
        <w:tc>
          <w:tcPr>
            <w:tcW w:w="907" w:type="pct"/>
            <w:vAlign w:val="center"/>
          </w:tcPr>
          <w:p w14:paraId="2E4E212D" w14:textId="24D86538" w:rsidR="005F457E" w:rsidDel="00964E30" w:rsidRDefault="00000000">
            <w:pPr>
              <w:spacing w:after="0" w:line="240" w:lineRule="auto"/>
              <w:ind w:firstLineChars="0" w:firstLine="0"/>
              <w:textAlignment w:val="auto"/>
              <w:rPr>
                <w:del w:id="4298" w:author="Si-yuan LIU" w:date="2026-07-24T14:26:00Z" w16du:dateUtc="2026-07-24T06:26:00Z"/>
                <w:color w:val="000000" w:themeColor="text1"/>
                <w:kern w:val="0"/>
                <w:sz w:val="21"/>
                <w:szCs w:val="21"/>
                <w:highlight w:val="yellow"/>
              </w:rPr>
            </w:pPr>
            <w:del w:id="4299" w:author="Si-yuan LIU" w:date="2026-07-24T14:26:00Z" w16du:dateUtc="2026-07-24T06:26:00Z">
              <w:r w:rsidDel="00964E30">
                <w:rPr>
                  <w:color w:val="000000" w:themeColor="text1"/>
                  <w:kern w:val="0"/>
                  <w:sz w:val="21"/>
                  <w:szCs w:val="21"/>
                </w:rPr>
                <w:delText>-</w:delText>
              </w:r>
            </w:del>
          </w:p>
        </w:tc>
        <w:tc>
          <w:tcPr>
            <w:tcW w:w="770" w:type="pct"/>
            <w:vAlign w:val="center"/>
          </w:tcPr>
          <w:p w14:paraId="065B8921" w14:textId="237ABB21" w:rsidR="005F457E" w:rsidDel="00964E30" w:rsidRDefault="00000000">
            <w:pPr>
              <w:spacing w:after="0" w:line="240" w:lineRule="auto"/>
              <w:ind w:firstLineChars="0" w:firstLine="0"/>
              <w:textAlignment w:val="auto"/>
              <w:rPr>
                <w:del w:id="4300" w:author="Si-yuan LIU" w:date="2026-07-24T14:26:00Z" w16du:dateUtc="2026-07-24T06:26:00Z"/>
                <w:color w:val="000000" w:themeColor="text1"/>
                <w:kern w:val="0"/>
                <w:sz w:val="21"/>
                <w:szCs w:val="21"/>
                <w:highlight w:val="yellow"/>
              </w:rPr>
            </w:pPr>
            <w:del w:id="4301" w:author="Si-yuan LIU" w:date="2026-07-24T14:26:00Z" w16du:dateUtc="2026-07-24T06:26:00Z">
              <w:r w:rsidDel="00964E30">
                <w:rPr>
                  <w:color w:val="000000" w:themeColor="text1"/>
                  <w:kern w:val="0"/>
                  <w:sz w:val="21"/>
                  <w:szCs w:val="21"/>
                </w:rPr>
                <w:delText>-</w:delText>
              </w:r>
            </w:del>
          </w:p>
        </w:tc>
        <w:tc>
          <w:tcPr>
            <w:tcW w:w="760" w:type="pct"/>
            <w:vAlign w:val="center"/>
          </w:tcPr>
          <w:p w14:paraId="00A858EF" w14:textId="0DFB0DAE" w:rsidR="005F457E" w:rsidDel="00964E30" w:rsidRDefault="00000000">
            <w:pPr>
              <w:spacing w:after="0" w:line="240" w:lineRule="auto"/>
              <w:ind w:firstLineChars="0" w:firstLine="0"/>
              <w:textAlignment w:val="auto"/>
              <w:rPr>
                <w:del w:id="4302" w:author="Si-yuan LIU" w:date="2026-07-24T14:26:00Z" w16du:dateUtc="2026-07-24T06:26:00Z"/>
                <w:color w:val="000000" w:themeColor="text1"/>
                <w:kern w:val="0"/>
                <w:sz w:val="21"/>
                <w:szCs w:val="21"/>
                <w:highlight w:val="yellow"/>
              </w:rPr>
            </w:pPr>
            <w:del w:id="4303" w:author="Si-yuan LIU" w:date="2026-07-24T14:26:00Z" w16du:dateUtc="2026-07-24T06:26:00Z">
              <w:r w:rsidDel="00964E30">
                <w:rPr>
                  <w:rFonts w:hint="eastAsia"/>
                  <w:color w:val="000000" w:themeColor="text1"/>
                  <w:kern w:val="0"/>
                  <w:sz w:val="21"/>
                  <w:szCs w:val="21"/>
                </w:rPr>
                <w:delText>投资建设时无需办理</w:delText>
              </w:r>
            </w:del>
          </w:p>
        </w:tc>
        <w:tc>
          <w:tcPr>
            <w:tcW w:w="706" w:type="pct"/>
            <w:vAlign w:val="center"/>
          </w:tcPr>
          <w:p w14:paraId="5568872A" w14:textId="7A595D31" w:rsidR="005F457E" w:rsidDel="00964E30" w:rsidRDefault="00000000">
            <w:pPr>
              <w:spacing w:after="0" w:line="240" w:lineRule="auto"/>
              <w:ind w:firstLineChars="0" w:firstLine="0"/>
              <w:textAlignment w:val="auto"/>
              <w:rPr>
                <w:del w:id="4304" w:author="Si-yuan LIU" w:date="2026-07-24T14:26:00Z" w16du:dateUtc="2026-07-24T06:26:00Z"/>
                <w:color w:val="000000" w:themeColor="text1"/>
                <w:kern w:val="0"/>
                <w:sz w:val="21"/>
                <w:szCs w:val="21"/>
                <w:highlight w:val="yellow"/>
              </w:rPr>
            </w:pPr>
            <w:del w:id="4305" w:author="Si-yuan LIU" w:date="2026-07-24T14:26:00Z" w16du:dateUtc="2026-07-24T06:26:00Z">
              <w:r w:rsidDel="00964E30">
                <w:rPr>
                  <w:rFonts w:hint="eastAsia"/>
                  <w:color w:val="000000" w:themeColor="text1"/>
                  <w:kern w:val="0"/>
                  <w:sz w:val="21"/>
                  <w:szCs w:val="21"/>
                </w:rPr>
                <w:delText>不涉及，详见后文</w:delText>
              </w:r>
              <w:r w:rsidDel="00964E30">
                <w:rPr>
                  <w:rFonts w:hint="eastAsia"/>
                  <w:color w:val="000000" w:themeColor="text1"/>
                  <w:kern w:val="0"/>
                  <w:sz w:val="21"/>
                  <w:szCs w:val="21"/>
                </w:rPr>
                <w:delText>3.</w:delText>
              </w:r>
              <w:r w:rsidDel="00964E30">
                <w:rPr>
                  <w:rFonts w:hint="eastAsia"/>
                  <w:color w:val="000000" w:themeColor="text1"/>
                  <w:kern w:val="0"/>
                  <w:sz w:val="21"/>
                  <w:szCs w:val="21"/>
                </w:rPr>
                <w:delText>（</w:delText>
              </w:r>
              <w:r w:rsidDel="00964E30">
                <w:rPr>
                  <w:rFonts w:hint="eastAsia"/>
                  <w:color w:val="000000" w:themeColor="text1"/>
                  <w:kern w:val="0"/>
                  <w:sz w:val="21"/>
                  <w:szCs w:val="21"/>
                </w:rPr>
                <w:delText>4</w:delText>
              </w:r>
              <w:r w:rsidDel="00964E30">
                <w:rPr>
                  <w:rFonts w:hint="eastAsia"/>
                  <w:color w:val="000000" w:themeColor="text1"/>
                  <w:kern w:val="0"/>
                  <w:sz w:val="21"/>
                  <w:szCs w:val="21"/>
                </w:rPr>
                <w:delText>）论述</w:delText>
              </w:r>
            </w:del>
          </w:p>
        </w:tc>
      </w:tr>
      <w:tr w:rsidR="005F457E" w:rsidDel="00964E30" w14:paraId="2ECE1E61" w14:textId="2AE3896D">
        <w:trPr>
          <w:trHeight w:val="284"/>
          <w:jc w:val="center"/>
          <w:del w:id="4306" w:author="Si-yuan LIU" w:date="2026-07-24T14:26:00Z" w16du:dateUtc="2026-07-24T06:26:00Z"/>
        </w:trPr>
        <w:tc>
          <w:tcPr>
            <w:tcW w:w="146" w:type="pct"/>
            <w:vMerge/>
            <w:vAlign w:val="center"/>
          </w:tcPr>
          <w:p w14:paraId="3CF803F1" w14:textId="6206841C" w:rsidR="005F457E" w:rsidDel="00964E30" w:rsidRDefault="005F457E">
            <w:pPr>
              <w:spacing w:after="0" w:line="240" w:lineRule="auto"/>
              <w:ind w:firstLineChars="0" w:firstLine="0"/>
              <w:textAlignment w:val="auto"/>
              <w:rPr>
                <w:del w:id="4307" w:author="Si-yuan LIU" w:date="2026-07-24T14:26:00Z" w16du:dateUtc="2026-07-24T06:26:00Z"/>
                <w:color w:val="000000" w:themeColor="text1"/>
                <w:kern w:val="0"/>
                <w:sz w:val="21"/>
                <w:szCs w:val="21"/>
              </w:rPr>
            </w:pPr>
          </w:p>
        </w:tc>
        <w:tc>
          <w:tcPr>
            <w:tcW w:w="222" w:type="pct"/>
            <w:vMerge/>
            <w:vAlign w:val="center"/>
          </w:tcPr>
          <w:p w14:paraId="11BC0AB9" w14:textId="2F071837" w:rsidR="005F457E" w:rsidDel="00964E30" w:rsidRDefault="005F457E">
            <w:pPr>
              <w:spacing w:after="0" w:line="240" w:lineRule="auto"/>
              <w:ind w:firstLineChars="0" w:firstLine="0"/>
              <w:textAlignment w:val="auto"/>
              <w:rPr>
                <w:del w:id="4308" w:author="Si-yuan LIU" w:date="2026-07-24T14:26:00Z" w16du:dateUtc="2026-07-24T06:26:00Z"/>
                <w:color w:val="000000" w:themeColor="text1"/>
                <w:kern w:val="0"/>
                <w:sz w:val="21"/>
                <w:szCs w:val="21"/>
              </w:rPr>
            </w:pPr>
          </w:p>
        </w:tc>
        <w:tc>
          <w:tcPr>
            <w:tcW w:w="816" w:type="pct"/>
            <w:vAlign w:val="center"/>
          </w:tcPr>
          <w:p w14:paraId="75F40A55" w14:textId="216A60EA" w:rsidR="005F457E" w:rsidDel="00964E30" w:rsidRDefault="00000000">
            <w:pPr>
              <w:spacing w:after="0" w:line="240" w:lineRule="auto"/>
              <w:ind w:firstLineChars="0" w:firstLine="0"/>
              <w:textAlignment w:val="auto"/>
              <w:rPr>
                <w:del w:id="4309" w:author="Si-yuan LIU" w:date="2026-07-24T14:26:00Z" w16du:dateUtc="2026-07-24T06:26:00Z"/>
                <w:color w:val="000000" w:themeColor="text1"/>
                <w:kern w:val="0"/>
                <w:sz w:val="21"/>
                <w:szCs w:val="21"/>
              </w:rPr>
            </w:pPr>
            <w:del w:id="4310" w:author="Si-yuan LIU" w:date="2026-07-24T14:26:00Z" w16du:dateUtc="2026-07-24T06:26:00Z">
              <w:r w:rsidDel="00964E30">
                <w:rPr>
                  <w:rFonts w:hint="eastAsia"/>
                  <w:color w:val="000000" w:themeColor="text1"/>
                  <w:kern w:val="0"/>
                  <w:sz w:val="21"/>
                  <w:szCs w:val="21"/>
                </w:rPr>
                <w:delText>节能验收</w:delText>
              </w:r>
            </w:del>
          </w:p>
        </w:tc>
        <w:tc>
          <w:tcPr>
            <w:tcW w:w="673" w:type="pct"/>
            <w:vAlign w:val="center"/>
          </w:tcPr>
          <w:p w14:paraId="2E3D68C0" w14:textId="3B8B6BE7" w:rsidR="005F457E" w:rsidDel="00964E30" w:rsidRDefault="00000000">
            <w:pPr>
              <w:spacing w:after="0" w:line="240" w:lineRule="auto"/>
              <w:ind w:firstLineChars="0" w:firstLine="0"/>
              <w:textAlignment w:val="auto"/>
              <w:rPr>
                <w:del w:id="4311" w:author="Si-yuan LIU" w:date="2026-07-24T14:26:00Z" w16du:dateUtc="2026-07-24T06:26:00Z"/>
                <w:color w:val="000000" w:themeColor="text1"/>
                <w:kern w:val="0"/>
                <w:sz w:val="21"/>
                <w:szCs w:val="21"/>
              </w:rPr>
            </w:pPr>
            <w:del w:id="4312" w:author="Si-yuan LIU" w:date="2026-07-24T14:26:00Z" w16du:dateUtc="2026-07-24T06:26:00Z">
              <w:r w:rsidDel="00964E30">
                <w:rPr>
                  <w:color w:val="000000" w:themeColor="text1"/>
                  <w:kern w:val="0"/>
                  <w:sz w:val="21"/>
                  <w:szCs w:val="21"/>
                </w:rPr>
                <w:delText>2024</w:delText>
              </w:r>
              <w:r w:rsidDel="00964E30">
                <w:rPr>
                  <w:rFonts w:hint="eastAsia"/>
                  <w:color w:val="000000" w:themeColor="text1"/>
                  <w:kern w:val="0"/>
                  <w:sz w:val="21"/>
                  <w:szCs w:val="21"/>
                </w:rPr>
                <w:delText>年</w:delText>
              </w:r>
              <w:r w:rsidDel="00964E30">
                <w:rPr>
                  <w:color w:val="000000" w:themeColor="text1"/>
                  <w:kern w:val="0"/>
                  <w:sz w:val="21"/>
                  <w:szCs w:val="21"/>
                </w:rPr>
                <w:delText>3</w:delText>
              </w:r>
              <w:r w:rsidDel="00964E30">
                <w:rPr>
                  <w:rFonts w:hint="eastAsia"/>
                  <w:color w:val="000000" w:themeColor="text1"/>
                  <w:kern w:val="0"/>
                  <w:sz w:val="21"/>
                  <w:szCs w:val="21"/>
                </w:rPr>
                <w:delText>月</w:delText>
              </w:r>
              <w:r w:rsidDel="00964E30">
                <w:rPr>
                  <w:color w:val="000000" w:themeColor="text1"/>
                  <w:kern w:val="0"/>
                  <w:sz w:val="21"/>
                  <w:szCs w:val="21"/>
                </w:rPr>
                <w:delText>11</w:delText>
              </w:r>
              <w:r w:rsidDel="00964E30">
                <w:rPr>
                  <w:rFonts w:hint="eastAsia"/>
                  <w:color w:val="000000" w:themeColor="text1"/>
                  <w:kern w:val="0"/>
                  <w:sz w:val="21"/>
                  <w:szCs w:val="21"/>
                </w:rPr>
                <w:delText>日</w:delText>
              </w:r>
            </w:del>
          </w:p>
        </w:tc>
        <w:tc>
          <w:tcPr>
            <w:tcW w:w="907" w:type="pct"/>
            <w:vAlign w:val="center"/>
          </w:tcPr>
          <w:p w14:paraId="04E8499F" w14:textId="088E38EA" w:rsidR="005F457E" w:rsidDel="00964E30" w:rsidRDefault="00000000">
            <w:pPr>
              <w:spacing w:after="0" w:line="240" w:lineRule="auto"/>
              <w:ind w:firstLineChars="0" w:firstLine="0"/>
              <w:textAlignment w:val="auto"/>
              <w:rPr>
                <w:del w:id="4313" w:author="Si-yuan LIU" w:date="2026-07-24T14:26:00Z" w16du:dateUtc="2026-07-24T06:26:00Z"/>
                <w:color w:val="000000" w:themeColor="text1"/>
                <w:kern w:val="0"/>
                <w:sz w:val="21"/>
                <w:szCs w:val="21"/>
              </w:rPr>
            </w:pPr>
            <w:del w:id="4314" w:author="Si-yuan LIU" w:date="2026-07-24T14:26:00Z" w16du:dateUtc="2026-07-24T06:26:00Z">
              <w:r w:rsidDel="00964E30">
                <w:rPr>
                  <w:rFonts w:hint="eastAsia"/>
                  <w:color w:val="000000" w:themeColor="text1"/>
                  <w:kern w:val="0"/>
                  <w:sz w:val="21"/>
                  <w:szCs w:val="21"/>
                </w:rPr>
                <w:delText>自主验收</w:delText>
              </w:r>
            </w:del>
          </w:p>
        </w:tc>
        <w:tc>
          <w:tcPr>
            <w:tcW w:w="770" w:type="pct"/>
            <w:vAlign w:val="center"/>
          </w:tcPr>
          <w:p w14:paraId="5E5D1142" w14:textId="10FE1972" w:rsidR="005F457E" w:rsidDel="00964E30" w:rsidRDefault="00000000">
            <w:pPr>
              <w:spacing w:after="0" w:line="240" w:lineRule="auto"/>
              <w:ind w:firstLineChars="0" w:firstLine="0"/>
              <w:textAlignment w:val="auto"/>
              <w:rPr>
                <w:del w:id="4315" w:author="Si-yuan LIU" w:date="2026-07-24T14:26:00Z" w16du:dateUtc="2026-07-24T06:26:00Z"/>
                <w:color w:val="000000" w:themeColor="text1"/>
                <w:kern w:val="0"/>
                <w:sz w:val="21"/>
                <w:szCs w:val="21"/>
              </w:rPr>
            </w:pPr>
            <w:del w:id="4316" w:author="Si-yuan LIU" w:date="2026-07-24T14:26:00Z" w16du:dateUtc="2026-07-24T06:26:00Z">
              <w:r w:rsidDel="00964E30">
                <w:rPr>
                  <w:rFonts w:hint="eastAsia"/>
                  <w:color w:val="000000" w:themeColor="text1"/>
                  <w:kern w:val="0"/>
                  <w:sz w:val="21"/>
                  <w:szCs w:val="21"/>
                </w:rPr>
                <w:delText>《奥飞数据数字智慧产业园节能验收报告》</w:delText>
              </w:r>
            </w:del>
          </w:p>
        </w:tc>
        <w:tc>
          <w:tcPr>
            <w:tcW w:w="760" w:type="pct"/>
            <w:vAlign w:val="center"/>
          </w:tcPr>
          <w:p w14:paraId="336BE92B" w14:textId="7AF45F7A" w:rsidR="005F457E" w:rsidDel="00964E30" w:rsidRDefault="00000000">
            <w:pPr>
              <w:spacing w:after="0" w:line="240" w:lineRule="auto"/>
              <w:ind w:firstLineChars="0" w:firstLine="0"/>
              <w:textAlignment w:val="auto"/>
              <w:rPr>
                <w:del w:id="4317" w:author="Si-yuan LIU" w:date="2026-07-24T14:26:00Z" w16du:dateUtc="2026-07-24T06:26:00Z"/>
                <w:color w:val="000000" w:themeColor="text1"/>
                <w:kern w:val="0"/>
                <w:sz w:val="21"/>
                <w:szCs w:val="21"/>
              </w:rPr>
            </w:pPr>
            <w:del w:id="4318" w:author="Si-yuan LIU" w:date="2026-07-24T14:26:00Z" w16du:dateUtc="2026-07-24T06:26:00Z">
              <w:r w:rsidDel="00964E30">
                <w:rPr>
                  <w:rFonts w:hint="eastAsia"/>
                  <w:color w:val="000000" w:themeColor="text1"/>
                  <w:kern w:val="0"/>
                  <w:sz w:val="21"/>
                  <w:szCs w:val="21"/>
                </w:rPr>
                <w:delText>正常办理</w:delText>
              </w:r>
            </w:del>
          </w:p>
        </w:tc>
        <w:tc>
          <w:tcPr>
            <w:tcW w:w="706" w:type="pct"/>
            <w:vAlign w:val="center"/>
          </w:tcPr>
          <w:p w14:paraId="4DDCE871" w14:textId="3D5CC44D" w:rsidR="005F457E" w:rsidDel="00964E30" w:rsidRDefault="00000000">
            <w:pPr>
              <w:spacing w:after="0" w:line="240" w:lineRule="auto"/>
              <w:ind w:firstLineChars="0" w:firstLine="0"/>
              <w:textAlignment w:val="auto"/>
              <w:rPr>
                <w:del w:id="4319" w:author="Si-yuan LIU" w:date="2026-07-24T14:26:00Z" w16du:dateUtc="2026-07-24T06:26:00Z"/>
                <w:color w:val="000000" w:themeColor="text1"/>
                <w:kern w:val="0"/>
                <w:sz w:val="21"/>
                <w:szCs w:val="21"/>
              </w:rPr>
            </w:pPr>
            <w:del w:id="4320" w:author="Si-yuan LIU" w:date="2026-07-24T14:26:00Z" w16du:dateUtc="2026-07-24T06:26:00Z">
              <w:r w:rsidDel="00964E30">
                <w:rPr>
                  <w:rFonts w:hint="eastAsia"/>
                  <w:color w:val="000000" w:themeColor="text1"/>
                  <w:kern w:val="0"/>
                  <w:sz w:val="21"/>
                  <w:szCs w:val="21"/>
                </w:rPr>
                <w:delText>对应奥飞数据数字智慧产业园，含</w:delText>
              </w:r>
              <w:r w:rsidDel="00964E30">
                <w:rPr>
                  <w:color w:val="000000" w:themeColor="text1"/>
                  <w:kern w:val="0"/>
                  <w:sz w:val="21"/>
                  <w:szCs w:val="21"/>
                </w:rPr>
                <w:delText>1</w:delText>
              </w:r>
              <w:r w:rsidDel="00964E30">
                <w:rPr>
                  <w:rFonts w:hint="eastAsia"/>
                  <w:color w:val="000000" w:themeColor="text1"/>
                  <w:kern w:val="0"/>
                  <w:sz w:val="21"/>
                  <w:szCs w:val="21"/>
                </w:rPr>
                <w:delText>、</w:delText>
              </w:r>
              <w:r w:rsidDel="00964E30">
                <w:rPr>
                  <w:color w:val="000000" w:themeColor="text1"/>
                  <w:kern w:val="0"/>
                  <w:sz w:val="21"/>
                  <w:szCs w:val="21"/>
                </w:rPr>
                <w:delText>2</w:delText>
              </w:r>
              <w:r w:rsidDel="00964E30">
                <w:rPr>
                  <w:rFonts w:hint="eastAsia"/>
                  <w:color w:val="000000" w:themeColor="text1"/>
                  <w:kern w:val="0"/>
                  <w:sz w:val="21"/>
                  <w:szCs w:val="21"/>
                </w:rPr>
                <w:delText>号楼。见附件</w:delText>
              </w:r>
              <w:r w:rsidDel="00964E30">
                <w:rPr>
                  <w:color w:val="000000" w:themeColor="text1"/>
                  <w:kern w:val="0"/>
                  <w:sz w:val="21"/>
                  <w:szCs w:val="21"/>
                </w:rPr>
                <w:delText>13-8-5</w:delText>
              </w:r>
              <w:r w:rsidDel="00964E30">
                <w:rPr>
                  <w:rFonts w:hint="eastAsia"/>
                  <w:color w:val="000000" w:themeColor="text1"/>
                  <w:kern w:val="0"/>
                  <w:sz w:val="21"/>
                  <w:szCs w:val="21"/>
                </w:rPr>
                <w:delText>。已完成自主节能验收并出具节能验收报告，已取得市发改委节能无违规证明文件，见附件</w:delText>
              </w:r>
              <w:r w:rsidDel="00964E30">
                <w:rPr>
                  <w:color w:val="000000" w:themeColor="text1"/>
                  <w:kern w:val="0"/>
                  <w:sz w:val="21"/>
                  <w:szCs w:val="21"/>
                </w:rPr>
                <w:delText>13-8-6</w:delText>
              </w:r>
            </w:del>
          </w:p>
        </w:tc>
      </w:tr>
      <w:tr w:rsidR="005F457E" w:rsidDel="00964E30" w14:paraId="421BB994" w14:textId="5BB22D76">
        <w:trPr>
          <w:trHeight w:val="284"/>
          <w:jc w:val="center"/>
          <w:del w:id="4321" w:author="Si-yuan LIU" w:date="2026-07-24T14:26:00Z" w16du:dateUtc="2026-07-24T06:26:00Z"/>
        </w:trPr>
        <w:tc>
          <w:tcPr>
            <w:tcW w:w="146" w:type="pct"/>
            <w:vMerge w:val="restart"/>
            <w:vAlign w:val="center"/>
          </w:tcPr>
          <w:p w14:paraId="34703539" w14:textId="28FBE42E" w:rsidR="005F457E" w:rsidDel="00964E30" w:rsidRDefault="00000000">
            <w:pPr>
              <w:spacing w:after="0" w:line="240" w:lineRule="auto"/>
              <w:ind w:firstLineChars="0" w:firstLine="0"/>
              <w:textAlignment w:val="auto"/>
              <w:rPr>
                <w:del w:id="4322" w:author="Si-yuan LIU" w:date="2026-07-24T14:26:00Z" w16du:dateUtc="2026-07-24T06:26:00Z"/>
                <w:color w:val="000000" w:themeColor="text1"/>
                <w:kern w:val="0"/>
                <w:sz w:val="21"/>
                <w:szCs w:val="21"/>
              </w:rPr>
            </w:pPr>
            <w:del w:id="4323" w:author="Si-yuan LIU" w:date="2026-07-24T14:26:00Z" w16du:dateUtc="2026-07-24T06:26:00Z">
              <w:r w:rsidDel="00964E30">
                <w:rPr>
                  <w:color w:val="000000" w:themeColor="text1"/>
                  <w:kern w:val="0"/>
                  <w:sz w:val="21"/>
                  <w:szCs w:val="21"/>
                </w:rPr>
                <w:delText>9</w:delText>
              </w:r>
            </w:del>
          </w:p>
        </w:tc>
        <w:tc>
          <w:tcPr>
            <w:tcW w:w="222" w:type="pct"/>
            <w:vMerge w:val="restart"/>
            <w:vAlign w:val="center"/>
          </w:tcPr>
          <w:p w14:paraId="4FB69835" w14:textId="1F994889" w:rsidR="005F457E" w:rsidDel="00964E30" w:rsidRDefault="00000000">
            <w:pPr>
              <w:spacing w:after="0" w:line="240" w:lineRule="auto"/>
              <w:ind w:firstLineChars="0" w:firstLine="0"/>
              <w:textAlignment w:val="auto"/>
              <w:rPr>
                <w:del w:id="4324" w:author="Si-yuan LIU" w:date="2026-07-24T14:26:00Z" w16du:dateUtc="2026-07-24T06:26:00Z"/>
                <w:color w:val="000000" w:themeColor="text1"/>
                <w:kern w:val="0"/>
                <w:sz w:val="21"/>
                <w:szCs w:val="21"/>
              </w:rPr>
            </w:pPr>
            <w:del w:id="4325" w:author="Si-yuan LIU" w:date="2026-07-24T14:26:00Z" w16du:dateUtc="2026-07-24T06:26:00Z">
              <w:r w:rsidDel="00964E30">
                <w:rPr>
                  <w:rFonts w:hint="eastAsia"/>
                  <w:color w:val="000000" w:themeColor="text1"/>
                  <w:kern w:val="0"/>
                  <w:sz w:val="21"/>
                  <w:szCs w:val="21"/>
                </w:rPr>
                <w:delText>外资</w:delText>
              </w:r>
            </w:del>
          </w:p>
        </w:tc>
        <w:tc>
          <w:tcPr>
            <w:tcW w:w="816" w:type="pct"/>
            <w:vAlign w:val="center"/>
          </w:tcPr>
          <w:p w14:paraId="2AFA148E" w14:textId="1A320E1C" w:rsidR="005F457E" w:rsidDel="00964E30" w:rsidRDefault="00000000">
            <w:pPr>
              <w:spacing w:after="0" w:line="240" w:lineRule="auto"/>
              <w:ind w:firstLineChars="0" w:firstLine="0"/>
              <w:textAlignment w:val="auto"/>
              <w:rPr>
                <w:del w:id="4326" w:author="Si-yuan LIU" w:date="2026-07-24T14:26:00Z" w16du:dateUtc="2026-07-24T06:26:00Z"/>
                <w:color w:val="000000" w:themeColor="text1"/>
                <w:kern w:val="0"/>
                <w:sz w:val="21"/>
                <w:szCs w:val="21"/>
              </w:rPr>
            </w:pPr>
            <w:del w:id="4327" w:author="Si-yuan LIU" w:date="2026-07-24T14:26:00Z" w16du:dateUtc="2026-07-24T06:26:00Z">
              <w:r w:rsidDel="00964E30">
                <w:rPr>
                  <w:rFonts w:hint="eastAsia"/>
                  <w:color w:val="000000" w:themeColor="text1"/>
                  <w:kern w:val="0"/>
                  <w:sz w:val="21"/>
                  <w:szCs w:val="21"/>
                </w:rPr>
                <w:delText>商务部门关于外商投资企业的批复</w:delText>
              </w:r>
            </w:del>
          </w:p>
        </w:tc>
        <w:tc>
          <w:tcPr>
            <w:tcW w:w="673" w:type="pct"/>
            <w:vAlign w:val="center"/>
          </w:tcPr>
          <w:p w14:paraId="56F34342" w14:textId="694EA7F5" w:rsidR="005F457E" w:rsidDel="00964E30" w:rsidRDefault="00000000">
            <w:pPr>
              <w:spacing w:after="0" w:line="240" w:lineRule="auto"/>
              <w:ind w:firstLineChars="0" w:firstLine="0"/>
              <w:textAlignment w:val="auto"/>
              <w:rPr>
                <w:del w:id="4328" w:author="Si-yuan LIU" w:date="2026-07-24T14:26:00Z" w16du:dateUtc="2026-07-24T06:26:00Z"/>
                <w:color w:val="000000" w:themeColor="text1"/>
                <w:kern w:val="0"/>
                <w:sz w:val="21"/>
                <w:szCs w:val="21"/>
              </w:rPr>
            </w:pPr>
            <w:del w:id="4329" w:author="Si-yuan LIU" w:date="2026-07-24T14:26:00Z" w16du:dateUtc="2026-07-24T06:26:00Z">
              <w:r w:rsidDel="00964E30">
                <w:rPr>
                  <w:color w:val="000000" w:themeColor="text1"/>
                  <w:kern w:val="0"/>
                  <w:sz w:val="21"/>
                  <w:szCs w:val="21"/>
                </w:rPr>
                <w:delText>-</w:delText>
              </w:r>
            </w:del>
          </w:p>
        </w:tc>
        <w:tc>
          <w:tcPr>
            <w:tcW w:w="907" w:type="pct"/>
            <w:vAlign w:val="center"/>
          </w:tcPr>
          <w:p w14:paraId="4D68133E" w14:textId="3523EAE5" w:rsidR="005F457E" w:rsidDel="00964E30" w:rsidRDefault="00000000">
            <w:pPr>
              <w:spacing w:after="0" w:line="240" w:lineRule="auto"/>
              <w:ind w:firstLineChars="0" w:firstLine="0"/>
              <w:textAlignment w:val="auto"/>
              <w:rPr>
                <w:del w:id="4330" w:author="Si-yuan LIU" w:date="2026-07-24T14:26:00Z" w16du:dateUtc="2026-07-24T06:26:00Z"/>
                <w:color w:val="000000" w:themeColor="text1"/>
                <w:kern w:val="0"/>
                <w:sz w:val="21"/>
                <w:szCs w:val="21"/>
              </w:rPr>
            </w:pPr>
            <w:del w:id="4331" w:author="Si-yuan LIU" w:date="2026-07-24T14:26:00Z" w16du:dateUtc="2026-07-24T06:26:00Z">
              <w:r w:rsidDel="00964E30">
                <w:rPr>
                  <w:color w:val="000000" w:themeColor="text1"/>
                  <w:kern w:val="0"/>
                  <w:sz w:val="21"/>
                  <w:szCs w:val="21"/>
                </w:rPr>
                <w:delText>-</w:delText>
              </w:r>
            </w:del>
          </w:p>
        </w:tc>
        <w:tc>
          <w:tcPr>
            <w:tcW w:w="770" w:type="pct"/>
            <w:vAlign w:val="center"/>
          </w:tcPr>
          <w:p w14:paraId="2CB70A51" w14:textId="4C2BB8BC" w:rsidR="005F457E" w:rsidDel="00964E30" w:rsidRDefault="00000000">
            <w:pPr>
              <w:spacing w:after="0" w:line="240" w:lineRule="auto"/>
              <w:ind w:firstLineChars="0" w:firstLine="0"/>
              <w:textAlignment w:val="auto"/>
              <w:rPr>
                <w:del w:id="4332" w:author="Si-yuan LIU" w:date="2026-07-24T14:26:00Z" w16du:dateUtc="2026-07-24T06:26:00Z"/>
                <w:color w:val="000000" w:themeColor="text1"/>
                <w:kern w:val="0"/>
                <w:sz w:val="21"/>
                <w:szCs w:val="21"/>
              </w:rPr>
            </w:pPr>
            <w:del w:id="4333" w:author="Si-yuan LIU" w:date="2026-07-24T14:26:00Z" w16du:dateUtc="2026-07-24T06:26:00Z">
              <w:r w:rsidDel="00964E30">
                <w:rPr>
                  <w:color w:val="000000" w:themeColor="text1"/>
                  <w:kern w:val="0"/>
                  <w:sz w:val="21"/>
                  <w:szCs w:val="21"/>
                </w:rPr>
                <w:delText>-</w:delText>
              </w:r>
            </w:del>
          </w:p>
        </w:tc>
        <w:tc>
          <w:tcPr>
            <w:tcW w:w="760" w:type="pct"/>
            <w:vAlign w:val="center"/>
          </w:tcPr>
          <w:p w14:paraId="05138245" w14:textId="702D922C" w:rsidR="005F457E" w:rsidDel="00964E30" w:rsidRDefault="00000000">
            <w:pPr>
              <w:spacing w:after="0" w:line="240" w:lineRule="auto"/>
              <w:ind w:firstLineChars="0" w:firstLine="0"/>
              <w:textAlignment w:val="auto"/>
              <w:rPr>
                <w:del w:id="4334" w:author="Si-yuan LIU" w:date="2026-07-24T14:26:00Z" w16du:dateUtc="2026-07-24T06:26:00Z"/>
                <w:color w:val="000000" w:themeColor="text1"/>
                <w:kern w:val="0"/>
                <w:sz w:val="21"/>
                <w:szCs w:val="21"/>
              </w:rPr>
            </w:pPr>
            <w:del w:id="4335" w:author="Si-yuan LIU" w:date="2026-07-24T14:26:00Z" w16du:dateUtc="2026-07-24T06:26:00Z">
              <w:r w:rsidDel="00964E30">
                <w:rPr>
                  <w:rFonts w:hint="eastAsia"/>
                  <w:color w:val="000000" w:themeColor="text1"/>
                  <w:kern w:val="0"/>
                  <w:sz w:val="21"/>
                  <w:szCs w:val="21"/>
                </w:rPr>
                <w:delText>投资建设时无需办理</w:delText>
              </w:r>
            </w:del>
          </w:p>
        </w:tc>
        <w:tc>
          <w:tcPr>
            <w:tcW w:w="706" w:type="pct"/>
            <w:vAlign w:val="center"/>
          </w:tcPr>
          <w:p w14:paraId="5879576C" w14:textId="7FCFA321" w:rsidR="005F457E" w:rsidDel="00964E30" w:rsidRDefault="00000000">
            <w:pPr>
              <w:spacing w:after="0" w:line="240" w:lineRule="auto"/>
              <w:ind w:firstLineChars="0" w:firstLine="0"/>
              <w:textAlignment w:val="auto"/>
              <w:rPr>
                <w:del w:id="4336" w:author="Si-yuan LIU" w:date="2026-07-24T14:26:00Z" w16du:dateUtc="2026-07-24T06:26:00Z"/>
                <w:color w:val="000000" w:themeColor="text1"/>
                <w:kern w:val="0"/>
                <w:sz w:val="21"/>
                <w:szCs w:val="21"/>
              </w:rPr>
            </w:pPr>
            <w:del w:id="4337" w:author="Si-yuan LIU" w:date="2026-07-24T14:26:00Z" w16du:dateUtc="2026-07-24T06:26:00Z">
              <w:r w:rsidDel="00964E30">
                <w:rPr>
                  <w:rFonts w:hint="eastAsia"/>
                  <w:color w:val="000000" w:themeColor="text1"/>
                  <w:kern w:val="0"/>
                  <w:sz w:val="21"/>
                  <w:szCs w:val="21"/>
                </w:rPr>
                <w:delText>不涉及</w:delText>
              </w:r>
            </w:del>
          </w:p>
        </w:tc>
      </w:tr>
      <w:tr w:rsidR="005F457E" w:rsidDel="00964E30" w14:paraId="6BD04699" w14:textId="748845C2">
        <w:trPr>
          <w:trHeight w:val="284"/>
          <w:jc w:val="center"/>
          <w:del w:id="4338" w:author="Si-yuan LIU" w:date="2026-07-24T14:26:00Z" w16du:dateUtc="2026-07-24T06:26:00Z"/>
        </w:trPr>
        <w:tc>
          <w:tcPr>
            <w:tcW w:w="146" w:type="pct"/>
            <w:vMerge/>
            <w:vAlign w:val="center"/>
          </w:tcPr>
          <w:p w14:paraId="3CAB3975" w14:textId="5D86E719" w:rsidR="005F457E" w:rsidDel="00964E30" w:rsidRDefault="005F457E">
            <w:pPr>
              <w:spacing w:after="0" w:line="240" w:lineRule="auto"/>
              <w:ind w:firstLineChars="0" w:firstLine="0"/>
              <w:textAlignment w:val="auto"/>
              <w:rPr>
                <w:del w:id="4339" w:author="Si-yuan LIU" w:date="2026-07-24T14:26:00Z" w16du:dateUtc="2026-07-24T06:26:00Z"/>
                <w:color w:val="000000" w:themeColor="text1"/>
                <w:kern w:val="0"/>
                <w:sz w:val="21"/>
                <w:szCs w:val="21"/>
              </w:rPr>
            </w:pPr>
          </w:p>
        </w:tc>
        <w:tc>
          <w:tcPr>
            <w:tcW w:w="222" w:type="pct"/>
            <w:vMerge/>
            <w:vAlign w:val="center"/>
          </w:tcPr>
          <w:p w14:paraId="0FC81D6A" w14:textId="1B5CA51E" w:rsidR="005F457E" w:rsidDel="00964E30" w:rsidRDefault="005F457E">
            <w:pPr>
              <w:spacing w:after="0" w:line="240" w:lineRule="auto"/>
              <w:ind w:firstLineChars="0" w:firstLine="0"/>
              <w:textAlignment w:val="auto"/>
              <w:rPr>
                <w:del w:id="4340" w:author="Si-yuan LIU" w:date="2026-07-24T14:26:00Z" w16du:dateUtc="2026-07-24T06:26:00Z"/>
                <w:color w:val="000000" w:themeColor="text1"/>
                <w:kern w:val="0"/>
                <w:sz w:val="21"/>
                <w:szCs w:val="21"/>
              </w:rPr>
            </w:pPr>
          </w:p>
        </w:tc>
        <w:tc>
          <w:tcPr>
            <w:tcW w:w="816" w:type="pct"/>
            <w:vAlign w:val="center"/>
          </w:tcPr>
          <w:p w14:paraId="0B1D322B" w14:textId="7BCA9ABB" w:rsidR="005F457E" w:rsidDel="00964E30" w:rsidRDefault="00000000">
            <w:pPr>
              <w:spacing w:after="0" w:line="240" w:lineRule="auto"/>
              <w:ind w:firstLineChars="0" w:firstLine="0"/>
              <w:textAlignment w:val="auto"/>
              <w:rPr>
                <w:del w:id="4341" w:author="Si-yuan LIU" w:date="2026-07-24T14:26:00Z" w16du:dateUtc="2026-07-24T06:26:00Z"/>
                <w:color w:val="000000" w:themeColor="text1"/>
                <w:kern w:val="0"/>
                <w:sz w:val="21"/>
                <w:szCs w:val="21"/>
              </w:rPr>
            </w:pPr>
            <w:del w:id="4342" w:author="Si-yuan LIU" w:date="2026-07-24T14:26:00Z" w16du:dateUtc="2026-07-24T06:26:00Z">
              <w:r w:rsidDel="00964E30">
                <w:rPr>
                  <w:rFonts w:hint="eastAsia"/>
                  <w:color w:val="000000" w:themeColor="text1"/>
                  <w:kern w:val="0"/>
                  <w:sz w:val="21"/>
                  <w:szCs w:val="21"/>
                </w:rPr>
                <w:delText>外商投资安全审查意见</w:delText>
              </w:r>
            </w:del>
          </w:p>
        </w:tc>
        <w:tc>
          <w:tcPr>
            <w:tcW w:w="673" w:type="pct"/>
            <w:vAlign w:val="center"/>
          </w:tcPr>
          <w:p w14:paraId="7A1A5A1C" w14:textId="3BC4A6E9" w:rsidR="005F457E" w:rsidDel="00964E30" w:rsidRDefault="00000000">
            <w:pPr>
              <w:spacing w:after="0" w:line="240" w:lineRule="auto"/>
              <w:ind w:firstLineChars="0" w:firstLine="0"/>
              <w:textAlignment w:val="auto"/>
              <w:rPr>
                <w:del w:id="4343" w:author="Si-yuan LIU" w:date="2026-07-24T14:26:00Z" w16du:dateUtc="2026-07-24T06:26:00Z"/>
                <w:color w:val="000000" w:themeColor="text1"/>
                <w:kern w:val="0"/>
                <w:sz w:val="21"/>
                <w:szCs w:val="21"/>
              </w:rPr>
            </w:pPr>
            <w:del w:id="4344" w:author="Si-yuan LIU" w:date="2026-07-24T14:26:00Z" w16du:dateUtc="2026-07-24T06:26:00Z">
              <w:r w:rsidDel="00964E30">
                <w:rPr>
                  <w:color w:val="000000" w:themeColor="text1"/>
                  <w:kern w:val="0"/>
                  <w:sz w:val="21"/>
                  <w:szCs w:val="21"/>
                </w:rPr>
                <w:delText>-</w:delText>
              </w:r>
            </w:del>
          </w:p>
        </w:tc>
        <w:tc>
          <w:tcPr>
            <w:tcW w:w="907" w:type="pct"/>
            <w:vAlign w:val="center"/>
          </w:tcPr>
          <w:p w14:paraId="5FFFD0BE" w14:textId="07D6989D" w:rsidR="005F457E" w:rsidDel="00964E30" w:rsidRDefault="00000000">
            <w:pPr>
              <w:spacing w:after="0" w:line="240" w:lineRule="auto"/>
              <w:ind w:firstLineChars="0" w:firstLine="0"/>
              <w:textAlignment w:val="auto"/>
              <w:rPr>
                <w:del w:id="4345" w:author="Si-yuan LIU" w:date="2026-07-24T14:26:00Z" w16du:dateUtc="2026-07-24T06:26:00Z"/>
                <w:color w:val="000000" w:themeColor="text1"/>
                <w:kern w:val="0"/>
                <w:sz w:val="21"/>
                <w:szCs w:val="21"/>
              </w:rPr>
            </w:pPr>
            <w:del w:id="4346" w:author="Si-yuan LIU" w:date="2026-07-24T14:26:00Z" w16du:dateUtc="2026-07-24T06:26:00Z">
              <w:r w:rsidDel="00964E30">
                <w:rPr>
                  <w:color w:val="000000" w:themeColor="text1"/>
                  <w:kern w:val="0"/>
                  <w:sz w:val="21"/>
                  <w:szCs w:val="21"/>
                </w:rPr>
                <w:delText>-</w:delText>
              </w:r>
            </w:del>
          </w:p>
        </w:tc>
        <w:tc>
          <w:tcPr>
            <w:tcW w:w="770" w:type="pct"/>
            <w:vAlign w:val="center"/>
          </w:tcPr>
          <w:p w14:paraId="73F7EA81" w14:textId="52F772A5" w:rsidR="005F457E" w:rsidDel="00964E30" w:rsidRDefault="00000000">
            <w:pPr>
              <w:spacing w:after="0" w:line="240" w:lineRule="auto"/>
              <w:ind w:firstLineChars="0" w:firstLine="0"/>
              <w:textAlignment w:val="auto"/>
              <w:rPr>
                <w:del w:id="4347" w:author="Si-yuan LIU" w:date="2026-07-24T14:26:00Z" w16du:dateUtc="2026-07-24T06:26:00Z"/>
                <w:color w:val="000000" w:themeColor="text1"/>
                <w:kern w:val="0"/>
                <w:sz w:val="21"/>
                <w:szCs w:val="21"/>
              </w:rPr>
            </w:pPr>
            <w:del w:id="4348" w:author="Si-yuan LIU" w:date="2026-07-24T14:26:00Z" w16du:dateUtc="2026-07-24T06:26:00Z">
              <w:r w:rsidDel="00964E30">
                <w:rPr>
                  <w:color w:val="000000" w:themeColor="text1"/>
                  <w:kern w:val="0"/>
                  <w:sz w:val="21"/>
                  <w:szCs w:val="21"/>
                </w:rPr>
                <w:delText>-</w:delText>
              </w:r>
            </w:del>
          </w:p>
        </w:tc>
        <w:tc>
          <w:tcPr>
            <w:tcW w:w="760" w:type="pct"/>
            <w:vAlign w:val="center"/>
          </w:tcPr>
          <w:p w14:paraId="08EC3CC5" w14:textId="70854BC0" w:rsidR="005F457E" w:rsidDel="00964E30" w:rsidRDefault="00000000">
            <w:pPr>
              <w:spacing w:after="0" w:line="240" w:lineRule="auto"/>
              <w:ind w:firstLineChars="0" w:firstLine="0"/>
              <w:textAlignment w:val="auto"/>
              <w:rPr>
                <w:del w:id="4349" w:author="Si-yuan LIU" w:date="2026-07-24T14:26:00Z" w16du:dateUtc="2026-07-24T06:26:00Z"/>
                <w:color w:val="000000" w:themeColor="text1"/>
                <w:kern w:val="0"/>
                <w:sz w:val="21"/>
                <w:szCs w:val="21"/>
              </w:rPr>
            </w:pPr>
            <w:del w:id="4350" w:author="Si-yuan LIU" w:date="2026-07-24T14:26:00Z" w16du:dateUtc="2026-07-24T06:26:00Z">
              <w:r w:rsidDel="00964E30">
                <w:rPr>
                  <w:rFonts w:hint="eastAsia"/>
                  <w:color w:val="000000" w:themeColor="text1"/>
                  <w:kern w:val="0"/>
                  <w:sz w:val="21"/>
                  <w:szCs w:val="21"/>
                </w:rPr>
                <w:delText>投资建设时无需办理</w:delText>
              </w:r>
            </w:del>
          </w:p>
        </w:tc>
        <w:tc>
          <w:tcPr>
            <w:tcW w:w="706" w:type="pct"/>
            <w:vAlign w:val="center"/>
          </w:tcPr>
          <w:p w14:paraId="69E4063D" w14:textId="634F4EA0" w:rsidR="005F457E" w:rsidDel="00964E30" w:rsidRDefault="00000000">
            <w:pPr>
              <w:spacing w:after="0" w:line="240" w:lineRule="auto"/>
              <w:ind w:firstLineChars="0" w:firstLine="0"/>
              <w:textAlignment w:val="auto"/>
              <w:rPr>
                <w:del w:id="4351" w:author="Si-yuan LIU" w:date="2026-07-24T14:26:00Z" w16du:dateUtc="2026-07-24T06:26:00Z"/>
                <w:color w:val="000000" w:themeColor="text1"/>
                <w:kern w:val="0"/>
                <w:sz w:val="21"/>
                <w:szCs w:val="21"/>
              </w:rPr>
            </w:pPr>
            <w:del w:id="4352" w:author="Si-yuan LIU" w:date="2026-07-24T14:26:00Z" w16du:dateUtc="2026-07-24T06:26:00Z">
              <w:r w:rsidDel="00964E30">
                <w:rPr>
                  <w:rFonts w:hint="eastAsia"/>
                  <w:color w:val="000000" w:themeColor="text1"/>
                  <w:kern w:val="0"/>
                  <w:sz w:val="21"/>
                  <w:szCs w:val="21"/>
                </w:rPr>
                <w:delText>不涉及</w:delText>
              </w:r>
            </w:del>
          </w:p>
        </w:tc>
      </w:tr>
    </w:tbl>
    <w:p w14:paraId="191AB00B" w14:textId="2AE92A6D" w:rsidR="005F457E" w:rsidDel="00964E30" w:rsidRDefault="005F457E">
      <w:pPr>
        <w:spacing w:after="0" w:line="312" w:lineRule="auto"/>
        <w:ind w:firstLineChars="0" w:firstLine="0"/>
        <w:jc w:val="center"/>
        <w:rPr>
          <w:del w:id="4353" w:author="Si-yuan LIU" w:date="2026-07-24T14:26:00Z" w16du:dateUtc="2026-07-24T06:26:00Z"/>
          <w:color w:val="000000" w:themeColor="text1"/>
          <w:szCs w:val="24"/>
        </w:rPr>
      </w:pPr>
    </w:p>
    <w:p w14:paraId="46E761ED" w14:textId="6FCF2085" w:rsidR="005F457E" w:rsidDel="00964E30" w:rsidRDefault="00000000">
      <w:pPr>
        <w:widowControl/>
        <w:spacing w:after="0" w:line="240" w:lineRule="auto"/>
        <w:ind w:firstLineChars="0" w:firstLine="0"/>
        <w:jc w:val="left"/>
        <w:textAlignment w:val="auto"/>
        <w:rPr>
          <w:del w:id="4354" w:author="Si-yuan LIU" w:date="2026-07-24T14:26:00Z" w16du:dateUtc="2026-07-24T06:26:00Z"/>
          <w:color w:val="000000" w:themeColor="text1"/>
          <w:szCs w:val="24"/>
        </w:rPr>
        <w:sectPr w:rsidR="005F457E" w:rsidDel="00964E30">
          <w:pgSz w:w="16838" w:h="11906" w:orient="landscape"/>
          <w:pgMar w:top="1616" w:right="1814" w:bottom="1616" w:left="1984" w:header="851" w:footer="1361" w:gutter="0"/>
          <w:cols w:space="425"/>
          <w:docGrid w:linePitch="588"/>
        </w:sectPr>
      </w:pPr>
      <w:bookmarkStart w:id="4355" w:name="_Toc1101504627"/>
      <w:del w:id="4356" w:author="Si-yuan LIU" w:date="2026-07-24T14:26:00Z" w16du:dateUtc="2026-07-24T06:26:00Z">
        <w:r w:rsidDel="00964E30">
          <w:rPr>
            <w:color w:val="000000" w:themeColor="text1"/>
            <w:szCs w:val="24"/>
          </w:rPr>
          <w:br w:type="page"/>
        </w:r>
      </w:del>
    </w:p>
    <w:p w14:paraId="49891CDD" w14:textId="25EB21A4" w:rsidR="005F457E" w:rsidDel="00964E30" w:rsidRDefault="00000000">
      <w:pPr>
        <w:spacing w:after="0" w:line="312" w:lineRule="auto"/>
        <w:ind w:firstLine="480"/>
        <w:rPr>
          <w:del w:id="4357" w:author="Si-yuan LIU" w:date="2026-07-24T14:26:00Z" w16du:dateUtc="2026-07-24T06:26:00Z"/>
          <w:color w:val="000000" w:themeColor="text1"/>
          <w:szCs w:val="24"/>
        </w:rPr>
      </w:pPr>
      <w:del w:id="4358" w:author="Si-yuan LIU" w:date="2026-07-24T14:26:00Z" w16du:dateUtc="2026-07-24T06:26:00Z">
        <w:r w:rsidDel="00964E30">
          <w:rPr>
            <w:color w:val="000000" w:themeColor="text1"/>
            <w:szCs w:val="24"/>
          </w:rPr>
          <w:delText>2.</w:delText>
        </w:r>
        <w:r w:rsidDel="00964E30">
          <w:rPr>
            <w:rFonts w:hint="eastAsia"/>
            <w:color w:val="000000" w:themeColor="text1"/>
            <w:szCs w:val="24"/>
          </w:rPr>
          <w:delText>特定行业投资管理</w:delText>
        </w:r>
        <w:bookmarkEnd w:id="4355"/>
        <w:r w:rsidDel="00964E30">
          <w:rPr>
            <w:rFonts w:hint="eastAsia"/>
            <w:color w:val="000000" w:themeColor="text1"/>
            <w:szCs w:val="24"/>
          </w:rPr>
          <w:delText>合规手续</w:delText>
        </w:r>
      </w:del>
    </w:p>
    <w:p w14:paraId="12A6ACBF" w14:textId="787C0876" w:rsidR="005F457E" w:rsidDel="00964E30" w:rsidRDefault="00000000">
      <w:pPr>
        <w:spacing w:after="0" w:line="312" w:lineRule="auto"/>
        <w:ind w:firstLineChars="0" w:firstLine="0"/>
        <w:jc w:val="center"/>
        <w:rPr>
          <w:del w:id="4359" w:author="Si-yuan LIU" w:date="2026-07-24T14:26:00Z" w16du:dateUtc="2026-07-24T06:26:00Z"/>
          <w:color w:val="000000" w:themeColor="text1"/>
          <w:szCs w:val="24"/>
        </w:rPr>
      </w:pPr>
      <w:del w:id="4360" w:author="Si-yuan LIU" w:date="2026-07-24T14:26:00Z" w16du:dateUtc="2026-07-24T06:26:00Z">
        <w:r w:rsidDel="00964E30">
          <w:rPr>
            <w:rFonts w:hint="eastAsia"/>
            <w:color w:val="000000" w:themeColor="text1"/>
            <w:szCs w:val="24"/>
          </w:rPr>
          <w:delText>表</w:delText>
        </w:r>
        <w:r w:rsidDel="00964E30">
          <w:rPr>
            <w:color w:val="000000" w:themeColor="text1"/>
            <w:szCs w:val="24"/>
          </w:rPr>
          <w:delText xml:space="preserve"> </w:delText>
        </w:r>
        <w:r w:rsidDel="00964E30">
          <w:rPr>
            <w:color w:val="000000" w:themeColor="text1"/>
            <w:szCs w:val="24"/>
          </w:rPr>
          <w:fldChar w:fldCharType="begin"/>
        </w:r>
        <w:r w:rsidDel="00964E30">
          <w:rPr>
            <w:color w:val="000000" w:themeColor="text1"/>
            <w:szCs w:val="24"/>
          </w:rPr>
          <w:delInstrText xml:space="preserve"> SEQ </w:delInstrText>
        </w:r>
        <w:r w:rsidDel="00964E30">
          <w:rPr>
            <w:rFonts w:hint="eastAsia"/>
            <w:color w:val="000000" w:themeColor="text1"/>
            <w:szCs w:val="24"/>
          </w:rPr>
          <w:delInstrText>表</w:delInstrText>
        </w:r>
        <w:r w:rsidDel="00964E30">
          <w:rPr>
            <w:color w:val="000000" w:themeColor="text1"/>
            <w:szCs w:val="24"/>
          </w:rPr>
          <w:delInstrText xml:space="preserve"> \* ARABIC </w:delInstrText>
        </w:r>
        <w:r w:rsidDel="00964E30">
          <w:rPr>
            <w:color w:val="000000" w:themeColor="text1"/>
            <w:szCs w:val="24"/>
          </w:rPr>
          <w:fldChar w:fldCharType="separate"/>
        </w:r>
      </w:del>
      <w:ins w:id="4361" w:author="怡然 刘 [2]" w:date="2026-07-08T15:02:00Z">
        <w:del w:id="4362" w:author="Si-yuan LIU" w:date="2026-07-24T14:26:00Z" w16du:dateUtc="2026-07-24T06:26:00Z">
          <w:r w:rsidR="004A5B2B" w:rsidDel="00964E30">
            <w:rPr>
              <w:noProof/>
              <w:color w:val="000000" w:themeColor="text1"/>
              <w:szCs w:val="24"/>
            </w:rPr>
            <w:delText>24</w:delText>
          </w:r>
        </w:del>
      </w:ins>
      <w:ins w:id="4363" w:author="Bentayga-" w:date="2026-07-05T17:09:00Z">
        <w:del w:id="4364" w:author="Si-yuan LIU" w:date="2026-07-24T14:26:00Z" w16du:dateUtc="2026-07-24T06:26:00Z">
          <w:r w:rsidDel="00964E30">
            <w:rPr>
              <w:noProof/>
              <w:color w:val="000000" w:themeColor="text1"/>
              <w:szCs w:val="24"/>
            </w:rPr>
            <w:delText>24</w:delText>
          </w:r>
        </w:del>
      </w:ins>
      <w:del w:id="4365" w:author="Si-yuan LIU" w:date="2026-07-24T14:26:00Z" w16du:dateUtc="2026-07-24T06:26:00Z">
        <w:r w:rsidDel="00964E30">
          <w:rPr>
            <w:noProof/>
            <w:color w:val="000000" w:themeColor="text1"/>
            <w:szCs w:val="24"/>
          </w:rPr>
          <w:delText>24</w:delText>
        </w:r>
        <w:r w:rsidDel="00964E30">
          <w:rPr>
            <w:color w:val="000000" w:themeColor="text1"/>
            <w:szCs w:val="24"/>
          </w:rPr>
          <w:fldChar w:fldCharType="end"/>
        </w:r>
        <w:r w:rsidDel="00964E30">
          <w:rPr>
            <w:color w:val="000000" w:themeColor="text1"/>
            <w:szCs w:val="24"/>
          </w:rPr>
          <w:delText xml:space="preserve"> </w:delText>
        </w:r>
        <w:r w:rsidDel="00964E30">
          <w:rPr>
            <w:rFonts w:hint="eastAsia"/>
            <w:color w:val="000000" w:themeColor="text1"/>
            <w:szCs w:val="24"/>
          </w:rPr>
          <w:delText>特定行业投资管理合规性手续</w:delText>
        </w:r>
      </w:del>
    </w:p>
    <w:tbl>
      <w:tblPr>
        <w:tblStyle w:val="TableGrid"/>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337"/>
        <w:gridCol w:w="1409"/>
        <w:gridCol w:w="1054"/>
        <w:gridCol w:w="1764"/>
        <w:gridCol w:w="1736"/>
        <w:gridCol w:w="579"/>
        <w:gridCol w:w="1785"/>
      </w:tblGrid>
      <w:tr w:rsidR="005F457E" w:rsidDel="00964E30" w14:paraId="11FCC341" w14:textId="50560F95">
        <w:trPr>
          <w:trHeight w:val="284"/>
          <w:tblHeader/>
          <w:del w:id="4366" w:author="Si-yuan LIU" w:date="2026-07-24T14:26:00Z" w16du:dateUtc="2026-07-24T06:26:00Z"/>
        </w:trPr>
        <w:tc>
          <w:tcPr>
            <w:tcW w:w="195" w:type="pct"/>
            <w:vAlign w:val="center"/>
          </w:tcPr>
          <w:p w14:paraId="0D72F492" w14:textId="27177840" w:rsidR="005F457E" w:rsidDel="00964E30" w:rsidRDefault="00000000">
            <w:pPr>
              <w:spacing w:after="0" w:line="240" w:lineRule="auto"/>
              <w:ind w:firstLineChars="0" w:firstLine="0"/>
              <w:jc w:val="center"/>
              <w:textAlignment w:val="auto"/>
              <w:rPr>
                <w:del w:id="4367" w:author="Si-yuan LIU" w:date="2026-07-24T14:26:00Z" w16du:dateUtc="2026-07-24T06:26:00Z"/>
                <w:b/>
                <w:bCs/>
                <w:color w:val="000000" w:themeColor="text1"/>
                <w:kern w:val="0"/>
                <w:sz w:val="21"/>
                <w:szCs w:val="21"/>
              </w:rPr>
            </w:pPr>
            <w:del w:id="4368" w:author="Si-yuan LIU" w:date="2026-07-24T14:26:00Z" w16du:dateUtc="2026-07-24T06:26:00Z">
              <w:r w:rsidDel="00964E30">
                <w:rPr>
                  <w:rFonts w:hint="eastAsia"/>
                  <w:b/>
                  <w:bCs/>
                  <w:color w:val="000000" w:themeColor="text1"/>
                  <w:kern w:val="0"/>
                  <w:sz w:val="21"/>
                  <w:szCs w:val="21"/>
                </w:rPr>
                <w:delText>序号</w:delText>
              </w:r>
            </w:del>
          </w:p>
        </w:tc>
        <w:tc>
          <w:tcPr>
            <w:tcW w:w="813" w:type="pct"/>
            <w:vAlign w:val="center"/>
          </w:tcPr>
          <w:p w14:paraId="0E1D33B9" w14:textId="50CF4DE2" w:rsidR="005F457E" w:rsidDel="00964E30" w:rsidRDefault="00000000">
            <w:pPr>
              <w:spacing w:after="0" w:line="240" w:lineRule="auto"/>
              <w:ind w:firstLineChars="0" w:firstLine="0"/>
              <w:jc w:val="center"/>
              <w:textAlignment w:val="auto"/>
              <w:rPr>
                <w:del w:id="4369" w:author="Si-yuan LIU" w:date="2026-07-24T14:26:00Z" w16du:dateUtc="2026-07-24T06:26:00Z"/>
                <w:b/>
                <w:bCs/>
                <w:color w:val="000000" w:themeColor="text1"/>
                <w:kern w:val="0"/>
                <w:sz w:val="21"/>
                <w:szCs w:val="21"/>
              </w:rPr>
            </w:pPr>
            <w:del w:id="4370" w:author="Si-yuan LIU" w:date="2026-07-24T14:26:00Z" w16du:dateUtc="2026-07-24T06:26:00Z">
              <w:r w:rsidDel="00964E30">
                <w:rPr>
                  <w:rFonts w:hint="eastAsia"/>
                  <w:b/>
                  <w:bCs/>
                  <w:color w:val="000000" w:themeColor="text1"/>
                  <w:kern w:val="0"/>
                  <w:sz w:val="21"/>
                  <w:szCs w:val="21"/>
                </w:rPr>
                <w:delText>手续名称</w:delText>
              </w:r>
            </w:del>
          </w:p>
        </w:tc>
        <w:tc>
          <w:tcPr>
            <w:tcW w:w="608" w:type="pct"/>
            <w:vAlign w:val="center"/>
          </w:tcPr>
          <w:p w14:paraId="1155F9E8" w14:textId="5F681742" w:rsidR="005F457E" w:rsidDel="00964E30" w:rsidRDefault="00000000">
            <w:pPr>
              <w:spacing w:after="0" w:line="240" w:lineRule="auto"/>
              <w:ind w:firstLineChars="0" w:firstLine="0"/>
              <w:jc w:val="center"/>
              <w:textAlignment w:val="auto"/>
              <w:rPr>
                <w:del w:id="4371" w:author="Si-yuan LIU" w:date="2026-07-24T14:26:00Z" w16du:dateUtc="2026-07-24T06:26:00Z"/>
                <w:b/>
                <w:bCs/>
                <w:color w:val="000000" w:themeColor="text1"/>
                <w:kern w:val="0"/>
                <w:sz w:val="21"/>
                <w:szCs w:val="21"/>
              </w:rPr>
            </w:pPr>
            <w:del w:id="4372" w:author="Si-yuan LIU" w:date="2026-07-24T14:26:00Z" w16du:dateUtc="2026-07-24T06:26:00Z">
              <w:r w:rsidDel="00964E30">
                <w:rPr>
                  <w:rFonts w:hint="eastAsia"/>
                  <w:b/>
                  <w:bCs/>
                  <w:color w:val="000000" w:themeColor="text1"/>
                  <w:kern w:val="0"/>
                  <w:sz w:val="21"/>
                  <w:szCs w:val="21"/>
                </w:rPr>
                <w:delText>签发时间</w:delText>
              </w:r>
            </w:del>
          </w:p>
        </w:tc>
        <w:tc>
          <w:tcPr>
            <w:tcW w:w="1018" w:type="pct"/>
            <w:vAlign w:val="center"/>
          </w:tcPr>
          <w:p w14:paraId="2A60E783" w14:textId="41C3C6F6" w:rsidR="005F457E" w:rsidDel="00964E30" w:rsidRDefault="00000000">
            <w:pPr>
              <w:spacing w:after="0" w:line="240" w:lineRule="auto"/>
              <w:ind w:firstLineChars="0" w:firstLine="0"/>
              <w:jc w:val="center"/>
              <w:textAlignment w:val="auto"/>
              <w:rPr>
                <w:del w:id="4373" w:author="Si-yuan LIU" w:date="2026-07-24T14:26:00Z" w16du:dateUtc="2026-07-24T06:26:00Z"/>
                <w:b/>
                <w:bCs/>
                <w:color w:val="000000" w:themeColor="text1"/>
                <w:kern w:val="0"/>
                <w:sz w:val="21"/>
                <w:szCs w:val="21"/>
              </w:rPr>
            </w:pPr>
            <w:del w:id="4374" w:author="Si-yuan LIU" w:date="2026-07-24T14:26:00Z" w16du:dateUtc="2026-07-24T06:26:00Z">
              <w:r w:rsidDel="00964E30">
                <w:rPr>
                  <w:rFonts w:hint="eastAsia"/>
                  <w:b/>
                  <w:bCs/>
                  <w:color w:val="000000" w:themeColor="text1"/>
                  <w:kern w:val="0"/>
                  <w:sz w:val="21"/>
                  <w:szCs w:val="21"/>
                </w:rPr>
                <w:delText>签发机构</w:delText>
              </w:r>
            </w:del>
          </w:p>
        </w:tc>
        <w:tc>
          <w:tcPr>
            <w:tcW w:w="1002" w:type="pct"/>
            <w:vAlign w:val="center"/>
          </w:tcPr>
          <w:p w14:paraId="629E6933" w14:textId="44BC8235" w:rsidR="005F457E" w:rsidDel="00964E30" w:rsidRDefault="00000000">
            <w:pPr>
              <w:spacing w:after="0" w:line="240" w:lineRule="auto"/>
              <w:ind w:firstLineChars="0" w:firstLine="0"/>
              <w:jc w:val="center"/>
              <w:textAlignment w:val="auto"/>
              <w:rPr>
                <w:del w:id="4375" w:author="Si-yuan LIU" w:date="2026-07-24T14:26:00Z" w16du:dateUtc="2026-07-24T06:26:00Z"/>
                <w:b/>
                <w:bCs/>
                <w:color w:val="000000" w:themeColor="text1"/>
                <w:kern w:val="0"/>
                <w:sz w:val="21"/>
                <w:szCs w:val="21"/>
              </w:rPr>
            </w:pPr>
            <w:del w:id="4376" w:author="Si-yuan LIU" w:date="2026-07-24T14:26:00Z" w16du:dateUtc="2026-07-24T06:26:00Z">
              <w:r w:rsidDel="00964E30">
                <w:rPr>
                  <w:rFonts w:hint="eastAsia"/>
                  <w:b/>
                  <w:bCs/>
                  <w:color w:val="000000" w:themeColor="text1"/>
                  <w:kern w:val="0"/>
                  <w:sz w:val="21"/>
                  <w:szCs w:val="21"/>
                </w:rPr>
                <w:delText>文件编号</w:delText>
              </w:r>
            </w:del>
          </w:p>
        </w:tc>
        <w:tc>
          <w:tcPr>
            <w:tcW w:w="334" w:type="pct"/>
            <w:vAlign w:val="center"/>
          </w:tcPr>
          <w:p w14:paraId="7236B6D8" w14:textId="2B4BC96A" w:rsidR="005F457E" w:rsidDel="00964E30" w:rsidRDefault="00000000">
            <w:pPr>
              <w:spacing w:after="0" w:line="240" w:lineRule="auto"/>
              <w:ind w:firstLineChars="0" w:firstLine="0"/>
              <w:jc w:val="center"/>
              <w:textAlignment w:val="auto"/>
              <w:rPr>
                <w:del w:id="4377" w:author="Si-yuan LIU" w:date="2026-07-24T14:26:00Z" w16du:dateUtc="2026-07-24T06:26:00Z"/>
                <w:b/>
                <w:bCs/>
                <w:color w:val="000000" w:themeColor="text1"/>
                <w:kern w:val="0"/>
                <w:sz w:val="21"/>
                <w:szCs w:val="21"/>
              </w:rPr>
            </w:pPr>
            <w:del w:id="4378" w:author="Si-yuan LIU" w:date="2026-07-24T14:26:00Z" w16du:dateUtc="2026-07-24T06:26:00Z">
              <w:r w:rsidDel="00964E30">
                <w:rPr>
                  <w:rFonts w:hint="eastAsia"/>
                  <w:b/>
                  <w:bCs/>
                  <w:color w:val="000000" w:themeColor="text1"/>
                  <w:kern w:val="0"/>
                  <w:sz w:val="21"/>
                  <w:szCs w:val="21"/>
                </w:rPr>
                <w:delText>处理方式</w:delText>
              </w:r>
            </w:del>
          </w:p>
        </w:tc>
        <w:tc>
          <w:tcPr>
            <w:tcW w:w="1030" w:type="pct"/>
            <w:vAlign w:val="center"/>
          </w:tcPr>
          <w:p w14:paraId="38117D32" w14:textId="21ABA141" w:rsidR="005F457E" w:rsidDel="00964E30" w:rsidRDefault="00000000">
            <w:pPr>
              <w:spacing w:after="0" w:line="240" w:lineRule="auto"/>
              <w:ind w:firstLineChars="0" w:firstLine="0"/>
              <w:jc w:val="center"/>
              <w:textAlignment w:val="auto"/>
              <w:rPr>
                <w:del w:id="4379" w:author="Si-yuan LIU" w:date="2026-07-24T14:26:00Z" w16du:dateUtc="2026-07-24T06:26:00Z"/>
                <w:b/>
                <w:bCs/>
                <w:color w:val="000000" w:themeColor="text1"/>
                <w:kern w:val="0"/>
                <w:sz w:val="21"/>
                <w:szCs w:val="21"/>
              </w:rPr>
            </w:pPr>
            <w:del w:id="4380" w:author="Si-yuan LIU" w:date="2026-07-24T14:26:00Z" w16du:dateUtc="2026-07-24T06:26:00Z">
              <w:r w:rsidDel="00964E30">
                <w:rPr>
                  <w:rFonts w:hint="eastAsia"/>
                  <w:b/>
                  <w:bCs/>
                  <w:color w:val="000000" w:themeColor="text1"/>
                  <w:kern w:val="0"/>
                  <w:sz w:val="21"/>
                  <w:szCs w:val="21"/>
                </w:rPr>
                <w:delText>备注</w:delText>
              </w:r>
            </w:del>
          </w:p>
        </w:tc>
      </w:tr>
      <w:tr w:rsidR="005F457E" w:rsidDel="00964E30" w14:paraId="50103F43" w14:textId="78C3E803">
        <w:trPr>
          <w:trHeight w:val="284"/>
          <w:del w:id="4381" w:author="Si-yuan LIU" w:date="2026-07-24T14:26:00Z" w16du:dateUtc="2026-07-24T06:26:00Z"/>
        </w:trPr>
        <w:tc>
          <w:tcPr>
            <w:tcW w:w="195" w:type="pct"/>
            <w:vAlign w:val="center"/>
          </w:tcPr>
          <w:p w14:paraId="28DB5128" w14:textId="7D2F5D0E" w:rsidR="005F457E" w:rsidDel="00964E30" w:rsidRDefault="00000000">
            <w:pPr>
              <w:spacing w:after="0" w:line="240" w:lineRule="auto"/>
              <w:ind w:firstLineChars="0" w:firstLine="0"/>
              <w:textAlignment w:val="auto"/>
              <w:rPr>
                <w:del w:id="4382" w:author="Si-yuan LIU" w:date="2026-07-24T14:26:00Z" w16du:dateUtc="2026-07-24T06:26:00Z"/>
                <w:color w:val="000000" w:themeColor="text1"/>
                <w:kern w:val="0"/>
                <w:sz w:val="21"/>
                <w:szCs w:val="21"/>
              </w:rPr>
            </w:pPr>
            <w:del w:id="4383" w:author="Si-yuan LIU" w:date="2026-07-24T14:26:00Z" w16du:dateUtc="2026-07-24T06:26:00Z">
              <w:r w:rsidDel="00964E30">
                <w:rPr>
                  <w:color w:val="000000" w:themeColor="text1"/>
                  <w:kern w:val="0"/>
                  <w:sz w:val="21"/>
                  <w:szCs w:val="21"/>
                </w:rPr>
                <w:delText>1</w:delText>
              </w:r>
            </w:del>
          </w:p>
        </w:tc>
        <w:tc>
          <w:tcPr>
            <w:tcW w:w="813" w:type="pct"/>
            <w:vAlign w:val="center"/>
          </w:tcPr>
          <w:p w14:paraId="00C53C62" w14:textId="527EFE7E" w:rsidR="005F457E" w:rsidDel="00964E30" w:rsidRDefault="00000000">
            <w:pPr>
              <w:spacing w:after="0" w:line="240" w:lineRule="auto"/>
              <w:ind w:firstLineChars="0" w:firstLine="0"/>
              <w:textAlignment w:val="auto"/>
              <w:rPr>
                <w:del w:id="4384" w:author="Si-yuan LIU" w:date="2026-07-24T14:26:00Z" w16du:dateUtc="2026-07-24T06:26:00Z"/>
                <w:color w:val="000000" w:themeColor="text1"/>
                <w:kern w:val="0"/>
                <w:sz w:val="21"/>
                <w:szCs w:val="21"/>
              </w:rPr>
            </w:pPr>
            <w:del w:id="4385" w:author="Si-yuan LIU" w:date="2026-07-24T14:26:00Z" w16du:dateUtc="2026-07-24T06:26:00Z">
              <w:r w:rsidDel="00964E30">
                <w:rPr>
                  <w:rFonts w:hint="eastAsia"/>
                  <w:color w:val="000000" w:themeColor="text1"/>
                  <w:kern w:val="0"/>
                  <w:sz w:val="21"/>
                  <w:szCs w:val="21"/>
                </w:rPr>
                <w:delText>增值电信业务经营许可证</w:delText>
              </w:r>
            </w:del>
          </w:p>
        </w:tc>
        <w:tc>
          <w:tcPr>
            <w:tcW w:w="608" w:type="pct"/>
            <w:vAlign w:val="center"/>
          </w:tcPr>
          <w:p w14:paraId="29AA2EB4" w14:textId="4C3FC2C9" w:rsidR="005F457E" w:rsidDel="00964E30" w:rsidRDefault="00000000">
            <w:pPr>
              <w:spacing w:after="0" w:line="240" w:lineRule="auto"/>
              <w:ind w:firstLineChars="0" w:firstLine="0"/>
              <w:textAlignment w:val="auto"/>
              <w:rPr>
                <w:del w:id="4386" w:author="Si-yuan LIU" w:date="2026-07-24T14:26:00Z" w16du:dateUtc="2026-07-24T06:26:00Z"/>
                <w:color w:val="000000" w:themeColor="text1"/>
                <w:kern w:val="0"/>
                <w:sz w:val="21"/>
                <w:szCs w:val="21"/>
              </w:rPr>
            </w:pPr>
            <w:del w:id="4387" w:author="Si-yuan LIU" w:date="2026-07-24T14:26:00Z" w16du:dateUtc="2026-07-24T06:26:00Z">
              <w:r w:rsidDel="00964E30">
                <w:rPr>
                  <w:color w:val="000000" w:themeColor="text1"/>
                  <w:kern w:val="0"/>
                  <w:sz w:val="21"/>
                  <w:szCs w:val="21"/>
                </w:rPr>
                <w:delText>2022</w:delText>
              </w:r>
              <w:r w:rsidDel="00964E30">
                <w:rPr>
                  <w:rFonts w:hint="eastAsia"/>
                  <w:color w:val="000000" w:themeColor="text1"/>
                  <w:kern w:val="0"/>
                  <w:sz w:val="21"/>
                  <w:szCs w:val="21"/>
                </w:rPr>
                <w:delText>年</w:delText>
              </w:r>
              <w:r w:rsidDel="00964E30">
                <w:rPr>
                  <w:color w:val="000000" w:themeColor="text1"/>
                  <w:kern w:val="0"/>
                  <w:sz w:val="21"/>
                  <w:szCs w:val="21"/>
                </w:rPr>
                <w:delText>11</w:delText>
              </w:r>
              <w:r w:rsidDel="00964E30">
                <w:rPr>
                  <w:rFonts w:hint="eastAsia"/>
                  <w:color w:val="000000" w:themeColor="text1"/>
                  <w:kern w:val="0"/>
                  <w:sz w:val="21"/>
                  <w:szCs w:val="21"/>
                </w:rPr>
                <w:delText>月</w:delText>
              </w:r>
              <w:r w:rsidDel="00964E30">
                <w:rPr>
                  <w:color w:val="000000" w:themeColor="text1"/>
                  <w:kern w:val="0"/>
                  <w:sz w:val="21"/>
                  <w:szCs w:val="21"/>
                </w:rPr>
                <w:delText>14</w:delText>
              </w:r>
              <w:r w:rsidDel="00964E30">
                <w:rPr>
                  <w:rFonts w:hint="eastAsia"/>
                  <w:color w:val="000000" w:themeColor="text1"/>
                  <w:kern w:val="0"/>
                  <w:sz w:val="21"/>
                  <w:szCs w:val="21"/>
                </w:rPr>
                <w:delText>日</w:delText>
              </w:r>
            </w:del>
          </w:p>
        </w:tc>
        <w:tc>
          <w:tcPr>
            <w:tcW w:w="1018" w:type="pct"/>
            <w:vAlign w:val="center"/>
          </w:tcPr>
          <w:p w14:paraId="00CE8497" w14:textId="0A110605" w:rsidR="005F457E" w:rsidDel="00964E30" w:rsidRDefault="00000000">
            <w:pPr>
              <w:spacing w:after="0" w:line="240" w:lineRule="auto"/>
              <w:ind w:firstLineChars="0" w:firstLine="0"/>
              <w:textAlignment w:val="auto"/>
              <w:rPr>
                <w:del w:id="4388" w:author="Si-yuan LIU" w:date="2026-07-24T14:26:00Z" w16du:dateUtc="2026-07-24T06:26:00Z"/>
                <w:color w:val="000000" w:themeColor="text1"/>
                <w:kern w:val="0"/>
                <w:sz w:val="21"/>
                <w:szCs w:val="21"/>
              </w:rPr>
            </w:pPr>
            <w:del w:id="4389" w:author="Si-yuan LIU" w:date="2026-07-24T14:26:00Z" w16du:dateUtc="2026-07-24T06:26:00Z">
              <w:r w:rsidDel="00964E30">
                <w:rPr>
                  <w:rFonts w:hint="eastAsia"/>
                  <w:color w:val="000000" w:themeColor="text1"/>
                  <w:kern w:val="0"/>
                  <w:sz w:val="21"/>
                  <w:szCs w:val="21"/>
                </w:rPr>
                <w:delText>中华人民共和国工业和信息化部</w:delText>
              </w:r>
            </w:del>
          </w:p>
        </w:tc>
        <w:tc>
          <w:tcPr>
            <w:tcW w:w="1002" w:type="pct"/>
            <w:vAlign w:val="center"/>
          </w:tcPr>
          <w:p w14:paraId="0DC141A1" w14:textId="5F2C3F30" w:rsidR="005F457E" w:rsidDel="00964E30" w:rsidRDefault="00000000">
            <w:pPr>
              <w:spacing w:after="0" w:line="240" w:lineRule="auto"/>
              <w:ind w:firstLineChars="0" w:firstLine="0"/>
              <w:textAlignment w:val="auto"/>
              <w:rPr>
                <w:del w:id="4390" w:author="Si-yuan LIU" w:date="2026-07-24T14:26:00Z" w16du:dateUtc="2026-07-24T06:26:00Z"/>
                <w:color w:val="000000" w:themeColor="text1"/>
                <w:kern w:val="0"/>
                <w:sz w:val="21"/>
                <w:szCs w:val="21"/>
              </w:rPr>
            </w:pPr>
            <w:del w:id="4391" w:author="Si-yuan LIU" w:date="2026-07-24T14:26:00Z" w16du:dateUtc="2026-07-24T06:26:00Z">
              <w:r w:rsidDel="00964E30">
                <w:rPr>
                  <w:color w:val="000000" w:themeColor="text1"/>
                  <w:kern w:val="0"/>
                  <w:sz w:val="21"/>
                  <w:szCs w:val="21"/>
                </w:rPr>
                <w:delText>B1-20224994</w:delText>
              </w:r>
            </w:del>
          </w:p>
        </w:tc>
        <w:tc>
          <w:tcPr>
            <w:tcW w:w="334" w:type="pct"/>
            <w:vAlign w:val="center"/>
          </w:tcPr>
          <w:p w14:paraId="49FF7220" w14:textId="50394BDA" w:rsidR="005F457E" w:rsidDel="00964E30" w:rsidRDefault="00000000">
            <w:pPr>
              <w:spacing w:after="0" w:line="240" w:lineRule="auto"/>
              <w:ind w:firstLineChars="0" w:firstLine="0"/>
              <w:textAlignment w:val="auto"/>
              <w:rPr>
                <w:del w:id="4392" w:author="Si-yuan LIU" w:date="2026-07-24T14:26:00Z" w16du:dateUtc="2026-07-24T06:26:00Z"/>
                <w:color w:val="000000" w:themeColor="text1"/>
                <w:kern w:val="0"/>
                <w:sz w:val="21"/>
                <w:szCs w:val="21"/>
              </w:rPr>
            </w:pPr>
            <w:del w:id="4393" w:author="Si-yuan LIU" w:date="2026-07-24T14:26:00Z" w16du:dateUtc="2026-07-24T06:26:00Z">
              <w:r w:rsidDel="00964E30">
                <w:rPr>
                  <w:rFonts w:hint="eastAsia"/>
                  <w:color w:val="000000" w:themeColor="text1"/>
                  <w:kern w:val="0"/>
                  <w:sz w:val="21"/>
                  <w:szCs w:val="21"/>
                </w:rPr>
                <w:delText>正常办理</w:delText>
              </w:r>
            </w:del>
          </w:p>
        </w:tc>
        <w:tc>
          <w:tcPr>
            <w:tcW w:w="1030" w:type="pct"/>
            <w:vAlign w:val="center"/>
          </w:tcPr>
          <w:p w14:paraId="67CA1EE6" w14:textId="58F2E18E" w:rsidR="005F457E" w:rsidDel="00964E30" w:rsidRDefault="00000000">
            <w:pPr>
              <w:spacing w:after="0" w:line="240" w:lineRule="auto"/>
              <w:ind w:firstLineChars="0" w:firstLine="0"/>
              <w:textAlignment w:val="auto"/>
              <w:rPr>
                <w:del w:id="4394" w:author="Si-yuan LIU" w:date="2026-07-24T14:26:00Z" w16du:dateUtc="2026-07-24T06:26:00Z"/>
                <w:color w:val="000000" w:themeColor="text1"/>
                <w:kern w:val="0"/>
                <w:sz w:val="21"/>
                <w:szCs w:val="21"/>
              </w:rPr>
            </w:pPr>
            <w:del w:id="4395" w:author="Si-yuan LIU" w:date="2026-07-24T14:26:00Z" w16du:dateUtc="2026-07-24T06:26:00Z">
              <w:r w:rsidDel="00964E30">
                <w:rPr>
                  <w:rFonts w:hint="eastAsia"/>
                  <w:color w:val="000000" w:themeColor="text1"/>
                  <w:kern w:val="0"/>
                  <w:sz w:val="21"/>
                  <w:szCs w:val="21"/>
                </w:rPr>
                <w:delText>奥融科技许可。见附件</w:delText>
              </w:r>
              <w:r w:rsidDel="00964E30">
                <w:rPr>
                  <w:color w:val="000000" w:themeColor="text1"/>
                  <w:kern w:val="0"/>
                  <w:sz w:val="21"/>
                  <w:szCs w:val="21"/>
                </w:rPr>
                <w:delText>13-10-1</w:delText>
              </w:r>
            </w:del>
          </w:p>
        </w:tc>
      </w:tr>
      <w:tr w:rsidR="005F457E" w:rsidDel="00964E30" w14:paraId="129CA3D4" w14:textId="26EDEA71">
        <w:trPr>
          <w:trHeight w:val="284"/>
          <w:del w:id="4396" w:author="Si-yuan LIU" w:date="2026-07-24T14:26:00Z" w16du:dateUtc="2026-07-24T06:26:00Z"/>
        </w:trPr>
        <w:tc>
          <w:tcPr>
            <w:tcW w:w="195" w:type="pct"/>
            <w:vAlign w:val="center"/>
          </w:tcPr>
          <w:p w14:paraId="1BAFF11D" w14:textId="7A5C9B9B" w:rsidR="005F457E" w:rsidDel="00964E30" w:rsidRDefault="00000000">
            <w:pPr>
              <w:spacing w:after="0" w:line="240" w:lineRule="auto"/>
              <w:ind w:firstLineChars="0" w:firstLine="0"/>
              <w:textAlignment w:val="auto"/>
              <w:rPr>
                <w:del w:id="4397" w:author="Si-yuan LIU" w:date="2026-07-24T14:26:00Z" w16du:dateUtc="2026-07-24T06:26:00Z"/>
                <w:color w:val="000000" w:themeColor="text1"/>
                <w:kern w:val="0"/>
                <w:sz w:val="21"/>
                <w:szCs w:val="21"/>
              </w:rPr>
            </w:pPr>
            <w:del w:id="4398" w:author="Si-yuan LIU" w:date="2026-07-24T14:26:00Z" w16du:dateUtc="2026-07-24T06:26:00Z">
              <w:r w:rsidDel="00964E30">
                <w:rPr>
                  <w:color w:val="000000" w:themeColor="text1"/>
                  <w:kern w:val="0"/>
                  <w:sz w:val="21"/>
                  <w:szCs w:val="21"/>
                </w:rPr>
                <w:delText>2</w:delText>
              </w:r>
            </w:del>
          </w:p>
        </w:tc>
        <w:tc>
          <w:tcPr>
            <w:tcW w:w="813" w:type="pct"/>
            <w:vAlign w:val="center"/>
          </w:tcPr>
          <w:p w14:paraId="47C1963D" w14:textId="6FD343D9" w:rsidR="005F457E" w:rsidDel="00964E30" w:rsidRDefault="00000000">
            <w:pPr>
              <w:spacing w:after="0" w:line="240" w:lineRule="auto"/>
              <w:ind w:firstLineChars="0" w:firstLine="0"/>
              <w:textAlignment w:val="auto"/>
              <w:rPr>
                <w:del w:id="4399" w:author="Si-yuan LIU" w:date="2026-07-24T14:26:00Z" w16du:dateUtc="2026-07-24T06:26:00Z"/>
                <w:color w:val="000000" w:themeColor="text1"/>
                <w:kern w:val="0"/>
                <w:sz w:val="21"/>
                <w:szCs w:val="21"/>
              </w:rPr>
            </w:pPr>
            <w:del w:id="4400" w:author="Si-yuan LIU" w:date="2026-07-24T14:26:00Z" w16du:dateUtc="2026-07-24T06:26:00Z">
              <w:r w:rsidDel="00964E30">
                <w:rPr>
                  <w:rFonts w:hint="eastAsia"/>
                  <w:color w:val="000000" w:themeColor="text1"/>
                  <w:kern w:val="0"/>
                  <w:sz w:val="21"/>
                  <w:szCs w:val="21"/>
                </w:rPr>
                <w:delText>增值电信业务经营许可证</w:delText>
              </w:r>
            </w:del>
          </w:p>
        </w:tc>
        <w:tc>
          <w:tcPr>
            <w:tcW w:w="608" w:type="pct"/>
            <w:vAlign w:val="center"/>
          </w:tcPr>
          <w:p w14:paraId="68AD7E8B" w14:textId="277A6B9F" w:rsidR="005F457E" w:rsidDel="00964E30" w:rsidRDefault="00000000">
            <w:pPr>
              <w:spacing w:after="0" w:line="240" w:lineRule="auto"/>
              <w:ind w:firstLineChars="0" w:firstLine="0"/>
              <w:textAlignment w:val="auto"/>
              <w:rPr>
                <w:del w:id="4401" w:author="Si-yuan LIU" w:date="2026-07-24T14:26:00Z" w16du:dateUtc="2026-07-24T06:26:00Z"/>
                <w:color w:val="000000" w:themeColor="text1"/>
                <w:kern w:val="0"/>
                <w:sz w:val="21"/>
                <w:szCs w:val="21"/>
              </w:rPr>
            </w:pPr>
            <w:del w:id="4402" w:author="Si-yuan LIU" w:date="2026-07-24T14:26:00Z" w16du:dateUtc="2026-07-24T06:26:00Z">
              <w:r w:rsidDel="00964E30">
                <w:rPr>
                  <w:color w:val="000000" w:themeColor="text1"/>
                  <w:kern w:val="0"/>
                  <w:sz w:val="21"/>
                  <w:szCs w:val="21"/>
                </w:rPr>
                <w:delText>2024</w:delText>
              </w:r>
              <w:r w:rsidDel="00964E30">
                <w:rPr>
                  <w:rFonts w:hint="eastAsia"/>
                  <w:color w:val="000000" w:themeColor="text1"/>
                  <w:kern w:val="0"/>
                  <w:sz w:val="21"/>
                  <w:szCs w:val="21"/>
                </w:rPr>
                <w:delText>年</w:delText>
              </w:r>
              <w:r w:rsidDel="00964E30">
                <w:rPr>
                  <w:color w:val="000000" w:themeColor="text1"/>
                  <w:kern w:val="0"/>
                  <w:sz w:val="21"/>
                  <w:szCs w:val="21"/>
                </w:rPr>
                <w:delText>9</w:delText>
              </w:r>
              <w:r w:rsidDel="00964E30">
                <w:rPr>
                  <w:rFonts w:hint="eastAsia"/>
                  <w:color w:val="000000" w:themeColor="text1"/>
                  <w:kern w:val="0"/>
                  <w:sz w:val="21"/>
                  <w:szCs w:val="21"/>
                </w:rPr>
                <w:delText>月</w:delText>
              </w:r>
              <w:r w:rsidDel="00964E30">
                <w:rPr>
                  <w:color w:val="000000" w:themeColor="text1"/>
                  <w:kern w:val="0"/>
                  <w:sz w:val="21"/>
                  <w:szCs w:val="21"/>
                </w:rPr>
                <w:delText>3</w:delText>
              </w:r>
              <w:r w:rsidDel="00964E30">
                <w:rPr>
                  <w:rFonts w:hint="eastAsia"/>
                  <w:color w:val="000000" w:themeColor="text1"/>
                  <w:kern w:val="0"/>
                  <w:sz w:val="21"/>
                  <w:szCs w:val="21"/>
                </w:rPr>
                <w:delText>日</w:delText>
              </w:r>
            </w:del>
          </w:p>
        </w:tc>
        <w:tc>
          <w:tcPr>
            <w:tcW w:w="1018" w:type="pct"/>
            <w:vAlign w:val="center"/>
          </w:tcPr>
          <w:p w14:paraId="62DC9946" w14:textId="1E308265" w:rsidR="005F457E" w:rsidDel="00964E30" w:rsidRDefault="00000000">
            <w:pPr>
              <w:spacing w:after="0" w:line="240" w:lineRule="auto"/>
              <w:ind w:firstLineChars="0" w:firstLine="0"/>
              <w:textAlignment w:val="auto"/>
              <w:rPr>
                <w:del w:id="4403" w:author="Si-yuan LIU" w:date="2026-07-24T14:26:00Z" w16du:dateUtc="2026-07-24T06:26:00Z"/>
                <w:color w:val="000000" w:themeColor="text1"/>
                <w:kern w:val="0"/>
                <w:sz w:val="21"/>
                <w:szCs w:val="21"/>
              </w:rPr>
            </w:pPr>
            <w:del w:id="4404" w:author="Si-yuan LIU" w:date="2026-07-24T14:26:00Z" w16du:dateUtc="2026-07-24T06:26:00Z">
              <w:r w:rsidDel="00964E30">
                <w:rPr>
                  <w:rFonts w:hint="eastAsia"/>
                  <w:color w:val="000000" w:themeColor="text1"/>
                  <w:kern w:val="0"/>
                  <w:sz w:val="21"/>
                  <w:szCs w:val="21"/>
                </w:rPr>
                <w:delText>中华人民共和国工业和信息化部</w:delText>
              </w:r>
            </w:del>
          </w:p>
        </w:tc>
        <w:tc>
          <w:tcPr>
            <w:tcW w:w="1002" w:type="pct"/>
            <w:vAlign w:val="center"/>
          </w:tcPr>
          <w:p w14:paraId="43F0F928" w14:textId="1BA76965" w:rsidR="005F457E" w:rsidDel="00964E30" w:rsidRDefault="00000000">
            <w:pPr>
              <w:spacing w:after="0" w:line="240" w:lineRule="auto"/>
              <w:ind w:firstLineChars="0" w:firstLine="0"/>
              <w:textAlignment w:val="auto"/>
              <w:rPr>
                <w:del w:id="4405" w:author="Si-yuan LIU" w:date="2026-07-24T14:26:00Z" w16du:dateUtc="2026-07-24T06:26:00Z"/>
                <w:color w:val="000000" w:themeColor="text1"/>
                <w:kern w:val="0"/>
                <w:sz w:val="21"/>
                <w:szCs w:val="21"/>
              </w:rPr>
            </w:pPr>
            <w:del w:id="4406" w:author="Si-yuan LIU" w:date="2026-07-24T14:26:00Z" w16du:dateUtc="2026-07-24T06:26:00Z">
              <w:r w:rsidDel="00964E30">
                <w:rPr>
                  <w:color w:val="000000" w:themeColor="text1"/>
                  <w:kern w:val="0"/>
                  <w:sz w:val="21"/>
                  <w:szCs w:val="21"/>
                </w:rPr>
                <w:delText>A2.B1-20150064</w:delText>
              </w:r>
            </w:del>
          </w:p>
        </w:tc>
        <w:tc>
          <w:tcPr>
            <w:tcW w:w="334" w:type="pct"/>
            <w:vAlign w:val="center"/>
          </w:tcPr>
          <w:p w14:paraId="0E934E7F" w14:textId="3CF8A623" w:rsidR="005F457E" w:rsidDel="00964E30" w:rsidRDefault="00000000">
            <w:pPr>
              <w:spacing w:after="0" w:line="240" w:lineRule="auto"/>
              <w:ind w:firstLineChars="0" w:firstLine="0"/>
              <w:textAlignment w:val="auto"/>
              <w:rPr>
                <w:del w:id="4407" w:author="Si-yuan LIU" w:date="2026-07-24T14:26:00Z" w16du:dateUtc="2026-07-24T06:26:00Z"/>
                <w:color w:val="000000" w:themeColor="text1"/>
                <w:kern w:val="0"/>
                <w:sz w:val="21"/>
                <w:szCs w:val="21"/>
              </w:rPr>
            </w:pPr>
            <w:del w:id="4408" w:author="Si-yuan LIU" w:date="2026-07-24T14:26:00Z" w16du:dateUtc="2026-07-24T06:26:00Z">
              <w:r w:rsidDel="00964E30">
                <w:rPr>
                  <w:rFonts w:hint="eastAsia"/>
                  <w:color w:val="000000" w:themeColor="text1"/>
                  <w:kern w:val="0"/>
                  <w:sz w:val="21"/>
                  <w:szCs w:val="21"/>
                </w:rPr>
                <w:delText>正常办理</w:delText>
              </w:r>
            </w:del>
          </w:p>
        </w:tc>
        <w:tc>
          <w:tcPr>
            <w:tcW w:w="1030" w:type="pct"/>
            <w:vAlign w:val="center"/>
          </w:tcPr>
          <w:p w14:paraId="4437253E" w14:textId="31F88AB4" w:rsidR="005F457E" w:rsidDel="00964E30" w:rsidRDefault="00000000">
            <w:pPr>
              <w:spacing w:after="0" w:line="240" w:lineRule="auto"/>
              <w:ind w:firstLineChars="0" w:firstLine="0"/>
              <w:textAlignment w:val="auto"/>
              <w:rPr>
                <w:del w:id="4409" w:author="Si-yuan LIU" w:date="2026-07-24T14:26:00Z" w16du:dateUtc="2026-07-24T06:26:00Z"/>
                <w:color w:val="000000" w:themeColor="text1"/>
                <w:kern w:val="0"/>
                <w:sz w:val="21"/>
                <w:szCs w:val="21"/>
              </w:rPr>
            </w:pPr>
            <w:del w:id="4410" w:author="Si-yuan LIU" w:date="2026-07-24T14:26:00Z" w16du:dateUtc="2026-07-24T06:26:00Z">
              <w:r w:rsidDel="00964E30">
                <w:rPr>
                  <w:rFonts w:hint="eastAsia"/>
                  <w:color w:val="000000" w:themeColor="text1"/>
                  <w:kern w:val="0"/>
                  <w:sz w:val="21"/>
                  <w:szCs w:val="21"/>
                </w:rPr>
                <w:delText>奥飞数据许可。见附件</w:delText>
              </w:r>
              <w:r w:rsidDel="00964E30">
                <w:rPr>
                  <w:color w:val="000000" w:themeColor="text1"/>
                  <w:kern w:val="0"/>
                  <w:sz w:val="21"/>
                  <w:szCs w:val="21"/>
                </w:rPr>
                <w:delText>13-10-2</w:delText>
              </w:r>
            </w:del>
          </w:p>
        </w:tc>
      </w:tr>
      <w:tr w:rsidR="005F457E" w:rsidDel="00964E30" w14:paraId="495F917E" w14:textId="4B2543F9">
        <w:trPr>
          <w:trHeight w:val="284"/>
          <w:del w:id="4411" w:author="Si-yuan LIU" w:date="2026-07-24T14:26:00Z" w16du:dateUtc="2026-07-24T06:26:00Z"/>
        </w:trPr>
        <w:tc>
          <w:tcPr>
            <w:tcW w:w="195" w:type="pct"/>
            <w:vAlign w:val="center"/>
          </w:tcPr>
          <w:p w14:paraId="22DA78C2" w14:textId="2B2016F2" w:rsidR="005F457E" w:rsidDel="00964E30" w:rsidRDefault="00000000">
            <w:pPr>
              <w:spacing w:after="0" w:line="240" w:lineRule="auto"/>
              <w:ind w:firstLineChars="0" w:firstLine="0"/>
              <w:textAlignment w:val="auto"/>
              <w:rPr>
                <w:del w:id="4412" w:author="Si-yuan LIU" w:date="2026-07-24T14:26:00Z" w16du:dateUtc="2026-07-24T06:26:00Z"/>
                <w:color w:val="000000" w:themeColor="text1"/>
                <w:kern w:val="0"/>
                <w:sz w:val="21"/>
                <w:szCs w:val="21"/>
              </w:rPr>
            </w:pPr>
            <w:del w:id="4413" w:author="Si-yuan LIU" w:date="2026-07-24T14:26:00Z" w16du:dateUtc="2026-07-24T06:26:00Z">
              <w:r w:rsidDel="00964E30">
                <w:rPr>
                  <w:rFonts w:hint="eastAsia"/>
                  <w:color w:val="000000" w:themeColor="text1"/>
                  <w:kern w:val="0"/>
                  <w:sz w:val="21"/>
                  <w:szCs w:val="21"/>
                </w:rPr>
                <w:delText>3</w:delText>
              </w:r>
            </w:del>
          </w:p>
        </w:tc>
        <w:tc>
          <w:tcPr>
            <w:tcW w:w="813" w:type="pct"/>
            <w:vAlign w:val="center"/>
          </w:tcPr>
          <w:p w14:paraId="32576BBE" w14:textId="38AB1BBB" w:rsidR="005F457E" w:rsidDel="00964E30" w:rsidRDefault="00000000">
            <w:pPr>
              <w:spacing w:after="0" w:line="240" w:lineRule="auto"/>
              <w:ind w:firstLineChars="0" w:firstLine="0"/>
              <w:textAlignment w:val="auto"/>
              <w:rPr>
                <w:del w:id="4414" w:author="Si-yuan LIU" w:date="2026-07-24T14:26:00Z" w16du:dateUtc="2026-07-24T06:26:00Z"/>
                <w:color w:val="000000" w:themeColor="text1"/>
                <w:kern w:val="0"/>
                <w:sz w:val="21"/>
                <w:szCs w:val="21"/>
              </w:rPr>
            </w:pPr>
            <w:del w:id="4415" w:author="Si-yuan LIU" w:date="2026-07-24T14:26:00Z" w16du:dateUtc="2026-07-24T06:26:00Z">
              <w:r w:rsidDel="00964E30">
                <w:rPr>
                  <w:color w:val="000000" w:themeColor="text1"/>
                  <w:kern w:val="0"/>
                  <w:sz w:val="21"/>
                  <w:szCs w:val="21"/>
                </w:rPr>
                <w:delText>信息系统安全等级保护备案证明</w:delText>
              </w:r>
            </w:del>
          </w:p>
        </w:tc>
        <w:tc>
          <w:tcPr>
            <w:tcW w:w="608" w:type="pct"/>
            <w:vAlign w:val="center"/>
          </w:tcPr>
          <w:p w14:paraId="5ECD1384" w14:textId="66F2A332" w:rsidR="005F457E" w:rsidDel="00964E30" w:rsidRDefault="00000000">
            <w:pPr>
              <w:spacing w:after="0" w:line="240" w:lineRule="auto"/>
              <w:ind w:firstLineChars="0" w:firstLine="0"/>
              <w:textAlignment w:val="auto"/>
              <w:rPr>
                <w:del w:id="4416" w:author="Si-yuan LIU" w:date="2026-07-24T14:26:00Z" w16du:dateUtc="2026-07-24T06:26:00Z"/>
                <w:color w:val="000000" w:themeColor="text1"/>
                <w:kern w:val="0"/>
                <w:sz w:val="21"/>
                <w:szCs w:val="21"/>
              </w:rPr>
            </w:pPr>
            <w:del w:id="4417" w:author="Si-yuan LIU" w:date="2026-07-24T14:26:00Z" w16du:dateUtc="2026-07-24T06:26:00Z">
              <w:r w:rsidDel="00964E30">
                <w:rPr>
                  <w:color w:val="000000" w:themeColor="text1"/>
                  <w:kern w:val="0"/>
                  <w:sz w:val="21"/>
                  <w:szCs w:val="21"/>
                </w:rPr>
                <w:delText>2023</w:delText>
              </w:r>
              <w:r w:rsidDel="00964E30">
                <w:rPr>
                  <w:color w:val="000000" w:themeColor="text1"/>
                  <w:kern w:val="0"/>
                  <w:sz w:val="21"/>
                  <w:szCs w:val="21"/>
                </w:rPr>
                <w:delText>年</w:delText>
              </w:r>
              <w:r w:rsidDel="00964E30">
                <w:rPr>
                  <w:color w:val="000000" w:themeColor="text1"/>
                  <w:kern w:val="0"/>
                  <w:sz w:val="21"/>
                  <w:szCs w:val="21"/>
                </w:rPr>
                <w:delText>4</w:delText>
              </w:r>
              <w:r w:rsidDel="00964E30">
                <w:rPr>
                  <w:color w:val="000000" w:themeColor="text1"/>
                  <w:kern w:val="0"/>
                  <w:sz w:val="21"/>
                  <w:szCs w:val="21"/>
                </w:rPr>
                <w:delText>月</w:delText>
              </w:r>
              <w:r w:rsidDel="00964E30">
                <w:rPr>
                  <w:color w:val="000000" w:themeColor="text1"/>
                  <w:kern w:val="0"/>
                  <w:sz w:val="21"/>
                  <w:szCs w:val="21"/>
                </w:rPr>
                <w:delText>18</w:delText>
              </w:r>
              <w:r w:rsidDel="00964E30">
                <w:rPr>
                  <w:color w:val="000000" w:themeColor="text1"/>
                  <w:kern w:val="0"/>
                  <w:sz w:val="21"/>
                  <w:szCs w:val="21"/>
                </w:rPr>
                <w:delText>日</w:delText>
              </w:r>
            </w:del>
          </w:p>
        </w:tc>
        <w:tc>
          <w:tcPr>
            <w:tcW w:w="1018" w:type="pct"/>
            <w:vAlign w:val="center"/>
          </w:tcPr>
          <w:p w14:paraId="7C729155" w14:textId="0F56319E" w:rsidR="005F457E" w:rsidDel="00964E30" w:rsidRDefault="00000000">
            <w:pPr>
              <w:spacing w:after="0" w:line="240" w:lineRule="auto"/>
              <w:ind w:firstLineChars="0" w:firstLine="0"/>
              <w:textAlignment w:val="auto"/>
              <w:rPr>
                <w:del w:id="4418" w:author="Si-yuan LIU" w:date="2026-07-24T14:26:00Z" w16du:dateUtc="2026-07-24T06:26:00Z"/>
                <w:color w:val="000000" w:themeColor="text1"/>
                <w:kern w:val="0"/>
                <w:sz w:val="21"/>
                <w:szCs w:val="21"/>
              </w:rPr>
            </w:pPr>
            <w:del w:id="4419" w:author="Si-yuan LIU" w:date="2026-07-24T14:26:00Z" w16du:dateUtc="2026-07-24T06:26:00Z">
              <w:r w:rsidDel="00964E30">
                <w:rPr>
                  <w:rFonts w:hint="eastAsia"/>
                  <w:color w:val="000000" w:themeColor="text1"/>
                  <w:kern w:val="0"/>
                  <w:sz w:val="21"/>
                  <w:szCs w:val="21"/>
                </w:rPr>
                <w:delText>广州市公安局</w:delText>
              </w:r>
            </w:del>
          </w:p>
        </w:tc>
        <w:tc>
          <w:tcPr>
            <w:tcW w:w="1002" w:type="pct"/>
            <w:vAlign w:val="center"/>
          </w:tcPr>
          <w:p w14:paraId="523E56AD" w14:textId="1B2DE8A7" w:rsidR="005F457E" w:rsidDel="00964E30" w:rsidRDefault="00000000">
            <w:pPr>
              <w:spacing w:after="0" w:line="240" w:lineRule="auto"/>
              <w:ind w:firstLineChars="0" w:firstLine="0"/>
              <w:textAlignment w:val="auto"/>
              <w:rPr>
                <w:del w:id="4420" w:author="Si-yuan LIU" w:date="2026-07-24T14:26:00Z" w16du:dateUtc="2026-07-24T06:26:00Z"/>
                <w:color w:val="000000" w:themeColor="text1"/>
                <w:kern w:val="0"/>
                <w:sz w:val="21"/>
                <w:szCs w:val="21"/>
              </w:rPr>
            </w:pPr>
            <w:del w:id="4421" w:author="Si-yuan LIU" w:date="2026-07-24T14:26:00Z" w16du:dateUtc="2026-07-24T06:26:00Z">
              <w:r w:rsidDel="00964E30">
                <w:rPr>
                  <w:color w:val="000000" w:themeColor="text1"/>
                  <w:kern w:val="0"/>
                  <w:sz w:val="21"/>
                  <w:szCs w:val="21"/>
                </w:rPr>
                <w:delText>4401151338500015</w:delText>
              </w:r>
            </w:del>
          </w:p>
        </w:tc>
        <w:tc>
          <w:tcPr>
            <w:tcW w:w="334" w:type="pct"/>
            <w:vAlign w:val="center"/>
          </w:tcPr>
          <w:p w14:paraId="3C8FFACC" w14:textId="63FE1F63" w:rsidR="005F457E" w:rsidDel="00964E30" w:rsidRDefault="00000000">
            <w:pPr>
              <w:spacing w:after="0" w:line="240" w:lineRule="auto"/>
              <w:ind w:firstLineChars="0" w:firstLine="0"/>
              <w:textAlignment w:val="auto"/>
              <w:rPr>
                <w:del w:id="4422" w:author="Si-yuan LIU" w:date="2026-07-24T14:26:00Z" w16du:dateUtc="2026-07-24T06:26:00Z"/>
                <w:color w:val="000000" w:themeColor="text1"/>
                <w:kern w:val="0"/>
                <w:sz w:val="21"/>
                <w:szCs w:val="21"/>
              </w:rPr>
            </w:pPr>
            <w:del w:id="4423" w:author="Si-yuan LIU" w:date="2026-07-24T14:26:00Z" w16du:dateUtc="2026-07-24T06:26:00Z">
              <w:r w:rsidDel="00964E30">
                <w:rPr>
                  <w:rFonts w:hint="eastAsia"/>
                  <w:color w:val="000000" w:themeColor="text1"/>
                  <w:kern w:val="0"/>
                  <w:sz w:val="21"/>
                  <w:szCs w:val="21"/>
                </w:rPr>
                <w:delText>正常办理</w:delText>
              </w:r>
            </w:del>
          </w:p>
        </w:tc>
        <w:tc>
          <w:tcPr>
            <w:tcW w:w="1030" w:type="pct"/>
            <w:vAlign w:val="center"/>
          </w:tcPr>
          <w:p w14:paraId="7A9536AD" w14:textId="008D6340" w:rsidR="005F457E" w:rsidDel="00964E30" w:rsidRDefault="00000000">
            <w:pPr>
              <w:spacing w:after="0" w:line="240" w:lineRule="auto"/>
              <w:ind w:firstLineChars="0" w:firstLine="0"/>
              <w:textAlignment w:val="auto"/>
              <w:rPr>
                <w:del w:id="4424" w:author="Si-yuan LIU" w:date="2026-07-24T14:26:00Z" w16du:dateUtc="2026-07-24T06:26:00Z"/>
                <w:color w:val="000000" w:themeColor="text1"/>
                <w:kern w:val="0"/>
                <w:sz w:val="21"/>
                <w:szCs w:val="21"/>
              </w:rPr>
            </w:pPr>
            <w:del w:id="4425" w:author="Si-yuan LIU" w:date="2026-07-24T14:26:00Z" w16du:dateUtc="2026-07-24T06:26:00Z">
              <w:r w:rsidDel="00964E30">
                <w:rPr>
                  <w:rFonts w:hint="eastAsia"/>
                  <w:color w:val="000000" w:themeColor="text1"/>
                  <w:kern w:val="0"/>
                  <w:sz w:val="21"/>
                  <w:szCs w:val="21"/>
                </w:rPr>
                <w:delText>第三级。见附件</w:delText>
              </w:r>
              <w:r w:rsidDel="00964E30">
                <w:rPr>
                  <w:color w:val="000000" w:themeColor="text1"/>
                  <w:kern w:val="0"/>
                  <w:sz w:val="21"/>
                  <w:szCs w:val="21"/>
                </w:rPr>
                <w:delText>13-10-</w:delText>
              </w:r>
              <w:r w:rsidDel="00964E30">
                <w:rPr>
                  <w:rFonts w:hint="eastAsia"/>
                  <w:color w:val="000000" w:themeColor="text1"/>
                  <w:kern w:val="0"/>
                  <w:sz w:val="21"/>
                  <w:szCs w:val="21"/>
                </w:rPr>
                <w:delText>3</w:delText>
              </w:r>
            </w:del>
          </w:p>
        </w:tc>
      </w:tr>
    </w:tbl>
    <w:p w14:paraId="1A57C1C9" w14:textId="32380688" w:rsidR="005F457E" w:rsidDel="00964E30" w:rsidRDefault="00000000">
      <w:pPr>
        <w:spacing w:after="0" w:line="312" w:lineRule="auto"/>
        <w:ind w:firstLine="480"/>
        <w:rPr>
          <w:del w:id="4426" w:author="Si-yuan LIU" w:date="2026-07-24T14:26:00Z" w16du:dateUtc="2026-07-24T06:26:00Z"/>
          <w:color w:val="000000" w:themeColor="text1"/>
          <w:szCs w:val="24"/>
        </w:rPr>
      </w:pPr>
      <w:del w:id="4427" w:author="Si-yuan LIU" w:date="2026-07-24T14:26:00Z" w16du:dateUtc="2026-07-24T06:26:00Z">
        <w:r w:rsidDel="00964E30">
          <w:rPr>
            <w:color w:val="000000" w:themeColor="text1"/>
            <w:szCs w:val="24"/>
          </w:rPr>
          <w:delText>3.</w:delText>
        </w:r>
        <w:r w:rsidDel="00964E30">
          <w:rPr>
            <w:rFonts w:hint="eastAsia"/>
            <w:color w:val="000000" w:themeColor="text1"/>
            <w:szCs w:val="24"/>
          </w:rPr>
          <w:delText>相关手续不涉及的情况</w:delText>
        </w:r>
      </w:del>
    </w:p>
    <w:p w14:paraId="33B20AB2" w14:textId="5F5A6EE6" w:rsidR="005F457E" w:rsidDel="00964E30" w:rsidRDefault="00000000">
      <w:pPr>
        <w:spacing w:after="0" w:line="312" w:lineRule="auto"/>
        <w:ind w:firstLine="480"/>
        <w:rPr>
          <w:del w:id="4428" w:author="Si-yuan LIU" w:date="2026-07-24T14:26:00Z" w16du:dateUtc="2026-07-24T06:26:00Z"/>
          <w:color w:val="000000" w:themeColor="text1"/>
          <w:szCs w:val="24"/>
        </w:rPr>
      </w:pPr>
      <w:del w:id="4429" w:author="Si-yuan LIU" w:date="2026-07-24T14:26:00Z" w16du:dateUtc="2026-07-24T06:26:00Z">
        <w:r w:rsidDel="00964E30">
          <w:rPr>
            <w:rFonts w:hint="eastAsia"/>
            <w:color w:val="000000" w:themeColor="text1"/>
            <w:szCs w:val="24"/>
          </w:rPr>
          <w:delText>（</w:delText>
        </w:r>
        <w:r w:rsidDel="00964E30">
          <w:rPr>
            <w:color w:val="000000" w:themeColor="text1"/>
            <w:szCs w:val="24"/>
          </w:rPr>
          <w:delText>1</w:delText>
        </w:r>
        <w:r w:rsidDel="00964E30">
          <w:rPr>
            <w:rFonts w:hint="eastAsia"/>
            <w:color w:val="000000" w:themeColor="text1"/>
            <w:szCs w:val="24"/>
          </w:rPr>
          <w:delText>）项目建议书批复、可行性研究报告批复、初步设计批复、企业投资项目核准（</w:delText>
        </w:r>
        <w:r w:rsidDel="00964E30">
          <w:rPr>
            <w:color w:val="000000" w:themeColor="text1"/>
            <w:szCs w:val="24"/>
          </w:rPr>
          <w:delText>2004</w:delText>
        </w:r>
        <w:r w:rsidDel="00964E30">
          <w:rPr>
            <w:rFonts w:hint="eastAsia"/>
            <w:color w:val="000000" w:themeColor="text1"/>
            <w:szCs w:val="24"/>
          </w:rPr>
          <w:delText>年以后）</w:delText>
        </w:r>
      </w:del>
    </w:p>
    <w:p w14:paraId="6849A37A" w14:textId="104E162B" w:rsidR="005F457E" w:rsidDel="00964E30" w:rsidRDefault="00000000">
      <w:pPr>
        <w:spacing w:after="0" w:line="312" w:lineRule="auto"/>
        <w:ind w:firstLine="480"/>
        <w:rPr>
          <w:ins w:id="4430" w:author="唐潇" w:date="2026-06-08T10:53:00Z"/>
          <w:del w:id="4431" w:author="Si-yuan LIU" w:date="2026-07-24T14:26:00Z" w16du:dateUtc="2026-07-24T06:26:00Z"/>
          <w:color w:val="000000" w:themeColor="text1"/>
          <w:szCs w:val="24"/>
        </w:rPr>
      </w:pPr>
      <w:ins w:id="4432" w:author="唐潇" w:date="2026-06-08T10:53:00Z">
        <w:del w:id="4433" w:author="Si-yuan LIU" w:date="2026-07-24T14:26:00Z" w16du:dateUtc="2026-07-24T06:26:00Z">
          <w:r w:rsidDel="00964E30">
            <w:rPr>
              <w:rFonts w:hint="eastAsia"/>
              <w:color w:val="000000" w:themeColor="text1"/>
              <w:szCs w:val="24"/>
            </w:rPr>
            <w:delText>根据《国务院关于投资体制改革的决定》（国发〔</w:delText>
          </w:r>
          <w:r w:rsidDel="00964E30">
            <w:rPr>
              <w:color w:val="000000" w:themeColor="text1"/>
              <w:szCs w:val="24"/>
            </w:rPr>
            <w:delText>2004</w:delText>
          </w:r>
          <w:r w:rsidDel="00964E30">
            <w:rPr>
              <w:rFonts w:hint="eastAsia"/>
              <w:color w:val="000000" w:themeColor="text1"/>
              <w:szCs w:val="24"/>
            </w:rPr>
            <w:delText>〕</w:delText>
          </w:r>
          <w:r w:rsidDel="00964E30">
            <w:rPr>
              <w:color w:val="000000" w:themeColor="text1"/>
              <w:szCs w:val="24"/>
            </w:rPr>
            <w:delText>20</w:delText>
          </w:r>
          <w:r w:rsidDel="00964E30">
            <w:rPr>
              <w:rFonts w:hint="eastAsia"/>
              <w:color w:val="000000" w:themeColor="text1"/>
              <w:szCs w:val="24"/>
            </w:rPr>
            <w:delText>号）中“二、转变政府管理职能，确立企业的投资主体地位”的规定，彻底改革现行不分投资主体、不分资金来源、不分项目性质，一律按投资规模大小分别由各级政府及有关部门审批的企业投资管理办法。对于企业不使用政府投资建设的项目，一律不再实行审批制，区别不同情况实行核准制和备案制。……要严格限定实行政府核准制的范围，并根据变化的情况适时调整。《政府核准的投资项目目录》（以下简称《目录》）由国务院投资主管部门会同有关部门研究提出，报国务院批准后实施。未经国务院批准，各地区、各部门不得擅自增减《目录》规定的范围。企业投资建设实行核准制的项目，仅需向政府提交项目申请报告，不再经过批准项目建议书、可行性研究报告和开工报告的程序……对于《目录》以外的企业投资项目，实行备案制，除国家另有规定外，由企业按照属地原则向地方政府投资主管部门备案。</w:delText>
          </w:r>
        </w:del>
      </w:ins>
    </w:p>
    <w:p w14:paraId="17247446" w14:textId="4FF426F5" w:rsidR="005F457E" w:rsidDel="00964E30" w:rsidRDefault="00000000">
      <w:pPr>
        <w:spacing w:after="0" w:line="312" w:lineRule="auto"/>
        <w:ind w:firstLine="480"/>
        <w:rPr>
          <w:ins w:id="4434" w:author="唐潇" w:date="2026-06-08T10:53:00Z"/>
          <w:del w:id="4435" w:author="Si-yuan LIU" w:date="2026-07-24T14:26:00Z" w16du:dateUtc="2026-07-24T06:26:00Z"/>
          <w:color w:val="000000" w:themeColor="text1"/>
          <w:szCs w:val="24"/>
        </w:rPr>
      </w:pPr>
      <w:ins w:id="4436" w:author="唐潇" w:date="2026-06-08T10:53:00Z">
        <w:del w:id="4437" w:author="Si-yuan LIU" w:date="2026-07-24T14:26:00Z" w16du:dateUtc="2026-07-24T06:26:00Z">
          <w:r w:rsidDel="00964E30">
            <w:rPr>
              <w:rFonts w:hint="eastAsia"/>
              <w:color w:val="000000" w:themeColor="text1"/>
              <w:szCs w:val="24"/>
            </w:rPr>
            <w:delText>根据《政府投资条例》（国务院令第</w:delText>
          </w:r>
          <w:r w:rsidDel="00964E30">
            <w:rPr>
              <w:rFonts w:hint="eastAsia"/>
              <w:color w:val="000000" w:themeColor="text1"/>
              <w:szCs w:val="24"/>
            </w:rPr>
            <w:delText>712</w:delText>
          </w:r>
          <w:r w:rsidDel="00964E30">
            <w:rPr>
              <w:rFonts w:hint="eastAsia"/>
              <w:color w:val="000000" w:themeColor="text1"/>
              <w:szCs w:val="24"/>
            </w:rPr>
            <w:delText>号）第九条的规定，“政府采取直接投资方式、资本金注入方式投资的项目（以下统称政府投资项目），项目单位应当编制项目建议书、可行性研究报告、初步设计，按照政府投资管理权限和规定的程序，报投资主管部门或者其他有关部门审批。”因此，仅政府投资建设项目需由建设单位编制项目建议书、可行性研究报告、初步设计等，即实行审批制。对于不涉及政府投资的项目，按照《政府核准的投资项目目录》“一、企业投资建设本目录内的固定资产投资项目，须按照规定报送有关项目核准机关核准。企业投资建设本目录外的项目，实行备案管理”的规定，实施核准制或备案制。</w:delText>
          </w:r>
        </w:del>
      </w:ins>
    </w:p>
    <w:p w14:paraId="1192458C" w14:textId="240B1683" w:rsidR="005F457E" w:rsidDel="00964E30" w:rsidRDefault="00000000">
      <w:pPr>
        <w:spacing w:after="0" w:line="312" w:lineRule="auto"/>
        <w:ind w:firstLine="480"/>
        <w:rPr>
          <w:ins w:id="4438" w:author="唐潇" w:date="2026-06-08T10:53:00Z"/>
          <w:del w:id="4439" w:author="Si-yuan LIU" w:date="2026-07-24T14:26:00Z" w16du:dateUtc="2026-07-24T06:26:00Z"/>
          <w:color w:val="000000" w:themeColor="text1"/>
          <w:szCs w:val="24"/>
        </w:rPr>
      </w:pPr>
      <w:ins w:id="4440" w:author="唐潇" w:date="2026-06-08T10:53:00Z">
        <w:del w:id="4441" w:author="Si-yuan LIU" w:date="2026-07-24T14:26:00Z" w16du:dateUtc="2026-07-24T06:26:00Z">
          <w:r w:rsidDel="00964E30">
            <w:rPr>
              <w:rFonts w:hint="eastAsia"/>
              <w:color w:val="000000" w:themeColor="text1"/>
              <w:szCs w:val="24"/>
            </w:rPr>
            <w:delText>经比对现行有效的《政府核准的投资项目目录（</w:delText>
          </w:r>
          <w:r w:rsidDel="00964E30">
            <w:rPr>
              <w:rFonts w:hint="eastAsia"/>
              <w:color w:val="000000" w:themeColor="text1"/>
              <w:szCs w:val="24"/>
            </w:rPr>
            <w:delText>2016</w:delText>
          </w:r>
          <w:r w:rsidDel="00964E30">
            <w:rPr>
              <w:rFonts w:hint="eastAsia"/>
              <w:color w:val="000000" w:themeColor="text1"/>
              <w:szCs w:val="24"/>
            </w:rPr>
            <w:delText>年本）》，奥飞数据数字智慧产业园</w:delText>
          </w:r>
          <w:r w:rsidDel="00964E30">
            <w:rPr>
              <w:rFonts w:hint="eastAsia"/>
              <w:color w:val="000000" w:themeColor="text1"/>
              <w:szCs w:val="24"/>
            </w:rPr>
            <w:delText>1</w:delText>
          </w:r>
          <w:r w:rsidDel="00964E30">
            <w:rPr>
              <w:rFonts w:hint="eastAsia"/>
              <w:color w:val="000000" w:themeColor="text1"/>
              <w:szCs w:val="24"/>
            </w:rPr>
            <w:delText>、</w:delText>
          </w:r>
          <w:r w:rsidDel="00964E30">
            <w:rPr>
              <w:rFonts w:hint="eastAsia"/>
              <w:color w:val="000000" w:themeColor="text1"/>
              <w:szCs w:val="24"/>
            </w:rPr>
            <w:delText>2</w:delText>
          </w:r>
          <w:r w:rsidDel="00964E30">
            <w:rPr>
              <w:rFonts w:hint="eastAsia"/>
              <w:color w:val="000000" w:themeColor="text1"/>
              <w:szCs w:val="24"/>
            </w:rPr>
            <w:delText>号楼的建设资金不涉及政府投资，也未纳入上述《政府核准的投资项目目录（</w:delText>
          </w:r>
          <w:r w:rsidDel="00964E30">
            <w:rPr>
              <w:rFonts w:hint="eastAsia"/>
              <w:color w:val="000000" w:themeColor="text1"/>
              <w:szCs w:val="24"/>
            </w:rPr>
            <w:delText>2016</w:delText>
          </w:r>
          <w:r w:rsidDel="00964E30">
            <w:rPr>
              <w:rFonts w:hint="eastAsia"/>
              <w:color w:val="000000" w:themeColor="text1"/>
              <w:szCs w:val="24"/>
            </w:rPr>
            <w:delText>年本）》。因此，奥飞数据数字智慧产业园</w:delText>
          </w:r>
          <w:r w:rsidDel="00964E30">
            <w:rPr>
              <w:rFonts w:hint="eastAsia"/>
              <w:color w:val="000000" w:themeColor="text1"/>
              <w:szCs w:val="24"/>
            </w:rPr>
            <w:delText>1</w:delText>
          </w:r>
          <w:r w:rsidDel="00964E30">
            <w:rPr>
              <w:rFonts w:hint="eastAsia"/>
              <w:color w:val="000000" w:themeColor="text1"/>
              <w:szCs w:val="24"/>
            </w:rPr>
            <w:delText>、</w:delText>
          </w:r>
          <w:r w:rsidDel="00964E30">
            <w:rPr>
              <w:rFonts w:hint="eastAsia"/>
              <w:color w:val="000000" w:themeColor="text1"/>
              <w:szCs w:val="24"/>
            </w:rPr>
            <w:delText>2</w:delText>
          </w:r>
          <w:r w:rsidDel="00964E30">
            <w:rPr>
              <w:rFonts w:hint="eastAsia"/>
              <w:color w:val="000000" w:themeColor="text1"/>
              <w:szCs w:val="24"/>
            </w:rPr>
            <w:delText>号楼适用备案制管理，无需适用审批制下编制项目建议书、可行性研究报告、初步设计等程序，也无需适用核准制下相关核准程序。</w:delText>
          </w:r>
        </w:del>
      </w:ins>
    </w:p>
    <w:p w14:paraId="50511DDD" w14:textId="687AB0F7" w:rsidR="005F457E" w:rsidDel="00964E30" w:rsidRDefault="00000000">
      <w:pPr>
        <w:spacing w:after="0" w:line="312" w:lineRule="auto"/>
        <w:ind w:firstLine="480"/>
        <w:rPr>
          <w:del w:id="4442" w:author="Si-yuan LIU" w:date="2026-07-24T14:26:00Z" w16du:dateUtc="2026-07-24T06:26:00Z"/>
          <w:color w:val="000000" w:themeColor="text1"/>
          <w:szCs w:val="24"/>
        </w:rPr>
      </w:pPr>
      <w:del w:id="4443" w:author="Si-yuan LIU" w:date="2026-07-24T14:26:00Z" w16du:dateUtc="2026-07-24T06:26:00Z">
        <w:r w:rsidDel="00964E30">
          <w:rPr>
            <w:rFonts w:hint="eastAsia"/>
            <w:color w:val="000000" w:themeColor="text1"/>
            <w:szCs w:val="24"/>
          </w:rPr>
          <w:delText>根据《国务院关于投资体制改革的决定》（国发〔</w:delText>
        </w:r>
        <w:r w:rsidDel="00964E30">
          <w:rPr>
            <w:color w:val="000000" w:themeColor="text1"/>
            <w:szCs w:val="24"/>
          </w:rPr>
          <w:delText>2004</w:delText>
        </w:r>
        <w:r w:rsidDel="00964E30">
          <w:rPr>
            <w:rFonts w:hint="eastAsia"/>
            <w:color w:val="000000" w:themeColor="text1"/>
            <w:szCs w:val="24"/>
          </w:rPr>
          <w:delText>〕</w:delText>
        </w:r>
        <w:r w:rsidDel="00964E30">
          <w:rPr>
            <w:color w:val="000000" w:themeColor="text1"/>
            <w:szCs w:val="24"/>
          </w:rPr>
          <w:delText>20</w:delText>
        </w:r>
        <w:r w:rsidDel="00964E30">
          <w:rPr>
            <w:rFonts w:hint="eastAsia"/>
            <w:color w:val="000000" w:themeColor="text1"/>
            <w:szCs w:val="24"/>
          </w:rPr>
          <w:delText>号），“（二）规范政府核准制。要严格限定实行政府核准制的范围，并根据变化的情况适时调整。《政府核准的投资项目目录》（简称“《目录》”）由国务院投资主管部门会同有关部门研究提出，报国务院批准后实施。……企业投资建设实行核准制的项目，仅需向政府提交项目申请报告，不再经过批准项目建议书、可行性研究报告和开工报告的程序。政府对企业提交的项目申请报告，主要从维护经济安全、合理开发利用资源、保护生态环境、优化重大布局、保障公共利益、防止出现垄断等方面进行核准。”</w:delText>
        </w:r>
      </w:del>
    </w:p>
    <w:p w14:paraId="52F380E6" w14:textId="3B796B79" w:rsidR="005F457E" w:rsidDel="00964E30" w:rsidRDefault="00000000">
      <w:pPr>
        <w:spacing w:after="0" w:line="312" w:lineRule="auto"/>
        <w:ind w:firstLine="480"/>
        <w:rPr>
          <w:del w:id="4444" w:author="Si-yuan LIU" w:date="2026-07-24T14:26:00Z" w16du:dateUtc="2026-07-24T06:26:00Z"/>
          <w:color w:val="000000" w:themeColor="text1"/>
          <w:szCs w:val="24"/>
        </w:rPr>
      </w:pPr>
      <w:del w:id="4445" w:author="Si-yuan LIU" w:date="2026-07-24T14:26:00Z" w16du:dateUtc="2026-07-24T06:26:00Z">
        <w:r w:rsidDel="00964E30">
          <w:rPr>
            <w:rFonts w:hint="eastAsia"/>
            <w:color w:val="000000" w:themeColor="text1"/>
            <w:szCs w:val="24"/>
          </w:rPr>
          <w:delText>经查询《目录》（</w:delText>
        </w:r>
        <w:r w:rsidDel="00964E30">
          <w:rPr>
            <w:color w:val="000000" w:themeColor="text1"/>
            <w:szCs w:val="24"/>
          </w:rPr>
          <w:delText>2004</w:delText>
        </w:r>
        <w:r w:rsidDel="00964E30">
          <w:rPr>
            <w:rFonts w:hint="eastAsia"/>
            <w:color w:val="000000" w:themeColor="text1"/>
            <w:szCs w:val="24"/>
          </w:rPr>
          <w:delText>年本），奥飞数据数字智慧产业园</w:delText>
        </w:r>
        <w:r w:rsidDel="00964E30">
          <w:rPr>
            <w:color w:val="000000" w:themeColor="text1"/>
            <w:szCs w:val="24"/>
          </w:rPr>
          <w:delText>1</w:delText>
        </w:r>
        <w:r w:rsidDel="00964E30">
          <w:rPr>
            <w:rFonts w:hint="eastAsia"/>
            <w:color w:val="000000" w:themeColor="text1"/>
            <w:szCs w:val="24"/>
          </w:rPr>
          <w:delText>、</w:delText>
        </w:r>
        <w:r w:rsidDel="00964E30">
          <w:rPr>
            <w:color w:val="000000" w:themeColor="text1"/>
            <w:szCs w:val="24"/>
          </w:rPr>
          <w:delText>2</w:delText>
        </w:r>
        <w:r w:rsidDel="00964E30">
          <w:rPr>
            <w:rFonts w:hint="eastAsia"/>
            <w:color w:val="000000" w:themeColor="text1"/>
            <w:szCs w:val="24"/>
          </w:rPr>
          <w:delText>号楼不属于《目录》中规定需要经过核准的投资项目，故不涉及项目建议书批复、可行性研究报告批复、初步设计批复等手续。</w:delText>
        </w:r>
      </w:del>
    </w:p>
    <w:p w14:paraId="62A4DAAF" w14:textId="4B66F838" w:rsidR="005F457E" w:rsidDel="00964E30" w:rsidRDefault="00000000">
      <w:pPr>
        <w:spacing w:after="0" w:line="312" w:lineRule="auto"/>
        <w:ind w:firstLine="480"/>
        <w:rPr>
          <w:del w:id="4446" w:author="Si-yuan LIU" w:date="2026-07-24T14:26:00Z" w16du:dateUtc="2026-07-24T06:26:00Z"/>
          <w:color w:val="000000" w:themeColor="text1"/>
          <w:szCs w:val="24"/>
        </w:rPr>
      </w:pPr>
      <w:del w:id="4447" w:author="Si-yuan LIU" w:date="2026-07-24T14:26:00Z" w16du:dateUtc="2026-07-24T06:26:00Z">
        <w:r w:rsidDel="00964E30">
          <w:rPr>
            <w:rFonts w:hint="eastAsia"/>
            <w:color w:val="000000" w:themeColor="text1"/>
            <w:szCs w:val="24"/>
          </w:rPr>
          <w:delText>根据《国务院关于投资体制改革的决定》（国发〔</w:delText>
        </w:r>
        <w:r w:rsidDel="00964E30">
          <w:rPr>
            <w:color w:val="000000" w:themeColor="text1"/>
            <w:szCs w:val="24"/>
          </w:rPr>
          <w:delText>2004</w:delText>
        </w:r>
        <w:r w:rsidDel="00964E30">
          <w:rPr>
            <w:rFonts w:hint="eastAsia"/>
            <w:color w:val="000000" w:themeColor="text1"/>
            <w:szCs w:val="24"/>
          </w:rPr>
          <w:delText>〕</w:delText>
        </w:r>
        <w:r w:rsidDel="00964E30">
          <w:rPr>
            <w:color w:val="000000" w:themeColor="text1"/>
            <w:szCs w:val="24"/>
          </w:rPr>
          <w:delText>20</w:delText>
        </w:r>
        <w:r w:rsidDel="00964E30">
          <w:rPr>
            <w:rFonts w:hint="eastAsia"/>
            <w:color w:val="000000" w:themeColor="text1"/>
            <w:szCs w:val="24"/>
          </w:rPr>
          <w:delText>号），“（三）健全备案制。对于《目录》以外的企业投资项目，实行备案制，除国家另有规定外，由企业按照属地原则向地方政府投资主管部门备案。备案制的具体实施办法由省级人民政府自行制定。”由于奥飞数据数字智慧产业园</w:delText>
        </w:r>
        <w:r w:rsidDel="00964E30">
          <w:rPr>
            <w:color w:val="000000" w:themeColor="text1"/>
            <w:szCs w:val="24"/>
          </w:rPr>
          <w:delText>1</w:delText>
        </w:r>
        <w:r w:rsidDel="00964E30">
          <w:rPr>
            <w:rFonts w:hint="eastAsia"/>
            <w:color w:val="000000" w:themeColor="text1"/>
            <w:szCs w:val="24"/>
          </w:rPr>
          <w:delText>、</w:delText>
        </w:r>
        <w:r w:rsidDel="00964E30">
          <w:rPr>
            <w:color w:val="000000" w:themeColor="text1"/>
            <w:szCs w:val="24"/>
          </w:rPr>
          <w:delText>2</w:delText>
        </w:r>
        <w:r w:rsidDel="00964E30">
          <w:rPr>
            <w:rFonts w:hint="eastAsia"/>
            <w:color w:val="000000" w:themeColor="text1"/>
            <w:szCs w:val="24"/>
          </w:rPr>
          <w:delText>号楼不属于《目录》中规定需要经过核准的投资项目，因此其无需办理投资项目核准手续。</w:delText>
        </w:r>
      </w:del>
    </w:p>
    <w:p w14:paraId="69665153" w14:textId="7D6C2B74" w:rsidR="005F457E" w:rsidDel="00964E30" w:rsidRDefault="00000000">
      <w:pPr>
        <w:spacing w:after="0" w:line="312" w:lineRule="auto"/>
        <w:ind w:firstLine="480"/>
        <w:rPr>
          <w:del w:id="4448" w:author="Si-yuan LIU" w:date="2026-07-24T14:26:00Z" w16du:dateUtc="2026-07-24T06:26:00Z"/>
          <w:color w:val="000000" w:themeColor="text1"/>
          <w:szCs w:val="24"/>
        </w:rPr>
      </w:pPr>
      <w:del w:id="4449" w:author="Si-yuan LIU" w:date="2026-07-24T14:26:00Z" w16du:dateUtc="2026-07-24T06:26:00Z">
        <w:r w:rsidDel="00964E30">
          <w:rPr>
            <w:rFonts w:hint="eastAsia"/>
            <w:color w:val="000000" w:themeColor="text1"/>
            <w:szCs w:val="24"/>
          </w:rPr>
          <w:delText>（</w:delText>
        </w:r>
        <w:r w:rsidDel="00964E30">
          <w:rPr>
            <w:color w:val="000000" w:themeColor="text1"/>
            <w:szCs w:val="24"/>
          </w:rPr>
          <w:delText>2</w:delText>
        </w:r>
        <w:r w:rsidDel="00964E30">
          <w:rPr>
            <w:rFonts w:hint="eastAsia"/>
            <w:color w:val="000000" w:themeColor="text1"/>
            <w:szCs w:val="24"/>
          </w:rPr>
          <w:delText>）建设项目选址意见书</w:delText>
        </w:r>
      </w:del>
    </w:p>
    <w:p w14:paraId="154AD09F" w14:textId="1AF67C3D" w:rsidR="005F457E" w:rsidDel="00964E30" w:rsidRDefault="00000000">
      <w:pPr>
        <w:spacing w:after="0" w:line="312" w:lineRule="auto"/>
        <w:ind w:firstLine="480"/>
        <w:rPr>
          <w:del w:id="4450" w:author="Si-yuan LIU" w:date="2026-07-24T14:26:00Z" w16du:dateUtc="2026-07-24T06:26:00Z"/>
          <w:color w:val="000000" w:themeColor="text1"/>
          <w:szCs w:val="24"/>
        </w:rPr>
      </w:pPr>
      <w:del w:id="4451" w:author="Si-yuan LIU" w:date="2026-07-24T14:26:00Z" w16du:dateUtc="2026-07-24T06:26:00Z">
        <w:r w:rsidDel="00964E30">
          <w:rPr>
            <w:rFonts w:hint="eastAsia"/>
            <w:color w:val="000000" w:themeColor="text1"/>
            <w:szCs w:val="24"/>
          </w:rPr>
          <w:delText>根据自</w:delText>
        </w:r>
        <w:r w:rsidDel="00964E30">
          <w:rPr>
            <w:color w:val="000000" w:themeColor="text1"/>
            <w:szCs w:val="24"/>
          </w:rPr>
          <w:delText>2008</w:delText>
        </w:r>
        <w:r w:rsidDel="00964E30">
          <w:rPr>
            <w:rFonts w:hint="eastAsia"/>
            <w:color w:val="000000" w:themeColor="text1"/>
            <w:szCs w:val="24"/>
          </w:rPr>
          <w:delText>年</w:delText>
        </w:r>
        <w:r w:rsidDel="00964E30">
          <w:rPr>
            <w:color w:val="000000" w:themeColor="text1"/>
            <w:szCs w:val="24"/>
          </w:rPr>
          <w:delText>1</w:delText>
        </w:r>
        <w:r w:rsidDel="00964E30">
          <w:rPr>
            <w:rFonts w:hint="eastAsia"/>
            <w:color w:val="000000" w:themeColor="text1"/>
            <w:szCs w:val="24"/>
          </w:rPr>
          <w:delText>月</w:delText>
        </w:r>
        <w:r w:rsidDel="00964E30">
          <w:rPr>
            <w:color w:val="000000" w:themeColor="text1"/>
            <w:szCs w:val="24"/>
          </w:rPr>
          <w:delText>1</w:delText>
        </w:r>
        <w:r w:rsidDel="00964E30">
          <w:rPr>
            <w:rFonts w:hint="eastAsia"/>
            <w:color w:val="000000" w:themeColor="text1"/>
            <w:szCs w:val="24"/>
          </w:rPr>
          <w:delText>日起施行的《中华人民共和国城乡规划法》第三十六条之规定，仅以划拨方式提供国有土地使用权的批准或者核准的建设项目需要申请核发选址意见书。鉴于基础设施项目属于</w:delText>
        </w:r>
        <w:r w:rsidDel="00964E30">
          <w:rPr>
            <w:color w:val="000000" w:themeColor="text1"/>
            <w:szCs w:val="24"/>
          </w:rPr>
          <w:delText>2008</w:delText>
        </w:r>
        <w:r w:rsidDel="00964E30">
          <w:rPr>
            <w:rFonts w:hint="eastAsia"/>
            <w:color w:val="000000" w:themeColor="text1"/>
            <w:szCs w:val="24"/>
          </w:rPr>
          <w:delText>年之后通过招拍挂出让方式取得土地使用权的备案项目，无需取得选址意见书，故不涉及该手续。</w:delText>
        </w:r>
      </w:del>
    </w:p>
    <w:p w14:paraId="723213B7" w14:textId="77EA7911" w:rsidR="005F457E" w:rsidDel="00964E30" w:rsidRDefault="00000000">
      <w:pPr>
        <w:spacing w:after="0" w:line="312" w:lineRule="auto"/>
        <w:ind w:firstLine="480"/>
        <w:rPr>
          <w:del w:id="4452" w:author="Si-yuan LIU" w:date="2026-07-24T14:26:00Z" w16du:dateUtc="2026-07-24T06:26:00Z"/>
          <w:color w:val="000000" w:themeColor="text1"/>
          <w:szCs w:val="24"/>
        </w:rPr>
      </w:pPr>
      <w:del w:id="4453" w:author="Si-yuan LIU" w:date="2026-07-24T14:26:00Z" w16du:dateUtc="2026-07-24T06:26:00Z">
        <w:r w:rsidDel="00964E30">
          <w:rPr>
            <w:rFonts w:hint="eastAsia"/>
            <w:color w:val="000000" w:themeColor="text1"/>
            <w:szCs w:val="24"/>
          </w:rPr>
          <w:delText>（</w:delText>
        </w:r>
        <w:r w:rsidDel="00964E30">
          <w:rPr>
            <w:color w:val="000000" w:themeColor="text1"/>
            <w:szCs w:val="24"/>
          </w:rPr>
          <w:delText>3</w:delText>
        </w:r>
        <w:r w:rsidDel="00964E30">
          <w:rPr>
            <w:rFonts w:hint="eastAsia"/>
            <w:color w:val="000000" w:themeColor="text1"/>
            <w:szCs w:val="24"/>
          </w:rPr>
          <w:delText>）土地预审意见（</w:delText>
        </w:r>
        <w:r w:rsidDel="00964E30">
          <w:rPr>
            <w:color w:val="000000" w:themeColor="text1"/>
            <w:szCs w:val="24"/>
          </w:rPr>
          <w:delText>2019</w:delText>
        </w:r>
        <w:r w:rsidDel="00964E30">
          <w:rPr>
            <w:rFonts w:hint="eastAsia"/>
            <w:color w:val="000000" w:themeColor="text1"/>
            <w:szCs w:val="24"/>
          </w:rPr>
          <w:delText>年</w:delText>
        </w:r>
        <w:r w:rsidDel="00964E30">
          <w:rPr>
            <w:color w:val="000000" w:themeColor="text1"/>
            <w:szCs w:val="24"/>
          </w:rPr>
          <w:delText>9</w:delText>
        </w:r>
        <w:r w:rsidDel="00964E30">
          <w:rPr>
            <w:rFonts w:hint="eastAsia"/>
            <w:color w:val="000000" w:themeColor="text1"/>
            <w:szCs w:val="24"/>
          </w:rPr>
          <w:delText>月以后为建设项目用地预审与选址意见书）</w:delText>
        </w:r>
      </w:del>
    </w:p>
    <w:p w14:paraId="062B36EA" w14:textId="212B2FA7" w:rsidR="005F457E" w:rsidDel="00964E30" w:rsidRDefault="00000000">
      <w:pPr>
        <w:spacing w:after="0" w:line="312" w:lineRule="auto"/>
        <w:ind w:firstLine="480"/>
        <w:rPr>
          <w:del w:id="4454" w:author="Si-yuan LIU" w:date="2026-07-24T14:26:00Z" w16du:dateUtc="2026-07-24T06:26:00Z"/>
          <w:color w:val="000000" w:themeColor="text1"/>
          <w:szCs w:val="24"/>
        </w:rPr>
      </w:pPr>
      <w:del w:id="4455" w:author="Si-yuan LIU" w:date="2026-07-24T14:26:00Z" w16du:dateUtc="2026-07-24T06:26:00Z">
        <w:r w:rsidDel="00964E30">
          <w:rPr>
            <w:rFonts w:hint="eastAsia"/>
            <w:color w:val="000000" w:themeColor="text1"/>
            <w:szCs w:val="24"/>
          </w:rPr>
          <w:delText>截至本申报材料出具之日，未能查询到奥飞数据数字智慧产业园项目中</w:delText>
        </w:r>
        <w:r w:rsidDel="00964E30">
          <w:rPr>
            <w:color w:val="000000" w:themeColor="text1"/>
            <w:szCs w:val="24"/>
          </w:rPr>
          <w:delText>23,002</w:delText>
        </w:r>
        <w:r w:rsidDel="00964E30">
          <w:rPr>
            <w:rFonts w:hint="eastAsia"/>
            <w:color w:val="000000" w:themeColor="text1"/>
            <w:szCs w:val="24"/>
          </w:rPr>
          <w:delText>平方米土地的土地预审意见。奥融科技通过公开挂牌出让方式取得“奥飞数据数字智慧产业园”项目（含基础设施项目）国有建设用地使用权，不涉及新增建设用地；“奥飞数据数字智慧产业园”项目（含基础设施项目）不属于需批准或者核准建设项目。根据当时有效的《自然资源部关于以“多规合一”为基础推进规划用地“多审合一、多证合一”改革的通知》和《中华人民共和国城乡规划法</w:delText>
        </w:r>
        <w:r w:rsidDel="00964E30">
          <w:rPr>
            <w:color w:val="000000" w:themeColor="text1"/>
            <w:szCs w:val="24"/>
          </w:rPr>
          <w:delText>(2019</w:delText>
        </w:r>
        <w:r w:rsidDel="00964E30">
          <w:rPr>
            <w:rFonts w:hint="eastAsia"/>
            <w:color w:val="000000" w:themeColor="text1"/>
            <w:szCs w:val="24"/>
          </w:rPr>
          <w:delText>修正</w:delText>
        </w:r>
        <w:r w:rsidDel="00964E30">
          <w:rPr>
            <w:color w:val="000000" w:themeColor="text1"/>
            <w:szCs w:val="24"/>
          </w:rPr>
          <w:delText>)</w:delText>
        </w:r>
        <w:r w:rsidDel="00964E30">
          <w:rPr>
            <w:rFonts w:hint="eastAsia"/>
            <w:color w:val="000000" w:themeColor="text1"/>
            <w:szCs w:val="24"/>
          </w:rPr>
          <w:delText>》的规定，该建设项目不涉及用地预审与选址意见书。</w:delText>
        </w:r>
      </w:del>
    </w:p>
    <w:p w14:paraId="3E10C675" w14:textId="62BB21B5" w:rsidR="005F457E" w:rsidDel="00964E30" w:rsidRDefault="00000000">
      <w:pPr>
        <w:spacing w:after="0" w:line="312" w:lineRule="auto"/>
        <w:ind w:firstLine="480"/>
        <w:rPr>
          <w:del w:id="4456" w:author="Si-yuan LIU" w:date="2026-07-24T14:26:00Z" w16du:dateUtc="2026-07-24T06:26:00Z"/>
          <w:color w:val="000000" w:themeColor="text1"/>
          <w:szCs w:val="24"/>
        </w:rPr>
      </w:pPr>
      <w:bookmarkStart w:id="4457" w:name="OLE_LINK38"/>
      <w:del w:id="4458" w:author="Si-yuan LIU" w:date="2026-07-24T14:26:00Z" w16du:dateUtc="2026-07-24T06:26:00Z">
        <w:r w:rsidDel="00964E30">
          <w:rPr>
            <w:rFonts w:hint="eastAsia"/>
            <w:color w:val="000000" w:themeColor="text1"/>
            <w:szCs w:val="24"/>
          </w:rPr>
          <w:delText>此外，规自局南沙分局已于</w:delText>
        </w:r>
        <w:r w:rsidDel="00964E30">
          <w:rPr>
            <w:color w:val="000000" w:themeColor="text1"/>
            <w:szCs w:val="24"/>
          </w:rPr>
          <w:delText>2025</w:delText>
        </w:r>
        <w:r w:rsidDel="00964E30">
          <w:rPr>
            <w:rFonts w:hint="eastAsia"/>
            <w:color w:val="000000" w:themeColor="text1"/>
            <w:szCs w:val="24"/>
          </w:rPr>
          <w:delText>年</w:delText>
        </w:r>
        <w:r w:rsidDel="00964E30">
          <w:rPr>
            <w:color w:val="000000" w:themeColor="text1"/>
            <w:szCs w:val="24"/>
          </w:rPr>
          <w:delText>12</w:delText>
        </w:r>
        <w:r w:rsidDel="00964E30">
          <w:rPr>
            <w:rFonts w:hint="eastAsia"/>
            <w:color w:val="000000" w:themeColor="text1"/>
            <w:szCs w:val="24"/>
          </w:rPr>
          <w:delText>月</w:delText>
        </w:r>
        <w:r w:rsidDel="00964E30">
          <w:rPr>
            <w:color w:val="000000" w:themeColor="text1"/>
            <w:szCs w:val="24"/>
          </w:rPr>
          <w:delText>15</w:delText>
        </w:r>
        <w:r w:rsidDel="00964E30">
          <w:rPr>
            <w:rFonts w:hint="eastAsia"/>
            <w:color w:val="000000" w:themeColor="text1"/>
            <w:szCs w:val="24"/>
          </w:rPr>
          <w:delText>日出具《关于奥飞数据中心</w:delText>
        </w:r>
        <w:r w:rsidDel="00964E30">
          <w:rPr>
            <w:color w:val="000000" w:themeColor="text1"/>
            <w:szCs w:val="24"/>
          </w:rPr>
          <w:delText>REITs</w:delText>
        </w:r>
        <w:r w:rsidDel="00964E30">
          <w:rPr>
            <w:rFonts w:hint="eastAsia"/>
            <w:color w:val="000000" w:themeColor="text1"/>
            <w:szCs w:val="24"/>
          </w:rPr>
          <w:delText>相关支持事项请示的复函》，函复：“‘奥飞数据数字智慧产业园’项目用地于</w:delText>
        </w:r>
        <w:r w:rsidDel="00964E30">
          <w:rPr>
            <w:color w:val="000000" w:themeColor="text1"/>
            <w:szCs w:val="24"/>
          </w:rPr>
          <w:delText>2020</w:delText>
        </w:r>
        <w:r w:rsidDel="00964E30">
          <w:rPr>
            <w:rFonts w:hint="eastAsia"/>
            <w:color w:val="000000" w:themeColor="text1"/>
            <w:szCs w:val="24"/>
          </w:rPr>
          <w:delText>年取得，取得程序合法、合规，已经履行完毕国有建设用地出让前置审批，项目权属清晰，资产范围明确并已取得相应不动产权证书。”详</w:delText>
        </w:r>
        <w:bookmarkStart w:id="4459" w:name="OLE_LINK10"/>
        <w:bookmarkStart w:id="4460" w:name="OLE_LINK11"/>
        <w:r w:rsidDel="00964E30">
          <w:rPr>
            <w:rFonts w:hint="eastAsia"/>
            <w:color w:val="000000" w:themeColor="text1"/>
            <w:szCs w:val="24"/>
          </w:rPr>
          <w:delText>见附件</w:delText>
        </w:r>
        <w:bookmarkEnd w:id="4459"/>
        <w:bookmarkEnd w:id="4460"/>
        <w:r w:rsidDel="00964E30">
          <w:rPr>
            <w:color w:val="000000" w:themeColor="text1"/>
            <w:szCs w:val="24"/>
          </w:rPr>
          <w:delText>13-3-1</w:delText>
        </w:r>
        <w:r w:rsidDel="00964E30">
          <w:rPr>
            <w:rFonts w:hint="eastAsia"/>
            <w:color w:val="000000" w:themeColor="text1"/>
            <w:szCs w:val="24"/>
          </w:rPr>
          <w:delText>。</w:delText>
        </w:r>
      </w:del>
    </w:p>
    <w:p w14:paraId="42F966D3" w14:textId="16ED7D46" w:rsidR="005F457E" w:rsidDel="00964E30" w:rsidRDefault="00000000">
      <w:pPr>
        <w:spacing w:after="0" w:line="312" w:lineRule="auto"/>
        <w:ind w:firstLine="480"/>
        <w:rPr>
          <w:ins w:id="4461" w:author="唐潇" w:date="2026-06-04T13:44:00Z"/>
          <w:del w:id="4462" w:author="Si-yuan LIU" w:date="2026-07-24T14:26:00Z" w16du:dateUtc="2026-07-24T06:26:00Z"/>
          <w:color w:val="000000" w:themeColor="text1"/>
          <w:szCs w:val="24"/>
        </w:rPr>
      </w:pPr>
      <w:ins w:id="4463" w:author="唐潇" w:date="2026-06-04T13:44:00Z">
        <w:del w:id="4464" w:author="Si-yuan LIU" w:date="2026-07-24T14:26:00Z" w16du:dateUtc="2026-07-24T06:26:00Z">
          <w:r w:rsidDel="00964E30">
            <w:rPr>
              <w:rFonts w:hint="eastAsia"/>
              <w:color w:val="000000" w:themeColor="text1"/>
              <w:szCs w:val="24"/>
            </w:rPr>
            <w:delText>（</w:delText>
          </w:r>
          <w:r w:rsidDel="00964E30">
            <w:rPr>
              <w:rFonts w:hint="eastAsia"/>
              <w:color w:val="000000" w:themeColor="text1"/>
              <w:szCs w:val="24"/>
            </w:rPr>
            <w:delText>4</w:delText>
          </w:r>
          <w:r w:rsidDel="00964E30">
            <w:rPr>
              <w:rFonts w:hint="eastAsia"/>
              <w:color w:val="000000" w:themeColor="text1"/>
              <w:szCs w:val="24"/>
            </w:rPr>
            <w:delText>）建设用地批准书及建设用地规划许可证</w:delText>
          </w:r>
        </w:del>
      </w:ins>
    </w:p>
    <w:p w14:paraId="74EA8511" w14:textId="7561AB69" w:rsidR="005F457E" w:rsidDel="00964E30" w:rsidRDefault="00000000">
      <w:pPr>
        <w:spacing w:after="0" w:line="312" w:lineRule="auto"/>
        <w:ind w:firstLine="480"/>
        <w:rPr>
          <w:ins w:id="4465" w:author="唐潇" w:date="2026-06-04T13:44:00Z"/>
          <w:del w:id="4466" w:author="Si-yuan LIU" w:date="2026-07-24T14:26:00Z" w16du:dateUtc="2026-07-24T06:26:00Z"/>
          <w:color w:val="000000" w:themeColor="text1"/>
          <w:szCs w:val="24"/>
        </w:rPr>
      </w:pPr>
      <w:ins w:id="4467" w:author="唐潇" w:date="2026-06-04T13:44:00Z">
        <w:del w:id="4468" w:author="Si-yuan LIU" w:date="2026-07-24T14:26:00Z" w16du:dateUtc="2026-07-24T06:26:00Z">
          <w:r w:rsidDel="00964E30">
            <w:rPr>
              <w:rFonts w:hint="eastAsia"/>
              <w:color w:val="000000" w:themeColor="text1"/>
              <w:szCs w:val="24"/>
            </w:rPr>
            <w:delText>广州南沙经济技术开发区行政审批局于</w:delText>
          </w:r>
          <w:r w:rsidDel="00964E30">
            <w:rPr>
              <w:rFonts w:hint="eastAsia"/>
              <w:color w:val="000000" w:themeColor="text1"/>
              <w:szCs w:val="24"/>
            </w:rPr>
            <w:delText>2020</w:delText>
          </w:r>
          <w:r w:rsidDel="00964E30">
            <w:rPr>
              <w:rFonts w:hint="eastAsia"/>
              <w:color w:val="000000" w:themeColor="text1"/>
              <w:szCs w:val="24"/>
            </w:rPr>
            <w:delText>年</w:delText>
          </w:r>
          <w:r w:rsidDel="00964E30">
            <w:rPr>
              <w:rFonts w:hint="eastAsia"/>
              <w:color w:val="000000" w:themeColor="text1"/>
              <w:szCs w:val="24"/>
            </w:rPr>
            <w:delText>9</w:delText>
          </w:r>
          <w:r w:rsidDel="00964E30">
            <w:rPr>
              <w:rFonts w:hint="eastAsia"/>
              <w:color w:val="000000" w:themeColor="text1"/>
              <w:szCs w:val="24"/>
            </w:rPr>
            <w:delText>月</w:delText>
          </w:r>
          <w:r w:rsidDel="00964E30">
            <w:rPr>
              <w:rFonts w:hint="eastAsia"/>
              <w:color w:val="000000" w:themeColor="text1"/>
              <w:szCs w:val="24"/>
            </w:rPr>
            <w:delText>15</w:delText>
          </w:r>
          <w:r w:rsidDel="00964E30">
            <w:rPr>
              <w:rFonts w:hint="eastAsia"/>
              <w:color w:val="000000" w:themeColor="text1"/>
              <w:szCs w:val="24"/>
            </w:rPr>
            <w:delText>日向广州奥融</w:delText>
          </w:r>
        </w:del>
      </w:ins>
      <w:ins w:id="4469" w:author="Kelly Tan" w:date="2026-06-25T13:05:00Z">
        <w:del w:id="4470" w:author="Si-yuan LIU" w:date="2026-07-24T14:26:00Z" w16du:dateUtc="2026-07-24T06:26:00Z">
          <w:r w:rsidDel="00964E30">
            <w:rPr>
              <w:rFonts w:hint="eastAsia"/>
              <w:color w:val="000000" w:themeColor="text1"/>
              <w:szCs w:val="24"/>
            </w:rPr>
            <w:delText>奥融科技</w:delText>
          </w:r>
        </w:del>
      </w:ins>
      <w:ins w:id="4471" w:author="唐潇" w:date="2026-06-04T13:44:00Z">
        <w:del w:id="4472" w:author="Si-yuan LIU" w:date="2026-07-24T14:26:00Z" w16du:dateUtc="2026-07-24T06:26:00Z">
          <w:r w:rsidDel="00964E30">
            <w:rPr>
              <w:rFonts w:hint="eastAsia"/>
              <w:color w:val="000000" w:themeColor="text1"/>
              <w:szCs w:val="24"/>
            </w:rPr>
            <w:delText>核发《建设用地规划许可证》</w:delText>
          </w:r>
          <w:r w:rsidDel="00964E30">
            <w:rPr>
              <w:rFonts w:hint="eastAsia"/>
              <w:color w:val="000000" w:themeColor="text1"/>
              <w:szCs w:val="24"/>
            </w:rPr>
            <w:delText>(</w:delText>
          </w:r>
          <w:r w:rsidDel="00964E30">
            <w:rPr>
              <w:rFonts w:hint="eastAsia"/>
              <w:color w:val="000000" w:themeColor="text1"/>
              <w:szCs w:val="24"/>
            </w:rPr>
            <w:delText>编号：地字第</w:delText>
          </w:r>
          <w:r w:rsidDel="00964E30">
            <w:rPr>
              <w:rFonts w:hint="eastAsia"/>
              <w:color w:val="000000" w:themeColor="text1"/>
              <w:szCs w:val="24"/>
            </w:rPr>
            <w:delText>440115202000304</w:delText>
          </w:r>
          <w:r w:rsidDel="00964E30">
            <w:rPr>
              <w:rFonts w:hint="eastAsia"/>
              <w:color w:val="000000" w:themeColor="text1"/>
              <w:szCs w:val="24"/>
            </w:rPr>
            <w:delText>号</w:delText>
          </w:r>
          <w:r w:rsidDel="00964E30">
            <w:rPr>
              <w:rFonts w:hint="eastAsia"/>
              <w:color w:val="000000" w:themeColor="text1"/>
              <w:szCs w:val="24"/>
            </w:rPr>
            <w:delText xml:space="preserve"> </w:delText>
          </w:r>
          <w:r w:rsidDel="00964E30">
            <w:rPr>
              <w:rFonts w:hint="eastAsia"/>
              <w:color w:val="000000" w:themeColor="text1"/>
              <w:szCs w:val="24"/>
            </w:rPr>
            <w:delText>穗南审批地证〔</w:delText>
          </w:r>
          <w:r w:rsidDel="00964E30">
            <w:rPr>
              <w:rFonts w:hint="eastAsia"/>
              <w:color w:val="000000" w:themeColor="text1"/>
              <w:szCs w:val="24"/>
            </w:rPr>
            <w:delText>2020</w:delText>
          </w:r>
          <w:r w:rsidDel="00964E30">
            <w:rPr>
              <w:rFonts w:hint="eastAsia"/>
              <w:color w:val="000000" w:themeColor="text1"/>
              <w:szCs w:val="24"/>
            </w:rPr>
            <w:delText>〕</w:delText>
          </w:r>
          <w:r w:rsidDel="00964E30">
            <w:rPr>
              <w:rFonts w:hint="eastAsia"/>
              <w:color w:val="000000" w:themeColor="text1"/>
              <w:szCs w:val="24"/>
            </w:rPr>
            <w:delText>31</w:delText>
          </w:r>
          <w:r w:rsidDel="00964E30">
            <w:rPr>
              <w:rFonts w:hint="eastAsia"/>
              <w:color w:val="000000" w:themeColor="text1"/>
              <w:szCs w:val="24"/>
            </w:rPr>
            <w:delText>号</w:delText>
          </w:r>
          <w:r w:rsidDel="00964E30">
            <w:rPr>
              <w:rFonts w:hint="eastAsia"/>
              <w:color w:val="000000" w:themeColor="text1"/>
              <w:szCs w:val="24"/>
            </w:rPr>
            <w:delText>)</w:delText>
          </w:r>
          <w:r w:rsidDel="00964E30">
            <w:rPr>
              <w:rFonts w:hint="eastAsia"/>
              <w:color w:val="000000" w:themeColor="text1"/>
              <w:szCs w:val="24"/>
            </w:rPr>
            <w:delText>。根据当时有效的《自然资源部关于以“多规合一”为基础推进规划用地“多审合一、多证合一”改革的通知》</w:delText>
          </w:r>
          <w:r w:rsidDel="00964E30">
            <w:rPr>
              <w:rFonts w:hint="eastAsia"/>
              <w:color w:val="000000" w:themeColor="text1"/>
              <w:szCs w:val="24"/>
            </w:rPr>
            <w:delText>(</w:delText>
          </w:r>
          <w:r w:rsidDel="00964E30">
            <w:rPr>
              <w:rFonts w:hint="eastAsia"/>
              <w:color w:val="000000" w:themeColor="text1"/>
              <w:szCs w:val="24"/>
            </w:rPr>
            <w:delText>自然资规</w:delText>
          </w:r>
          <w:r w:rsidDel="00964E30">
            <w:rPr>
              <w:rFonts w:hint="eastAsia"/>
              <w:color w:val="000000" w:themeColor="text1"/>
              <w:szCs w:val="24"/>
            </w:rPr>
            <w:delText>[2019]2</w:delText>
          </w:r>
          <w:r w:rsidDel="00964E30">
            <w:rPr>
              <w:rFonts w:hint="eastAsia"/>
              <w:color w:val="000000" w:themeColor="text1"/>
              <w:szCs w:val="24"/>
            </w:rPr>
            <w:delText>号</w:delText>
          </w:r>
          <w:r w:rsidDel="00964E30">
            <w:rPr>
              <w:rFonts w:hint="eastAsia"/>
              <w:color w:val="000000" w:themeColor="text1"/>
              <w:szCs w:val="24"/>
            </w:rPr>
            <w:delText>)</w:delText>
          </w:r>
          <w:r w:rsidDel="00964E30">
            <w:rPr>
              <w:rFonts w:hint="eastAsia"/>
              <w:color w:val="000000" w:themeColor="text1"/>
              <w:szCs w:val="24"/>
            </w:rPr>
            <w:delText>的规定，自然资源主管部门统一核发新的建设用地规划许可证，不再单独核发建设用地批准书。</w:delText>
          </w:r>
        </w:del>
      </w:ins>
    </w:p>
    <w:p w14:paraId="63FFC3E7" w14:textId="681D94C8" w:rsidR="005F457E" w:rsidDel="00964E30" w:rsidRDefault="00000000">
      <w:pPr>
        <w:spacing w:after="0" w:line="312" w:lineRule="auto"/>
        <w:ind w:firstLine="480"/>
        <w:rPr>
          <w:ins w:id="4473" w:author="唐潇" w:date="2026-06-04T13:44:00Z"/>
          <w:del w:id="4474" w:author="Si-yuan LIU" w:date="2026-07-24T14:26:00Z" w16du:dateUtc="2026-07-24T06:26:00Z"/>
          <w:rFonts w:ascii="宋体" w:hAnsi="宋体"/>
        </w:rPr>
      </w:pPr>
      <w:ins w:id="4475" w:author="唐潇" w:date="2026-06-04T13:44:00Z">
        <w:del w:id="4476" w:author="Si-yuan LIU" w:date="2026-07-24T14:26:00Z" w16du:dateUtc="2026-07-24T06:26:00Z">
          <w:r w:rsidDel="00964E30">
            <w:rPr>
              <w:rFonts w:hint="eastAsia"/>
              <w:color w:val="000000" w:themeColor="text1"/>
              <w:szCs w:val="24"/>
            </w:rPr>
            <w:delText>本项目建设用地已取得建设用地规划许可证，不涉及需自然资源主</w:delText>
          </w:r>
          <w:r w:rsidDel="00964E30">
            <w:rPr>
              <w:rFonts w:ascii="宋体" w:hAnsi="宋体" w:hint="eastAsia"/>
            </w:rPr>
            <w:delText>管部门单独核发建设用地批准书。</w:delText>
          </w:r>
        </w:del>
      </w:ins>
    </w:p>
    <w:p w14:paraId="79D82CE6" w14:textId="3C910FDE" w:rsidR="005F457E" w:rsidDel="00964E30" w:rsidRDefault="00000000">
      <w:pPr>
        <w:spacing w:after="0" w:line="312" w:lineRule="auto"/>
        <w:ind w:firstLine="480"/>
        <w:rPr>
          <w:del w:id="4477" w:author="Si-yuan LIU" w:date="2026-07-24T14:26:00Z" w16du:dateUtc="2026-07-24T06:26:00Z"/>
          <w:color w:val="000000" w:themeColor="text1"/>
          <w:szCs w:val="24"/>
        </w:rPr>
      </w:pPr>
      <w:del w:id="4478" w:author="Si-yuan LIU" w:date="2026-07-24T14:26:00Z" w16du:dateUtc="2026-07-24T06:26:00Z">
        <w:r w:rsidDel="00964E30">
          <w:rPr>
            <w:rFonts w:hint="eastAsia"/>
            <w:color w:val="000000" w:themeColor="text1"/>
            <w:szCs w:val="24"/>
          </w:rPr>
          <w:delText>（</w:delText>
        </w:r>
      </w:del>
      <w:ins w:id="4479" w:author="唐潇" w:date="2026-06-04T13:44:00Z">
        <w:del w:id="4480" w:author="Si-yuan LIU" w:date="2026-07-24T14:26:00Z" w16du:dateUtc="2026-07-24T06:26:00Z">
          <w:r w:rsidDel="00964E30">
            <w:rPr>
              <w:rFonts w:hint="eastAsia"/>
              <w:color w:val="000000" w:themeColor="text1"/>
              <w:szCs w:val="24"/>
            </w:rPr>
            <w:delText>5</w:delText>
          </w:r>
        </w:del>
      </w:ins>
      <w:del w:id="4481" w:author="Si-yuan LIU" w:date="2026-07-24T14:26:00Z" w16du:dateUtc="2026-07-24T06:26:00Z">
        <w:r w:rsidDel="00964E30">
          <w:rPr>
            <w:rFonts w:hint="eastAsia"/>
            <w:color w:val="000000" w:themeColor="text1"/>
            <w:szCs w:val="24"/>
          </w:rPr>
          <w:delText>4</w:delText>
        </w:r>
        <w:r w:rsidDel="00964E30">
          <w:rPr>
            <w:rFonts w:hint="eastAsia"/>
            <w:color w:val="000000" w:themeColor="text1"/>
            <w:szCs w:val="24"/>
          </w:rPr>
          <w:delText>）</w:delText>
        </w:r>
        <w:r w:rsidDel="00964E30">
          <w:rPr>
            <w:color w:val="000000" w:themeColor="text1"/>
            <w:szCs w:val="24"/>
          </w:rPr>
          <w:delText>环境影响评价（报告书、报告表和登记表）批复</w:delText>
        </w:r>
        <w:r w:rsidDel="00964E30">
          <w:rPr>
            <w:rFonts w:hint="eastAsia"/>
            <w:color w:val="000000" w:themeColor="text1"/>
            <w:szCs w:val="24"/>
          </w:rPr>
          <w:delText>、环保验收</w:delText>
        </w:r>
      </w:del>
    </w:p>
    <w:p w14:paraId="20DA2D98" w14:textId="58ABD2AA" w:rsidR="005F457E" w:rsidDel="00964E30" w:rsidRDefault="00000000">
      <w:pPr>
        <w:spacing w:after="0" w:line="312" w:lineRule="auto"/>
        <w:ind w:firstLine="480"/>
        <w:rPr>
          <w:del w:id="4482" w:author="Si-yuan LIU" w:date="2026-07-24T14:26:00Z" w16du:dateUtc="2026-07-24T06:26:00Z"/>
          <w:color w:val="000000" w:themeColor="text1"/>
          <w:szCs w:val="24"/>
        </w:rPr>
      </w:pPr>
      <w:del w:id="4483" w:author="Si-yuan LIU" w:date="2026-07-24T14:26:00Z" w16du:dateUtc="2026-07-24T06:26:00Z">
        <w:r w:rsidDel="00964E30">
          <w:rPr>
            <w:color w:val="000000" w:themeColor="text1"/>
            <w:szCs w:val="24"/>
          </w:rPr>
          <w:delText>根据《中华人民共和国环境影响评价法》的规定，国家根据建设项目对环境的影响程度，对建设项目的环境影响评价实行分类管理。根据《建设项目环境影响评价分类管理名录（</w:delText>
        </w:r>
        <w:r w:rsidDel="00964E30">
          <w:rPr>
            <w:color w:val="000000" w:themeColor="text1"/>
            <w:szCs w:val="24"/>
          </w:rPr>
          <w:delText>2021</w:delText>
        </w:r>
        <w:r w:rsidDel="00964E30">
          <w:rPr>
            <w:color w:val="000000" w:themeColor="text1"/>
            <w:szCs w:val="24"/>
          </w:rPr>
          <w:delText>年版）》的规定，本名录未作规定的建设项目，不纳入建设项目环境影响评价管理。经核查，奥飞数据数字智慧产业园项目不属于该名录规定的建设项目，不纳入建设项目环境影响评价管理，不涉及取得环评批复和办理环保验收手续。</w:delText>
        </w:r>
      </w:del>
    </w:p>
    <w:p w14:paraId="1B967E22" w14:textId="2FA58B5A" w:rsidR="005F457E" w:rsidDel="00964E30" w:rsidRDefault="00000000">
      <w:pPr>
        <w:spacing w:after="0" w:line="312" w:lineRule="auto"/>
        <w:ind w:firstLine="480"/>
        <w:rPr>
          <w:del w:id="4484" w:author="Si-yuan LIU" w:date="2026-07-24T14:26:00Z" w16du:dateUtc="2026-07-24T06:26:00Z"/>
          <w:color w:val="000000" w:themeColor="text1"/>
          <w:szCs w:val="24"/>
        </w:rPr>
      </w:pPr>
      <w:del w:id="4485" w:author="Si-yuan LIU" w:date="2026-07-24T14:26:00Z" w16du:dateUtc="2026-07-24T06:26:00Z">
        <w:r w:rsidDel="00964E30">
          <w:rPr>
            <w:rFonts w:hint="eastAsia"/>
            <w:color w:val="000000" w:themeColor="text1"/>
            <w:szCs w:val="24"/>
          </w:rPr>
          <w:delText>（</w:delText>
        </w:r>
      </w:del>
      <w:ins w:id="4486" w:author="唐潇" w:date="2026-06-08T10:53:00Z">
        <w:del w:id="4487" w:author="Si-yuan LIU" w:date="2026-07-24T14:26:00Z" w16du:dateUtc="2026-07-24T06:26:00Z">
          <w:r w:rsidDel="00964E30">
            <w:rPr>
              <w:rFonts w:hint="eastAsia"/>
              <w:color w:val="000000" w:themeColor="text1"/>
              <w:szCs w:val="24"/>
            </w:rPr>
            <w:delText>6</w:delText>
          </w:r>
        </w:del>
      </w:ins>
      <w:del w:id="4488" w:author="Si-yuan LIU" w:date="2026-07-24T14:26:00Z" w16du:dateUtc="2026-07-24T06:26:00Z">
        <w:r w:rsidDel="00964E30">
          <w:rPr>
            <w:rFonts w:hint="eastAsia"/>
            <w:color w:val="000000" w:themeColor="text1"/>
            <w:szCs w:val="24"/>
          </w:rPr>
          <w:delText>5</w:delText>
        </w:r>
        <w:r w:rsidDel="00964E30">
          <w:rPr>
            <w:rFonts w:hint="eastAsia"/>
            <w:color w:val="000000" w:themeColor="text1"/>
            <w:szCs w:val="24"/>
          </w:rPr>
          <w:delText>）用海预审意见、用海申请批复文件、海域使用许可证</w:delText>
        </w:r>
      </w:del>
    </w:p>
    <w:p w14:paraId="7771B20B" w14:textId="303B2F86" w:rsidR="005F457E" w:rsidDel="00964E30" w:rsidRDefault="00000000">
      <w:pPr>
        <w:spacing w:after="0" w:line="312" w:lineRule="auto"/>
        <w:ind w:firstLine="480"/>
        <w:rPr>
          <w:del w:id="4489" w:author="Si-yuan LIU" w:date="2026-07-24T14:26:00Z" w16du:dateUtc="2026-07-24T06:26:00Z"/>
          <w:color w:val="000000" w:themeColor="text1"/>
          <w:szCs w:val="24"/>
        </w:rPr>
      </w:pPr>
      <w:del w:id="4490" w:author="Si-yuan LIU" w:date="2026-07-24T14:26:00Z" w16du:dateUtc="2026-07-24T06:26:00Z">
        <w:r w:rsidDel="00964E30">
          <w:rPr>
            <w:rFonts w:hint="eastAsia"/>
            <w:color w:val="000000" w:themeColor="text1"/>
            <w:szCs w:val="24"/>
          </w:rPr>
          <w:delText>根据《海域使用权管理规定》第四条、第十三条、第二十三条、第二十四条，国务院或国务院投资主管部门或地方人民政府或其投资主管部门审批、核准的建设项目涉及海域使用的，在项目审批、核准前预先进行审核；在建设项目经批准后，向海洋行政主管部门提交海域使用申请文件，经批复后办理海域使用权证书。</w:delText>
        </w:r>
      </w:del>
    </w:p>
    <w:bookmarkEnd w:id="4457"/>
    <w:p w14:paraId="5FC84C13" w14:textId="3BC0A145" w:rsidR="005F457E" w:rsidDel="00964E30" w:rsidRDefault="00000000">
      <w:pPr>
        <w:spacing w:after="0" w:line="312" w:lineRule="auto"/>
        <w:ind w:firstLine="480"/>
        <w:rPr>
          <w:del w:id="4491" w:author="Si-yuan LIU" w:date="2026-07-24T14:26:00Z" w16du:dateUtc="2026-07-24T06:26:00Z"/>
          <w:color w:val="000000" w:themeColor="text1"/>
          <w:szCs w:val="24"/>
        </w:rPr>
      </w:pPr>
      <w:del w:id="4492" w:author="Si-yuan LIU" w:date="2026-07-24T14:26:00Z" w16du:dateUtc="2026-07-24T06:26:00Z">
        <w:r w:rsidDel="00964E30">
          <w:rPr>
            <w:rFonts w:hint="eastAsia"/>
            <w:color w:val="000000" w:themeColor="text1"/>
            <w:szCs w:val="24"/>
          </w:rPr>
          <w:delText>本项目为陆地项目，不涉及海域使用，故不涉及上述用海手续。</w:delText>
        </w:r>
      </w:del>
    </w:p>
    <w:p w14:paraId="221B6D50" w14:textId="7A6D703F" w:rsidR="005F457E" w:rsidDel="00964E30" w:rsidRDefault="00000000">
      <w:pPr>
        <w:spacing w:after="0" w:line="312" w:lineRule="auto"/>
        <w:ind w:firstLine="480"/>
        <w:rPr>
          <w:del w:id="4493" w:author="Si-yuan LIU" w:date="2026-07-24T14:26:00Z" w16du:dateUtc="2026-07-24T06:26:00Z"/>
          <w:color w:val="000000" w:themeColor="text1"/>
          <w:szCs w:val="24"/>
        </w:rPr>
      </w:pPr>
      <w:del w:id="4494" w:author="Si-yuan LIU" w:date="2026-07-24T14:26:00Z" w16du:dateUtc="2026-07-24T06:26:00Z">
        <w:r w:rsidDel="00964E30">
          <w:rPr>
            <w:rFonts w:hint="eastAsia"/>
            <w:color w:val="000000" w:themeColor="text1"/>
            <w:szCs w:val="24"/>
          </w:rPr>
          <w:delText>（</w:delText>
        </w:r>
      </w:del>
      <w:ins w:id="4495" w:author="唐潇" w:date="2026-06-08T10:53:00Z">
        <w:del w:id="4496" w:author="Si-yuan LIU" w:date="2026-07-24T14:26:00Z" w16du:dateUtc="2026-07-24T06:26:00Z">
          <w:r w:rsidDel="00964E30">
            <w:rPr>
              <w:rFonts w:hint="eastAsia"/>
              <w:color w:val="000000" w:themeColor="text1"/>
              <w:szCs w:val="24"/>
            </w:rPr>
            <w:delText>7</w:delText>
          </w:r>
        </w:del>
      </w:ins>
      <w:del w:id="4497" w:author="Si-yuan LIU" w:date="2026-07-24T14:26:00Z" w16du:dateUtc="2026-07-24T06:26:00Z">
        <w:r w:rsidDel="00964E30">
          <w:rPr>
            <w:rFonts w:hint="eastAsia"/>
            <w:color w:val="000000" w:themeColor="text1"/>
            <w:szCs w:val="24"/>
          </w:rPr>
          <w:delText>6</w:delText>
        </w:r>
        <w:r w:rsidDel="00964E30">
          <w:rPr>
            <w:rFonts w:hint="eastAsia"/>
            <w:color w:val="000000" w:themeColor="text1"/>
            <w:szCs w:val="24"/>
          </w:rPr>
          <w:delText>）商务部门关于外商投资企业的批复、外商投资安全审查意见</w:delText>
        </w:r>
      </w:del>
    </w:p>
    <w:p w14:paraId="113D6BEF" w14:textId="3FE58058" w:rsidR="005F457E" w:rsidDel="00964E30" w:rsidRDefault="00000000">
      <w:pPr>
        <w:spacing w:after="0" w:line="312" w:lineRule="auto"/>
        <w:ind w:firstLine="480"/>
        <w:rPr>
          <w:del w:id="4498" w:author="Si-yuan LIU" w:date="2026-07-24T14:26:00Z" w16du:dateUtc="2026-07-24T06:26:00Z"/>
          <w:color w:val="000000" w:themeColor="text1"/>
          <w:szCs w:val="24"/>
        </w:rPr>
      </w:pPr>
      <w:del w:id="4499" w:author="Si-yuan LIU" w:date="2026-07-24T14:26:00Z" w16du:dateUtc="2026-07-24T06:26:00Z">
        <w:r w:rsidDel="00964E30">
          <w:rPr>
            <w:rFonts w:hint="eastAsia"/>
            <w:color w:val="000000" w:themeColor="text1"/>
            <w:szCs w:val="24"/>
          </w:rPr>
          <w:delText>项目公司奥融科技、原始权益人奥飞数据、固安聚龙、昊盈科技均无外资股东，本项目不涉及外资手续。</w:delText>
        </w:r>
      </w:del>
    </w:p>
    <w:p w14:paraId="7C626971" w14:textId="3A4573F4" w:rsidR="005F457E" w:rsidDel="00964E30" w:rsidRDefault="00000000">
      <w:pPr>
        <w:spacing w:after="0" w:line="312" w:lineRule="auto"/>
        <w:ind w:firstLine="480"/>
        <w:rPr>
          <w:del w:id="4500" w:author="Si-yuan LIU" w:date="2026-07-24T14:26:00Z" w16du:dateUtc="2026-07-24T06:26:00Z"/>
          <w:color w:val="000000" w:themeColor="text1"/>
          <w:szCs w:val="24"/>
        </w:rPr>
      </w:pPr>
      <w:del w:id="4501" w:author="Si-yuan LIU" w:date="2026-07-24T14:26:00Z" w16du:dateUtc="2026-07-24T06:26:00Z">
        <w:r w:rsidDel="00964E30">
          <w:rPr>
            <w:color w:val="000000" w:themeColor="text1"/>
            <w:szCs w:val="24"/>
          </w:rPr>
          <w:delText>4.</w:delText>
        </w:r>
        <w:r w:rsidDel="00964E30">
          <w:rPr>
            <w:rFonts w:hint="eastAsia"/>
            <w:color w:val="000000" w:themeColor="text1"/>
            <w:szCs w:val="24"/>
          </w:rPr>
          <w:delText>相关手续缺失的情况</w:delText>
        </w:r>
      </w:del>
    </w:p>
    <w:p w14:paraId="6674080A" w14:textId="392D0076" w:rsidR="005F457E" w:rsidDel="00964E30" w:rsidRDefault="00000000">
      <w:pPr>
        <w:spacing w:after="0" w:line="312" w:lineRule="auto"/>
        <w:ind w:firstLine="480"/>
        <w:rPr>
          <w:del w:id="4502" w:author="Si-yuan LIU" w:date="2026-07-24T14:26:00Z" w16du:dateUtc="2026-07-24T06:26:00Z"/>
          <w:color w:val="000000" w:themeColor="text1"/>
          <w:szCs w:val="24"/>
        </w:rPr>
      </w:pPr>
      <w:del w:id="4503" w:author="Si-yuan LIU" w:date="2026-07-24T14:26:00Z" w16du:dateUtc="2026-07-24T06:26:00Z">
        <w:r w:rsidDel="00964E30">
          <w:rPr>
            <w:rFonts w:hint="eastAsia"/>
            <w:color w:val="000000" w:themeColor="text1"/>
            <w:szCs w:val="24"/>
          </w:rPr>
          <w:delText>（</w:delText>
        </w:r>
        <w:r w:rsidDel="00964E30">
          <w:rPr>
            <w:color w:val="000000" w:themeColor="text1"/>
            <w:szCs w:val="24"/>
          </w:rPr>
          <w:delText>1</w:delText>
        </w:r>
        <w:r w:rsidDel="00964E30">
          <w:rPr>
            <w:rFonts w:hint="eastAsia"/>
            <w:color w:val="000000" w:themeColor="text1"/>
            <w:szCs w:val="24"/>
          </w:rPr>
          <w:delText>）项目投资建设时无需办理但按现行规定应当办理的有关手续</w:delText>
        </w:r>
      </w:del>
    </w:p>
    <w:p w14:paraId="0C65485E" w14:textId="175A80BE" w:rsidR="005F457E" w:rsidDel="00964E30" w:rsidRDefault="00000000">
      <w:pPr>
        <w:spacing w:after="0" w:line="312" w:lineRule="auto"/>
        <w:ind w:firstLine="480"/>
        <w:rPr>
          <w:del w:id="4504" w:author="Si-yuan LIU" w:date="2026-07-24T14:26:00Z" w16du:dateUtc="2026-07-24T06:26:00Z"/>
          <w:color w:val="000000" w:themeColor="text1"/>
          <w:szCs w:val="24"/>
        </w:rPr>
      </w:pPr>
      <w:del w:id="4505" w:author="Si-yuan LIU" w:date="2026-07-24T14:26:00Z" w16du:dateUtc="2026-07-24T06:26:00Z">
        <w:r w:rsidDel="00964E30">
          <w:rPr>
            <w:rFonts w:hint="eastAsia"/>
            <w:color w:val="000000" w:themeColor="text1"/>
            <w:szCs w:val="24"/>
          </w:rPr>
          <w:delText>不涉及。</w:delText>
        </w:r>
      </w:del>
    </w:p>
    <w:p w14:paraId="249604BC" w14:textId="7100FD03" w:rsidR="005F457E" w:rsidDel="00964E30" w:rsidRDefault="00000000">
      <w:pPr>
        <w:spacing w:after="0" w:line="312" w:lineRule="auto"/>
        <w:ind w:firstLine="480"/>
        <w:rPr>
          <w:del w:id="4506" w:author="Si-yuan LIU" w:date="2026-07-24T14:26:00Z" w16du:dateUtc="2026-07-24T06:26:00Z"/>
          <w:color w:val="000000" w:themeColor="text1"/>
          <w:szCs w:val="24"/>
        </w:rPr>
      </w:pPr>
      <w:del w:id="4507" w:author="Si-yuan LIU" w:date="2026-07-24T14:26:00Z" w16du:dateUtc="2026-07-24T06:26:00Z">
        <w:r w:rsidDel="00964E30">
          <w:rPr>
            <w:rFonts w:hint="eastAsia"/>
            <w:color w:val="000000" w:themeColor="text1"/>
            <w:szCs w:val="24"/>
          </w:rPr>
          <w:delText>（</w:delText>
        </w:r>
        <w:r w:rsidDel="00964E30">
          <w:rPr>
            <w:color w:val="000000" w:themeColor="text1"/>
            <w:szCs w:val="24"/>
          </w:rPr>
          <w:delText>2</w:delText>
        </w:r>
        <w:r w:rsidDel="00964E30">
          <w:rPr>
            <w:rFonts w:hint="eastAsia"/>
            <w:color w:val="000000" w:themeColor="text1"/>
            <w:szCs w:val="24"/>
          </w:rPr>
          <w:delText>）项目投资建设时应当办理但现行规定已经取消或与其他手续合并的有关手续</w:delText>
        </w:r>
      </w:del>
    </w:p>
    <w:p w14:paraId="2A4057D2" w14:textId="21D0E6B5" w:rsidR="005F457E" w:rsidDel="00964E30" w:rsidRDefault="00000000">
      <w:pPr>
        <w:spacing w:after="0" w:line="312" w:lineRule="auto"/>
        <w:ind w:firstLine="480"/>
        <w:rPr>
          <w:del w:id="4508" w:author="Si-yuan LIU" w:date="2026-07-24T14:26:00Z" w16du:dateUtc="2026-07-24T06:26:00Z"/>
          <w:color w:val="000000" w:themeColor="text1"/>
          <w:szCs w:val="24"/>
        </w:rPr>
      </w:pPr>
      <w:del w:id="4509" w:author="Si-yuan LIU" w:date="2026-07-24T14:26:00Z" w16du:dateUtc="2026-07-24T06:26:00Z">
        <w:r w:rsidDel="00964E30">
          <w:rPr>
            <w:rFonts w:hint="eastAsia"/>
            <w:color w:val="000000" w:themeColor="text1"/>
            <w:szCs w:val="24"/>
          </w:rPr>
          <w:delText>不涉及。</w:delText>
        </w:r>
      </w:del>
    </w:p>
    <w:p w14:paraId="0175DD9F" w14:textId="68B9FB6E" w:rsidR="005F457E" w:rsidDel="00964E30" w:rsidRDefault="00000000">
      <w:pPr>
        <w:spacing w:after="0" w:line="312" w:lineRule="auto"/>
        <w:ind w:firstLine="480"/>
        <w:rPr>
          <w:del w:id="4510" w:author="Si-yuan LIU" w:date="2026-07-24T14:26:00Z" w16du:dateUtc="2026-07-24T06:26:00Z"/>
          <w:color w:val="000000" w:themeColor="text1"/>
          <w:szCs w:val="24"/>
        </w:rPr>
      </w:pPr>
      <w:del w:id="4511" w:author="Si-yuan LIU" w:date="2026-07-24T14:26:00Z" w16du:dateUtc="2026-07-24T06:26:00Z">
        <w:r w:rsidDel="00964E30">
          <w:rPr>
            <w:rFonts w:hint="eastAsia"/>
            <w:color w:val="000000" w:themeColor="text1"/>
            <w:szCs w:val="24"/>
          </w:rPr>
          <w:delText>（</w:delText>
        </w:r>
        <w:r w:rsidDel="00964E30">
          <w:rPr>
            <w:color w:val="000000" w:themeColor="text1"/>
            <w:szCs w:val="24"/>
          </w:rPr>
          <w:delText>3</w:delText>
        </w:r>
        <w:r w:rsidDel="00964E30">
          <w:rPr>
            <w:rFonts w:hint="eastAsia"/>
            <w:color w:val="000000" w:themeColor="text1"/>
            <w:szCs w:val="24"/>
          </w:rPr>
          <w:delText>）按照项目投资建设时和现行规定均需办理的有关手续</w:delText>
        </w:r>
      </w:del>
    </w:p>
    <w:p w14:paraId="21C3D76F" w14:textId="1D9854B5" w:rsidR="005F457E" w:rsidDel="00964E30" w:rsidRDefault="00000000">
      <w:pPr>
        <w:spacing w:after="0" w:line="312" w:lineRule="auto"/>
        <w:ind w:firstLine="480"/>
        <w:rPr>
          <w:del w:id="4512" w:author="Si-yuan LIU" w:date="2026-07-24T14:26:00Z" w16du:dateUtc="2026-07-24T06:26:00Z"/>
          <w:color w:val="000000" w:themeColor="text1"/>
          <w:szCs w:val="24"/>
        </w:rPr>
      </w:pPr>
      <w:del w:id="4513" w:author="Si-yuan LIU" w:date="2026-07-24T14:26:00Z" w16du:dateUtc="2026-07-24T06:26:00Z">
        <w:r w:rsidDel="00964E30">
          <w:rPr>
            <w:rFonts w:hint="eastAsia"/>
            <w:color w:val="000000" w:themeColor="text1"/>
            <w:szCs w:val="24"/>
          </w:rPr>
          <w:delText>不涉及。</w:delText>
        </w:r>
      </w:del>
    </w:p>
    <w:p w14:paraId="712C796A" w14:textId="6F4B9F12" w:rsidR="005F457E" w:rsidDel="00964E30" w:rsidRDefault="00000000">
      <w:pPr>
        <w:spacing w:after="0" w:line="312" w:lineRule="auto"/>
        <w:ind w:firstLine="480"/>
        <w:rPr>
          <w:del w:id="4514" w:author="Si-yuan LIU" w:date="2026-07-24T14:26:00Z" w16du:dateUtc="2026-07-24T06:26:00Z"/>
          <w:color w:val="000000" w:themeColor="text1"/>
          <w:szCs w:val="24"/>
        </w:rPr>
      </w:pPr>
      <w:del w:id="4515" w:author="Si-yuan LIU" w:date="2026-07-24T14:26:00Z" w16du:dateUtc="2026-07-24T06:26:00Z">
        <w:r w:rsidDel="00964E30">
          <w:rPr>
            <w:color w:val="000000" w:themeColor="text1"/>
            <w:szCs w:val="24"/>
          </w:rPr>
          <w:delText>5.</w:delText>
        </w:r>
        <w:r w:rsidDel="00964E30">
          <w:rPr>
            <w:rFonts w:hint="eastAsia"/>
            <w:color w:val="000000" w:themeColor="text1"/>
            <w:szCs w:val="24"/>
          </w:rPr>
          <w:delText>连廊、夹层等建筑情况</w:delText>
        </w:r>
      </w:del>
    </w:p>
    <w:p w14:paraId="523AD6C6" w14:textId="243AB27F" w:rsidR="005F457E" w:rsidDel="00964E30" w:rsidRDefault="00000000">
      <w:pPr>
        <w:spacing w:after="0" w:line="312" w:lineRule="auto"/>
        <w:ind w:firstLine="480"/>
        <w:rPr>
          <w:del w:id="4516" w:author="Si-yuan LIU" w:date="2026-07-24T14:26:00Z" w16du:dateUtc="2026-07-24T06:26:00Z"/>
          <w:color w:val="000000" w:themeColor="text1"/>
          <w:szCs w:val="24"/>
        </w:rPr>
      </w:pPr>
      <w:del w:id="4517" w:author="Si-yuan LIU" w:date="2026-07-24T14:26:00Z" w16du:dateUtc="2026-07-24T06:26:00Z">
        <w:r w:rsidDel="00964E30">
          <w:rPr>
            <w:rFonts w:hint="eastAsia"/>
            <w:color w:val="000000" w:themeColor="text1"/>
            <w:szCs w:val="24"/>
          </w:rPr>
          <w:delText>原始权益人奥飞数据、固安聚龙、昊盈科技分别于</w:delText>
        </w:r>
        <w:r w:rsidDel="00964E30">
          <w:rPr>
            <w:color w:val="000000" w:themeColor="text1"/>
            <w:szCs w:val="24"/>
          </w:rPr>
          <w:delText>2026</w:delText>
        </w:r>
        <w:r w:rsidDel="00964E30">
          <w:rPr>
            <w:rFonts w:hint="eastAsia"/>
            <w:color w:val="000000" w:themeColor="text1"/>
            <w:szCs w:val="24"/>
          </w:rPr>
          <w:delText>年</w:delText>
        </w:r>
        <w:r w:rsidDel="00964E30">
          <w:rPr>
            <w:rFonts w:hint="eastAsia"/>
            <w:color w:val="000000" w:themeColor="text1"/>
            <w:szCs w:val="24"/>
          </w:rPr>
          <w:delText>5</w:delText>
        </w:r>
        <w:r w:rsidDel="00964E30">
          <w:rPr>
            <w:rFonts w:hint="eastAsia"/>
            <w:color w:val="000000" w:themeColor="text1"/>
            <w:szCs w:val="24"/>
          </w:rPr>
          <w:delText>月</w:delText>
        </w:r>
        <w:r w:rsidDel="00964E30">
          <w:rPr>
            <w:rFonts w:hint="eastAsia"/>
            <w:color w:val="000000" w:themeColor="text1"/>
            <w:szCs w:val="24"/>
          </w:rPr>
          <w:delText>2</w:delText>
        </w:r>
        <w:r w:rsidDel="00964E30">
          <w:rPr>
            <w:color w:val="000000" w:themeColor="text1"/>
            <w:szCs w:val="24"/>
          </w:rPr>
          <w:delText>9</w:delText>
        </w:r>
        <w:r w:rsidDel="00964E30">
          <w:rPr>
            <w:rFonts w:hint="eastAsia"/>
            <w:color w:val="000000" w:themeColor="text1"/>
            <w:szCs w:val="24"/>
          </w:rPr>
          <w:delText>日出具《广东奥飞数据科技股份有限公司关于奥飞数据中心基础设施领域不动产投资信托基金（</w:delText>
        </w:r>
        <w:r w:rsidDel="00964E30">
          <w:rPr>
            <w:color w:val="000000" w:themeColor="text1"/>
            <w:szCs w:val="24"/>
          </w:rPr>
          <w:delText>REITs</w:delText>
        </w:r>
        <w:r w:rsidDel="00964E30">
          <w:rPr>
            <w:rFonts w:hint="eastAsia"/>
            <w:color w:val="000000" w:themeColor="text1"/>
            <w:szCs w:val="24"/>
          </w:rPr>
          <w:delText>）项目的承诺函》、《固安聚龙自动化设备有限公司关于奥飞数据中心基础设施领域不动产投资信托基金（</w:delText>
        </w:r>
        <w:r w:rsidDel="00964E30">
          <w:rPr>
            <w:color w:val="000000" w:themeColor="text1"/>
            <w:szCs w:val="24"/>
          </w:rPr>
          <w:delText>REITs</w:delText>
        </w:r>
        <w:r w:rsidDel="00964E30">
          <w:rPr>
            <w:rFonts w:hint="eastAsia"/>
            <w:color w:val="000000" w:themeColor="text1"/>
            <w:szCs w:val="24"/>
          </w:rPr>
          <w:delText>）项目的承诺函》、《广州市昊盈计算机科技有限公司关于奥飞数据中心基础设施领域不动产投资信托基金（</w:delText>
        </w:r>
        <w:r w:rsidDel="00964E30">
          <w:rPr>
            <w:color w:val="000000" w:themeColor="text1"/>
            <w:szCs w:val="24"/>
          </w:rPr>
          <w:delText>REITs</w:delText>
        </w:r>
        <w:r w:rsidDel="00964E30">
          <w:rPr>
            <w:rFonts w:hint="eastAsia"/>
            <w:color w:val="000000" w:themeColor="text1"/>
            <w:szCs w:val="24"/>
          </w:rPr>
          <w:delText>）项目的承诺函》，就连廊、夹层等建筑情况承诺：“发行基础设施</w:delText>
        </w:r>
        <w:r w:rsidDel="00964E30">
          <w:rPr>
            <w:color w:val="000000" w:themeColor="text1"/>
            <w:szCs w:val="24"/>
          </w:rPr>
          <w:delText>REITs</w:delText>
        </w:r>
        <w:r w:rsidDel="00964E30">
          <w:rPr>
            <w:rFonts w:hint="eastAsia"/>
            <w:color w:val="000000" w:themeColor="text1"/>
            <w:szCs w:val="24"/>
          </w:rPr>
          <w:delText>的底层资产及底层资产不可分割的建筑物中，不存在未办理投资管理、规划、用地、施工许可和产权登记手续的连廊、夹层等建筑”。相关情况详见附件</w:delText>
        </w:r>
        <w:r w:rsidDel="00964E30">
          <w:rPr>
            <w:rFonts w:hint="eastAsia"/>
            <w:color w:val="000000" w:themeColor="text1"/>
            <w:szCs w:val="24"/>
          </w:rPr>
          <w:delText>14-1</w:delText>
        </w:r>
        <w:r w:rsidDel="00964E30">
          <w:rPr>
            <w:rFonts w:hint="eastAsia"/>
            <w:color w:val="000000" w:themeColor="text1"/>
            <w:szCs w:val="24"/>
          </w:rPr>
          <w:delText>、</w:delText>
        </w:r>
        <w:r w:rsidDel="00964E30">
          <w:rPr>
            <w:rFonts w:hint="eastAsia"/>
            <w:color w:val="000000" w:themeColor="text1"/>
            <w:szCs w:val="24"/>
          </w:rPr>
          <w:delText>14-2</w:delText>
        </w:r>
        <w:r w:rsidDel="00964E30">
          <w:rPr>
            <w:rFonts w:hint="eastAsia"/>
            <w:color w:val="000000" w:themeColor="text1"/>
            <w:szCs w:val="24"/>
          </w:rPr>
          <w:delText>、</w:delText>
        </w:r>
        <w:r w:rsidDel="00964E30">
          <w:rPr>
            <w:rFonts w:hint="eastAsia"/>
            <w:color w:val="000000" w:themeColor="text1"/>
            <w:szCs w:val="24"/>
          </w:rPr>
          <w:delText>14-3</w:delText>
        </w:r>
        <w:r w:rsidDel="00964E30">
          <w:rPr>
            <w:rFonts w:hint="eastAsia"/>
            <w:color w:val="000000" w:themeColor="text1"/>
            <w:szCs w:val="24"/>
          </w:rPr>
          <w:delText>。</w:delText>
        </w:r>
      </w:del>
    </w:p>
    <w:p w14:paraId="364E445E" w14:textId="2929406F" w:rsidR="005F457E" w:rsidDel="00964E30" w:rsidRDefault="00000000">
      <w:pPr>
        <w:spacing w:after="0" w:line="312" w:lineRule="auto"/>
        <w:ind w:firstLine="480"/>
        <w:rPr>
          <w:del w:id="4518" w:author="Si-yuan LIU" w:date="2026-07-24T14:26:00Z" w16du:dateUtc="2026-07-24T06:26:00Z"/>
          <w:color w:val="000000" w:themeColor="text1"/>
          <w:szCs w:val="24"/>
        </w:rPr>
      </w:pPr>
      <w:del w:id="4519" w:author="Si-yuan LIU" w:date="2026-07-24T14:26:00Z" w16du:dateUtc="2026-07-24T06:26:00Z">
        <w:r w:rsidDel="00964E30">
          <w:rPr>
            <w:color w:val="000000" w:themeColor="text1"/>
            <w:szCs w:val="24"/>
          </w:rPr>
          <w:delText>6.</w:delText>
        </w:r>
        <w:r w:rsidDel="00964E30">
          <w:rPr>
            <w:rFonts w:hint="eastAsia"/>
            <w:color w:val="000000" w:themeColor="text1"/>
            <w:szCs w:val="24"/>
          </w:rPr>
          <w:delText>企业投资项目备案手续的具体情况</w:delText>
        </w:r>
      </w:del>
    </w:p>
    <w:p w14:paraId="73A1AD33" w14:textId="56AFB8A6" w:rsidR="005F457E" w:rsidDel="00964E30" w:rsidRDefault="00000000">
      <w:pPr>
        <w:spacing w:after="0" w:line="312" w:lineRule="auto"/>
        <w:ind w:firstLine="480"/>
        <w:rPr>
          <w:del w:id="4520" w:author="Si-yuan LIU" w:date="2026-07-24T14:26:00Z" w16du:dateUtc="2026-07-24T06:26:00Z"/>
          <w:color w:val="000000" w:themeColor="text1"/>
          <w:szCs w:val="24"/>
        </w:rPr>
      </w:pPr>
      <w:del w:id="4521" w:author="Si-yuan LIU" w:date="2026-07-24T14:26:00Z" w16du:dateUtc="2026-07-24T06:26:00Z">
        <w:r w:rsidDel="00964E30">
          <w:rPr>
            <w:rFonts w:hint="eastAsia"/>
            <w:color w:val="000000" w:themeColor="text1"/>
            <w:szCs w:val="24"/>
          </w:rPr>
          <w:delText>作为“奥飞数据数字智慧产业园”的组成部分，基础设施项目与其他数据中心一并申请取得企业投资项目备案手续。</w:delText>
        </w:r>
      </w:del>
    </w:p>
    <w:p w14:paraId="46ACCAC6" w14:textId="01A9A9EB" w:rsidR="005F457E" w:rsidDel="00964E30" w:rsidRDefault="00000000">
      <w:pPr>
        <w:spacing w:after="0" w:line="312" w:lineRule="auto"/>
        <w:ind w:firstLine="480"/>
        <w:rPr>
          <w:del w:id="4522" w:author="Si-yuan LIU" w:date="2026-07-24T14:26:00Z" w16du:dateUtc="2026-07-24T06:26:00Z"/>
          <w:color w:val="000000" w:themeColor="text1"/>
          <w:szCs w:val="24"/>
        </w:rPr>
      </w:pPr>
      <w:del w:id="4523" w:author="Si-yuan LIU" w:date="2026-07-24T14:26:00Z" w16du:dateUtc="2026-07-24T06:26:00Z">
        <w:r w:rsidDel="00964E30">
          <w:rPr>
            <w:rFonts w:hint="eastAsia"/>
            <w:color w:val="000000" w:themeColor="text1"/>
            <w:szCs w:val="24"/>
          </w:rPr>
          <w:delText>基础设施项目企业投资项目备案包含多项手续的原因如下：根据广东省发展和改革委员会和广东省工业和信息化厅印发的《关于企业投资项目核准和备案管理的实施办法》（粤发改规〔</w:delText>
        </w:r>
        <w:r w:rsidDel="00964E30">
          <w:rPr>
            <w:color w:val="000000" w:themeColor="text1"/>
            <w:szCs w:val="24"/>
          </w:rPr>
          <w:delText>2022</w:delText>
        </w:r>
        <w:r w:rsidDel="00964E30">
          <w:rPr>
            <w:rFonts w:hint="eastAsia"/>
            <w:color w:val="000000" w:themeColor="text1"/>
            <w:szCs w:val="24"/>
          </w:rPr>
          <w:delText>〕</w:delText>
        </w:r>
        <w:r w:rsidDel="00964E30">
          <w:rPr>
            <w:color w:val="000000" w:themeColor="text1"/>
            <w:szCs w:val="24"/>
          </w:rPr>
          <w:delText>1</w:delText>
        </w:r>
        <w:r w:rsidDel="00964E30">
          <w:rPr>
            <w:rFonts w:hint="eastAsia"/>
            <w:color w:val="000000" w:themeColor="text1"/>
            <w:szCs w:val="24"/>
          </w:rPr>
          <w:delText>号）第四十三条规定，“已完成备案的项目，有下列情形之一的，项目单位应当在项目开工前通过在线平台及时告知原项目备案机关，修改相关信息，履行项目变更告知义务：（一）项目名称、建设地点发生变更的；（二）项目投资规模或者建设规模变化幅度在</w:delText>
        </w:r>
        <w:r w:rsidDel="00964E30">
          <w:rPr>
            <w:color w:val="000000" w:themeColor="text1"/>
            <w:szCs w:val="24"/>
          </w:rPr>
          <w:delText>20%</w:delText>
        </w:r>
        <w:r w:rsidDel="00964E30">
          <w:rPr>
            <w:rFonts w:hint="eastAsia"/>
            <w:color w:val="000000" w:themeColor="text1"/>
            <w:szCs w:val="24"/>
          </w:rPr>
          <w:delText>及以上的；（三）项目建设内容发生较大变化的；（四）项目法人发生变更的；（五）需要对项目备案内容进行调整的其他重大情形。项目备案机关对备案修改信息的审查时限、内容和方式，按照本实施办法第四十条规定执行。”。奥飞数据</w:delText>
        </w:r>
        <w:r w:rsidDel="00964E30">
          <w:rPr>
            <w:color w:val="000000" w:themeColor="text1"/>
            <w:szCs w:val="24"/>
          </w:rPr>
          <w:delText>2024</w:delText>
        </w:r>
        <w:r w:rsidDel="00964E30">
          <w:rPr>
            <w:rFonts w:hint="eastAsia"/>
            <w:color w:val="000000" w:themeColor="text1"/>
            <w:szCs w:val="24"/>
          </w:rPr>
          <w:delText>年</w:delText>
        </w:r>
        <w:r w:rsidDel="00964E30">
          <w:rPr>
            <w:color w:val="000000" w:themeColor="text1"/>
            <w:szCs w:val="24"/>
          </w:rPr>
          <w:delText>3</w:delText>
        </w:r>
        <w:r w:rsidDel="00964E30">
          <w:rPr>
            <w:rFonts w:hint="eastAsia"/>
            <w:color w:val="000000" w:themeColor="text1"/>
            <w:szCs w:val="24"/>
          </w:rPr>
          <w:delText>月</w:delText>
        </w:r>
        <w:r w:rsidDel="00964E30">
          <w:rPr>
            <w:color w:val="000000" w:themeColor="text1"/>
            <w:szCs w:val="24"/>
          </w:rPr>
          <w:delText>18</w:delText>
        </w:r>
        <w:r w:rsidDel="00964E30">
          <w:rPr>
            <w:rFonts w:hint="eastAsia"/>
            <w:color w:val="000000" w:themeColor="text1"/>
            <w:szCs w:val="24"/>
          </w:rPr>
          <w:delText>日取得的投资项目备案手续系因备案信息发生变更（变更的备案信息包括投资额、资本金金额等）所办理取得。</w:delText>
        </w:r>
      </w:del>
    </w:p>
    <w:p w14:paraId="6DEBF807" w14:textId="24796CF8" w:rsidR="005F457E" w:rsidDel="00964E30" w:rsidRDefault="00000000">
      <w:pPr>
        <w:pStyle w:val="2"/>
        <w:rPr>
          <w:del w:id="4524" w:author="Si-yuan LIU" w:date="2026-07-24T14:26:00Z" w16du:dateUtc="2026-07-24T06:26:00Z"/>
        </w:rPr>
      </w:pPr>
      <w:bookmarkStart w:id="4525" w:name="_Toc1466225545_WPSOffice_Level2"/>
      <w:bookmarkStart w:id="4526" w:name="_Toc223783771"/>
      <w:bookmarkStart w:id="4527" w:name="_Toc1358367997_WPSOffice_Level2"/>
      <w:bookmarkStart w:id="4528" w:name="_Toc2026672728_WPSOffice_Level2"/>
      <w:del w:id="4529" w:author="Si-yuan LIU" w:date="2026-07-24T14:26:00Z" w16du:dateUtc="2026-07-24T06:26:00Z">
        <w:r w:rsidDel="00964E30">
          <w:rPr>
            <w:rFonts w:hint="eastAsia"/>
          </w:rPr>
          <w:delText>（三）土地使用合规情况</w:delText>
        </w:r>
        <w:bookmarkEnd w:id="4525"/>
        <w:bookmarkEnd w:id="4526"/>
        <w:bookmarkEnd w:id="4527"/>
        <w:bookmarkEnd w:id="4528"/>
      </w:del>
    </w:p>
    <w:p w14:paraId="1097062E" w14:textId="2F459A2F" w:rsidR="005F457E" w:rsidDel="00964E30" w:rsidRDefault="00000000">
      <w:pPr>
        <w:spacing w:after="0" w:line="312" w:lineRule="auto"/>
        <w:ind w:firstLine="480"/>
        <w:rPr>
          <w:del w:id="4530" w:author="Si-yuan LIU" w:date="2026-07-24T14:26:00Z" w16du:dateUtc="2026-07-24T06:26:00Z"/>
          <w:color w:val="000000" w:themeColor="text1"/>
          <w:szCs w:val="24"/>
        </w:rPr>
      </w:pPr>
      <w:bookmarkStart w:id="4531" w:name="_Toc203988169"/>
      <w:bookmarkStart w:id="4532" w:name="_Toc1094059470"/>
      <w:bookmarkStart w:id="4533" w:name="bookmark38"/>
      <w:del w:id="4534" w:author="Si-yuan LIU" w:date="2026-07-24T14:26:00Z" w16du:dateUtc="2026-07-24T06:26:00Z">
        <w:r w:rsidDel="00964E30">
          <w:rPr>
            <w:color w:val="000000" w:themeColor="text1"/>
            <w:szCs w:val="24"/>
          </w:rPr>
          <w:delText>1.</w:delText>
        </w:r>
        <w:r w:rsidDel="00964E30">
          <w:rPr>
            <w:rFonts w:hint="eastAsia"/>
            <w:color w:val="000000" w:themeColor="text1"/>
            <w:szCs w:val="24"/>
          </w:rPr>
          <w:delText>总体情况</w:delText>
        </w:r>
        <w:bookmarkEnd w:id="4531"/>
        <w:bookmarkEnd w:id="4532"/>
      </w:del>
    </w:p>
    <w:p w14:paraId="409DCFB5" w14:textId="3E7A7BBD" w:rsidR="005F457E" w:rsidDel="00964E30" w:rsidRDefault="00000000">
      <w:pPr>
        <w:spacing w:after="0" w:line="312" w:lineRule="auto"/>
        <w:ind w:firstLine="480"/>
        <w:rPr>
          <w:del w:id="4535" w:author="Si-yuan LIU" w:date="2026-07-24T14:26:00Z" w16du:dateUtc="2026-07-24T06:26:00Z"/>
          <w:color w:val="000000" w:themeColor="text1"/>
          <w:szCs w:val="24"/>
        </w:rPr>
      </w:pPr>
      <w:bookmarkStart w:id="4536" w:name="_Toc737152184_WPSOffice_Level2"/>
      <w:bookmarkStart w:id="4537" w:name="_Toc100634150_WPSOffice_Level2"/>
      <w:bookmarkStart w:id="4538" w:name="_Toc321909500_WPSOffice_Level2"/>
      <w:bookmarkEnd w:id="4533"/>
      <w:del w:id="4539" w:author="Si-yuan LIU" w:date="2026-07-24T14:26:00Z" w16du:dateUtc="2026-07-24T06:26:00Z">
        <w:r w:rsidDel="00964E30">
          <w:rPr>
            <w:rFonts w:hint="eastAsia"/>
            <w:color w:val="000000" w:themeColor="text1"/>
            <w:szCs w:val="24"/>
          </w:rPr>
          <w:delText>国浩律师（广州）事务所已出具《法律意见书》就本项目所涉及使用土地情况和房屋使用情况进行确认。本项目使用土地情况和房屋使用情况如下表所示：</w:delText>
        </w:r>
      </w:del>
    </w:p>
    <w:p w14:paraId="467A0E3A" w14:textId="7BE9D14E" w:rsidR="005F457E" w:rsidDel="00964E30" w:rsidRDefault="005F457E">
      <w:pPr>
        <w:spacing w:after="0" w:line="312" w:lineRule="auto"/>
        <w:ind w:firstLine="480"/>
        <w:rPr>
          <w:del w:id="4540" w:author="Si-yuan LIU" w:date="2026-07-24T14:26:00Z" w16du:dateUtc="2026-07-24T06:26:00Z"/>
        </w:rPr>
        <w:pPrChange w:id="4541" w:author="唐潇" w:date="2026-07-08T13:36:00Z">
          <w:pPr>
            <w:pStyle w:val="a0"/>
            <w:spacing w:line="240" w:lineRule="auto"/>
            <w:ind w:firstLine="480"/>
          </w:pPr>
        </w:pPrChange>
      </w:pPr>
    </w:p>
    <w:p w14:paraId="4D577CBC" w14:textId="43BC4BB4" w:rsidR="005F457E" w:rsidDel="00964E30" w:rsidRDefault="00000000">
      <w:pPr>
        <w:spacing w:after="0" w:line="312" w:lineRule="auto"/>
        <w:ind w:firstLineChars="0" w:firstLine="0"/>
        <w:jc w:val="center"/>
        <w:rPr>
          <w:del w:id="4542" w:author="Si-yuan LIU" w:date="2026-07-24T14:26:00Z" w16du:dateUtc="2026-07-24T06:26:00Z"/>
          <w:color w:val="000000" w:themeColor="text1"/>
          <w:szCs w:val="24"/>
        </w:rPr>
      </w:pPr>
      <w:del w:id="4543" w:author="Si-yuan LIU" w:date="2026-07-24T14:26:00Z" w16du:dateUtc="2026-07-24T06:26:00Z">
        <w:r w:rsidDel="00964E30">
          <w:rPr>
            <w:rFonts w:hint="eastAsia"/>
            <w:color w:val="000000" w:themeColor="text1"/>
            <w:szCs w:val="24"/>
          </w:rPr>
          <w:delText>表</w:delText>
        </w:r>
        <w:r w:rsidDel="00964E30">
          <w:rPr>
            <w:color w:val="000000" w:themeColor="text1"/>
            <w:szCs w:val="24"/>
          </w:rPr>
          <w:delText xml:space="preserve"> </w:delText>
        </w:r>
        <w:r w:rsidDel="00964E30">
          <w:rPr>
            <w:color w:val="000000" w:themeColor="text1"/>
            <w:szCs w:val="24"/>
          </w:rPr>
          <w:fldChar w:fldCharType="begin"/>
        </w:r>
        <w:r w:rsidDel="00964E30">
          <w:rPr>
            <w:color w:val="000000" w:themeColor="text1"/>
            <w:szCs w:val="24"/>
          </w:rPr>
          <w:delInstrText xml:space="preserve"> SEQ </w:delInstrText>
        </w:r>
        <w:r w:rsidDel="00964E30">
          <w:rPr>
            <w:rFonts w:hint="eastAsia"/>
            <w:color w:val="000000" w:themeColor="text1"/>
            <w:szCs w:val="24"/>
          </w:rPr>
          <w:delInstrText>表</w:delInstrText>
        </w:r>
        <w:r w:rsidDel="00964E30">
          <w:rPr>
            <w:color w:val="000000" w:themeColor="text1"/>
            <w:szCs w:val="24"/>
          </w:rPr>
          <w:delInstrText xml:space="preserve"> \* ARABIC </w:delInstrText>
        </w:r>
        <w:r w:rsidDel="00964E30">
          <w:rPr>
            <w:color w:val="000000" w:themeColor="text1"/>
            <w:szCs w:val="24"/>
          </w:rPr>
          <w:fldChar w:fldCharType="separate"/>
        </w:r>
      </w:del>
      <w:ins w:id="4544" w:author="怡然 刘 [2]" w:date="2026-07-08T15:02:00Z">
        <w:del w:id="4545" w:author="Si-yuan LIU" w:date="2026-07-24T14:26:00Z" w16du:dateUtc="2026-07-24T06:26:00Z">
          <w:r w:rsidR="004A5B2B" w:rsidDel="00964E30">
            <w:rPr>
              <w:noProof/>
              <w:color w:val="000000" w:themeColor="text1"/>
              <w:szCs w:val="24"/>
            </w:rPr>
            <w:delText>25</w:delText>
          </w:r>
        </w:del>
      </w:ins>
      <w:ins w:id="4546" w:author="Bentayga-" w:date="2026-07-05T17:09:00Z">
        <w:del w:id="4547" w:author="Si-yuan LIU" w:date="2026-07-24T14:26:00Z" w16du:dateUtc="2026-07-24T06:26:00Z">
          <w:r w:rsidDel="00964E30">
            <w:rPr>
              <w:noProof/>
              <w:color w:val="000000" w:themeColor="text1"/>
              <w:szCs w:val="24"/>
            </w:rPr>
            <w:delText>25</w:delText>
          </w:r>
        </w:del>
      </w:ins>
      <w:del w:id="4548" w:author="Si-yuan LIU" w:date="2026-07-24T14:26:00Z" w16du:dateUtc="2026-07-24T06:26:00Z">
        <w:r w:rsidDel="00964E30">
          <w:rPr>
            <w:noProof/>
            <w:color w:val="000000" w:themeColor="text1"/>
            <w:szCs w:val="24"/>
          </w:rPr>
          <w:delText>25</w:delText>
        </w:r>
        <w:r w:rsidDel="00964E30">
          <w:rPr>
            <w:color w:val="000000" w:themeColor="text1"/>
            <w:szCs w:val="24"/>
          </w:rPr>
          <w:fldChar w:fldCharType="end"/>
        </w:r>
        <w:r w:rsidDel="00964E30">
          <w:rPr>
            <w:color w:val="000000" w:themeColor="text1"/>
            <w:szCs w:val="24"/>
          </w:rPr>
          <w:delText xml:space="preserve"> </w:delText>
        </w:r>
        <w:r w:rsidDel="00964E30">
          <w:rPr>
            <w:rFonts w:hint="eastAsia"/>
            <w:color w:val="000000" w:themeColor="text1"/>
            <w:szCs w:val="24"/>
          </w:rPr>
          <w:delText>土地使用情况</w:delText>
        </w:r>
      </w:del>
    </w:p>
    <w:tbl>
      <w:tblPr>
        <w:tblStyle w:val="TableGrid"/>
        <w:tblW w:w="0" w:type="auto"/>
        <w:jc w:val="center"/>
        <w:tblInd w:w="0" w:type="dxa"/>
        <w:tblLayout w:type="fixed"/>
        <w:tblCellMar>
          <w:left w:w="28" w:type="dxa"/>
          <w:right w:w="28" w:type="dxa"/>
        </w:tblCellMar>
        <w:tblLook w:val="04A0" w:firstRow="1" w:lastRow="0" w:firstColumn="1" w:lastColumn="0" w:noHBand="0" w:noVBand="1"/>
      </w:tblPr>
      <w:tblGrid>
        <w:gridCol w:w="325"/>
        <w:gridCol w:w="691"/>
        <w:gridCol w:w="1653"/>
        <w:gridCol w:w="500"/>
        <w:gridCol w:w="1636"/>
        <w:gridCol w:w="442"/>
        <w:gridCol w:w="954"/>
        <w:gridCol w:w="1085"/>
        <w:gridCol w:w="558"/>
        <w:gridCol w:w="886"/>
      </w:tblGrid>
      <w:tr w:rsidR="005F457E" w:rsidDel="00964E30" w14:paraId="5EB61F83" w14:textId="282287BF">
        <w:trPr>
          <w:trHeight w:val="20"/>
          <w:jc w:val="center"/>
          <w:del w:id="4549" w:author="Si-yuan LIU" w:date="2026-07-24T14:26:00Z" w16du:dateUtc="2026-07-24T06:26:00Z"/>
        </w:trPr>
        <w:tc>
          <w:tcPr>
            <w:tcW w:w="325" w:type="dxa"/>
            <w:tcBorders>
              <w:top w:val="single" w:sz="4" w:space="0" w:color="000000"/>
              <w:left w:val="single" w:sz="4" w:space="0" w:color="000000"/>
              <w:bottom w:val="single" w:sz="4" w:space="0" w:color="000000"/>
              <w:right w:val="single" w:sz="4" w:space="0" w:color="000000"/>
            </w:tcBorders>
            <w:vAlign w:val="center"/>
          </w:tcPr>
          <w:p w14:paraId="142ECDDA" w14:textId="09575022" w:rsidR="005F457E" w:rsidDel="00964E30" w:rsidRDefault="00000000">
            <w:pPr>
              <w:autoSpaceDE w:val="0"/>
              <w:autoSpaceDN w:val="0"/>
              <w:adjustRightInd w:val="0"/>
              <w:snapToGrid w:val="0"/>
              <w:spacing w:after="0" w:line="240" w:lineRule="auto"/>
              <w:ind w:firstLineChars="0" w:firstLine="0"/>
              <w:jc w:val="center"/>
              <w:textAlignment w:val="auto"/>
              <w:rPr>
                <w:del w:id="4550" w:author="Si-yuan LIU" w:date="2026-07-24T14:26:00Z" w16du:dateUtc="2026-07-24T06:26:00Z"/>
                <w:b/>
                <w:bCs/>
                <w:color w:val="000000" w:themeColor="text1"/>
                <w:sz w:val="21"/>
                <w:szCs w:val="21"/>
              </w:rPr>
            </w:pPr>
            <w:del w:id="4551" w:author="Si-yuan LIU" w:date="2026-07-24T14:26:00Z" w16du:dateUtc="2026-07-24T06:26:00Z">
              <w:r w:rsidDel="00964E30">
                <w:rPr>
                  <w:rFonts w:hint="eastAsia"/>
                  <w:b/>
                  <w:bCs/>
                  <w:color w:val="000000" w:themeColor="text1"/>
                  <w:sz w:val="21"/>
                  <w:szCs w:val="21"/>
                </w:rPr>
                <w:delText>序号</w:delText>
              </w:r>
            </w:del>
          </w:p>
        </w:tc>
        <w:tc>
          <w:tcPr>
            <w:tcW w:w="691" w:type="dxa"/>
            <w:tcBorders>
              <w:top w:val="single" w:sz="4" w:space="0" w:color="000000"/>
              <w:left w:val="single" w:sz="4" w:space="0" w:color="000000"/>
              <w:bottom w:val="single" w:sz="4" w:space="0" w:color="000000"/>
              <w:right w:val="single" w:sz="4" w:space="0" w:color="000000"/>
            </w:tcBorders>
            <w:vAlign w:val="center"/>
          </w:tcPr>
          <w:p w14:paraId="629BF352" w14:textId="5FFA0C58" w:rsidR="005F457E" w:rsidDel="00964E30" w:rsidRDefault="00000000">
            <w:pPr>
              <w:keepNext/>
              <w:adjustRightInd w:val="0"/>
              <w:snapToGrid w:val="0"/>
              <w:spacing w:after="0" w:line="240" w:lineRule="auto"/>
              <w:ind w:firstLineChars="0" w:firstLine="0"/>
              <w:jc w:val="center"/>
              <w:textAlignment w:val="auto"/>
              <w:rPr>
                <w:del w:id="4552" w:author="Si-yuan LIU" w:date="2026-07-24T14:26:00Z" w16du:dateUtc="2026-07-24T06:26:00Z"/>
                <w:b/>
                <w:bCs/>
                <w:color w:val="000000" w:themeColor="text1"/>
                <w:sz w:val="21"/>
                <w:szCs w:val="21"/>
              </w:rPr>
            </w:pPr>
            <w:del w:id="4553" w:author="Si-yuan LIU" w:date="2026-07-24T14:26:00Z" w16du:dateUtc="2026-07-24T06:26:00Z">
              <w:r w:rsidDel="00964E30">
                <w:rPr>
                  <w:rFonts w:hint="eastAsia"/>
                  <w:b/>
                  <w:bCs/>
                  <w:color w:val="000000" w:themeColor="text1"/>
                  <w:sz w:val="21"/>
                  <w:szCs w:val="21"/>
                </w:rPr>
                <w:delText>国有土地</w:delText>
              </w:r>
              <w:r w:rsidDel="00964E30">
                <w:rPr>
                  <w:b/>
                  <w:bCs/>
                  <w:color w:val="000000" w:themeColor="text1"/>
                  <w:sz w:val="21"/>
                  <w:szCs w:val="21"/>
                </w:rPr>
                <w:delText>/</w:delText>
              </w:r>
              <w:r w:rsidDel="00964E30">
                <w:rPr>
                  <w:rFonts w:hint="eastAsia"/>
                  <w:b/>
                  <w:bCs/>
                  <w:color w:val="000000" w:themeColor="text1"/>
                  <w:sz w:val="21"/>
                  <w:szCs w:val="21"/>
                </w:rPr>
                <w:delText>集体土地</w:delText>
              </w:r>
            </w:del>
          </w:p>
        </w:tc>
        <w:tc>
          <w:tcPr>
            <w:tcW w:w="1653" w:type="dxa"/>
            <w:tcBorders>
              <w:top w:val="single" w:sz="4" w:space="0" w:color="000000"/>
              <w:left w:val="single" w:sz="4" w:space="0" w:color="000000"/>
              <w:bottom w:val="single" w:sz="4" w:space="0" w:color="000000"/>
              <w:right w:val="single" w:sz="4" w:space="0" w:color="000000"/>
            </w:tcBorders>
            <w:vAlign w:val="center"/>
          </w:tcPr>
          <w:p w14:paraId="13D26EF1" w14:textId="3C517A6C" w:rsidR="005F457E" w:rsidDel="00964E30" w:rsidRDefault="00000000">
            <w:pPr>
              <w:keepNext/>
              <w:adjustRightInd w:val="0"/>
              <w:snapToGrid w:val="0"/>
              <w:spacing w:after="0" w:line="240" w:lineRule="auto"/>
              <w:ind w:firstLineChars="0" w:firstLine="0"/>
              <w:jc w:val="center"/>
              <w:textAlignment w:val="auto"/>
              <w:rPr>
                <w:del w:id="4554" w:author="Si-yuan LIU" w:date="2026-07-24T14:26:00Z" w16du:dateUtc="2026-07-24T06:26:00Z"/>
                <w:b/>
                <w:bCs/>
                <w:color w:val="000000" w:themeColor="text1"/>
                <w:sz w:val="21"/>
                <w:szCs w:val="21"/>
              </w:rPr>
            </w:pPr>
            <w:del w:id="4555" w:author="Si-yuan LIU" w:date="2026-07-24T14:26:00Z" w16du:dateUtc="2026-07-24T06:26:00Z">
              <w:r w:rsidDel="00964E30">
                <w:rPr>
                  <w:rFonts w:hint="eastAsia"/>
                  <w:b/>
                  <w:bCs/>
                  <w:color w:val="000000" w:themeColor="text1"/>
                  <w:sz w:val="21"/>
                  <w:szCs w:val="21"/>
                </w:rPr>
                <w:delText>产权证书编号</w:delText>
              </w:r>
            </w:del>
          </w:p>
        </w:tc>
        <w:tc>
          <w:tcPr>
            <w:tcW w:w="500" w:type="dxa"/>
            <w:tcBorders>
              <w:top w:val="single" w:sz="4" w:space="0" w:color="000000"/>
              <w:left w:val="single" w:sz="4" w:space="0" w:color="000000"/>
              <w:bottom w:val="single" w:sz="4" w:space="0" w:color="000000"/>
              <w:right w:val="single" w:sz="4" w:space="0" w:color="000000"/>
            </w:tcBorders>
            <w:vAlign w:val="center"/>
          </w:tcPr>
          <w:p w14:paraId="0AF6BCC4" w14:textId="4BEE85BB" w:rsidR="005F457E" w:rsidDel="00964E30" w:rsidRDefault="00000000">
            <w:pPr>
              <w:keepNext/>
              <w:adjustRightInd w:val="0"/>
              <w:snapToGrid w:val="0"/>
              <w:spacing w:after="0" w:line="240" w:lineRule="auto"/>
              <w:ind w:firstLineChars="0" w:firstLine="0"/>
              <w:jc w:val="center"/>
              <w:textAlignment w:val="auto"/>
              <w:rPr>
                <w:del w:id="4556" w:author="Si-yuan LIU" w:date="2026-07-24T14:26:00Z" w16du:dateUtc="2026-07-24T06:26:00Z"/>
                <w:b/>
                <w:bCs/>
                <w:color w:val="000000" w:themeColor="text1"/>
                <w:sz w:val="21"/>
                <w:szCs w:val="21"/>
              </w:rPr>
            </w:pPr>
            <w:del w:id="4557" w:author="Si-yuan LIU" w:date="2026-07-24T14:26:00Z" w16du:dateUtc="2026-07-24T06:26:00Z">
              <w:r w:rsidDel="00964E30">
                <w:rPr>
                  <w:rFonts w:hint="eastAsia"/>
                  <w:b/>
                  <w:bCs/>
                  <w:color w:val="000000" w:themeColor="text1"/>
                  <w:sz w:val="21"/>
                  <w:szCs w:val="21"/>
                </w:rPr>
                <w:delText>权利人名称</w:delText>
              </w:r>
            </w:del>
          </w:p>
        </w:tc>
        <w:tc>
          <w:tcPr>
            <w:tcW w:w="1636" w:type="dxa"/>
            <w:tcBorders>
              <w:top w:val="single" w:sz="4" w:space="0" w:color="000000"/>
              <w:left w:val="single" w:sz="4" w:space="0" w:color="000000"/>
              <w:bottom w:val="single" w:sz="4" w:space="0" w:color="000000"/>
              <w:right w:val="single" w:sz="4" w:space="0" w:color="000000"/>
            </w:tcBorders>
            <w:vAlign w:val="center"/>
          </w:tcPr>
          <w:p w14:paraId="36B45AEF" w14:textId="7C1367E8" w:rsidR="005F457E" w:rsidDel="00964E30" w:rsidRDefault="00000000">
            <w:pPr>
              <w:keepNext/>
              <w:adjustRightInd w:val="0"/>
              <w:snapToGrid w:val="0"/>
              <w:spacing w:after="0" w:line="240" w:lineRule="auto"/>
              <w:ind w:firstLineChars="0" w:firstLine="0"/>
              <w:jc w:val="center"/>
              <w:textAlignment w:val="auto"/>
              <w:rPr>
                <w:del w:id="4558" w:author="Si-yuan LIU" w:date="2026-07-24T14:26:00Z" w16du:dateUtc="2026-07-24T06:26:00Z"/>
                <w:b/>
                <w:bCs/>
                <w:color w:val="000000" w:themeColor="text1"/>
                <w:sz w:val="21"/>
                <w:szCs w:val="21"/>
              </w:rPr>
            </w:pPr>
            <w:del w:id="4559" w:author="Si-yuan LIU" w:date="2026-07-24T14:26:00Z" w16du:dateUtc="2026-07-24T06:26:00Z">
              <w:r w:rsidDel="00964E30">
                <w:rPr>
                  <w:rFonts w:hint="eastAsia"/>
                  <w:b/>
                  <w:bCs/>
                  <w:color w:val="000000" w:themeColor="text1"/>
                  <w:sz w:val="21"/>
                  <w:szCs w:val="21"/>
                </w:rPr>
                <w:delText>坐落位置</w:delText>
              </w:r>
            </w:del>
          </w:p>
        </w:tc>
        <w:tc>
          <w:tcPr>
            <w:tcW w:w="442" w:type="dxa"/>
            <w:tcBorders>
              <w:top w:val="single" w:sz="4" w:space="0" w:color="000000"/>
              <w:left w:val="single" w:sz="4" w:space="0" w:color="000000"/>
              <w:bottom w:val="single" w:sz="4" w:space="0" w:color="000000"/>
              <w:right w:val="single" w:sz="4" w:space="0" w:color="000000"/>
            </w:tcBorders>
            <w:vAlign w:val="center"/>
          </w:tcPr>
          <w:p w14:paraId="40115159" w14:textId="2B59A877" w:rsidR="005F457E" w:rsidDel="00964E30" w:rsidRDefault="00000000">
            <w:pPr>
              <w:keepNext/>
              <w:adjustRightInd w:val="0"/>
              <w:snapToGrid w:val="0"/>
              <w:spacing w:after="0" w:line="240" w:lineRule="auto"/>
              <w:ind w:firstLineChars="0" w:firstLine="0"/>
              <w:jc w:val="center"/>
              <w:textAlignment w:val="auto"/>
              <w:rPr>
                <w:del w:id="4560" w:author="Si-yuan LIU" w:date="2026-07-24T14:26:00Z" w16du:dateUtc="2026-07-24T06:26:00Z"/>
                <w:b/>
                <w:bCs/>
                <w:color w:val="000000" w:themeColor="text1"/>
                <w:sz w:val="21"/>
                <w:szCs w:val="21"/>
              </w:rPr>
            </w:pPr>
            <w:del w:id="4561" w:author="Si-yuan LIU" w:date="2026-07-24T14:26:00Z" w16du:dateUtc="2026-07-24T06:26:00Z">
              <w:r w:rsidDel="00964E30">
                <w:rPr>
                  <w:rFonts w:hint="eastAsia"/>
                  <w:b/>
                  <w:bCs/>
                  <w:color w:val="000000" w:themeColor="text1"/>
                  <w:sz w:val="21"/>
                  <w:szCs w:val="21"/>
                </w:rPr>
                <w:delText>宗地用途</w:delText>
              </w:r>
            </w:del>
          </w:p>
        </w:tc>
        <w:tc>
          <w:tcPr>
            <w:tcW w:w="954" w:type="dxa"/>
            <w:tcBorders>
              <w:top w:val="single" w:sz="4" w:space="0" w:color="000000"/>
              <w:left w:val="single" w:sz="4" w:space="0" w:color="000000"/>
              <w:bottom w:val="single" w:sz="4" w:space="0" w:color="000000"/>
              <w:right w:val="single" w:sz="4" w:space="0" w:color="000000"/>
            </w:tcBorders>
            <w:vAlign w:val="center"/>
          </w:tcPr>
          <w:p w14:paraId="736AAAF4" w14:textId="673142F5" w:rsidR="005F457E" w:rsidDel="00964E30" w:rsidRDefault="00000000">
            <w:pPr>
              <w:keepNext/>
              <w:adjustRightInd w:val="0"/>
              <w:snapToGrid w:val="0"/>
              <w:spacing w:after="0" w:line="240" w:lineRule="auto"/>
              <w:ind w:firstLineChars="0" w:firstLine="0"/>
              <w:jc w:val="center"/>
              <w:textAlignment w:val="auto"/>
              <w:rPr>
                <w:del w:id="4562" w:author="Si-yuan LIU" w:date="2026-07-24T14:26:00Z" w16du:dateUtc="2026-07-24T06:26:00Z"/>
                <w:b/>
                <w:bCs/>
                <w:color w:val="000000" w:themeColor="text1"/>
                <w:sz w:val="21"/>
                <w:szCs w:val="21"/>
                <w:vertAlign w:val="superscript"/>
              </w:rPr>
            </w:pPr>
            <w:del w:id="4563" w:author="Si-yuan LIU" w:date="2026-07-24T14:26:00Z" w16du:dateUtc="2026-07-24T06:26:00Z">
              <w:r w:rsidDel="00964E30">
                <w:rPr>
                  <w:rFonts w:hint="eastAsia"/>
                  <w:b/>
                  <w:bCs/>
                  <w:color w:val="000000" w:themeColor="text1"/>
                  <w:sz w:val="21"/>
                  <w:szCs w:val="21"/>
                </w:rPr>
                <w:delText>土地面积（</w:delText>
              </w:r>
              <w:r w:rsidDel="00964E30">
                <w:rPr>
                  <w:b/>
                  <w:bCs/>
                  <w:color w:val="000000" w:themeColor="text1"/>
                  <w:sz w:val="21"/>
                  <w:szCs w:val="21"/>
                </w:rPr>
                <w:delText>m</w:delText>
              </w:r>
              <w:r w:rsidDel="00964E30">
                <w:rPr>
                  <w:b/>
                  <w:bCs/>
                  <w:color w:val="000000" w:themeColor="text1"/>
                  <w:sz w:val="21"/>
                  <w:szCs w:val="21"/>
                  <w:vertAlign w:val="superscript"/>
                </w:rPr>
                <w:delText>2</w:delText>
              </w:r>
              <w:r w:rsidDel="00964E30">
                <w:rPr>
                  <w:rFonts w:hint="eastAsia"/>
                  <w:b/>
                  <w:bCs/>
                  <w:color w:val="000000" w:themeColor="text1"/>
                  <w:sz w:val="21"/>
                  <w:szCs w:val="21"/>
                </w:rPr>
                <w:delText>）</w:delText>
              </w:r>
            </w:del>
          </w:p>
        </w:tc>
        <w:tc>
          <w:tcPr>
            <w:tcW w:w="1085" w:type="dxa"/>
            <w:tcBorders>
              <w:top w:val="single" w:sz="4" w:space="0" w:color="000000"/>
              <w:left w:val="single" w:sz="4" w:space="0" w:color="000000"/>
              <w:bottom w:val="single" w:sz="4" w:space="0" w:color="000000"/>
              <w:right w:val="single" w:sz="4" w:space="0" w:color="000000"/>
            </w:tcBorders>
            <w:vAlign w:val="center"/>
          </w:tcPr>
          <w:p w14:paraId="5E2D5ADC" w14:textId="7B4B373D" w:rsidR="005F457E" w:rsidDel="00964E30" w:rsidRDefault="00000000">
            <w:pPr>
              <w:keepNext/>
              <w:adjustRightInd w:val="0"/>
              <w:snapToGrid w:val="0"/>
              <w:spacing w:after="0" w:line="240" w:lineRule="auto"/>
              <w:ind w:firstLineChars="0" w:firstLine="0"/>
              <w:jc w:val="center"/>
              <w:textAlignment w:val="auto"/>
              <w:rPr>
                <w:del w:id="4564" w:author="Si-yuan LIU" w:date="2026-07-24T14:26:00Z" w16du:dateUtc="2026-07-24T06:26:00Z"/>
                <w:b/>
                <w:bCs/>
                <w:color w:val="000000" w:themeColor="text1"/>
                <w:sz w:val="21"/>
                <w:szCs w:val="21"/>
              </w:rPr>
            </w:pPr>
            <w:del w:id="4565" w:author="Si-yuan LIU" w:date="2026-07-24T14:26:00Z" w16du:dateUtc="2026-07-24T06:26:00Z">
              <w:r w:rsidDel="00964E30">
                <w:rPr>
                  <w:rFonts w:hint="eastAsia"/>
                  <w:b/>
                  <w:bCs/>
                  <w:color w:val="000000" w:themeColor="text1"/>
                  <w:sz w:val="21"/>
                  <w:szCs w:val="21"/>
                </w:rPr>
                <w:delText>使用年限</w:delText>
              </w:r>
            </w:del>
          </w:p>
        </w:tc>
        <w:tc>
          <w:tcPr>
            <w:tcW w:w="558" w:type="dxa"/>
            <w:tcBorders>
              <w:top w:val="single" w:sz="4" w:space="0" w:color="000000"/>
              <w:left w:val="single" w:sz="4" w:space="0" w:color="000000"/>
              <w:bottom w:val="single" w:sz="4" w:space="0" w:color="000000"/>
              <w:right w:val="single" w:sz="4" w:space="0" w:color="000000"/>
            </w:tcBorders>
            <w:vAlign w:val="center"/>
          </w:tcPr>
          <w:p w14:paraId="0D038C4E" w14:textId="181BDC12" w:rsidR="005F457E" w:rsidDel="00964E30" w:rsidRDefault="00000000">
            <w:pPr>
              <w:keepNext/>
              <w:adjustRightInd w:val="0"/>
              <w:snapToGrid w:val="0"/>
              <w:spacing w:after="0" w:line="240" w:lineRule="auto"/>
              <w:ind w:firstLineChars="0" w:firstLine="0"/>
              <w:jc w:val="center"/>
              <w:textAlignment w:val="auto"/>
              <w:rPr>
                <w:del w:id="4566" w:author="Si-yuan LIU" w:date="2026-07-24T14:26:00Z" w16du:dateUtc="2026-07-24T06:26:00Z"/>
                <w:b/>
                <w:bCs/>
                <w:color w:val="000000" w:themeColor="text1"/>
                <w:sz w:val="21"/>
                <w:szCs w:val="21"/>
              </w:rPr>
            </w:pPr>
            <w:del w:id="4567" w:author="Si-yuan LIU" w:date="2026-07-24T14:26:00Z" w16du:dateUtc="2026-07-24T06:26:00Z">
              <w:r w:rsidDel="00964E30">
                <w:rPr>
                  <w:rFonts w:hint="eastAsia"/>
                  <w:b/>
                  <w:bCs/>
                  <w:color w:val="000000" w:themeColor="text1"/>
                  <w:sz w:val="21"/>
                  <w:szCs w:val="21"/>
                </w:rPr>
                <w:delText>土地取得方式</w:delText>
              </w:r>
            </w:del>
          </w:p>
        </w:tc>
        <w:tc>
          <w:tcPr>
            <w:tcW w:w="886" w:type="dxa"/>
            <w:tcBorders>
              <w:top w:val="single" w:sz="4" w:space="0" w:color="000000"/>
              <w:left w:val="single" w:sz="4" w:space="0" w:color="000000"/>
              <w:bottom w:val="single" w:sz="4" w:space="0" w:color="000000"/>
              <w:right w:val="single" w:sz="4" w:space="0" w:color="000000"/>
            </w:tcBorders>
            <w:vAlign w:val="center"/>
          </w:tcPr>
          <w:p w14:paraId="5C2A52C4" w14:textId="6039E567" w:rsidR="005F457E" w:rsidDel="00964E30" w:rsidRDefault="00000000">
            <w:pPr>
              <w:keepNext/>
              <w:adjustRightInd w:val="0"/>
              <w:snapToGrid w:val="0"/>
              <w:spacing w:after="0" w:line="240" w:lineRule="auto"/>
              <w:ind w:firstLineChars="0" w:firstLine="0"/>
              <w:jc w:val="center"/>
              <w:textAlignment w:val="auto"/>
              <w:rPr>
                <w:del w:id="4568" w:author="Si-yuan LIU" w:date="2026-07-24T14:26:00Z" w16du:dateUtc="2026-07-24T06:26:00Z"/>
                <w:b/>
                <w:bCs/>
                <w:color w:val="000000" w:themeColor="text1"/>
                <w:sz w:val="21"/>
                <w:szCs w:val="21"/>
              </w:rPr>
            </w:pPr>
            <w:del w:id="4569" w:author="Si-yuan LIU" w:date="2026-07-24T14:26:00Z" w16du:dateUtc="2026-07-24T06:26:00Z">
              <w:r w:rsidDel="00964E30">
                <w:rPr>
                  <w:rFonts w:hint="eastAsia"/>
                  <w:b/>
                  <w:bCs/>
                  <w:color w:val="000000" w:themeColor="text1"/>
                  <w:sz w:val="21"/>
                  <w:szCs w:val="21"/>
                </w:rPr>
                <w:delText>土地出让（转让）方</w:delText>
              </w:r>
            </w:del>
          </w:p>
        </w:tc>
      </w:tr>
      <w:tr w:rsidR="005F457E" w:rsidDel="00964E30" w14:paraId="18A28365" w14:textId="6A386913">
        <w:trPr>
          <w:trHeight w:val="20"/>
          <w:jc w:val="center"/>
          <w:del w:id="4570" w:author="Si-yuan LIU" w:date="2026-07-24T14:26:00Z" w16du:dateUtc="2026-07-24T06:26:00Z"/>
        </w:trPr>
        <w:tc>
          <w:tcPr>
            <w:tcW w:w="325" w:type="dxa"/>
            <w:tcBorders>
              <w:top w:val="single" w:sz="4" w:space="0" w:color="000000"/>
              <w:left w:val="single" w:sz="4" w:space="0" w:color="000000"/>
              <w:bottom w:val="single" w:sz="4" w:space="0" w:color="000000"/>
              <w:right w:val="single" w:sz="4" w:space="0" w:color="000000"/>
            </w:tcBorders>
            <w:vAlign w:val="center"/>
          </w:tcPr>
          <w:p w14:paraId="0BE3DD87" w14:textId="57E9B903" w:rsidR="005F457E" w:rsidDel="00964E30" w:rsidRDefault="00000000">
            <w:pPr>
              <w:autoSpaceDE w:val="0"/>
              <w:autoSpaceDN w:val="0"/>
              <w:adjustRightInd w:val="0"/>
              <w:snapToGrid w:val="0"/>
              <w:spacing w:after="0" w:line="240" w:lineRule="auto"/>
              <w:ind w:firstLineChars="0" w:firstLine="0"/>
              <w:jc w:val="center"/>
              <w:textAlignment w:val="auto"/>
              <w:rPr>
                <w:del w:id="4571" w:author="Si-yuan LIU" w:date="2026-07-24T14:26:00Z" w16du:dateUtc="2026-07-24T06:26:00Z"/>
                <w:color w:val="000000" w:themeColor="text1"/>
                <w:sz w:val="21"/>
                <w:szCs w:val="21"/>
              </w:rPr>
            </w:pPr>
            <w:del w:id="4572" w:author="Si-yuan LIU" w:date="2026-07-24T14:26:00Z" w16du:dateUtc="2026-07-24T06:26:00Z">
              <w:r w:rsidDel="00964E30">
                <w:rPr>
                  <w:color w:val="000000" w:themeColor="text1"/>
                  <w:sz w:val="21"/>
                  <w:szCs w:val="21"/>
                </w:rPr>
                <w:delText>1</w:delText>
              </w:r>
            </w:del>
          </w:p>
        </w:tc>
        <w:tc>
          <w:tcPr>
            <w:tcW w:w="691" w:type="dxa"/>
            <w:tcBorders>
              <w:top w:val="single" w:sz="4" w:space="0" w:color="000000"/>
              <w:left w:val="single" w:sz="4" w:space="0" w:color="000000"/>
              <w:bottom w:val="single" w:sz="4" w:space="0" w:color="000000"/>
              <w:right w:val="single" w:sz="4" w:space="0" w:color="000000"/>
            </w:tcBorders>
            <w:vAlign w:val="center"/>
          </w:tcPr>
          <w:p w14:paraId="3FB63DF6" w14:textId="06021B01" w:rsidR="005F457E" w:rsidDel="00964E30" w:rsidRDefault="00000000">
            <w:pPr>
              <w:keepNext/>
              <w:adjustRightInd w:val="0"/>
              <w:snapToGrid w:val="0"/>
              <w:spacing w:after="0" w:line="240" w:lineRule="auto"/>
              <w:ind w:firstLineChars="0" w:firstLine="0"/>
              <w:textAlignment w:val="auto"/>
              <w:rPr>
                <w:del w:id="4573" w:author="Si-yuan LIU" w:date="2026-07-24T14:26:00Z" w16du:dateUtc="2026-07-24T06:26:00Z"/>
                <w:bCs/>
                <w:color w:val="000000" w:themeColor="text1"/>
                <w:sz w:val="21"/>
                <w:szCs w:val="21"/>
              </w:rPr>
            </w:pPr>
            <w:del w:id="4574" w:author="Si-yuan LIU" w:date="2026-07-24T14:26:00Z" w16du:dateUtc="2026-07-24T06:26:00Z">
              <w:r w:rsidDel="00964E30">
                <w:rPr>
                  <w:rFonts w:hint="eastAsia"/>
                  <w:bCs/>
                  <w:color w:val="000000" w:themeColor="text1"/>
                  <w:sz w:val="21"/>
                  <w:szCs w:val="21"/>
                </w:rPr>
                <w:delText>国有土地</w:delText>
              </w:r>
            </w:del>
          </w:p>
        </w:tc>
        <w:tc>
          <w:tcPr>
            <w:tcW w:w="1653" w:type="dxa"/>
            <w:tcBorders>
              <w:top w:val="single" w:sz="4" w:space="0" w:color="000000"/>
              <w:left w:val="single" w:sz="4" w:space="0" w:color="000000"/>
              <w:bottom w:val="single" w:sz="4" w:space="0" w:color="000000"/>
              <w:right w:val="single" w:sz="4" w:space="0" w:color="000000"/>
            </w:tcBorders>
            <w:vAlign w:val="center"/>
          </w:tcPr>
          <w:p w14:paraId="4D73EFDE" w14:textId="621EAB03" w:rsidR="005F457E" w:rsidDel="00964E30" w:rsidRDefault="00000000">
            <w:pPr>
              <w:keepNext/>
              <w:adjustRightInd w:val="0"/>
              <w:snapToGrid w:val="0"/>
              <w:spacing w:after="0" w:line="240" w:lineRule="auto"/>
              <w:ind w:firstLineChars="0" w:firstLine="0"/>
              <w:textAlignment w:val="auto"/>
              <w:rPr>
                <w:del w:id="4575" w:author="Si-yuan LIU" w:date="2026-07-24T14:26:00Z" w16du:dateUtc="2026-07-24T06:26:00Z"/>
                <w:bCs/>
                <w:color w:val="000000" w:themeColor="text1"/>
                <w:sz w:val="21"/>
                <w:szCs w:val="21"/>
              </w:rPr>
            </w:pPr>
            <w:del w:id="4576" w:author="Si-yuan LIU" w:date="2026-07-24T14:26:00Z" w16du:dateUtc="2026-07-24T06:26:00Z">
              <w:r w:rsidDel="00964E30">
                <w:rPr>
                  <w:rFonts w:hint="eastAsia"/>
                  <w:bCs/>
                  <w:color w:val="000000" w:themeColor="text1"/>
                  <w:sz w:val="21"/>
                  <w:szCs w:val="21"/>
                </w:rPr>
                <w:delText>粤</w:delText>
              </w:r>
              <w:r w:rsidDel="00964E30">
                <w:rPr>
                  <w:bCs/>
                  <w:color w:val="000000" w:themeColor="text1"/>
                  <w:sz w:val="21"/>
                  <w:szCs w:val="21"/>
                </w:rPr>
                <w:delText>[2021]</w:delText>
              </w:r>
              <w:r w:rsidDel="00964E30">
                <w:rPr>
                  <w:rFonts w:hint="eastAsia"/>
                  <w:bCs/>
                  <w:color w:val="000000" w:themeColor="text1"/>
                  <w:sz w:val="21"/>
                  <w:szCs w:val="21"/>
                </w:rPr>
                <w:delText>广州市不动产权第</w:delText>
              </w:r>
              <w:r w:rsidDel="00964E30">
                <w:rPr>
                  <w:bCs/>
                  <w:color w:val="000000" w:themeColor="text1"/>
                  <w:sz w:val="21"/>
                  <w:szCs w:val="21"/>
                </w:rPr>
                <w:delText>11015489</w:delText>
              </w:r>
              <w:r w:rsidDel="00964E30">
                <w:rPr>
                  <w:rFonts w:hint="eastAsia"/>
                  <w:bCs/>
                  <w:color w:val="000000" w:themeColor="text1"/>
                  <w:sz w:val="21"/>
                  <w:szCs w:val="21"/>
                </w:rPr>
                <w:delText>号</w:delText>
              </w:r>
            </w:del>
          </w:p>
        </w:tc>
        <w:tc>
          <w:tcPr>
            <w:tcW w:w="500" w:type="dxa"/>
            <w:tcBorders>
              <w:top w:val="single" w:sz="4" w:space="0" w:color="000000"/>
              <w:left w:val="single" w:sz="4" w:space="0" w:color="000000"/>
              <w:bottom w:val="single" w:sz="4" w:space="0" w:color="000000"/>
              <w:right w:val="single" w:sz="4" w:space="0" w:color="000000"/>
            </w:tcBorders>
            <w:vAlign w:val="center"/>
          </w:tcPr>
          <w:p w14:paraId="73C5E7E5" w14:textId="2C8930A9" w:rsidR="005F457E" w:rsidDel="00964E30" w:rsidRDefault="00000000">
            <w:pPr>
              <w:keepNext/>
              <w:adjustRightInd w:val="0"/>
              <w:snapToGrid w:val="0"/>
              <w:spacing w:after="0" w:line="240" w:lineRule="auto"/>
              <w:ind w:firstLineChars="0" w:firstLine="0"/>
              <w:textAlignment w:val="auto"/>
              <w:rPr>
                <w:del w:id="4577" w:author="Si-yuan LIU" w:date="2026-07-24T14:26:00Z" w16du:dateUtc="2026-07-24T06:26:00Z"/>
                <w:bCs/>
                <w:color w:val="000000" w:themeColor="text1"/>
                <w:sz w:val="21"/>
                <w:szCs w:val="21"/>
              </w:rPr>
            </w:pPr>
            <w:del w:id="4578" w:author="Si-yuan LIU" w:date="2026-07-24T14:26:00Z" w16du:dateUtc="2026-07-24T06:26:00Z">
              <w:r w:rsidDel="00964E30">
                <w:rPr>
                  <w:rFonts w:hint="eastAsia"/>
                  <w:bCs/>
                  <w:color w:val="000000" w:themeColor="text1"/>
                  <w:sz w:val="21"/>
                  <w:szCs w:val="21"/>
                </w:rPr>
                <w:delText>奥融科技</w:delText>
              </w:r>
            </w:del>
          </w:p>
        </w:tc>
        <w:tc>
          <w:tcPr>
            <w:tcW w:w="1636" w:type="dxa"/>
            <w:tcBorders>
              <w:top w:val="single" w:sz="4" w:space="0" w:color="000000"/>
              <w:left w:val="single" w:sz="4" w:space="0" w:color="000000"/>
              <w:bottom w:val="single" w:sz="4" w:space="0" w:color="000000"/>
              <w:right w:val="single" w:sz="4" w:space="0" w:color="000000"/>
            </w:tcBorders>
            <w:vAlign w:val="center"/>
          </w:tcPr>
          <w:p w14:paraId="0A5E2AA4" w14:textId="2EAFA7AD" w:rsidR="005F457E" w:rsidDel="00964E30" w:rsidRDefault="00000000">
            <w:pPr>
              <w:keepNext/>
              <w:adjustRightInd w:val="0"/>
              <w:snapToGrid w:val="0"/>
              <w:spacing w:after="0" w:line="240" w:lineRule="auto"/>
              <w:ind w:firstLineChars="0" w:firstLine="0"/>
              <w:textAlignment w:val="auto"/>
              <w:rPr>
                <w:del w:id="4579" w:author="Si-yuan LIU" w:date="2026-07-24T14:26:00Z" w16du:dateUtc="2026-07-24T06:26:00Z"/>
                <w:bCs/>
                <w:color w:val="000000" w:themeColor="text1"/>
                <w:sz w:val="21"/>
                <w:szCs w:val="21"/>
              </w:rPr>
            </w:pPr>
            <w:del w:id="4580" w:author="Si-yuan LIU" w:date="2026-07-24T14:26:00Z" w16du:dateUtc="2026-07-24T06:26:00Z">
              <w:r w:rsidDel="00964E30">
                <w:rPr>
                  <w:rFonts w:hint="eastAsia"/>
                  <w:bCs/>
                  <w:color w:val="000000" w:themeColor="text1"/>
                  <w:sz w:val="21"/>
                  <w:szCs w:val="21"/>
                </w:rPr>
                <w:delText>广州市南沙区大岗镇中船大道北侧，东新高速南侧</w:delText>
              </w:r>
            </w:del>
          </w:p>
        </w:tc>
        <w:tc>
          <w:tcPr>
            <w:tcW w:w="442" w:type="dxa"/>
            <w:tcBorders>
              <w:top w:val="single" w:sz="4" w:space="0" w:color="000000"/>
              <w:left w:val="single" w:sz="4" w:space="0" w:color="000000"/>
              <w:bottom w:val="single" w:sz="4" w:space="0" w:color="000000"/>
              <w:right w:val="single" w:sz="4" w:space="0" w:color="000000"/>
            </w:tcBorders>
            <w:vAlign w:val="center"/>
          </w:tcPr>
          <w:p w14:paraId="59967F03" w14:textId="2438D3C4" w:rsidR="005F457E" w:rsidDel="00964E30" w:rsidRDefault="00000000">
            <w:pPr>
              <w:keepNext/>
              <w:adjustRightInd w:val="0"/>
              <w:snapToGrid w:val="0"/>
              <w:spacing w:after="0" w:line="240" w:lineRule="auto"/>
              <w:ind w:firstLineChars="0" w:firstLine="0"/>
              <w:textAlignment w:val="auto"/>
              <w:rPr>
                <w:del w:id="4581" w:author="Si-yuan LIU" w:date="2026-07-24T14:26:00Z" w16du:dateUtc="2026-07-24T06:26:00Z"/>
                <w:bCs/>
                <w:color w:val="000000" w:themeColor="text1"/>
                <w:sz w:val="21"/>
                <w:szCs w:val="21"/>
              </w:rPr>
            </w:pPr>
            <w:del w:id="4582" w:author="Si-yuan LIU" w:date="2026-07-24T14:26:00Z" w16du:dateUtc="2026-07-24T06:26:00Z">
              <w:r w:rsidDel="00964E30">
                <w:rPr>
                  <w:rFonts w:hint="eastAsia"/>
                  <w:bCs/>
                  <w:color w:val="000000" w:themeColor="text1"/>
                  <w:sz w:val="21"/>
                  <w:szCs w:val="21"/>
                </w:rPr>
                <w:delText>工业用地</w:delText>
              </w:r>
            </w:del>
          </w:p>
        </w:tc>
        <w:tc>
          <w:tcPr>
            <w:tcW w:w="954" w:type="dxa"/>
            <w:tcBorders>
              <w:top w:val="single" w:sz="4" w:space="0" w:color="000000"/>
              <w:left w:val="single" w:sz="4" w:space="0" w:color="000000"/>
              <w:bottom w:val="single" w:sz="4" w:space="0" w:color="000000"/>
              <w:right w:val="single" w:sz="4" w:space="0" w:color="000000"/>
            </w:tcBorders>
            <w:vAlign w:val="center"/>
          </w:tcPr>
          <w:p w14:paraId="7D938116" w14:textId="0A4C30B4" w:rsidR="005F457E" w:rsidDel="00964E30" w:rsidRDefault="00000000">
            <w:pPr>
              <w:keepNext/>
              <w:adjustRightInd w:val="0"/>
              <w:snapToGrid w:val="0"/>
              <w:spacing w:after="0" w:line="240" w:lineRule="auto"/>
              <w:ind w:firstLineChars="0" w:firstLine="0"/>
              <w:textAlignment w:val="auto"/>
              <w:rPr>
                <w:del w:id="4583" w:author="Si-yuan LIU" w:date="2026-07-24T14:26:00Z" w16du:dateUtc="2026-07-24T06:26:00Z"/>
                <w:bCs/>
                <w:color w:val="000000" w:themeColor="text1"/>
                <w:sz w:val="21"/>
                <w:szCs w:val="21"/>
              </w:rPr>
            </w:pPr>
            <w:del w:id="4584" w:author="Si-yuan LIU" w:date="2026-07-24T14:26:00Z" w16du:dateUtc="2026-07-24T06:26:00Z">
              <w:r w:rsidDel="00964E30">
                <w:rPr>
                  <w:bCs/>
                  <w:color w:val="000000" w:themeColor="text1"/>
                  <w:sz w:val="21"/>
                  <w:szCs w:val="21"/>
                </w:rPr>
                <w:delText>23,002</w:delText>
              </w:r>
            </w:del>
          </w:p>
        </w:tc>
        <w:tc>
          <w:tcPr>
            <w:tcW w:w="1085" w:type="dxa"/>
            <w:tcBorders>
              <w:top w:val="single" w:sz="4" w:space="0" w:color="000000"/>
              <w:left w:val="single" w:sz="4" w:space="0" w:color="000000"/>
              <w:bottom w:val="single" w:sz="4" w:space="0" w:color="000000"/>
              <w:right w:val="single" w:sz="4" w:space="0" w:color="000000"/>
            </w:tcBorders>
            <w:vAlign w:val="center"/>
          </w:tcPr>
          <w:p w14:paraId="1ECC1185" w14:textId="694FC4EF" w:rsidR="005F457E" w:rsidDel="00964E30" w:rsidRDefault="00000000">
            <w:pPr>
              <w:keepNext/>
              <w:adjustRightInd w:val="0"/>
              <w:snapToGrid w:val="0"/>
              <w:spacing w:after="0" w:line="240" w:lineRule="auto"/>
              <w:ind w:firstLineChars="0" w:firstLine="0"/>
              <w:textAlignment w:val="auto"/>
              <w:rPr>
                <w:del w:id="4585" w:author="Si-yuan LIU" w:date="2026-07-24T14:26:00Z" w16du:dateUtc="2026-07-24T06:26:00Z"/>
                <w:bCs/>
                <w:color w:val="000000" w:themeColor="text1"/>
                <w:sz w:val="21"/>
                <w:szCs w:val="21"/>
              </w:rPr>
            </w:pPr>
            <w:del w:id="4586" w:author="Si-yuan LIU" w:date="2026-07-24T14:26:00Z" w16du:dateUtc="2026-07-24T06:26:00Z">
              <w:r w:rsidDel="00964E30">
                <w:rPr>
                  <w:bCs/>
                  <w:color w:val="000000" w:themeColor="text1"/>
                  <w:sz w:val="21"/>
                  <w:szCs w:val="21"/>
                </w:rPr>
                <w:delText>50</w:delText>
              </w:r>
              <w:r w:rsidDel="00964E30">
                <w:rPr>
                  <w:rFonts w:hint="eastAsia"/>
                  <w:bCs/>
                  <w:color w:val="000000" w:themeColor="text1"/>
                  <w:sz w:val="21"/>
                  <w:szCs w:val="21"/>
                </w:rPr>
                <w:delText>年，</w:delText>
              </w:r>
              <w:r w:rsidDel="00964E30">
                <w:rPr>
                  <w:bCs/>
                  <w:color w:val="000000" w:themeColor="text1"/>
                  <w:sz w:val="21"/>
                  <w:szCs w:val="21"/>
                </w:rPr>
                <w:delText>2021</w:delText>
              </w:r>
              <w:r w:rsidDel="00964E30">
                <w:rPr>
                  <w:rFonts w:hint="eastAsia"/>
                  <w:bCs/>
                  <w:color w:val="000000" w:themeColor="text1"/>
                  <w:sz w:val="21"/>
                  <w:szCs w:val="21"/>
                </w:rPr>
                <w:delText>年</w:delText>
              </w:r>
              <w:r w:rsidDel="00964E30">
                <w:rPr>
                  <w:bCs/>
                  <w:color w:val="000000" w:themeColor="text1"/>
                  <w:sz w:val="21"/>
                  <w:szCs w:val="21"/>
                </w:rPr>
                <w:delText>2</w:delText>
              </w:r>
              <w:r w:rsidDel="00964E30">
                <w:rPr>
                  <w:rFonts w:hint="eastAsia"/>
                  <w:bCs/>
                  <w:color w:val="000000" w:themeColor="text1"/>
                  <w:sz w:val="21"/>
                  <w:szCs w:val="21"/>
                </w:rPr>
                <w:delText>月</w:delText>
              </w:r>
              <w:r w:rsidDel="00964E30">
                <w:rPr>
                  <w:bCs/>
                  <w:color w:val="000000" w:themeColor="text1"/>
                  <w:sz w:val="21"/>
                  <w:szCs w:val="21"/>
                </w:rPr>
                <w:delText>1</w:delText>
              </w:r>
              <w:r w:rsidDel="00964E30">
                <w:rPr>
                  <w:rFonts w:hint="eastAsia"/>
                  <w:bCs/>
                  <w:color w:val="000000" w:themeColor="text1"/>
                  <w:sz w:val="21"/>
                  <w:szCs w:val="21"/>
                </w:rPr>
                <w:delText>日起算</w:delText>
              </w:r>
            </w:del>
          </w:p>
        </w:tc>
        <w:tc>
          <w:tcPr>
            <w:tcW w:w="558" w:type="dxa"/>
            <w:tcBorders>
              <w:top w:val="single" w:sz="4" w:space="0" w:color="000000"/>
              <w:left w:val="single" w:sz="4" w:space="0" w:color="000000"/>
              <w:bottom w:val="single" w:sz="4" w:space="0" w:color="000000"/>
              <w:right w:val="single" w:sz="4" w:space="0" w:color="000000"/>
            </w:tcBorders>
            <w:vAlign w:val="center"/>
          </w:tcPr>
          <w:p w14:paraId="15C8DDC8" w14:textId="09026AAB" w:rsidR="005F457E" w:rsidDel="00964E30" w:rsidRDefault="00000000">
            <w:pPr>
              <w:keepNext/>
              <w:adjustRightInd w:val="0"/>
              <w:snapToGrid w:val="0"/>
              <w:spacing w:after="0" w:line="240" w:lineRule="auto"/>
              <w:ind w:firstLineChars="0" w:firstLine="0"/>
              <w:textAlignment w:val="auto"/>
              <w:rPr>
                <w:del w:id="4587" w:author="Si-yuan LIU" w:date="2026-07-24T14:26:00Z" w16du:dateUtc="2026-07-24T06:26:00Z"/>
                <w:bCs/>
                <w:color w:val="000000" w:themeColor="text1"/>
                <w:sz w:val="21"/>
                <w:szCs w:val="21"/>
              </w:rPr>
            </w:pPr>
            <w:del w:id="4588" w:author="Si-yuan LIU" w:date="2026-07-24T14:26:00Z" w16du:dateUtc="2026-07-24T06:26:00Z">
              <w:r w:rsidDel="00964E30">
                <w:rPr>
                  <w:rFonts w:hint="eastAsia"/>
                  <w:bCs/>
                  <w:color w:val="000000" w:themeColor="text1"/>
                  <w:sz w:val="21"/>
                  <w:szCs w:val="21"/>
                </w:rPr>
                <w:delText>招拍挂出让</w:delText>
              </w:r>
            </w:del>
          </w:p>
        </w:tc>
        <w:tc>
          <w:tcPr>
            <w:tcW w:w="886" w:type="dxa"/>
            <w:tcBorders>
              <w:top w:val="single" w:sz="4" w:space="0" w:color="000000"/>
              <w:left w:val="single" w:sz="4" w:space="0" w:color="000000"/>
              <w:bottom w:val="single" w:sz="4" w:space="0" w:color="000000"/>
              <w:right w:val="single" w:sz="4" w:space="0" w:color="000000"/>
            </w:tcBorders>
            <w:vAlign w:val="center"/>
          </w:tcPr>
          <w:p w14:paraId="55F0F98D" w14:textId="17E29344" w:rsidR="005F457E" w:rsidDel="00964E30" w:rsidRDefault="00000000">
            <w:pPr>
              <w:keepNext/>
              <w:adjustRightInd w:val="0"/>
              <w:snapToGrid w:val="0"/>
              <w:spacing w:after="0" w:line="240" w:lineRule="auto"/>
              <w:ind w:firstLineChars="0" w:firstLine="0"/>
              <w:textAlignment w:val="auto"/>
              <w:rPr>
                <w:del w:id="4589" w:author="Si-yuan LIU" w:date="2026-07-24T14:26:00Z" w16du:dateUtc="2026-07-24T06:26:00Z"/>
                <w:bCs/>
                <w:color w:val="000000" w:themeColor="text1"/>
                <w:sz w:val="21"/>
                <w:szCs w:val="21"/>
              </w:rPr>
            </w:pPr>
            <w:del w:id="4590" w:author="Si-yuan LIU" w:date="2026-07-24T14:26:00Z" w16du:dateUtc="2026-07-24T06:26:00Z">
              <w:r w:rsidDel="00964E30">
                <w:rPr>
                  <w:rFonts w:hint="eastAsia"/>
                  <w:bCs/>
                  <w:color w:val="000000" w:themeColor="text1"/>
                  <w:sz w:val="21"/>
                  <w:szCs w:val="21"/>
                </w:rPr>
                <w:delText>广州市规划和自然资源局</w:delText>
              </w:r>
            </w:del>
          </w:p>
        </w:tc>
      </w:tr>
      <w:tr w:rsidR="005F457E" w:rsidDel="00964E30" w14:paraId="58B1A984" w14:textId="3E7CC506">
        <w:trPr>
          <w:trHeight w:val="20"/>
          <w:jc w:val="center"/>
          <w:del w:id="4591" w:author="Si-yuan LIU" w:date="2026-07-24T14:26:00Z" w16du:dateUtc="2026-07-24T06:26:00Z"/>
        </w:trPr>
        <w:tc>
          <w:tcPr>
            <w:tcW w:w="325" w:type="dxa"/>
            <w:tcBorders>
              <w:top w:val="single" w:sz="4" w:space="0" w:color="000000"/>
              <w:left w:val="single" w:sz="4" w:space="0" w:color="000000"/>
              <w:bottom w:val="single" w:sz="4" w:space="0" w:color="000000"/>
              <w:right w:val="single" w:sz="4" w:space="0" w:color="000000"/>
            </w:tcBorders>
          </w:tcPr>
          <w:p w14:paraId="2D97861F" w14:textId="2899945E" w:rsidR="005F457E" w:rsidDel="00964E30" w:rsidRDefault="00000000">
            <w:pPr>
              <w:autoSpaceDE w:val="0"/>
              <w:autoSpaceDN w:val="0"/>
              <w:adjustRightInd w:val="0"/>
              <w:snapToGrid w:val="0"/>
              <w:spacing w:after="0" w:line="240" w:lineRule="auto"/>
              <w:ind w:firstLineChars="0" w:firstLine="0"/>
              <w:textAlignment w:val="auto"/>
              <w:rPr>
                <w:del w:id="4592" w:author="Si-yuan LIU" w:date="2026-07-24T14:26:00Z" w16du:dateUtc="2026-07-24T06:26:00Z"/>
                <w:b/>
                <w:bCs/>
                <w:color w:val="000000" w:themeColor="text1"/>
                <w:sz w:val="21"/>
                <w:szCs w:val="21"/>
              </w:rPr>
            </w:pPr>
            <w:del w:id="4593" w:author="Si-yuan LIU" w:date="2026-07-24T14:26:00Z" w16du:dateUtc="2026-07-24T06:26:00Z">
              <w:r w:rsidDel="00964E30">
                <w:rPr>
                  <w:rFonts w:hint="eastAsia"/>
                  <w:b/>
                  <w:bCs/>
                  <w:color w:val="000000" w:themeColor="text1"/>
                  <w:sz w:val="21"/>
                  <w:szCs w:val="21"/>
                </w:rPr>
                <w:delText>合计</w:delText>
              </w:r>
            </w:del>
          </w:p>
        </w:tc>
        <w:tc>
          <w:tcPr>
            <w:tcW w:w="691" w:type="dxa"/>
            <w:tcBorders>
              <w:top w:val="single" w:sz="4" w:space="0" w:color="000000"/>
              <w:left w:val="single" w:sz="4" w:space="0" w:color="000000"/>
              <w:bottom w:val="single" w:sz="4" w:space="0" w:color="000000"/>
              <w:right w:val="single" w:sz="4" w:space="0" w:color="000000"/>
            </w:tcBorders>
          </w:tcPr>
          <w:p w14:paraId="2901113B" w14:textId="26DDA467" w:rsidR="005F457E" w:rsidDel="00964E30" w:rsidRDefault="005F457E">
            <w:pPr>
              <w:autoSpaceDE w:val="0"/>
              <w:autoSpaceDN w:val="0"/>
              <w:adjustRightInd w:val="0"/>
              <w:snapToGrid w:val="0"/>
              <w:spacing w:after="0" w:line="240" w:lineRule="auto"/>
              <w:ind w:firstLineChars="0" w:firstLine="0"/>
              <w:textAlignment w:val="auto"/>
              <w:rPr>
                <w:del w:id="4594" w:author="Si-yuan LIU" w:date="2026-07-24T14:26:00Z" w16du:dateUtc="2026-07-24T06:26:00Z"/>
                <w:b/>
                <w:bCs/>
                <w:color w:val="000000" w:themeColor="text1"/>
                <w:sz w:val="21"/>
                <w:szCs w:val="21"/>
              </w:rPr>
            </w:pPr>
          </w:p>
        </w:tc>
        <w:tc>
          <w:tcPr>
            <w:tcW w:w="1653" w:type="dxa"/>
            <w:tcBorders>
              <w:top w:val="single" w:sz="4" w:space="0" w:color="000000"/>
              <w:left w:val="single" w:sz="4" w:space="0" w:color="000000"/>
              <w:bottom w:val="single" w:sz="4" w:space="0" w:color="000000"/>
              <w:right w:val="single" w:sz="4" w:space="0" w:color="000000"/>
            </w:tcBorders>
          </w:tcPr>
          <w:p w14:paraId="28FEC03A" w14:textId="1FF8DD7C" w:rsidR="005F457E" w:rsidDel="00964E30" w:rsidRDefault="005F457E">
            <w:pPr>
              <w:autoSpaceDE w:val="0"/>
              <w:autoSpaceDN w:val="0"/>
              <w:adjustRightInd w:val="0"/>
              <w:snapToGrid w:val="0"/>
              <w:spacing w:after="0" w:line="240" w:lineRule="auto"/>
              <w:ind w:firstLineChars="0" w:firstLine="0"/>
              <w:textAlignment w:val="auto"/>
              <w:rPr>
                <w:del w:id="4595" w:author="Si-yuan LIU" w:date="2026-07-24T14:26:00Z" w16du:dateUtc="2026-07-24T06:26:00Z"/>
                <w:b/>
                <w:bCs/>
                <w:color w:val="000000" w:themeColor="text1"/>
                <w:sz w:val="21"/>
                <w:szCs w:val="21"/>
              </w:rPr>
            </w:pPr>
          </w:p>
        </w:tc>
        <w:tc>
          <w:tcPr>
            <w:tcW w:w="500" w:type="dxa"/>
            <w:tcBorders>
              <w:top w:val="single" w:sz="4" w:space="0" w:color="000000"/>
              <w:left w:val="single" w:sz="4" w:space="0" w:color="000000"/>
              <w:bottom w:val="single" w:sz="4" w:space="0" w:color="000000"/>
              <w:right w:val="single" w:sz="4" w:space="0" w:color="000000"/>
            </w:tcBorders>
          </w:tcPr>
          <w:p w14:paraId="502148F6" w14:textId="29559E43" w:rsidR="005F457E" w:rsidDel="00964E30" w:rsidRDefault="005F457E">
            <w:pPr>
              <w:autoSpaceDE w:val="0"/>
              <w:autoSpaceDN w:val="0"/>
              <w:adjustRightInd w:val="0"/>
              <w:snapToGrid w:val="0"/>
              <w:spacing w:after="0" w:line="240" w:lineRule="auto"/>
              <w:ind w:firstLineChars="0" w:firstLine="0"/>
              <w:textAlignment w:val="auto"/>
              <w:rPr>
                <w:del w:id="4596" w:author="Si-yuan LIU" w:date="2026-07-24T14:26:00Z" w16du:dateUtc="2026-07-24T06:26:00Z"/>
                <w:b/>
                <w:bCs/>
                <w:color w:val="000000" w:themeColor="text1"/>
                <w:sz w:val="21"/>
                <w:szCs w:val="21"/>
              </w:rPr>
            </w:pPr>
          </w:p>
        </w:tc>
        <w:tc>
          <w:tcPr>
            <w:tcW w:w="1636" w:type="dxa"/>
            <w:tcBorders>
              <w:top w:val="single" w:sz="4" w:space="0" w:color="000000"/>
              <w:left w:val="single" w:sz="4" w:space="0" w:color="000000"/>
              <w:bottom w:val="single" w:sz="4" w:space="0" w:color="000000"/>
              <w:right w:val="single" w:sz="4" w:space="0" w:color="000000"/>
            </w:tcBorders>
          </w:tcPr>
          <w:p w14:paraId="27F8E1AE" w14:textId="54A53D5D" w:rsidR="005F457E" w:rsidDel="00964E30" w:rsidRDefault="005F457E">
            <w:pPr>
              <w:autoSpaceDE w:val="0"/>
              <w:autoSpaceDN w:val="0"/>
              <w:adjustRightInd w:val="0"/>
              <w:snapToGrid w:val="0"/>
              <w:spacing w:after="0" w:line="240" w:lineRule="auto"/>
              <w:ind w:firstLineChars="0" w:firstLine="0"/>
              <w:textAlignment w:val="auto"/>
              <w:rPr>
                <w:del w:id="4597" w:author="Si-yuan LIU" w:date="2026-07-24T14:26:00Z" w16du:dateUtc="2026-07-24T06:26:00Z"/>
                <w:b/>
                <w:bCs/>
                <w:color w:val="000000" w:themeColor="text1"/>
                <w:sz w:val="21"/>
                <w:szCs w:val="21"/>
              </w:rPr>
            </w:pPr>
          </w:p>
        </w:tc>
        <w:tc>
          <w:tcPr>
            <w:tcW w:w="442" w:type="dxa"/>
            <w:tcBorders>
              <w:top w:val="single" w:sz="4" w:space="0" w:color="000000"/>
              <w:left w:val="single" w:sz="4" w:space="0" w:color="000000"/>
              <w:bottom w:val="single" w:sz="4" w:space="0" w:color="000000"/>
              <w:right w:val="single" w:sz="4" w:space="0" w:color="000000"/>
            </w:tcBorders>
          </w:tcPr>
          <w:p w14:paraId="11F6A1A9" w14:textId="62300E7F" w:rsidR="005F457E" w:rsidDel="00964E30" w:rsidRDefault="005F457E">
            <w:pPr>
              <w:autoSpaceDE w:val="0"/>
              <w:autoSpaceDN w:val="0"/>
              <w:adjustRightInd w:val="0"/>
              <w:snapToGrid w:val="0"/>
              <w:spacing w:after="0" w:line="240" w:lineRule="auto"/>
              <w:ind w:firstLineChars="0" w:firstLine="0"/>
              <w:textAlignment w:val="auto"/>
              <w:rPr>
                <w:del w:id="4598" w:author="Si-yuan LIU" w:date="2026-07-24T14:26:00Z" w16du:dateUtc="2026-07-24T06:26:00Z"/>
                <w:b/>
                <w:bCs/>
                <w:color w:val="000000" w:themeColor="text1"/>
                <w:sz w:val="21"/>
                <w:szCs w:val="21"/>
              </w:rPr>
            </w:pPr>
          </w:p>
        </w:tc>
        <w:tc>
          <w:tcPr>
            <w:tcW w:w="954" w:type="dxa"/>
            <w:tcBorders>
              <w:top w:val="single" w:sz="4" w:space="0" w:color="000000"/>
              <w:left w:val="single" w:sz="4" w:space="0" w:color="000000"/>
              <w:bottom w:val="single" w:sz="4" w:space="0" w:color="000000"/>
              <w:right w:val="single" w:sz="4" w:space="0" w:color="000000"/>
            </w:tcBorders>
          </w:tcPr>
          <w:p w14:paraId="3DA494E1" w14:textId="374C0BD4" w:rsidR="005F457E" w:rsidDel="00964E30" w:rsidRDefault="00000000">
            <w:pPr>
              <w:keepNext/>
              <w:adjustRightInd w:val="0"/>
              <w:snapToGrid w:val="0"/>
              <w:spacing w:after="0" w:line="240" w:lineRule="auto"/>
              <w:ind w:firstLineChars="0" w:firstLine="0"/>
              <w:textAlignment w:val="auto"/>
              <w:rPr>
                <w:del w:id="4599" w:author="Si-yuan LIU" w:date="2026-07-24T14:26:00Z" w16du:dateUtc="2026-07-24T06:26:00Z"/>
                <w:b/>
                <w:bCs/>
                <w:color w:val="000000" w:themeColor="text1"/>
                <w:sz w:val="21"/>
                <w:szCs w:val="21"/>
              </w:rPr>
            </w:pPr>
            <w:del w:id="4600" w:author="Si-yuan LIU" w:date="2026-07-24T14:26:00Z" w16du:dateUtc="2026-07-24T06:26:00Z">
              <w:r w:rsidDel="00964E30">
                <w:rPr>
                  <w:b/>
                  <w:bCs/>
                  <w:color w:val="000000" w:themeColor="text1"/>
                  <w:sz w:val="21"/>
                  <w:szCs w:val="21"/>
                </w:rPr>
                <w:delText>23,002</w:delText>
              </w:r>
            </w:del>
          </w:p>
        </w:tc>
        <w:tc>
          <w:tcPr>
            <w:tcW w:w="1085" w:type="dxa"/>
            <w:tcBorders>
              <w:top w:val="single" w:sz="4" w:space="0" w:color="000000"/>
              <w:left w:val="single" w:sz="4" w:space="0" w:color="000000"/>
              <w:bottom w:val="single" w:sz="4" w:space="0" w:color="000000"/>
              <w:right w:val="single" w:sz="4" w:space="0" w:color="000000"/>
            </w:tcBorders>
          </w:tcPr>
          <w:p w14:paraId="6DF05653" w14:textId="59D0B897" w:rsidR="005F457E" w:rsidDel="00964E30" w:rsidRDefault="00000000">
            <w:pPr>
              <w:keepNext/>
              <w:adjustRightInd w:val="0"/>
              <w:snapToGrid w:val="0"/>
              <w:spacing w:after="0" w:line="240" w:lineRule="auto"/>
              <w:ind w:firstLineChars="0" w:firstLine="0"/>
              <w:textAlignment w:val="auto"/>
              <w:rPr>
                <w:del w:id="4601" w:author="Si-yuan LIU" w:date="2026-07-24T14:26:00Z" w16du:dateUtc="2026-07-24T06:26:00Z"/>
                <w:bCs/>
                <w:color w:val="000000" w:themeColor="text1"/>
                <w:sz w:val="21"/>
                <w:szCs w:val="21"/>
              </w:rPr>
            </w:pPr>
            <w:del w:id="4602" w:author="Si-yuan LIU" w:date="2026-07-24T14:26:00Z" w16du:dateUtc="2026-07-24T06:26:00Z">
              <w:r w:rsidDel="00964E30">
                <w:rPr>
                  <w:bCs/>
                  <w:color w:val="000000" w:themeColor="text1"/>
                  <w:sz w:val="21"/>
                  <w:szCs w:val="21"/>
                </w:rPr>
                <w:delText>-</w:delText>
              </w:r>
            </w:del>
          </w:p>
        </w:tc>
        <w:tc>
          <w:tcPr>
            <w:tcW w:w="558" w:type="dxa"/>
            <w:tcBorders>
              <w:top w:val="single" w:sz="4" w:space="0" w:color="000000"/>
              <w:left w:val="single" w:sz="4" w:space="0" w:color="000000"/>
              <w:bottom w:val="single" w:sz="4" w:space="0" w:color="000000"/>
              <w:right w:val="single" w:sz="4" w:space="0" w:color="000000"/>
            </w:tcBorders>
          </w:tcPr>
          <w:p w14:paraId="382C9F25" w14:textId="1EEDD334" w:rsidR="005F457E" w:rsidDel="00964E30" w:rsidRDefault="00000000">
            <w:pPr>
              <w:keepNext/>
              <w:adjustRightInd w:val="0"/>
              <w:snapToGrid w:val="0"/>
              <w:spacing w:after="0" w:line="240" w:lineRule="auto"/>
              <w:ind w:firstLineChars="0" w:firstLine="0"/>
              <w:textAlignment w:val="auto"/>
              <w:rPr>
                <w:del w:id="4603" w:author="Si-yuan LIU" w:date="2026-07-24T14:26:00Z" w16du:dateUtc="2026-07-24T06:26:00Z"/>
                <w:bCs/>
                <w:color w:val="000000" w:themeColor="text1"/>
                <w:sz w:val="21"/>
                <w:szCs w:val="21"/>
              </w:rPr>
            </w:pPr>
            <w:del w:id="4604" w:author="Si-yuan LIU" w:date="2026-07-24T14:26:00Z" w16du:dateUtc="2026-07-24T06:26:00Z">
              <w:r w:rsidDel="00964E30">
                <w:rPr>
                  <w:bCs/>
                  <w:color w:val="000000" w:themeColor="text1"/>
                  <w:sz w:val="21"/>
                  <w:szCs w:val="21"/>
                </w:rPr>
                <w:delText>-</w:delText>
              </w:r>
            </w:del>
          </w:p>
        </w:tc>
        <w:tc>
          <w:tcPr>
            <w:tcW w:w="886" w:type="dxa"/>
            <w:tcBorders>
              <w:top w:val="single" w:sz="4" w:space="0" w:color="000000"/>
              <w:left w:val="single" w:sz="4" w:space="0" w:color="000000"/>
              <w:bottom w:val="single" w:sz="4" w:space="0" w:color="000000"/>
              <w:right w:val="single" w:sz="4" w:space="0" w:color="000000"/>
            </w:tcBorders>
          </w:tcPr>
          <w:p w14:paraId="22E224FC" w14:textId="46D3980B" w:rsidR="005F457E" w:rsidDel="00964E30" w:rsidRDefault="00000000">
            <w:pPr>
              <w:keepNext/>
              <w:adjustRightInd w:val="0"/>
              <w:snapToGrid w:val="0"/>
              <w:spacing w:after="0" w:line="240" w:lineRule="auto"/>
              <w:ind w:firstLineChars="0" w:firstLine="0"/>
              <w:textAlignment w:val="auto"/>
              <w:rPr>
                <w:del w:id="4605" w:author="Si-yuan LIU" w:date="2026-07-24T14:26:00Z" w16du:dateUtc="2026-07-24T06:26:00Z"/>
                <w:bCs/>
                <w:color w:val="000000" w:themeColor="text1"/>
                <w:sz w:val="21"/>
                <w:szCs w:val="21"/>
              </w:rPr>
            </w:pPr>
            <w:del w:id="4606" w:author="Si-yuan LIU" w:date="2026-07-24T14:26:00Z" w16du:dateUtc="2026-07-24T06:26:00Z">
              <w:r w:rsidDel="00964E30">
                <w:rPr>
                  <w:bCs/>
                  <w:color w:val="000000" w:themeColor="text1"/>
                  <w:sz w:val="21"/>
                  <w:szCs w:val="21"/>
                </w:rPr>
                <w:delText>-</w:delText>
              </w:r>
            </w:del>
          </w:p>
        </w:tc>
      </w:tr>
    </w:tbl>
    <w:p w14:paraId="22261C39" w14:textId="088B62AB" w:rsidR="005F457E" w:rsidDel="00964E30" w:rsidRDefault="00000000">
      <w:pPr>
        <w:spacing w:after="0" w:line="312" w:lineRule="auto"/>
        <w:ind w:firstLineChars="0" w:firstLine="0"/>
        <w:jc w:val="center"/>
        <w:rPr>
          <w:del w:id="4607" w:author="Si-yuan LIU" w:date="2026-07-24T14:26:00Z" w16du:dateUtc="2026-07-24T06:26:00Z"/>
          <w:color w:val="000000" w:themeColor="text1"/>
          <w:szCs w:val="24"/>
        </w:rPr>
      </w:pPr>
      <w:del w:id="4608" w:author="Si-yuan LIU" w:date="2026-07-24T14:26:00Z" w16du:dateUtc="2026-07-24T06:26:00Z">
        <w:r w:rsidDel="00964E30">
          <w:rPr>
            <w:rFonts w:hint="eastAsia"/>
            <w:color w:val="000000" w:themeColor="text1"/>
            <w:szCs w:val="24"/>
          </w:rPr>
          <w:delText>表</w:delText>
        </w:r>
        <w:r w:rsidDel="00964E30">
          <w:rPr>
            <w:color w:val="000000" w:themeColor="text1"/>
            <w:szCs w:val="24"/>
          </w:rPr>
          <w:delText xml:space="preserve"> </w:delText>
        </w:r>
        <w:r w:rsidDel="00964E30">
          <w:rPr>
            <w:color w:val="000000" w:themeColor="text1"/>
            <w:szCs w:val="24"/>
          </w:rPr>
          <w:fldChar w:fldCharType="begin"/>
        </w:r>
        <w:r w:rsidDel="00964E30">
          <w:rPr>
            <w:color w:val="000000" w:themeColor="text1"/>
            <w:szCs w:val="24"/>
          </w:rPr>
          <w:delInstrText xml:space="preserve"> SEQ </w:delInstrText>
        </w:r>
        <w:r w:rsidDel="00964E30">
          <w:rPr>
            <w:rFonts w:hint="eastAsia"/>
            <w:color w:val="000000" w:themeColor="text1"/>
            <w:szCs w:val="24"/>
          </w:rPr>
          <w:delInstrText>表</w:delInstrText>
        </w:r>
        <w:r w:rsidDel="00964E30">
          <w:rPr>
            <w:color w:val="000000" w:themeColor="text1"/>
            <w:szCs w:val="24"/>
          </w:rPr>
          <w:delInstrText xml:space="preserve"> \* ARABIC </w:delInstrText>
        </w:r>
        <w:r w:rsidDel="00964E30">
          <w:rPr>
            <w:color w:val="000000" w:themeColor="text1"/>
            <w:szCs w:val="24"/>
          </w:rPr>
          <w:fldChar w:fldCharType="separate"/>
        </w:r>
      </w:del>
      <w:ins w:id="4609" w:author="怡然 刘 [2]" w:date="2026-07-08T15:02:00Z">
        <w:del w:id="4610" w:author="Si-yuan LIU" w:date="2026-07-24T14:26:00Z" w16du:dateUtc="2026-07-24T06:26:00Z">
          <w:r w:rsidR="004A5B2B" w:rsidDel="00964E30">
            <w:rPr>
              <w:noProof/>
              <w:color w:val="000000" w:themeColor="text1"/>
              <w:szCs w:val="24"/>
            </w:rPr>
            <w:delText>26</w:delText>
          </w:r>
        </w:del>
      </w:ins>
      <w:ins w:id="4611" w:author="Bentayga-" w:date="2026-07-05T17:09:00Z">
        <w:del w:id="4612" w:author="Si-yuan LIU" w:date="2026-07-24T14:26:00Z" w16du:dateUtc="2026-07-24T06:26:00Z">
          <w:r w:rsidDel="00964E30">
            <w:rPr>
              <w:noProof/>
              <w:color w:val="000000" w:themeColor="text1"/>
              <w:szCs w:val="24"/>
            </w:rPr>
            <w:delText>26</w:delText>
          </w:r>
        </w:del>
      </w:ins>
      <w:del w:id="4613" w:author="Si-yuan LIU" w:date="2026-07-24T14:26:00Z" w16du:dateUtc="2026-07-24T06:26:00Z">
        <w:r w:rsidDel="00964E30">
          <w:rPr>
            <w:noProof/>
            <w:color w:val="000000" w:themeColor="text1"/>
            <w:szCs w:val="24"/>
          </w:rPr>
          <w:delText>26</w:delText>
        </w:r>
        <w:r w:rsidDel="00964E30">
          <w:rPr>
            <w:color w:val="000000" w:themeColor="text1"/>
            <w:szCs w:val="24"/>
          </w:rPr>
          <w:fldChar w:fldCharType="end"/>
        </w:r>
        <w:r w:rsidDel="00964E30">
          <w:rPr>
            <w:color w:val="000000" w:themeColor="text1"/>
            <w:szCs w:val="24"/>
          </w:rPr>
          <w:delText xml:space="preserve"> </w:delText>
        </w:r>
        <w:r w:rsidDel="00964E30">
          <w:rPr>
            <w:rFonts w:hint="eastAsia"/>
            <w:color w:val="000000" w:themeColor="text1"/>
            <w:szCs w:val="24"/>
          </w:rPr>
          <w:delText>房屋所有权情况</w:delText>
        </w:r>
      </w:del>
    </w:p>
    <w:tbl>
      <w:tblPr>
        <w:tblStyle w:val="TableGrid"/>
        <w:tblW w:w="0" w:type="auto"/>
        <w:jc w:val="center"/>
        <w:tblInd w:w="0" w:type="dxa"/>
        <w:tblCellMar>
          <w:left w:w="28" w:type="dxa"/>
          <w:right w:w="28" w:type="dxa"/>
        </w:tblCellMar>
        <w:tblLook w:val="04A0" w:firstRow="1" w:lastRow="0" w:firstColumn="1" w:lastColumn="0" w:noHBand="0" w:noVBand="1"/>
      </w:tblPr>
      <w:tblGrid>
        <w:gridCol w:w="478"/>
        <w:gridCol w:w="980"/>
        <w:gridCol w:w="2082"/>
        <w:gridCol w:w="1134"/>
        <w:gridCol w:w="1461"/>
        <w:gridCol w:w="559"/>
        <w:gridCol w:w="1566"/>
      </w:tblGrid>
      <w:tr w:rsidR="005F457E" w:rsidDel="00964E30" w14:paraId="673A1F9F" w14:textId="541656B2">
        <w:trPr>
          <w:trHeight w:val="20"/>
          <w:tblHeader/>
          <w:jc w:val="center"/>
          <w:del w:id="4614" w:author="Si-yuan LIU" w:date="2026-07-24T14:26:00Z" w16du:dateUtc="2026-07-24T06:26:00Z"/>
        </w:trPr>
        <w:tc>
          <w:tcPr>
            <w:tcW w:w="0" w:type="auto"/>
            <w:tcBorders>
              <w:top w:val="single" w:sz="4" w:space="0" w:color="000000"/>
              <w:left w:val="single" w:sz="4" w:space="0" w:color="000000"/>
              <w:bottom w:val="single" w:sz="4" w:space="0" w:color="000000"/>
              <w:right w:val="single" w:sz="4" w:space="0" w:color="000000"/>
            </w:tcBorders>
            <w:vAlign w:val="center"/>
          </w:tcPr>
          <w:p w14:paraId="75AC9FC6" w14:textId="625A01B1" w:rsidR="005F457E" w:rsidDel="00964E30" w:rsidRDefault="00000000">
            <w:pPr>
              <w:autoSpaceDE w:val="0"/>
              <w:autoSpaceDN w:val="0"/>
              <w:spacing w:afterLines="50" w:after="120" w:line="240" w:lineRule="auto"/>
              <w:ind w:firstLineChars="0" w:firstLine="0"/>
              <w:jc w:val="center"/>
              <w:textAlignment w:val="auto"/>
              <w:rPr>
                <w:del w:id="4615" w:author="Si-yuan LIU" w:date="2026-07-24T14:26:00Z" w16du:dateUtc="2026-07-24T06:26:00Z"/>
                <w:b/>
                <w:bCs/>
                <w:color w:val="000000" w:themeColor="text1"/>
                <w:sz w:val="21"/>
                <w:szCs w:val="21"/>
              </w:rPr>
            </w:pPr>
            <w:del w:id="4616" w:author="Si-yuan LIU" w:date="2026-07-24T14:26:00Z" w16du:dateUtc="2026-07-24T06:26:00Z">
              <w:r w:rsidDel="00964E30">
                <w:rPr>
                  <w:rFonts w:hint="eastAsia"/>
                  <w:b/>
                  <w:bCs/>
                  <w:color w:val="000000" w:themeColor="text1"/>
                  <w:sz w:val="21"/>
                  <w:szCs w:val="21"/>
                </w:rPr>
                <w:delText>序号</w:delText>
              </w:r>
            </w:del>
          </w:p>
        </w:tc>
        <w:tc>
          <w:tcPr>
            <w:tcW w:w="980" w:type="dxa"/>
            <w:tcBorders>
              <w:top w:val="single" w:sz="4" w:space="0" w:color="000000"/>
              <w:left w:val="single" w:sz="4" w:space="0" w:color="000000"/>
              <w:bottom w:val="single" w:sz="4" w:space="0" w:color="000000"/>
              <w:right w:val="single" w:sz="4" w:space="0" w:color="000000"/>
            </w:tcBorders>
            <w:vAlign w:val="center"/>
          </w:tcPr>
          <w:p w14:paraId="7A7A707A" w14:textId="3FCD88C9" w:rsidR="005F457E" w:rsidDel="00964E30" w:rsidRDefault="00000000">
            <w:pPr>
              <w:keepNext/>
              <w:snapToGrid w:val="0"/>
              <w:spacing w:after="0" w:line="240" w:lineRule="auto"/>
              <w:ind w:firstLineChars="0" w:firstLine="0"/>
              <w:jc w:val="center"/>
              <w:textAlignment w:val="auto"/>
              <w:rPr>
                <w:del w:id="4617" w:author="Si-yuan LIU" w:date="2026-07-24T14:26:00Z" w16du:dateUtc="2026-07-24T06:26:00Z"/>
                <w:b/>
                <w:bCs/>
                <w:color w:val="000000" w:themeColor="text1"/>
                <w:sz w:val="21"/>
                <w:szCs w:val="21"/>
              </w:rPr>
            </w:pPr>
            <w:del w:id="4618" w:author="Si-yuan LIU" w:date="2026-07-24T14:26:00Z" w16du:dateUtc="2026-07-24T06:26:00Z">
              <w:r w:rsidDel="00964E30">
                <w:rPr>
                  <w:rFonts w:hint="eastAsia"/>
                  <w:b/>
                  <w:bCs/>
                  <w:color w:val="000000" w:themeColor="text1"/>
                  <w:sz w:val="21"/>
                  <w:szCs w:val="21"/>
                </w:rPr>
                <w:delText>资产名称</w:delText>
              </w:r>
            </w:del>
          </w:p>
        </w:tc>
        <w:tc>
          <w:tcPr>
            <w:tcW w:w="2082" w:type="dxa"/>
            <w:tcBorders>
              <w:top w:val="single" w:sz="4" w:space="0" w:color="000000"/>
              <w:left w:val="single" w:sz="4" w:space="0" w:color="000000"/>
              <w:bottom w:val="single" w:sz="4" w:space="0" w:color="000000"/>
              <w:right w:val="single" w:sz="4" w:space="0" w:color="000000"/>
            </w:tcBorders>
            <w:vAlign w:val="center"/>
          </w:tcPr>
          <w:p w14:paraId="4639FAC5" w14:textId="2A4D337B" w:rsidR="005F457E" w:rsidDel="00964E30" w:rsidRDefault="00000000">
            <w:pPr>
              <w:keepNext/>
              <w:snapToGrid w:val="0"/>
              <w:spacing w:after="0" w:line="240" w:lineRule="auto"/>
              <w:ind w:firstLineChars="0" w:firstLine="0"/>
              <w:jc w:val="center"/>
              <w:textAlignment w:val="auto"/>
              <w:rPr>
                <w:del w:id="4619" w:author="Si-yuan LIU" w:date="2026-07-24T14:26:00Z" w16du:dateUtc="2026-07-24T06:26:00Z"/>
                <w:b/>
                <w:bCs/>
                <w:color w:val="000000" w:themeColor="text1"/>
                <w:sz w:val="21"/>
                <w:szCs w:val="21"/>
              </w:rPr>
            </w:pPr>
            <w:del w:id="4620" w:author="Si-yuan LIU" w:date="2026-07-24T14:26:00Z" w16du:dateUtc="2026-07-24T06:26:00Z">
              <w:r w:rsidDel="00964E30">
                <w:rPr>
                  <w:rFonts w:hint="eastAsia"/>
                  <w:b/>
                  <w:bCs/>
                  <w:color w:val="000000" w:themeColor="text1"/>
                  <w:sz w:val="21"/>
                  <w:szCs w:val="21"/>
                </w:rPr>
                <w:delText>产权证书编号</w:delText>
              </w:r>
            </w:del>
          </w:p>
        </w:tc>
        <w:tc>
          <w:tcPr>
            <w:tcW w:w="1134" w:type="dxa"/>
            <w:tcBorders>
              <w:top w:val="single" w:sz="4" w:space="0" w:color="000000"/>
              <w:left w:val="single" w:sz="4" w:space="0" w:color="000000"/>
              <w:bottom w:val="single" w:sz="4" w:space="0" w:color="000000"/>
              <w:right w:val="single" w:sz="4" w:space="0" w:color="000000"/>
            </w:tcBorders>
            <w:vAlign w:val="center"/>
          </w:tcPr>
          <w:p w14:paraId="39563A8C" w14:textId="5A419292" w:rsidR="005F457E" w:rsidDel="00964E30" w:rsidRDefault="00000000">
            <w:pPr>
              <w:keepNext/>
              <w:snapToGrid w:val="0"/>
              <w:spacing w:after="0" w:line="240" w:lineRule="auto"/>
              <w:ind w:firstLineChars="0" w:firstLine="0"/>
              <w:jc w:val="center"/>
              <w:textAlignment w:val="auto"/>
              <w:rPr>
                <w:del w:id="4621" w:author="Si-yuan LIU" w:date="2026-07-24T14:26:00Z" w16du:dateUtc="2026-07-24T06:26:00Z"/>
                <w:b/>
                <w:bCs/>
                <w:color w:val="000000" w:themeColor="text1"/>
                <w:sz w:val="21"/>
                <w:szCs w:val="21"/>
              </w:rPr>
            </w:pPr>
            <w:del w:id="4622" w:author="Si-yuan LIU" w:date="2026-07-24T14:26:00Z" w16du:dateUtc="2026-07-24T06:26:00Z">
              <w:r w:rsidDel="00964E30">
                <w:rPr>
                  <w:rFonts w:hint="eastAsia"/>
                  <w:b/>
                  <w:bCs/>
                  <w:color w:val="000000" w:themeColor="text1"/>
                  <w:sz w:val="21"/>
                  <w:szCs w:val="21"/>
                </w:rPr>
                <w:delText>权利人名称</w:delText>
              </w:r>
            </w:del>
          </w:p>
        </w:tc>
        <w:tc>
          <w:tcPr>
            <w:tcW w:w="1461" w:type="dxa"/>
            <w:tcBorders>
              <w:top w:val="single" w:sz="4" w:space="0" w:color="000000"/>
              <w:left w:val="single" w:sz="4" w:space="0" w:color="000000"/>
              <w:bottom w:val="single" w:sz="4" w:space="0" w:color="000000"/>
              <w:right w:val="single" w:sz="4" w:space="0" w:color="000000"/>
            </w:tcBorders>
            <w:vAlign w:val="center"/>
          </w:tcPr>
          <w:p w14:paraId="3C10E4AD" w14:textId="5251C18C" w:rsidR="005F457E" w:rsidDel="00964E30" w:rsidRDefault="00000000">
            <w:pPr>
              <w:keepNext/>
              <w:snapToGrid w:val="0"/>
              <w:spacing w:after="0" w:line="240" w:lineRule="auto"/>
              <w:ind w:firstLineChars="0" w:firstLine="0"/>
              <w:jc w:val="center"/>
              <w:textAlignment w:val="auto"/>
              <w:rPr>
                <w:del w:id="4623" w:author="Si-yuan LIU" w:date="2026-07-24T14:26:00Z" w16du:dateUtc="2026-07-24T06:26:00Z"/>
                <w:b/>
                <w:bCs/>
                <w:color w:val="000000" w:themeColor="text1"/>
                <w:sz w:val="21"/>
                <w:szCs w:val="21"/>
              </w:rPr>
            </w:pPr>
            <w:del w:id="4624" w:author="Si-yuan LIU" w:date="2026-07-24T14:26:00Z" w16du:dateUtc="2026-07-24T06:26:00Z">
              <w:r w:rsidDel="00964E30">
                <w:rPr>
                  <w:rFonts w:hint="eastAsia"/>
                  <w:b/>
                  <w:bCs/>
                  <w:color w:val="000000" w:themeColor="text1"/>
                  <w:sz w:val="21"/>
                  <w:szCs w:val="21"/>
                </w:rPr>
                <w:delText>房屋坐落</w:delText>
              </w:r>
            </w:del>
          </w:p>
        </w:tc>
        <w:tc>
          <w:tcPr>
            <w:tcW w:w="559" w:type="dxa"/>
            <w:tcBorders>
              <w:top w:val="single" w:sz="4" w:space="0" w:color="000000"/>
              <w:left w:val="single" w:sz="4" w:space="0" w:color="000000"/>
              <w:bottom w:val="single" w:sz="4" w:space="0" w:color="000000"/>
              <w:right w:val="single" w:sz="4" w:space="0" w:color="000000"/>
            </w:tcBorders>
            <w:vAlign w:val="center"/>
          </w:tcPr>
          <w:p w14:paraId="6F219630" w14:textId="7B09D581" w:rsidR="005F457E" w:rsidDel="00964E30" w:rsidRDefault="00000000">
            <w:pPr>
              <w:keepNext/>
              <w:snapToGrid w:val="0"/>
              <w:spacing w:after="0" w:line="240" w:lineRule="auto"/>
              <w:ind w:firstLineChars="0" w:firstLine="0"/>
              <w:jc w:val="center"/>
              <w:textAlignment w:val="auto"/>
              <w:rPr>
                <w:del w:id="4625" w:author="Si-yuan LIU" w:date="2026-07-24T14:26:00Z" w16du:dateUtc="2026-07-24T06:26:00Z"/>
                <w:b/>
                <w:bCs/>
                <w:color w:val="000000" w:themeColor="text1"/>
                <w:sz w:val="21"/>
                <w:szCs w:val="21"/>
              </w:rPr>
            </w:pPr>
            <w:del w:id="4626" w:author="Si-yuan LIU" w:date="2026-07-24T14:26:00Z" w16du:dateUtc="2026-07-24T06:26:00Z">
              <w:r w:rsidDel="00964E30">
                <w:rPr>
                  <w:rFonts w:hint="eastAsia"/>
                  <w:b/>
                  <w:bCs/>
                  <w:color w:val="000000" w:themeColor="text1"/>
                  <w:sz w:val="21"/>
                  <w:szCs w:val="21"/>
                </w:rPr>
                <w:delText>房屋用途</w:delText>
              </w:r>
            </w:del>
          </w:p>
        </w:tc>
        <w:tc>
          <w:tcPr>
            <w:tcW w:w="0" w:type="auto"/>
            <w:tcBorders>
              <w:top w:val="single" w:sz="4" w:space="0" w:color="000000"/>
              <w:left w:val="single" w:sz="4" w:space="0" w:color="000000"/>
              <w:bottom w:val="single" w:sz="4" w:space="0" w:color="000000"/>
              <w:right w:val="single" w:sz="4" w:space="0" w:color="000000"/>
            </w:tcBorders>
            <w:vAlign w:val="center"/>
          </w:tcPr>
          <w:p w14:paraId="768BAB5E" w14:textId="422D049A" w:rsidR="005F457E" w:rsidDel="00964E30" w:rsidRDefault="00000000">
            <w:pPr>
              <w:keepNext/>
              <w:snapToGrid w:val="0"/>
              <w:spacing w:after="0" w:line="240" w:lineRule="auto"/>
              <w:ind w:firstLineChars="0" w:firstLine="0"/>
              <w:jc w:val="center"/>
              <w:textAlignment w:val="auto"/>
              <w:rPr>
                <w:del w:id="4627" w:author="Si-yuan LIU" w:date="2026-07-24T14:26:00Z" w16du:dateUtc="2026-07-24T06:26:00Z"/>
                <w:b/>
                <w:bCs/>
                <w:color w:val="000000" w:themeColor="text1"/>
                <w:sz w:val="21"/>
                <w:szCs w:val="21"/>
              </w:rPr>
            </w:pPr>
            <w:del w:id="4628" w:author="Si-yuan LIU" w:date="2026-07-24T14:26:00Z" w16du:dateUtc="2026-07-24T06:26:00Z">
              <w:r w:rsidDel="00964E30">
                <w:rPr>
                  <w:rFonts w:hint="eastAsia"/>
                  <w:b/>
                  <w:bCs/>
                  <w:color w:val="000000" w:themeColor="text1"/>
                  <w:sz w:val="21"/>
                  <w:szCs w:val="21"/>
                </w:rPr>
                <w:delText>建筑面积（</w:delText>
              </w:r>
              <w:r w:rsidDel="00964E30">
                <w:rPr>
                  <w:b/>
                  <w:bCs/>
                  <w:color w:val="000000" w:themeColor="text1"/>
                  <w:sz w:val="21"/>
                  <w:szCs w:val="21"/>
                </w:rPr>
                <w:delText>m</w:delText>
              </w:r>
              <w:r w:rsidDel="00964E30">
                <w:rPr>
                  <w:b/>
                  <w:bCs/>
                  <w:color w:val="000000" w:themeColor="text1"/>
                  <w:sz w:val="21"/>
                  <w:szCs w:val="21"/>
                  <w:vertAlign w:val="superscript"/>
                </w:rPr>
                <w:delText>2</w:delText>
              </w:r>
              <w:r w:rsidDel="00964E30">
                <w:rPr>
                  <w:rFonts w:hint="eastAsia"/>
                  <w:b/>
                  <w:bCs/>
                  <w:color w:val="000000" w:themeColor="text1"/>
                  <w:sz w:val="21"/>
                  <w:szCs w:val="21"/>
                </w:rPr>
                <w:delText>）</w:delText>
              </w:r>
            </w:del>
          </w:p>
        </w:tc>
      </w:tr>
      <w:tr w:rsidR="005F457E" w:rsidDel="00964E30" w14:paraId="1403C483" w14:textId="34EB45C0">
        <w:trPr>
          <w:trHeight w:val="20"/>
          <w:tblHeader/>
          <w:jc w:val="center"/>
          <w:del w:id="4629" w:author="Si-yuan LIU" w:date="2026-07-24T14:26:00Z" w16du:dateUtc="2026-07-24T06:26:00Z"/>
        </w:trPr>
        <w:tc>
          <w:tcPr>
            <w:tcW w:w="0" w:type="auto"/>
            <w:tcBorders>
              <w:top w:val="single" w:sz="4" w:space="0" w:color="000000"/>
              <w:left w:val="single" w:sz="4" w:space="0" w:color="000000"/>
              <w:bottom w:val="single" w:sz="4" w:space="0" w:color="000000"/>
              <w:right w:val="single" w:sz="4" w:space="0" w:color="000000"/>
            </w:tcBorders>
            <w:vAlign w:val="center"/>
          </w:tcPr>
          <w:p w14:paraId="3BDBF4F2" w14:textId="02DA80E0" w:rsidR="005F457E" w:rsidDel="00964E30" w:rsidRDefault="00000000">
            <w:pPr>
              <w:autoSpaceDE w:val="0"/>
              <w:autoSpaceDN w:val="0"/>
              <w:spacing w:afterLines="50" w:after="120" w:line="240" w:lineRule="auto"/>
              <w:ind w:firstLineChars="0" w:firstLine="0"/>
              <w:textAlignment w:val="auto"/>
              <w:rPr>
                <w:del w:id="4630" w:author="Si-yuan LIU" w:date="2026-07-24T14:26:00Z" w16du:dateUtc="2026-07-24T06:26:00Z"/>
                <w:bCs/>
                <w:color w:val="000000" w:themeColor="text1"/>
                <w:sz w:val="21"/>
                <w:szCs w:val="21"/>
              </w:rPr>
            </w:pPr>
            <w:del w:id="4631" w:author="Si-yuan LIU" w:date="2026-07-24T14:26:00Z" w16du:dateUtc="2026-07-24T06:26:00Z">
              <w:r w:rsidDel="00964E30">
                <w:rPr>
                  <w:bCs/>
                  <w:color w:val="000000" w:themeColor="text1"/>
                  <w:sz w:val="21"/>
                  <w:szCs w:val="21"/>
                </w:rPr>
                <w:delText>1</w:delText>
              </w:r>
            </w:del>
          </w:p>
        </w:tc>
        <w:tc>
          <w:tcPr>
            <w:tcW w:w="980" w:type="dxa"/>
            <w:tcBorders>
              <w:top w:val="single" w:sz="4" w:space="0" w:color="000000"/>
              <w:left w:val="single" w:sz="4" w:space="0" w:color="000000"/>
              <w:bottom w:val="single" w:sz="4" w:space="0" w:color="000000"/>
              <w:right w:val="single" w:sz="4" w:space="0" w:color="000000"/>
            </w:tcBorders>
            <w:vAlign w:val="center"/>
          </w:tcPr>
          <w:p w14:paraId="0050CE1F" w14:textId="2FB672EA" w:rsidR="005F457E" w:rsidDel="00964E30" w:rsidRDefault="00000000">
            <w:pPr>
              <w:keepNext/>
              <w:snapToGrid w:val="0"/>
              <w:spacing w:after="0" w:line="240" w:lineRule="auto"/>
              <w:ind w:firstLineChars="0" w:firstLine="0"/>
              <w:textAlignment w:val="auto"/>
              <w:rPr>
                <w:del w:id="4632" w:author="Si-yuan LIU" w:date="2026-07-24T14:26:00Z" w16du:dateUtc="2026-07-24T06:26:00Z"/>
                <w:bCs/>
                <w:color w:val="000000" w:themeColor="text1"/>
                <w:sz w:val="21"/>
                <w:szCs w:val="21"/>
              </w:rPr>
            </w:pPr>
            <w:del w:id="4633" w:author="Si-yuan LIU" w:date="2026-07-24T14:26:00Z" w16du:dateUtc="2026-07-24T06:26:00Z">
              <w:r w:rsidDel="00964E30">
                <w:rPr>
                  <w:rFonts w:hint="eastAsia"/>
                  <w:bCs/>
                  <w:color w:val="000000" w:themeColor="text1"/>
                  <w:sz w:val="21"/>
                  <w:szCs w:val="21"/>
                </w:rPr>
                <w:delText>奥飞数据数字智慧产业园</w:delText>
              </w:r>
              <w:r w:rsidDel="00964E30">
                <w:rPr>
                  <w:bCs/>
                  <w:color w:val="000000" w:themeColor="text1"/>
                  <w:sz w:val="21"/>
                  <w:szCs w:val="21"/>
                </w:rPr>
                <w:delText>1</w:delText>
              </w:r>
              <w:r w:rsidDel="00964E30">
                <w:rPr>
                  <w:bCs/>
                  <w:color w:val="000000" w:themeColor="text1"/>
                  <w:sz w:val="21"/>
                  <w:szCs w:val="21"/>
                </w:rPr>
                <w:delText>、</w:delText>
              </w:r>
              <w:r w:rsidDel="00964E30">
                <w:rPr>
                  <w:bCs/>
                  <w:color w:val="000000" w:themeColor="text1"/>
                  <w:sz w:val="21"/>
                  <w:szCs w:val="21"/>
                </w:rPr>
                <w:delText>2</w:delText>
              </w:r>
              <w:r w:rsidDel="00964E30">
                <w:rPr>
                  <w:bCs/>
                  <w:color w:val="000000" w:themeColor="text1"/>
                  <w:sz w:val="21"/>
                  <w:szCs w:val="21"/>
                </w:rPr>
                <w:delText>号楼</w:delText>
              </w:r>
            </w:del>
          </w:p>
        </w:tc>
        <w:tc>
          <w:tcPr>
            <w:tcW w:w="2082" w:type="dxa"/>
            <w:tcBorders>
              <w:top w:val="single" w:sz="4" w:space="0" w:color="000000"/>
              <w:left w:val="single" w:sz="4" w:space="0" w:color="000000"/>
              <w:bottom w:val="single" w:sz="4" w:space="0" w:color="000000"/>
              <w:right w:val="single" w:sz="4" w:space="0" w:color="000000"/>
            </w:tcBorders>
            <w:vAlign w:val="center"/>
          </w:tcPr>
          <w:p w14:paraId="37002572" w14:textId="7FAD7B03" w:rsidR="005F457E" w:rsidDel="00964E30" w:rsidRDefault="00000000">
            <w:pPr>
              <w:keepNext/>
              <w:snapToGrid w:val="0"/>
              <w:spacing w:after="0" w:line="240" w:lineRule="auto"/>
              <w:ind w:firstLineChars="0" w:firstLine="0"/>
              <w:textAlignment w:val="auto"/>
              <w:rPr>
                <w:del w:id="4634" w:author="Si-yuan LIU" w:date="2026-07-24T14:26:00Z" w16du:dateUtc="2026-07-24T06:26:00Z"/>
                <w:bCs/>
                <w:color w:val="000000" w:themeColor="text1"/>
                <w:sz w:val="21"/>
                <w:szCs w:val="21"/>
              </w:rPr>
            </w:pPr>
            <w:del w:id="4635" w:author="Si-yuan LIU" w:date="2026-07-24T14:26:00Z" w16du:dateUtc="2026-07-24T06:26:00Z">
              <w:r w:rsidDel="00964E30">
                <w:rPr>
                  <w:rFonts w:hint="eastAsia"/>
                  <w:bCs/>
                  <w:color w:val="000000" w:themeColor="text1"/>
                  <w:sz w:val="21"/>
                  <w:szCs w:val="21"/>
                </w:rPr>
                <w:delText>粤（</w:delText>
              </w:r>
              <w:r w:rsidDel="00964E30">
                <w:rPr>
                  <w:bCs/>
                  <w:color w:val="000000" w:themeColor="text1"/>
                  <w:sz w:val="21"/>
                  <w:szCs w:val="21"/>
                </w:rPr>
                <w:delText>202</w:delText>
              </w:r>
              <w:r w:rsidDel="00964E30">
                <w:rPr>
                  <w:rFonts w:hint="eastAsia"/>
                  <w:bCs/>
                  <w:color w:val="000000" w:themeColor="text1"/>
                  <w:sz w:val="21"/>
                  <w:szCs w:val="21"/>
                </w:rPr>
                <w:delText>6</w:delText>
              </w:r>
              <w:r w:rsidDel="00964E30">
                <w:rPr>
                  <w:rFonts w:hint="eastAsia"/>
                  <w:bCs/>
                  <w:color w:val="000000" w:themeColor="text1"/>
                  <w:sz w:val="21"/>
                  <w:szCs w:val="21"/>
                </w:rPr>
                <w:delText>）广州市不动产权第</w:delText>
              </w:r>
              <w:r w:rsidDel="00964E30">
                <w:rPr>
                  <w:bCs/>
                  <w:color w:val="000000" w:themeColor="text1"/>
                  <w:sz w:val="21"/>
                  <w:szCs w:val="21"/>
                </w:rPr>
                <w:delText>110</w:delText>
              </w:r>
              <w:r w:rsidDel="00964E30">
                <w:rPr>
                  <w:rFonts w:hint="eastAsia"/>
                  <w:bCs/>
                  <w:color w:val="000000" w:themeColor="text1"/>
                  <w:sz w:val="21"/>
                  <w:szCs w:val="21"/>
                </w:rPr>
                <w:delText>37333</w:delText>
              </w:r>
              <w:r w:rsidDel="00964E30">
                <w:rPr>
                  <w:rFonts w:hint="eastAsia"/>
                  <w:bCs/>
                  <w:color w:val="000000" w:themeColor="text1"/>
                  <w:sz w:val="21"/>
                  <w:szCs w:val="21"/>
                </w:rPr>
                <w:delText>号</w:delText>
              </w:r>
            </w:del>
          </w:p>
        </w:tc>
        <w:tc>
          <w:tcPr>
            <w:tcW w:w="1134" w:type="dxa"/>
            <w:tcBorders>
              <w:top w:val="single" w:sz="4" w:space="0" w:color="000000"/>
              <w:left w:val="single" w:sz="4" w:space="0" w:color="000000"/>
              <w:bottom w:val="single" w:sz="4" w:space="0" w:color="000000"/>
              <w:right w:val="single" w:sz="4" w:space="0" w:color="000000"/>
            </w:tcBorders>
            <w:vAlign w:val="center"/>
          </w:tcPr>
          <w:p w14:paraId="1BA96A5F" w14:textId="068FE34E" w:rsidR="005F457E" w:rsidDel="00964E30" w:rsidRDefault="00000000">
            <w:pPr>
              <w:keepNext/>
              <w:snapToGrid w:val="0"/>
              <w:spacing w:after="0" w:line="240" w:lineRule="auto"/>
              <w:ind w:firstLineChars="0" w:firstLine="0"/>
              <w:textAlignment w:val="auto"/>
              <w:rPr>
                <w:del w:id="4636" w:author="Si-yuan LIU" w:date="2026-07-24T14:26:00Z" w16du:dateUtc="2026-07-24T06:26:00Z"/>
                <w:bCs/>
                <w:color w:val="000000" w:themeColor="text1"/>
                <w:sz w:val="21"/>
                <w:szCs w:val="21"/>
              </w:rPr>
            </w:pPr>
            <w:del w:id="4637" w:author="Si-yuan LIU" w:date="2026-07-24T14:26:00Z" w16du:dateUtc="2026-07-24T06:26:00Z">
              <w:r w:rsidDel="00964E30">
                <w:rPr>
                  <w:rFonts w:hint="eastAsia"/>
                  <w:bCs/>
                  <w:color w:val="000000" w:themeColor="text1"/>
                  <w:sz w:val="21"/>
                  <w:szCs w:val="21"/>
                </w:rPr>
                <w:delText>奥融科技</w:delText>
              </w:r>
            </w:del>
          </w:p>
        </w:tc>
        <w:tc>
          <w:tcPr>
            <w:tcW w:w="1461" w:type="dxa"/>
            <w:tcBorders>
              <w:top w:val="single" w:sz="4" w:space="0" w:color="000000"/>
              <w:left w:val="single" w:sz="4" w:space="0" w:color="000000"/>
              <w:bottom w:val="single" w:sz="4" w:space="0" w:color="000000"/>
              <w:right w:val="single" w:sz="4" w:space="0" w:color="000000"/>
            </w:tcBorders>
            <w:vAlign w:val="center"/>
          </w:tcPr>
          <w:p w14:paraId="4D628C36" w14:textId="7C8A1FB0" w:rsidR="005F457E" w:rsidDel="00964E30" w:rsidRDefault="00000000">
            <w:pPr>
              <w:keepNext/>
              <w:snapToGrid w:val="0"/>
              <w:spacing w:after="0" w:line="240" w:lineRule="auto"/>
              <w:ind w:firstLineChars="0" w:firstLine="0"/>
              <w:textAlignment w:val="auto"/>
              <w:rPr>
                <w:del w:id="4638" w:author="Si-yuan LIU" w:date="2026-07-24T14:26:00Z" w16du:dateUtc="2026-07-24T06:26:00Z"/>
                <w:bCs/>
                <w:color w:val="000000" w:themeColor="text1"/>
                <w:sz w:val="21"/>
                <w:szCs w:val="21"/>
              </w:rPr>
            </w:pPr>
            <w:del w:id="4639" w:author="Si-yuan LIU" w:date="2026-07-24T14:26:00Z" w16du:dateUtc="2026-07-24T06:26:00Z">
              <w:r w:rsidDel="00964E30">
                <w:rPr>
                  <w:rFonts w:hint="eastAsia"/>
                  <w:bCs/>
                  <w:color w:val="000000" w:themeColor="text1"/>
                  <w:sz w:val="21"/>
                  <w:szCs w:val="21"/>
                </w:rPr>
                <w:delText>广州市南沙区智新五路</w:delText>
              </w:r>
              <w:r w:rsidDel="00964E30">
                <w:rPr>
                  <w:bCs/>
                  <w:color w:val="000000" w:themeColor="text1"/>
                  <w:sz w:val="21"/>
                  <w:szCs w:val="21"/>
                </w:rPr>
                <w:delText>1</w:delText>
              </w:r>
              <w:r w:rsidDel="00964E30">
                <w:rPr>
                  <w:rFonts w:hint="eastAsia"/>
                  <w:bCs/>
                  <w:color w:val="000000" w:themeColor="text1"/>
                  <w:sz w:val="21"/>
                  <w:szCs w:val="21"/>
                </w:rPr>
                <w:delText>号</w:delText>
              </w:r>
            </w:del>
          </w:p>
        </w:tc>
        <w:tc>
          <w:tcPr>
            <w:tcW w:w="559" w:type="dxa"/>
            <w:tcBorders>
              <w:top w:val="single" w:sz="4" w:space="0" w:color="000000"/>
              <w:left w:val="single" w:sz="4" w:space="0" w:color="000000"/>
              <w:bottom w:val="single" w:sz="4" w:space="0" w:color="000000"/>
              <w:right w:val="single" w:sz="4" w:space="0" w:color="000000"/>
            </w:tcBorders>
            <w:vAlign w:val="center"/>
          </w:tcPr>
          <w:p w14:paraId="58A9DB51" w14:textId="31C79B7B" w:rsidR="005F457E" w:rsidDel="00964E30" w:rsidRDefault="00000000">
            <w:pPr>
              <w:keepNext/>
              <w:snapToGrid w:val="0"/>
              <w:spacing w:after="0" w:line="240" w:lineRule="auto"/>
              <w:ind w:firstLineChars="0" w:firstLine="0"/>
              <w:textAlignment w:val="auto"/>
              <w:rPr>
                <w:del w:id="4640" w:author="Si-yuan LIU" w:date="2026-07-24T14:26:00Z" w16du:dateUtc="2026-07-24T06:26:00Z"/>
                <w:bCs/>
                <w:color w:val="000000" w:themeColor="text1"/>
                <w:sz w:val="21"/>
                <w:szCs w:val="21"/>
              </w:rPr>
            </w:pPr>
            <w:del w:id="4641" w:author="Si-yuan LIU" w:date="2026-07-24T14:26:00Z" w16du:dateUtc="2026-07-24T06:26:00Z">
              <w:r w:rsidDel="00964E30">
                <w:rPr>
                  <w:rFonts w:hint="eastAsia"/>
                  <w:bCs/>
                  <w:color w:val="000000" w:themeColor="text1"/>
                  <w:sz w:val="21"/>
                  <w:szCs w:val="21"/>
                </w:rPr>
                <w:delText>其他</w:delText>
              </w:r>
            </w:del>
          </w:p>
        </w:tc>
        <w:tc>
          <w:tcPr>
            <w:tcW w:w="0" w:type="auto"/>
            <w:tcBorders>
              <w:top w:val="single" w:sz="4" w:space="0" w:color="000000"/>
              <w:left w:val="single" w:sz="4" w:space="0" w:color="000000"/>
              <w:bottom w:val="single" w:sz="4" w:space="0" w:color="000000"/>
              <w:right w:val="single" w:sz="4" w:space="0" w:color="000000"/>
            </w:tcBorders>
            <w:vAlign w:val="center"/>
          </w:tcPr>
          <w:p w14:paraId="074F9B41" w14:textId="303679CC" w:rsidR="005F457E" w:rsidDel="00964E30" w:rsidRDefault="00000000">
            <w:pPr>
              <w:keepNext/>
              <w:snapToGrid w:val="0"/>
              <w:spacing w:after="0" w:line="240" w:lineRule="auto"/>
              <w:ind w:firstLineChars="0" w:firstLine="0"/>
              <w:textAlignment w:val="auto"/>
              <w:rPr>
                <w:del w:id="4642" w:author="Si-yuan LIU" w:date="2026-07-24T14:26:00Z" w16du:dateUtc="2026-07-24T06:26:00Z"/>
                <w:bCs/>
                <w:color w:val="000000" w:themeColor="text1"/>
                <w:sz w:val="21"/>
                <w:szCs w:val="21"/>
              </w:rPr>
            </w:pPr>
            <w:del w:id="4643" w:author="Si-yuan LIU" w:date="2026-07-24T14:26:00Z" w16du:dateUtc="2026-07-24T06:26:00Z">
              <w:r w:rsidDel="00964E30">
                <w:rPr>
                  <w:rFonts w:hint="eastAsia"/>
                  <w:bCs/>
                  <w:color w:val="000000" w:themeColor="text1"/>
                  <w:sz w:val="21"/>
                  <w:szCs w:val="21"/>
                </w:rPr>
                <w:delText>39,349.8524</w:delText>
              </w:r>
            </w:del>
          </w:p>
        </w:tc>
      </w:tr>
      <w:tr w:rsidR="005F457E" w:rsidDel="00964E30" w14:paraId="6382C854" w14:textId="789447ED">
        <w:trPr>
          <w:trHeight w:val="20"/>
          <w:tblHeader/>
          <w:jc w:val="center"/>
          <w:del w:id="4644" w:author="Si-yuan LIU" w:date="2026-07-24T14:26:00Z" w16du:dateUtc="2026-07-24T06:26:00Z"/>
        </w:trPr>
        <w:tc>
          <w:tcPr>
            <w:tcW w:w="0" w:type="auto"/>
            <w:tcBorders>
              <w:top w:val="single" w:sz="4" w:space="0" w:color="000000"/>
              <w:left w:val="single" w:sz="4" w:space="0" w:color="000000"/>
              <w:bottom w:val="single" w:sz="4" w:space="0" w:color="000000"/>
              <w:right w:val="single" w:sz="4" w:space="0" w:color="000000"/>
            </w:tcBorders>
            <w:vAlign w:val="center"/>
          </w:tcPr>
          <w:p w14:paraId="6F969C65" w14:textId="5FABEC5B" w:rsidR="005F457E" w:rsidDel="00964E30" w:rsidRDefault="00000000">
            <w:pPr>
              <w:autoSpaceDE w:val="0"/>
              <w:autoSpaceDN w:val="0"/>
              <w:spacing w:afterLines="50" w:after="120" w:line="240" w:lineRule="auto"/>
              <w:ind w:firstLineChars="0" w:firstLine="0"/>
              <w:textAlignment w:val="auto"/>
              <w:rPr>
                <w:del w:id="4645" w:author="Si-yuan LIU" w:date="2026-07-24T14:26:00Z" w16du:dateUtc="2026-07-24T06:26:00Z"/>
                <w:b/>
                <w:bCs/>
                <w:color w:val="000000" w:themeColor="text1"/>
                <w:sz w:val="21"/>
                <w:szCs w:val="21"/>
              </w:rPr>
            </w:pPr>
            <w:del w:id="4646" w:author="Si-yuan LIU" w:date="2026-07-24T14:26:00Z" w16du:dateUtc="2026-07-24T06:26:00Z">
              <w:r w:rsidDel="00964E30">
                <w:rPr>
                  <w:rFonts w:hint="eastAsia"/>
                  <w:b/>
                  <w:bCs/>
                  <w:color w:val="000000" w:themeColor="text1"/>
                  <w:sz w:val="21"/>
                  <w:szCs w:val="21"/>
                </w:rPr>
                <w:delText>合计</w:delText>
              </w:r>
            </w:del>
          </w:p>
        </w:tc>
        <w:tc>
          <w:tcPr>
            <w:tcW w:w="980" w:type="dxa"/>
            <w:tcBorders>
              <w:top w:val="single" w:sz="4" w:space="0" w:color="000000"/>
              <w:left w:val="single" w:sz="4" w:space="0" w:color="000000"/>
              <w:bottom w:val="single" w:sz="4" w:space="0" w:color="000000"/>
              <w:right w:val="single" w:sz="4" w:space="0" w:color="000000"/>
            </w:tcBorders>
            <w:vAlign w:val="center"/>
          </w:tcPr>
          <w:p w14:paraId="7FFAC17A" w14:textId="024ED725" w:rsidR="005F457E" w:rsidDel="00964E30" w:rsidRDefault="00000000">
            <w:pPr>
              <w:autoSpaceDE w:val="0"/>
              <w:autoSpaceDN w:val="0"/>
              <w:spacing w:afterLines="50" w:after="120" w:line="240" w:lineRule="auto"/>
              <w:ind w:firstLineChars="0" w:firstLine="0"/>
              <w:textAlignment w:val="auto"/>
              <w:rPr>
                <w:del w:id="4647" w:author="Si-yuan LIU" w:date="2026-07-24T14:26:00Z" w16du:dateUtc="2026-07-24T06:26:00Z"/>
                <w:b/>
                <w:bCs/>
                <w:color w:val="000000" w:themeColor="text1"/>
                <w:sz w:val="21"/>
                <w:szCs w:val="21"/>
              </w:rPr>
            </w:pPr>
            <w:del w:id="4648" w:author="Si-yuan LIU" w:date="2026-07-24T14:26:00Z" w16du:dateUtc="2026-07-24T06:26:00Z">
              <w:r w:rsidDel="00964E30">
                <w:rPr>
                  <w:b/>
                  <w:bCs/>
                  <w:color w:val="000000" w:themeColor="text1"/>
                  <w:sz w:val="21"/>
                  <w:szCs w:val="21"/>
                </w:rPr>
                <w:delText>-</w:delText>
              </w:r>
            </w:del>
          </w:p>
        </w:tc>
        <w:tc>
          <w:tcPr>
            <w:tcW w:w="2082" w:type="dxa"/>
            <w:tcBorders>
              <w:top w:val="single" w:sz="4" w:space="0" w:color="000000"/>
              <w:left w:val="single" w:sz="4" w:space="0" w:color="000000"/>
              <w:bottom w:val="single" w:sz="4" w:space="0" w:color="000000"/>
              <w:right w:val="single" w:sz="4" w:space="0" w:color="000000"/>
            </w:tcBorders>
            <w:vAlign w:val="center"/>
          </w:tcPr>
          <w:p w14:paraId="51DD7003" w14:textId="116777EA" w:rsidR="005F457E" w:rsidDel="00964E30" w:rsidRDefault="00000000">
            <w:pPr>
              <w:autoSpaceDE w:val="0"/>
              <w:autoSpaceDN w:val="0"/>
              <w:spacing w:afterLines="50" w:after="120" w:line="240" w:lineRule="auto"/>
              <w:ind w:firstLineChars="0" w:firstLine="0"/>
              <w:textAlignment w:val="auto"/>
              <w:rPr>
                <w:del w:id="4649" w:author="Si-yuan LIU" w:date="2026-07-24T14:26:00Z" w16du:dateUtc="2026-07-24T06:26:00Z"/>
                <w:b/>
                <w:bCs/>
                <w:color w:val="000000" w:themeColor="text1"/>
                <w:sz w:val="21"/>
                <w:szCs w:val="21"/>
              </w:rPr>
            </w:pPr>
            <w:del w:id="4650" w:author="Si-yuan LIU" w:date="2026-07-24T14:26:00Z" w16du:dateUtc="2026-07-24T06:26:00Z">
              <w:r w:rsidDel="00964E30">
                <w:rPr>
                  <w:b/>
                  <w:bCs/>
                  <w:color w:val="000000" w:themeColor="text1"/>
                  <w:sz w:val="21"/>
                  <w:szCs w:val="21"/>
                </w:rPr>
                <w:delText>-</w:delText>
              </w:r>
            </w:del>
          </w:p>
        </w:tc>
        <w:tc>
          <w:tcPr>
            <w:tcW w:w="1134" w:type="dxa"/>
            <w:tcBorders>
              <w:top w:val="single" w:sz="4" w:space="0" w:color="000000"/>
              <w:left w:val="single" w:sz="4" w:space="0" w:color="000000"/>
              <w:bottom w:val="single" w:sz="4" w:space="0" w:color="000000"/>
              <w:right w:val="single" w:sz="4" w:space="0" w:color="000000"/>
            </w:tcBorders>
            <w:vAlign w:val="center"/>
          </w:tcPr>
          <w:p w14:paraId="371F0552" w14:textId="691364EE" w:rsidR="005F457E" w:rsidDel="00964E30" w:rsidRDefault="00000000">
            <w:pPr>
              <w:autoSpaceDE w:val="0"/>
              <w:autoSpaceDN w:val="0"/>
              <w:spacing w:afterLines="50" w:after="120" w:line="240" w:lineRule="auto"/>
              <w:ind w:firstLineChars="0" w:firstLine="0"/>
              <w:textAlignment w:val="auto"/>
              <w:rPr>
                <w:del w:id="4651" w:author="Si-yuan LIU" w:date="2026-07-24T14:26:00Z" w16du:dateUtc="2026-07-24T06:26:00Z"/>
                <w:b/>
                <w:bCs/>
                <w:color w:val="000000" w:themeColor="text1"/>
                <w:sz w:val="21"/>
                <w:szCs w:val="21"/>
              </w:rPr>
            </w:pPr>
            <w:del w:id="4652" w:author="Si-yuan LIU" w:date="2026-07-24T14:26:00Z" w16du:dateUtc="2026-07-24T06:26:00Z">
              <w:r w:rsidDel="00964E30">
                <w:rPr>
                  <w:b/>
                  <w:bCs/>
                  <w:color w:val="000000" w:themeColor="text1"/>
                  <w:sz w:val="21"/>
                  <w:szCs w:val="21"/>
                </w:rPr>
                <w:delText>-</w:delText>
              </w:r>
            </w:del>
          </w:p>
        </w:tc>
        <w:tc>
          <w:tcPr>
            <w:tcW w:w="1461" w:type="dxa"/>
            <w:tcBorders>
              <w:top w:val="single" w:sz="4" w:space="0" w:color="000000"/>
              <w:left w:val="single" w:sz="4" w:space="0" w:color="000000"/>
              <w:bottom w:val="single" w:sz="4" w:space="0" w:color="000000"/>
              <w:right w:val="single" w:sz="4" w:space="0" w:color="000000"/>
            </w:tcBorders>
            <w:vAlign w:val="center"/>
          </w:tcPr>
          <w:p w14:paraId="3C1BF9A6" w14:textId="2231B087" w:rsidR="005F457E" w:rsidDel="00964E30" w:rsidRDefault="00000000">
            <w:pPr>
              <w:autoSpaceDE w:val="0"/>
              <w:autoSpaceDN w:val="0"/>
              <w:spacing w:afterLines="50" w:after="120" w:line="240" w:lineRule="auto"/>
              <w:ind w:firstLineChars="0" w:firstLine="0"/>
              <w:textAlignment w:val="auto"/>
              <w:rPr>
                <w:del w:id="4653" w:author="Si-yuan LIU" w:date="2026-07-24T14:26:00Z" w16du:dateUtc="2026-07-24T06:26:00Z"/>
                <w:b/>
                <w:bCs/>
                <w:color w:val="000000" w:themeColor="text1"/>
                <w:sz w:val="21"/>
                <w:szCs w:val="21"/>
              </w:rPr>
            </w:pPr>
            <w:del w:id="4654" w:author="Si-yuan LIU" w:date="2026-07-24T14:26:00Z" w16du:dateUtc="2026-07-24T06:26:00Z">
              <w:r w:rsidDel="00964E30">
                <w:rPr>
                  <w:b/>
                  <w:bCs/>
                  <w:color w:val="000000" w:themeColor="text1"/>
                  <w:sz w:val="21"/>
                  <w:szCs w:val="21"/>
                </w:rPr>
                <w:delText>-</w:delText>
              </w:r>
            </w:del>
          </w:p>
        </w:tc>
        <w:tc>
          <w:tcPr>
            <w:tcW w:w="559" w:type="dxa"/>
            <w:tcBorders>
              <w:top w:val="single" w:sz="4" w:space="0" w:color="000000"/>
              <w:left w:val="single" w:sz="4" w:space="0" w:color="000000"/>
              <w:bottom w:val="single" w:sz="4" w:space="0" w:color="000000"/>
              <w:right w:val="single" w:sz="4" w:space="0" w:color="000000"/>
            </w:tcBorders>
            <w:vAlign w:val="center"/>
          </w:tcPr>
          <w:p w14:paraId="18452D7F" w14:textId="32BA3657" w:rsidR="005F457E" w:rsidDel="00964E30" w:rsidRDefault="00000000">
            <w:pPr>
              <w:autoSpaceDE w:val="0"/>
              <w:autoSpaceDN w:val="0"/>
              <w:spacing w:afterLines="50" w:after="120" w:line="240" w:lineRule="auto"/>
              <w:ind w:firstLineChars="0" w:firstLine="0"/>
              <w:textAlignment w:val="auto"/>
              <w:rPr>
                <w:del w:id="4655" w:author="Si-yuan LIU" w:date="2026-07-24T14:26:00Z" w16du:dateUtc="2026-07-24T06:26:00Z"/>
                <w:b/>
                <w:bCs/>
                <w:color w:val="000000" w:themeColor="text1"/>
                <w:sz w:val="21"/>
                <w:szCs w:val="21"/>
              </w:rPr>
            </w:pPr>
            <w:del w:id="4656" w:author="Si-yuan LIU" w:date="2026-07-24T14:26:00Z" w16du:dateUtc="2026-07-24T06:26:00Z">
              <w:r w:rsidDel="00964E30">
                <w:rPr>
                  <w:b/>
                  <w:bCs/>
                  <w:color w:val="000000" w:themeColor="text1"/>
                  <w:sz w:val="21"/>
                  <w:szCs w:val="21"/>
                </w:rPr>
                <w:delText>-</w:delText>
              </w:r>
            </w:del>
          </w:p>
        </w:tc>
        <w:tc>
          <w:tcPr>
            <w:tcW w:w="0" w:type="auto"/>
            <w:tcBorders>
              <w:top w:val="single" w:sz="4" w:space="0" w:color="000000"/>
              <w:left w:val="single" w:sz="4" w:space="0" w:color="000000"/>
              <w:bottom w:val="single" w:sz="4" w:space="0" w:color="000000"/>
              <w:right w:val="single" w:sz="4" w:space="0" w:color="000000"/>
            </w:tcBorders>
            <w:vAlign w:val="center"/>
          </w:tcPr>
          <w:p w14:paraId="30EF32F6" w14:textId="633B64BB" w:rsidR="005F457E" w:rsidDel="00964E30" w:rsidRDefault="00000000">
            <w:pPr>
              <w:keepNext/>
              <w:snapToGrid w:val="0"/>
              <w:spacing w:after="0" w:line="240" w:lineRule="auto"/>
              <w:ind w:firstLineChars="0" w:firstLine="0"/>
              <w:textAlignment w:val="auto"/>
              <w:rPr>
                <w:del w:id="4657" w:author="Si-yuan LIU" w:date="2026-07-24T14:26:00Z" w16du:dateUtc="2026-07-24T06:26:00Z"/>
                <w:b/>
                <w:bCs/>
                <w:color w:val="000000" w:themeColor="text1"/>
                <w:sz w:val="21"/>
                <w:szCs w:val="21"/>
              </w:rPr>
            </w:pPr>
            <w:del w:id="4658" w:author="Si-yuan LIU" w:date="2026-07-24T14:26:00Z" w16du:dateUtc="2026-07-24T06:26:00Z">
              <w:r w:rsidDel="00964E30">
                <w:rPr>
                  <w:b/>
                  <w:bCs/>
                  <w:color w:val="000000" w:themeColor="text1"/>
                  <w:sz w:val="21"/>
                  <w:szCs w:val="21"/>
                </w:rPr>
                <w:delText>39,349.8524</w:delText>
              </w:r>
            </w:del>
          </w:p>
        </w:tc>
      </w:tr>
    </w:tbl>
    <w:p w14:paraId="4820F632" w14:textId="6B9841CF" w:rsidR="005F457E" w:rsidDel="00964E30" w:rsidRDefault="005F457E">
      <w:pPr>
        <w:spacing w:after="0" w:line="312" w:lineRule="auto"/>
        <w:ind w:firstLine="480"/>
        <w:rPr>
          <w:ins w:id="4659" w:author="Kelly Tan" w:date="2026-06-25T12:42:00Z"/>
          <w:del w:id="4660" w:author="Si-yuan LIU" w:date="2026-07-24T14:26:00Z" w16du:dateUtc="2026-07-24T06:26:00Z"/>
          <w:color w:val="000000" w:themeColor="text1"/>
          <w:szCs w:val="24"/>
        </w:rPr>
      </w:pPr>
    </w:p>
    <w:p w14:paraId="02234DEE" w14:textId="4B21A5FF" w:rsidR="005F457E" w:rsidDel="00964E30" w:rsidRDefault="005F457E">
      <w:pPr>
        <w:spacing w:after="0" w:line="312" w:lineRule="auto"/>
        <w:ind w:firstLineChars="0" w:firstLine="0"/>
        <w:rPr>
          <w:ins w:id="4661" w:author="Kelly Tan" w:date="2026-06-25T12:42:00Z"/>
          <w:del w:id="4662" w:author="Si-yuan LIU" w:date="2026-07-24T14:26:00Z" w16du:dateUtc="2026-07-24T06:26:00Z"/>
          <w:color w:val="000000" w:themeColor="text1"/>
          <w:szCs w:val="24"/>
        </w:rPr>
        <w:pPrChange w:id="4663" w:author="唐潇" w:date="2026-07-08T13:37:00Z">
          <w:pPr>
            <w:spacing w:after="0" w:line="312" w:lineRule="auto"/>
            <w:ind w:firstLine="480"/>
          </w:pPr>
        </w:pPrChange>
      </w:pPr>
    </w:p>
    <w:p w14:paraId="24152CCA" w14:textId="5030533C" w:rsidR="005F457E" w:rsidDel="00964E30" w:rsidRDefault="00000000">
      <w:pPr>
        <w:spacing w:after="0" w:line="312" w:lineRule="auto"/>
        <w:ind w:firstLine="480"/>
        <w:rPr>
          <w:del w:id="4664" w:author="Si-yuan LIU" w:date="2026-07-24T14:26:00Z" w16du:dateUtc="2026-07-24T06:26:00Z"/>
          <w:color w:val="000000" w:themeColor="text1"/>
          <w:szCs w:val="24"/>
        </w:rPr>
      </w:pPr>
      <w:del w:id="4665" w:author="Si-yuan LIU" w:date="2026-07-24T14:26:00Z" w16du:dateUtc="2026-07-24T06:26:00Z">
        <w:r w:rsidDel="00964E30">
          <w:rPr>
            <w:color w:val="000000" w:themeColor="text1"/>
            <w:szCs w:val="24"/>
          </w:rPr>
          <w:delText>2.</w:delText>
        </w:r>
        <w:r w:rsidDel="00964E30">
          <w:rPr>
            <w:rFonts w:hint="eastAsia"/>
            <w:color w:val="000000" w:themeColor="text1"/>
            <w:szCs w:val="24"/>
          </w:rPr>
          <w:delText>土地使用手续办理情况</w:delText>
        </w:r>
      </w:del>
    </w:p>
    <w:p w14:paraId="1DCAC901" w14:textId="3FB151E4" w:rsidR="005F457E" w:rsidDel="00964E30" w:rsidRDefault="00000000">
      <w:pPr>
        <w:spacing w:after="0" w:line="312" w:lineRule="auto"/>
        <w:ind w:firstLineChars="0" w:firstLine="0"/>
        <w:jc w:val="center"/>
        <w:rPr>
          <w:del w:id="4666" w:author="Si-yuan LIU" w:date="2026-07-24T14:26:00Z" w16du:dateUtc="2026-07-24T06:26:00Z"/>
          <w:color w:val="000000" w:themeColor="text1"/>
          <w:szCs w:val="24"/>
        </w:rPr>
      </w:pPr>
      <w:del w:id="4667" w:author="Si-yuan LIU" w:date="2026-07-24T14:26:00Z" w16du:dateUtc="2026-07-24T06:26:00Z">
        <w:r w:rsidDel="00964E30">
          <w:rPr>
            <w:rFonts w:hint="eastAsia"/>
            <w:color w:val="000000" w:themeColor="text1"/>
            <w:szCs w:val="24"/>
          </w:rPr>
          <w:delText>表</w:delText>
        </w:r>
        <w:r w:rsidDel="00964E30">
          <w:rPr>
            <w:color w:val="000000" w:themeColor="text1"/>
            <w:szCs w:val="24"/>
          </w:rPr>
          <w:delText xml:space="preserve"> </w:delText>
        </w:r>
        <w:r w:rsidDel="00964E30">
          <w:rPr>
            <w:color w:val="000000" w:themeColor="text1"/>
            <w:szCs w:val="24"/>
          </w:rPr>
          <w:fldChar w:fldCharType="begin"/>
        </w:r>
        <w:r w:rsidDel="00964E30">
          <w:rPr>
            <w:color w:val="000000" w:themeColor="text1"/>
            <w:szCs w:val="24"/>
          </w:rPr>
          <w:delInstrText xml:space="preserve"> SEQ </w:delInstrText>
        </w:r>
        <w:r w:rsidDel="00964E30">
          <w:rPr>
            <w:rFonts w:hint="eastAsia"/>
            <w:color w:val="000000" w:themeColor="text1"/>
            <w:szCs w:val="24"/>
          </w:rPr>
          <w:delInstrText>表</w:delInstrText>
        </w:r>
        <w:r w:rsidDel="00964E30">
          <w:rPr>
            <w:color w:val="000000" w:themeColor="text1"/>
            <w:szCs w:val="24"/>
          </w:rPr>
          <w:delInstrText xml:space="preserve"> \* ARABIC </w:delInstrText>
        </w:r>
        <w:r w:rsidDel="00964E30">
          <w:rPr>
            <w:color w:val="000000" w:themeColor="text1"/>
            <w:szCs w:val="24"/>
          </w:rPr>
          <w:fldChar w:fldCharType="separate"/>
        </w:r>
      </w:del>
      <w:ins w:id="4668" w:author="怡然 刘 [2]" w:date="2026-07-08T15:02:00Z">
        <w:del w:id="4669" w:author="Si-yuan LIU" w:date="2026-07-24T14:26:00Z" w16du:dateUtc="2026-07-24T06:26:00Z">
          <w:r w:rsidR="004A5B2B" w:rsidDel="00964E30">
            <w:rPr>
              <w:noProof/>
              <w:color w:val="000000" w:themeColor="text1"/>
              <w:szCs w:val="24"/>
            </w:rPr>
            <w:delText>27</w:delText>
          </w:r>
        </w:del>
      </w:ins>
      <w:ins w:id="4670" w:author="Bentayga-" w:date="2026-07-05T17:09:00Z">
        <w:del w:id="4671" w:author="Si-yuan LIU" w:date="2026-07-24T14:26:00Z" w16du:dateUtc="2026-07-24T06:26:00Z">
          <w:r w:rsidDel="00964E30">
            <w:rPr>
              <w:noProof/>
              <w:color w:val="000000" w:themeColor="text1"/>
              <w:szCs w:val="24"/>
            </w:rPr>
            <w:delText>27</w:delText>
          </w:r>
        </w:del>
      </w:ins>
      <w:del w:id="4672" w:author="Si-yuan LIU" w:date="2026-07-24T14:26:00Z" w16du:dateUtc="2026-07-24T06:26:00Z">
        <w:r w:rsidDel="00964E30">
          <w:rPr>
            <w:noProof/>
            <w:color w:val="000000" w:themeColor="text1"/>
            <w:szCs w:val="24"/>
          </w:rPr>
          <w:delText>27</w:delText>
        </w:r>
        <w:r w:rsidDel="00964E30">
          <w:rPr>
            <w:color w:val="000000" w:themeColor="text1"/>
            <w:szCs w:val="24"/>
          </w:rPr>
          <w:fldChar w:fldCharType="end"/>
        </w:r>
        <w:r w:rsidDel="00964E30">
          <w:rPr>
            <w:color w:val="000000" w:themeColor="text1"/>
            <w:szCs w:val="24"/>
          </w:rPr>
          <w:delText xml:space="preserve"> </w:delText>
        </w:r>
        <w:r w:rsidDel="00964E30">
          <w:rPr>
            <w:rFonts w:hint="eastAsia"/>
            <w:color w:val="000000" w:themeColor="text1"/>
            <w:szCs w:val="24"/>
          </w:rPr>
          <w:delText>土地使用权有关手续办理情况汇总表</w:delText>
        </w:r>
      </w:del>
    </w:p>
    <w:tbl>
      <w:tblPr>
        <w:tblStyle w:val="TableGrid"/>
        <w:tblW w:w="5000" w:type="pct"/>
        <w:jc w:val="center"/>
        <w:tblInd w:w="0" w:type="dxa"/>
        <w:tblCellMar>
          <w:left w:w="28" w:type="dxa"/>
          <w:bottom w:w="33" w:type="dxa"/>
          <w:right w:w="28" w:type="dxa"/>
        </w:tblCellMar>
        <w:tblLook w:val="04A0" w:firstRow="1" w:lastRow="0" w:firstColumn="1" w:lastColumn="0" w:noHBand="0" w:noVBand="1"/>
      </w:tblPr>
      <w:tblGrid>
        <w:gridCol w:w="988"/>
        <w:gridCol w:w="992"/>
        <w:gridCol w:w="1134"/>
        <w:gridCol w:w="850"/>
        <w:gridCol w:w="1560"/>
        <w:gridCol w:w="1245"/>
        <w:gridCol w:w="1895"/>
      </w:tblGrid>
      <w:tr w:rsidR="005F457E" w:rsidDel="00964E30" w14:paraId="2CF78A8A" w14:textId="290D6DB9">
        <w:trPr>
          <w:trHeight w:val="20"/>
          <w:jc w:val="center"/>
          <w:del w:id="4673" w:author="Si-yuan LIU" w:date="2026-07-24T14:26:00Z" w16du:dateUtc="2026-07-24T06:26:00Z"/>
        </w:trPr>
        <w:tc>
          <w:tcPr>
            <w:tcW w:w="988" w:type="dxa"/>
            <w:tcBorders>
              <w:top w:val="single" w:sz="4" w:space="0" w:color="000000"/>
              <w:left w:val="single" w:sz="4" w:space="0" w:color="000000"/>
              <w:bottom w:val="single" w:sz="4" w:space="0" w:color="000000"/>
              <w:right w:val="single" w:sz="4" w:space="0" w:color="000000"/>
            </w:tcBorders>
            <w:vAlign w:val="center"/>
          </w:tcPr>
          <w:p w14:paraId="5B640651" w14:textId="50B01518" w:rsidR="005F457E" w:rsidDel="00964E30" w:rsidRDefault="00000000">
            <w:pPr>
              <w:autoSpaceDE w:val="0"/>
              <w:autoSpaceDN w:val="0"/>
              <w:spacing w:afterLines="50" w:after="120" w:line="240" w:lineRule="auto"/>
              <w:ind w:firstLineChars="0" w:firstLine="0"/>
              <w:jc w:val="center"/>
              <w:textAlignment w:val="auto"/>
              <w:rPr>
                <w:del w:id="4674" w:author="Si-yuan LIU" w:date="2026-07-24T14:26:00Z" w16du:dateUtc="2026-07-24T06:26:00Z"/>
                <w:b/>
                <w:bCs/>
                <w:color w:val="000000" w:themeColor="text1"/>
                <w:sz w:val="21"/>
                <w:szCs w:val="21"/>
              </w:rPr>
            </w:pPr>
            <w:del w:id="4675" w:author="Si-yuan LIU" w:date="2026-07-24T14:26:00Z" w16du:dateUtc="2026-07-24T06:26:00Z">
              <w:r w:rsidDel="00964E30">
                <w:rPr>
                  <w:rFonts w:hint="eastAsia"/>
                  <w:b/>
                  <w:bCs/>
                  <w:color w:val="000000" w:themeColor="text1"/>
                  <w:sz w:val="21"/>
                  <w:szCs w:val="21"/>
                </w:rPr>
                <w:delText>子项目</w:delText>
              </w:r>
            </w:del>
          </w:p>
        </w:tc>
        <w:tc>
          <w:tcPr>
            <w:tcW w:w="992" w:type="dxa"/>
            <w:tcBorders>
              <w:top w:val="single" w:sz="4" w:space="0" w:color="000000"/>
              <w:left w:val="single" w:sz="4" w:space="0" w:color="000000"/>
              <w:bottom w:val="single" w:sz="4" w:space="0" w:color="000000"/>
              <w:right w:val="single" w:sz="4" w:space="0" w:color="000000"/>
            </w:tcBorders>
            <w:vAlign w:val="center"/>
          </w:tcPr>
          <w:p w14:paraId="27532F76" w14:textId="65648B25" w:rsidR="005F457E" w:rsidDel="00964E30" w:rsidRDefault="00000000">
            <w:pPr>
              <w:keepNext/>
              <w:snapToGrid w:val="0"/>
              <w:spacing w:after="0" w:line="240" w:lineRule="auto"/>
              <w:ind w:firstLineChars="0" w:firstLine="0"/>
              <w:jc w:val="center"/>
              <w:textAlignment w:val="auto"/>
              <w:rPr>
                <w:del w:id="4676" w:author="Si-yuan LIU" w:date="2026-07-24T14:26:00Z" w16du:dateUtc="2026-07-24T06:26:00Z"/>
                <w:b/>
                <w:bCs/>
                <w:color w:val="000000" w:themeColor="text1"/>
                <w:sz w:val="21"/>
                <w:szCs w:val="21"/>
              </w:rPr>
            </w:pPr>
            <w:del w:id="4677" w:author="Si-yuan LIU" w:date="2026-07-24T14:26:00Z" w16du:dateUtc="2026-07-24T06:26:00Z">
              <w:r w:rsidDel="00964E30">
                <w:rPr>
                  <w:rFonts w:hint="eastAsia"/>
                  <w:b/>
                  <w:bCs/>
                  <w:color w:val="000000" w:themeColor="text1"/>
                  <w:sz w:val="21"/>
                  <w:szCs w:val="21"/>
                </w:rPr>
                <w:delText>项目公司</w:delText>
              </w:r>
            </w:del>
          </w:p>
        </w:tc>
        <w:tc>
          <w:tcPr>
            <w:tcW w:w="1134" w:type="dxa"/>
            <w:tcBorders>
              <w:top w:val="single" w:sz="4" w:space="0" w:color="000000"/>
              <w:left w:val="single" w:sz="4" w:space="0" w:color="000000"/>
              <w:bottom w:val="single" w:sz="4" w:space="0" w:color="000000"/>
              <w:right w:val="single" w:sz="4" w:space="0" w:color="000000"/>
            </w:tcBorders>
            <w:vAlign w:val="center"/>
          </w:tcPr>
          <w:p w14:paraId="3D509A22" w14:textId="3BA15E4C" w:rsidR="005F457E" w:rsidDel="00964E30" w:rsidRDefault="00000000">
            <w:pPr>
              <w:keepNext/>
              <w:snapToGrid w:val="0"/>
              <w:spacing w:after="0" w:line="240" w:lineRule="auto"/>
              <w:ind w:firstLineChars="0" w:firstLine="0"/>
              <w:jc w:val="center"/>
              <w:textAlignment w:val="auto"/>
              <w:rPr>
                <w:del w:id="4678" w:author="Si-yuan LIU" w:date="2026-07-24T14:26:00Z" w16du:dateUtc="2026-07-24T06:26:00Z"/>
                <w:b/>
                <w:bCs/>
                <w:color w:val="000000" w:themeColor="text1"/>
                <w:sz w:val="21"/>
                <w:szCs w:val="21"/>
              </w:rPr>
            </w:pPr>
            <w:del w:id="4679" w:author="Si-yuan LIU" w:date="2026-07-24T14:26:00Z" w16du:dateUtc="2026-07-24T06:26:00Z">
              <w:r w:rsidDel="00964E30">
                <w:rPr>
                  <w:rFonts w:hint="eastAsia"/>
                  <w:b/>
                  <w:bCs/>
                  <w:color w:val="000000" w:themeColor="text1"/>
                  <w:sz w:val="21"/>
                  <w:szCs w:val="21"/>
                </w:rPr>
                <w:delText>所在地区（省市县）</w:delText>
              </w:r>
            </w:del>
          </w:p>
        </w:tc>
        <w:tc>
          <w:tcPr>
            <w:tcW w:w="850" w:type="dxa"/>
            <w:tcBorders>
              <w:top w:val="single" w:sz="4" w:space="0" w:color="000000"/>
              <w:left w:val="single" w:sz="4" w:space="0" w:color="000000"/>
              <w:bottom w:val="single" w:sz="4" w:space="0" w:color="000000"/>
              <w:right w:val="single" w:sz="4" w:space="0" w:color="000000"/>
            </w:tcBorders>
            <w:vAlign w:val="center"/>
          </w:tcPr>
          <w:p w14:paraId="5835E324" w14:textId="212FEEAB" w:rsidR="005F457E" w:rsidDel="00964E30" w:rsidRDefault="00000000">
            <w:pPr>
              <w:keepNext/>
              <w:snapToGrid w:val="0"/>
              <w:spacing w:after="0" w:line="240" w:lineRule="auto"/>
              <w:ind w:firstLineChars="0" w:firstLine="0"/>
              <w:jc w:val="center"/>
              <w:textAlignment w:val="auto"/>
              <w:rPr>
                <w:del w:id="4680" w:author="Si-yuan LIU" w:date="2026-07-24T14:26:00Z" w16du:dateUtc="2026-07-24T06:26:00Z"/>
                <w:b/>
                <w:bCs/>
                <w:color w:val="000000" w:themeColor="text1"/>
                <w:sz w:val="21"/>
                <w:szCs w:val="21"/>
              </w:rPr>
            </w:pPr>
            <w:del w:id="4681" w:author="Si-yuan LIU" w:date="2026-07-24T14:26:00Z" w16du:dateUtc="2026-07-24T06:26:00Z">
              <w:r w:rsidDel="00964E30">
                <w:rPr>
                  <w:rFonts w:hint="eastAsia"/>
                  <w:b/>
                  <w:bCs/>
                  <w:color w:val="000000" w:themeColor="text1"/>
                  <w:sz w:val="21"/>
                  <w:szCs w:val="21"/>
                </w:rPr>
                <w:delText>土地取得方式</w:delText>
              </w:r>
            </w:del>
          </w:p>
        </w:tc>
        <w:tc>
          <w:tcPr>
            <w:tcW w:w="1560" w:type="dxa"/>
            <w:tcBorders>
              <w:top w:val="single" w:sz="4" w:space="0" w:color="000000"/>
              <w:left w:val="single" w:sz="4" w:space="0" w:color="000000"/>
              <w:bottom w:val="single" w:sz="4" w:space="0" w:color="000000"/>
              <w:right w:val="single" w:sz="4" w:space="0" w:color="000000"/>
            </w:tcBorders>
            <w:vAlign w:val="center"/>
          </w:tcPr>
          <w:p w14:paraId="2657BF49" w14:textId="2E7444D4" w:rsidR="005F457E" w:rsidDel="00964E30" w:rsidRDefault="00000000">
            <w:pPr>
              <w:keepNext/>
              <w:snapToGrid w:val="0"/>
              <w:spacing w:after="0" w:line="240" w:lineRule="auto"/>
              <w:ind w:firstLineChars="0" w:firstLine="0"/>
              <w:jc w:val="center"/>
              <w:textAlignment w:val="auto"/>
              <w:rPr>
                <w:del w:id="4682" w:author="Si-yuan LIU" w:date="2026-07-24T14:26:00Z" w16du:dateUtc="2026-07-24T06:26:00Z"/>
                <w:b/>
                <w:bCs/>
                <w:color w:val="000000" w:themeColor="text1"/>
                <w:sz w:val="21"/>
                <w:szCs w:val="21"/>
              </w:rPr>
            </w:pPr>
            <w:del w:id="4683" w:author="Si-yuan LIU" w:date="2026-07-24T14:26:00Z" w16du:dateUtc="2026-07-24T06:26:00Z">
              <w:r w:rsidDel="00964E30">
                <w:rPr>
                  <w:rFonts w:hint="eastAsia"/>
                  <w:b/>
                  <w:bCs/>
                  <w:color w:val="000000" w:themeColor="text1"/>
                  <w:sz w:val="21"/>
                  <w:szCs w:val="21"/>
                </w:rPr>
                <w:delText>市（县）人民政府出具无异议函情况</w:delText>
              </w:r>
            </w:del>
          </w:p>
        </w:tc>
        <w:tc>
          <w:tcPr>
            <w:tcW w:w="1245" w:type="dxa"/>
            <w:tcBorders>
              <w:top w:val="single" w:sz="4" w:space="0" w:color="000000"/>
              <w:left w:val="single" w:sz="4" w:space="0" w:color="000000"/>
              <w:bottom w:val="single" w:sz="4" w:space="0" w:color="000000"/>
              <w:right w:val="single" w:sz="4" w:space="0" w:color="000000"/>
            </w:tcBorders>
            <w:vAlign w:val="center"/>
          </w:tcPr>
          <w:p w14:paraId="0F5219E1" w14:textId="24AAD4DD" w:rsidR="005F457E" w:rsidDel="00964E30" w:rsidRDefault="00000000">
            <w:pPr>
              <w:keepNext/>
              <w:snapToGrid w:val="0"/>
              <w:spacing w:after="0" w:line="240" w:lineRule="auto"/>
              <w:ind w:firstLineChars="0" w:firstLine="0"/>
              <w:jc w:val="center"/>
              <w:textAlignment w:val="auto"/>
              <w:rPr>
                <w:del w:id="4684" w:author="Si-yuan LIU" w:date="2026-07-24T14:26:00Z" w16du:dateUtc="2026-07-24T06:26:00Z"/>
                <w:b/>
                <w:bCs/>
                <w:color w:val="000000" w:themeColor="text1"/>
                <w:sz w:val="21"/>
                <w:szCs w:val="21"/>
              </w:rPr>
            </w:pPr>
            <w:del w:id="4685" w:author="Si-yuan LIU" w:date="2026-07-24T14:26:00Z" w16du:dateUtc="2026-07-24T06:26:00Z">
              <w:r w:rsidDel="00964E30">
                <w:rPr>
                  <w:rFonts w:hint="eastAsia"/>
                  <w:b/>
                  <w:bCs/>
                  <w:color w:val="000000" w:themeColor="text1"/>
                  <w:sz w:val="21"/>
                  <w:szCs w:val="21"/>
                </w:rPr>
                <w:delText>自然资源部门出具无异议函情况</w:delText>
              </w:r>
            </w:del>
          </w:p>
        </w:tc>
        <w:tc>
          <w:tcPr>
            <w:tcW w:w="1895" w:type="dxa"/>
            <w:tcBorders>
              <w:top w:val="single" w:sz="4" w:space="0" w:color="000000"/>
              <w:left w:val="single" w:sz="4" w:space="0" w:color="000000"/>
              <w:bottom w:val="single" w:sz="4" w:space="0" w:color="000000"/>
              <w:right w:val="single" w:sz="4" w:space="0" w:color="000000"/>
            </w:tcBorders>
            <w:vAlign w:val="center"/>
          </w:tcPr>
          <w:p w14:paraId="5BB795B8" w14:textId="5E5975EA" w:rsidR="005F457E" w:rsidDel="00964E30" w:rsidRDefault="00000000">
            <w:pPr>
              <w:keepNext/>
              <w:snapToGrid w:val="0"/>
              <w:spacing w:after="0" w:line="240" w:lineRule="auto"/>
              <w:ind w:firstLineChars="0" w:firstLine="0"/>
              <w:jc w:val="center"/>
              <w:textAlignment w:val="auto"/>
              <w:rPr>
                <w:del w:id="4686" w:author="Si-yuan LIU" w:date="2026-07-24T14:26:00Z" w16du:dateUtc="2026-07-24T06:26:00Z"/>
                <w:b/>
                <w:bCs/>
                <w:color w:val="000000" w:themeColor="text1"/>
                <w:sz w:val="21"/>
                <w:szCs w:val="21"/>
              </w:rPr>
            </w:pPr>
            <w:del w:id="4687" w:author="Si-yuan LIU" w:date="2026-07-24T14:26:00Z" w16du:dateUtc="2026-07-24T06:26:00Z">
              <w:r w:rsidDel="00964E30">
                <w:rPr>
                  <w:rFonts w:hint="eastAsia"/>
                  <w:b/>
                  <w:bCs/>
                  <w:color w:val="000000" w:themeColor="text1"/>
                  <w:sz w:val="21"/>
                  <w:szCs w:val="21"/>
                </w:rPr>
                <w:delText>原土地使用合同签署机构（或按现行规定承担相应职责的机构）出具无异议函情况</w:delText>
              </w:r>
            </w:del>
          </w:p>
        </w:tc>
      </w:tr>
      <w:tr w:rsidR="005F457E" w:rsidDel="00964E30" w14:paraId="08DFD3FA" w14:textId="2221B1A4">
        <w:trPr>
          <w:trHeight w:val="20"/>
          <w:jc w:val="center"/>
          <w:del w:id="4688" w:author="Si-yuan LIU" w:date="2026-07-24T14:26:00Z" w16du:dateUtc="2026-07-24T06:26:00Z"/>
        </w:trPr>
        <w:tc>
          <w:tcPr>
            <w:tcW w:w="988" w:type="dxa"/>
            <w:tcBorders>
              <w:top w:val="single" w:sz="4" w:space="0" w:color="000000"/>
              <w:left w:val="single" w:sz="4" w:space="0" w:color="000000"/>
              <w:bottom w:val="single" w:sz="4" w:space="0" w:color="000000"/>
              <w:right w:val="single" w:sz="4" w:space="0" w:color="000000"/>
            </w:tcBorders>
            <w:vAlign w:val="center"/>
          </w:tcPr>
          <w:p w14:paraId="2F8A89AE" w14:textId="72C4C684" w:rsidR="005F457E" w:rsidDel="00964E30" w:rsidRDefault="00000000">
            <w:pPr>
              <w:autoSpaceDE w:val="0"/>
              <w:autoSpaceDN w:val="0"/>
              <w:spacing w:afterLines="50" w:after="120" w:line="240" w:lineRule="auto"/>
              <w:ind w:firstLineChars="0" w:firstLine="0"/>
              <w:jc w:val="center"/>
              <w:textAlignment w:val="auto"/>
              <w:rPr>
                <w:del w:id="4689" w:author="Si-yuan LIU" w:date="2026-07-24T14:26:00Z" w16du:dateUtc="2026-07-24T06:26:00Z"/>
                <w:bCs/>
                <w:color w:val="000000" w:themeColor="text1"/>
                <w:sz w:val="21"/>
                <w:szCs w:val="21"/>
              </w:rPr>
            </w:pPr>
            <w:del w:id="4690" w:author="Si-yuan LIU" w:date="2026-07-24T14:26:00Z" w16du:dateUtc="2026-07-24T06:26:00Z">
              <w:r w:rsidDel="00964E30">
                <w:rPr>
                  <w:rFonts w:hint="eastAsia"/>
                  <w:bCs/>
                  <w:color w:val="000000" w:themeColor="text1"/>
                  <w:sz w:val="21"/>
                  <w:szCs w:val="21"/>
                </w:rPr>
                <w:delText>奥飞数据数字智慧产业园</w:delText>
              </w:r>
            </w:del>
          </w:p>
        </w:tc>
        <w:tc>
          <w:tcPr>
            <w:tcW w:w="992" w:type="dxa"/>
            <w:tcBorders>
              <w:top w:val="single" w:sz="4" w:space="0" w:color="000000"/>
              <w:left w:val="single" w:sz="4" w:space="0" w:color="000000"/>
              <w:bottom w:val="single" w:sz="4" w:space="0" w:color="000000"/>
              <w:right w:val="single" w:sz="4" w:space="0" w:color="000000"/>
            </w:tcBorders>
            <w:vAlign w:val="center"/>
          </w:tcPr>
          <w:p w14:paraId="70D09EDE" w14:textId="7002C915" w:rsidR="005F457E" w:rsidDel="00964E30" w:rsidRDefault="00000000">
            <w:pPr>
              <w:keepNext/>
              <w:snapToGrid w:val="0"/>
              <w:spacing w:after="0" w:line="240" w:lineRule="auto"/>
              <w:ind w:firstLineChars="0" w:firstLine="0"/>
              <w:jc w:val="center"/>
              <w:textAlignment w:val="auto"/>
              <w:rPr>
                <w:del w:id="4691" w:author="Si-yuan LIU" w:date="2026-07-24T14:26:00Z" w16du:dateUtc="2026-07-24T06:26:00Z"/>
                <w:bCs/>
                <w:color w:val="000000" w:themeColor="text1"/>
                <w:sz w:val="21"/>
                <w:szCs w:val="21"/>
              </w:rPr>
            </w:pPr>
            <w:del w:id="4692" w:author="Si-yuan LIU" w:date="2026-07-24T14:26:00Z" w16du:dateUtc="2026-07-24T06:26:00Z">
              <w:r w:rsidDel="00964E30">
                <w:rPr>
                  <w:rFonts w:hint="eastAsia"/>
                  <w:bCs/>
                  <w:color w:val="000000" w:themeColor="text1"/>
                  <w:sz w:val="21"/>
                  <w:szCs w:val="21"/>
                </w:rPr>
                <w:delText>奥融科技</w:delText>
              </w:r>
            </w:del>
          </w:p>
        </w:tc>
        <w:tc>
          <w:tcPr>
            <w:tcW w:w="1134" w:type="dxa"/>
            <w:tcBorders>
              <w:top w:val="single" w:sz="4" w:space="0" w:color="000000"/>
              <w:left w:val="single" w:sz="4" w:space="0" w:color="000000"/>
              <w:bottom w:val="single" w:sz="4" w:space="0" w:color="000000"/>
              <w:right w:val="single" w:sz="4" w:space="0" w:color="000000"/>
            </w:tcBorders>
            <w:vAlign w:val="center"/>
          </w:tcPr>
          <w:p w14:paraId="0E6B8F81" w14:textId="4CF7B7CF" w:rsidR="005F457E" w:rsidDel="00964E30" w:rsidRDefault="00000000">
            <w:pPr>
              <w:keepNext/>
              <w:snapToGrid w:val="0"/>
              <w:spacing w:after="0" w:line="240" w:lineRule="auto"/>
              <w:ind w:firstLineChars="0" w:firstLine="0"/>
              <w:jc w:val="center"/>
              <w:textAlignment w:val="auto"/>
              <w:rPr>
                <w:del w:id="4693" w:author="Si-yuan LIU" w:date="2026-07-24T14:26:00Z" w16du:dateUtc="2026-07-24T06:26:00Z"/>
                <w:bCs/>
                <w:color w:val="000000" w:themeColor="text1"/>
                <w:sz w:val="21"/>
                <w:szCs w:val="21"/>
              </w:rPr>
            </w:pPr>
            <w:del w:id="4694" w:author="Si-yuan LIU" w:date="2026-07-24T14:26:00Z" w16du:dateUtc="2026-07-24T06:26:00Z">
              <w:r w:rsidDel="00964E30">
                <w:rPr>
                  <w:rFonts w:hint="eastAsia"/>
                  <w:bCs/>
                  <w:color w:val="000000" w:themeColor="text1"/>
                  <w:sz w:val="21"/>
                  <w:szCs w:val="21"/>
                </w:rPr>
                <w:delText>广州市南沙区</w:delText>
              </w:r>
            </w:del>
          </w:p>
        </w:tc>
        <w:tc>
          <w:tcPr>
            <w:tcW w:w="850" w:type="dxa"/>
            <w:tcBorders>
              <w:top w:val="single" w:sz="4" w:space="0" w:color="000000"/>
              <w:left w:val="single" w:sz="4" w:space="0" w:color="000000"/>
              <w:bottom w:val="single" w:sz="4" w:space="0" w:color="000000"/>
              <w:right w:val="single" w:sz="4" w:space="0" w:color="000000"/>
            </w:tcBorders>
            <w:vAlign w:val="center"/>
          </w:tcPr>
          <w:p w14:paraId="4F6D0E12" w14:textId="5897CD73" w:rsidR="005F457E" w:rsidDel="00964E30" w:rsidRDefault="00000000">
            <w:pPr>
              <w:keepNext/>
              <w:snapToGrid w:val="0"/>
              <w:spacing w:after="0" w:line="240" w:lineRule="auto"/>
              <w:ind w:firstLineChars="0" w:firstLine="0"/>
              <w:jc w:val="center"/>
              <w:textAlignment w:val="auto"/>
              <w:rPr>
                <w:del w:id="4695" w:author="Si-yuan LIU" w:date="2026-07-24T14:26:00Z" w16du:dateUtc="2026-07-24T06:26:00Z"/>
                <w:bCs/>
                <w:color w:val="000000" w:themeColor="text1"/>
                <w:sz w:val="21"/>
                <w:szCs w:val="21"/>
              </w:rPr>
            </w:pPr>
            <w:del w:id="4696" w:author="Si-yuan LIU" w:date="2026-07-24T14:26:00Z" w16du:dateUtc="2026-07-24T06:26:00Z">
              <w:r w:rsidDel="00964E30">
                <w:rPr>
                  <w:rFonts w:hint="eastAsia"/>
                  <w:bCs/>
                  <w:color w:val="000000" w:themeColor="text1"/>
                  <w:sz w:val="21"/>
                  <w:szCs w:val="21"/>
                </w:rPr>
                <w:delText>招拍挂</w:delText>
              </w:r>
            </w:del>
          </w:p>
        </w:tc>
        <w:tc>
          <w:tcPr>
            <w:tcW w:w="1560" w:type="dxa"/>
            <w:tcBorders>
              <w:top w:val="single" w:sz="4" w:space="0" w:color="000000"/>
              <w:left w:val="single" w:sz="4" w:space="0" w:color="000000"/>
              <w:bottom w:val="single" w:sz="4" w:space="0" w:color="000000"/>
              <w:right w:val="single" w:sz="4" w:space="0" w:color="000000"/>
            </w:tcBorders>
            <w:vAlign w:val="center"/>
          </w:tcPr>
          <w:p w14:paraId="25C1A9F3" w14:textId="06F3D374" w:rsidR="005F457E" w:rsidDel="00964E30" w:rsidRDefault="00000000">
            <w:pPr>
              <w:keepNext/>
              <w:snapToGrid w:val="0"/>
              <w:spacing w:after="0" w:line="240" w:lineRule="auto"/>
              <w:ind w:firstLineChars="0" w:firstLine="0"/>
              <w:jc w:val="center"/>
              <w:textAlignment w:val="auto"/>
              <w:rPr>
                <w:del w:id="4697" w:author="Si-yuan LIU" w:date="2026-07-24T14:26:00Z" w16du:dateUtc="2026-07-24T06:26:00Z"/>
                <w:bCs/>
                <w:color w:val="000000" w:themeColor="text1"/>
                <w:sz w:val="21"/>
                <w:szCs w:val="21"/>
              </w:rPr>
            </w:pPr>
            <w:del w:id="4698" w:author="Si-yuan LIU" w:date="2026-07-24T14:26:00Z" w16du:dateUtc="2026-07-24T06:26:00Z">
              <w:r w:rsidDel="00964E30">
                <w:rPr>
                  <w:rFonts w:hint="eastAsia"/>
                  <w:bCs/>
                  <w:color w:val="000000" w:themeColor="text1"/>
                  <w:sz w:val="21"/>
                  <w:szCs w:val="21"/>
                </w:rPr>
                <w:delText>项目为项目公司拥有土地使用权的非</w:delText>
              </w:r>
              <w:r w:rsidDel="00964E30">
                <w:rPr>
                  <w:bCs/>
                  <w:color w:val="000000" w:themeColor="text1"/>
                  <w:sz w:val="21"/>
                  <w:szCs w:val="21"/>
                </w:rPr>
                <w:delText>PPP</w:delText>
              </w:r>
              <w:r w:rsidDel="00964E30">
                <w:rPr>
                  <w:rFonts w:hint="eastAsia"/>
                  <w:bCs/>
                  <w:color w:val="000000" w:themeColor="text1"/>
                  <w:sz w:val="21"/>
                  <w:szCs w:val="21"/>
                </w:rPr>
                <w:delText>（含特许经营）类项目，通过招拍挂方式取得土地使用权，无需市（县）人民政府出具无异议函</w:delText>
              </w:r>
            </w:del>
          </w:p>
        </w:tc>
        <w:tc>
          <w:tcPr>
            <w:tcW w:w="3140" w:type="dxa"/>
            <w:gridSpan w:val="2"/>
            <w:tcBorders>
              <w:top w:val="single" w:sz="4" w:space="0" w:color="000000"/>
              <w:left w:val="single" w:sz="4" w:space="0" w:color="000000"/>
              <w:bottom w:val="single" w:sz="4" w:space="0" w:color="000000"/>
              <w:right w:val="single" w:sz="4" w:space="0" w:color="000000"/>
            </w:tcBorders>
            <w:vAlign w:val="center"/>
          </w:tcPr>
          <w:p w14:paraId="11A187DA" w14:textId="7C991BC4" w:rsidR="005F457E" w:rsidDel="00964E30" w:rsidRDefault="00000000">
            <w:pPr>
              <w:keepNext/>
              <w:snapToGrid w:val="0"/>
              <w:spacing w:after="0" w:line="240" w:lineRule="auto"/>
              <w:ind w:firstLineChars="0" w:firstLine="0"/>
              <w:jc w:val="left"/>
              <w:textAlignment w:val="auto"/>
              <w:rPr>
                <w:del w:id="4699" w:author="Si-yuan LIU" w:date="2026-07-24T14:26:00Z" w16du:dateUtc="2026-07-24T06:26:00Z"/>
                <w:bCs/>
                <w:color w:val="000000" w:themeColor="text1"/>
                <w:sz w:val="21"/>
                <w:szCs w:val="21"/>
              </w:rPr>
            </w:pPr>
            <w:del w:id="4700" w:author="Si-yuan LIU" w:date="2026-07-24T14:26:00Z" w16du:dateUtc="2026-07-24T06:26:00Z">
              <w:r w:rsidDel="00964E30">
                <w:rPr>
                  <w:rFonts w:hint="eastAsia"/>
                  <w:bCs/>
                  <w:color w:val="000000" w:themeColor="text1"/>
                  <w:sz w:val="21"/>
                  <w:szCs w:val="21"/>
                </w:rPr>
                <w:delText>规自局南沙分局出具《关于奥飞数据中心</w:delText>
              </w:r>
              <w:r w:rsidDel="00964E30">
                <w:rPr>
                  <w:bCs/>
                  <w:color w:val="000000" w:themeColor="text1"/>
                  <w:sz w:val="21"/>
                  <w:szCs w:val="21"/>
                </w:rPr>
                <w:delText>REITs</w:delText>
              </w:r>
              <w:r w:rsidDel="00964E30">
                <w:rPr>
                  <w:rFonts w:hint="eastAsia"/>
                  <w:bCs/>
                  <w:color w:val="000000" w:themeColor="text1"/>
                  <w:sz w:val="21"/>
                  <w:szCs w:val="21"/>
                </w:rPr>
                <w:delText>相关支持事项请示的复函》，函复对“奥飞数据数字智慧产业园”</w:delText>
              </w:r>
              <w:r w:rsidDel="00964E30">
                <w:rPr>
                  <w:bCs/>
                  <w:color w:val="000000" w:themeColor="text1"/>
                  <w:sz w:val="21"/>
                  <w:szCs w:val="21"/>
                </w:rPr>
                <w:delText>1</w:delText>
              </w:r>
              <w:r w:rsidDel="00964E30">
                <w:rPr>
                  <w:rFonts w:hint="eastAsia"/>
                  <w:bCs/>
                  <w:color w:val="000000" w:themeColor="text1"/>
                  <w:sz w:val="21"/>
                  <w:szCs w:val="21"/>
                </w:rPr>
                <w:delText>、</w:delText>
              </w:r>
              <w:r w:rsidDel="00964E30">
                <w:rPr>
                  <w:bCs/>
                  <w:color w:val="000000" w:themeColor="text1"/>
                  <w:sz w:val="21"/>
                  <w:szCs w:val="21"/>
                </w:rPr>
                <w:delText>2</w:delText>
              </w:r>
              <w:r w:rsidDel="00964E30">
                <w:rPr>
                  <w:rFonts w:hint="eastAsia"/>
                  <w:bCs/>
                  <w:color w:val="000000" w:themeColor="text1"/>
                  <w:sz w:val="21"/>
                  <w:szCs w:val="21"/>
                </w:rPr>
                <w:delText>号楼以</w:delText>
              </w:r>
              <w:r w:rsidDel="00964E30">
                <w:rPr>
                  <w:bCs/>
                  <w:color w:val="000000" w:themeColor="text1"/>
                  <w:sz w:val="21"/>
                  <w:szCs w:val="21"/>
                </w:rPr>
                <w:delText>100%</w:delText>
              </w:r>
              <w:r w:rsidDel="00964E30">
                <w:rPr>
                  <w:rFonts w:hint="eastAsia"/>
                  <w:bCs/>
                  <w:color w:val="000000" w:themeColor="text1"/>
                  <w:sz w:val="21"/>
                  <w:szCs w:val="21"/>
                </w:rPr>
                <w:delText>股权转让方式发行基础设施</w:delText>
              </w:r>
              <w:r w:rsidDel="00964E30">
                <w:rPr>
                  <w:bCs/>
                  <w:color w:val="000000" w:themeColor="text1"/>
                  <w:sz w:val="21"/>
                  <w:szCs w:val="21"/>
                </w:rPr>
                <w:delText>REITs</w:delText>
              </w:r>
              <w:r w:rsidDel="00964E30">
                <w:rPr>
                  <w:rFonts w:hint="eastAsia"/>
                  <w:bCs/>
                  <w:color w:val="000000" w:themeColor="text1"/>
                  <w:sz w:val="21"/>
                  <w:szCs w:val="21"/>
                </w:rPr>
                <w:delText>无异议，并对“奥飞数据数字智慧产业园”项目发行基础设施</w:delText>
              </w:r>
              <w:r w:rsidDel="00964E30">
                <w:rPr>
                  <w:bCs/>
                  <w:color w:val="000000" w:themeColor="text1"/>
                  <w:sz w:val="21"/>
                  <w:szCs w:val="21"/>
                </w:rPr>
                <w:delText>REITs</w:delText>
              </w:r>
              <w:r w:rsidDel="00964E30">
                <w:rPr>
                  <w:rFonts w:hint="eastAsia"/>
                  <w:bCs/>
                  <w:color w:val="000000" w:themeColor="text1"/>
                  <w:sz w:val="21"/>
                  <w:szCs w:val="21"/>
                </w:rPr>
                <w:delText>前依法依规按程序办理项目分割、转让手续无异议。</w:delText>
              </w:r>
            </w:del>
          </w:p>
          <w:p w14:paraId="7CE56EFD" w14:textId="59C6290D" w:rsidR="005F457E" w:rsidDel="00964E30" w:rsidRDefault="00000000">
            <w:pPr>
              <w:keepNext/>
              <w:snapToGrid w:val="0"/>
              <w:spacing w:after="0" w:line="240" w:lineRule="auto"/>
              <w:ind w:firstLineChars="0" w:firstLine="0"/>
              <w:jc w:val="left"/>
              <w:textAlignment w:val="auto"/>
              <w:rPr>
                <w:del w:id="4701" w:author="Si-yuan LIU" w:date="2026-07-24T14:26:00Z" w16du:dateUtc="2026-07-24T06:26:00Z"/>
                <w:bCs/>
                <w:color w:val="000000" w:themeColor="text1"/>
                <w:sz w:val="21"/>
                <w:szCs w:val="21"/>
              </w:rPr>
            </w:pPr>
            <w:del w:id="4702" w:author="Si-yuan LIU" w:date="2026-07-24T14:26:00Z" w16du:dateUtc="2026-07-24T06:26:00Z">
              <w:r w:rsidDel="00964E30">
                <w:rPr>
                  <w:rFonts w:hint="eastAsia"/>
                  <w:bCs/>
                  <w:color w:val="000000" w:themeColor="text1"/>
                  <w:sz w:val="21"/>
                  <w:szCs w:val="21"/>
                </w:rPr>
                <w:delText>市规自局出具《广州市规划和自然资源局关于申请确认广州奥融科技有限公司相关事宜的复函》，函复对奥飞数据数字智慧产业园项目以</w:delText>
              </w:r>
              <w:r w:rsidDel="00964E30">
                <w:rPr>
                  <w:bCs/>
                  <w:color w:val="000000" w:themeColor="text1"/>
                  <w:sz w:val="21"/>
                  <w:szCs w:val="21"/>
                </w:rPr>
                <w:delText>100%</w:delText>
              </w:r>
              <w:r w:rsidDel="00964E30">
                <w:rPr>
                  <w:rFonts w:hint="eastAsia"/>
                  <w:bCs/>
                  <w:color w:val="000000" w:themeColor="text1"/>
                  <w:sz w:val="21"/>
                  <w:szCs w:val="21"/>
                </w:rPr>
                <w:delText>股权转让方式发行基础设施</w:delText>
              </w:r>
              <w:r w:rsidDel="00964E30">
                <w:rPr>
                  <w:bCs/>
                  <w:color w:val="000000" w:themeColor="text1"/>
                  <w:sz w:val="21"/>
                  <w:szCs w:val="21"/>
                </w:rPr>
                <w:delText>REITs</w:delText>
              </w:r>
              <w:r w:rsidDel="00964E30">
                <w:rPr>
                  <w:rFonts w:hint="eastAsia"/>
                  <w:bCs/>
                  <w:color w:val="000000" w:themeColor="text1"/>
                  <w:sz w:val="21"/>
                  <w:szCs w:val="21"/>
                </w:rPr>
                <w:delText>无异议。</w:delText>
              </w:r>
            </w:del>
          </w:p>
        </w:tc>
      </w:tr>
    </w:tbl>
    <w:p w14:paraId="4E7E6E2C" w14:textId="01A892DC" w:rsidR="005F457E" w:rsidDel="00964E30" w:rsidRDefault="005F457E">
      <w:pPr>
        <w:spacing w:after="0" w:line="312" w:lineRule="auto"/>
        <w:ind w:firstLine="480"/>
        <w:rPr>
          <w:del w:id="4703" w:author="Si-yuan LIU" w:date="2026-07-24T14:26:00Z" w16du:dateUtc="2026-07-24T06:26:00Z"/>
          <w:color w:val="000000" w:themeColor="text1"/>
          <w:szCs w:val="24"/>
        </w:rPr>
      </w:pPr>
      <w:bookmarkStart w:id="4704" w:name="_Toc972656987"/>
      <w:bookmarkStart w:id="4705" w:name="_Toc946657610"/>
    </w:p>
    <w:p w14:paraId="0DD3DF3C" w14:textId="0CE81819" w:rsidR="005F457E" w:rsidDel="00964E30" w:rsidRDefault="00000000">
      <w:pPr>
        <w:spacing w:after="0" w:line="312" w:lineRule="auto"/>
        <w:ind w:firstLine="480"/>
        <w:rPr>
          <w:del w:id="4706" w:author="Si-yuan LIU" w:date="2026-07-24T14:26:00Z" w16du:dateUtc="2026-07-24T06:26:00Z"/>
          <w:color w:val="000000" w:themeColor="text1"/>
          <w:szCs w:val="24"/>
        </w:rPr>
      </w:pPr>
      <w:del w:id="4707" w:author="Si-yuan LIU" w:date="2026-07-24T14:26:00Z" w16du:dateUtc="2026-07-24T06:26:00Z">
        <w:r w:rsidDel="00964E30">
          <w:rPr>
            <w:color w:val="000000" w:themeColor="text1"/>
            <w:szCs w:val="24"/>
          </w:rPr>
          <w:delText>3.</w:delText>
        </w:r>
        <w:bookmarkEnd w:id="4704"/>
        <w:bookmarkEnd w:id="4705"/>
        <w:r w:rsidDel="00964E30">
          <w:rPr>
            <w:rFonts w:hint="eastAsia"/>
            <w:color w:val="000000" w:themeColor="text1"/>
            <w:szCs w:val="24"/>
          </w:rPr>
          <w:delText>具体情况说明</w:delText>
        </w:r>
      </w:del>
    </w:p>
    <w:p w14:paraId="5B872E35" w14:textId="0FE6DD72" w:rsidR="005F457E" w:rsidDel="00964E30" w:rsidRDefault="00000000">
      <w:pPr>
        <w:spacing w:after="0" w:line="312" w:lineRule="auto"/>
        <w:ind w:firstLine="480"/>
        <w:rPr>
          <w:del w:id="4708" w:author="Si-yuan LIU" w:date="2026-07-24T14:26:00Z" w16du:dateUtc="2026-07-24T06:26:00Z"/>
          <w:color w:val="000000" w:themeColor="text1"/>
          <w:szCs w:val="24"/>
        </w:rPr>
      </w:pPr>
      <w:del w:id="4709" w:author="Si-yuan LIU" w:date="2026-07-24T14:26:00Z" w16du:dateUtc="2026-07-24T06:26:00Z">
        <w:r w:rsidDel="00964E30">
          <w:rPr>
            <w:rFonts w:hint="eastAsia"/>
            <w:color w:val="000000" w:themeColor="text1"/>
            <w:szCs w:val="24"/>
          </w:rPr>
          <w:delText>本项目属于项目公司拥有土地使用权的非</w:delText>
        </w:r>
        <w:r w:rsidDel="00964E30">
          <w:rPr>
            <w:color w:val="000000" w:themeColor="text1"/>
            <w:szCs w:val="24"/>
          </w:rPr>
          <w:delText>PPP</w:delText>
        </w:r>
        <w:r w:rsidDel="00964E30">
          <w:rPr>
            <w:rFonts w:hint="eastAsia"/>
            <w:color w:val="000000" w:themeColor="text1"/>
            <w:szCs w:val="24"/>
          </w:rPr>
          <w:delText>（含特许经营）类项目。</w:delText>
        </w:r>
      </w:del>
    </w:p>
    <w:p w14:paraId="1427CA3B" w14:textId="19DA5AE2" w:rsidR="005F457E" w:rsidDel="00964E30" w:rsidRDefault="00000000">
      <w:pPr>
        <w:spacing w:after="0" w:line="312" w:lineRule="auto"/>
        <w:ind w:firstLine="480"/>
        <w:rPr>
          <w:del w:id="4710" w:author="Si-yuan LIU" w:date="2026-07-24T14:26:00Z" w16du:dateUtc="2026-07-24T06:26:00Z"/>
          <w:color w:val="000000" w:themeColor="text1"/>
          <w:szCs w:val="24"/>
        </w:rPr>
      </w:pPr>
      <w:del w:id="4711" w:author="Si-yuan LIU" w:date="2026-07-24T14:26:00Z" w16du:dateUtc="2026-07-24T06:26:00Z">
        <w:r w:rsidDel="00964E30">
          <w:rPr>
            <w:rFonts w:hint="eastAsia"/>
            <w:color w:val="000000" w:themeColor="text1"/>
            <w:szCs w:val="24"/>
          </w:rPr>
          <w:delText>项目公司取得土地使用权的具体方式为招拍挂出让，土地出让方为市规自局，国有建设用地使用权出让合同及其补充协议的签署日期分别为</w:delText>
        </w:r>
        <w:r w:rsidDel="00964E30">
          <w:rPr>
            <w:color w:val="000000" w:themeColor="text1"/>
            <w:szCs w:val="24"/>
          </w:rPr>
          <w:delText>2020</w:delText>
        </w:r>
        <w:r w:rsidDel="00964E30">
          <w:rPr>
            <w:rFonts w:hint="eastAsia"/>
            <w:color w:val="000000" w:themeColor="text1"/>
            <w:szCs w:val="24"/>
          </w:rPr>
          <w:delText>年</w:delText>
        </w:r>
        <w:r w:rsidDel="00964E30">
          <w:rPr>
            <w:color w:val="000000" w:themeColor="text1"/>
            <w:szCs w:val="24"/>
          </w:rPr>
          <w:delText>9</w:delText>
        </w:r>
        <w:r w:rsidDel="00964E30">
          <w:rPr>
            <w:rFonts w:hint="eastAsia"/>
            <w:color w:val="000000" w:themeColor="text1"/>
            <w:szCs w:val="24"/>
          </w:rPr>
          <w:delText>月</w:delText>
        </w:r>
        <w:r w:rsidDel="00964E30">
          <w:rPr>
            <w:color w:val="000000" w:themeColor="text1"/>
            <w:szCs w:val="24"/>
          </w:rPr>
          <w:delText>7</w:delText>
        </w:r>
        <w:r w:rsidDel="00964E30">
          <w:rPr>
            <w:rFonts w:hint="eastAsia"/>
            <w:color w:val="000000" w:themeColor="text1"/>
            <w:szCs w:val="24"/>
          </w:rPr>
          <w:delText>日和</w:delText>
        </w:r>
        <w:r w:rsidDel="00964E30">
          <w:rPr>
            <w:color w:val="000000" w:themeColor="text1"/>
            <w:szCs w:val="24"/>
          </w:rPr>
          <w:delText>2022</w:delText>
        </w:r>
        <w:r w:rsidDel="00964E30">
          <w:rPr>
            <w:rFonts w:hint="eastAsia"/>
            <w:color w:val="000000" w:themeColor="text1"/>
            <w:szCs w:val="24"/>
          </w:rPr>
          <w:delText>年</w:delText>
        </w:r>
        <w:r w:rsidDel="00964E30">
          <w:rPr>
            <w:color w:val="000000" w:themeColor="text1"/>
            <w:szCs w:val="24"/>
          </w:rPr>
          <w:delText>9</w:delText>
        </w:r>
        <w:r w:rsidDel="00964E30">
          <w:rPr>
            <w:rFonts w:hint="eastAsia"/>
            <w:color w:val="000000" w:themeColor="text1"/>
            <w:szCs w:val="24"/>
          </w:rPr>
          <w:delText>月</w:delText>
        </w:r>
        <w:r w:rsidDel="00964E30">
          <w:rPr>
            <w:color w:val="000000" w:themeColor="text1"/>
            <w:szCs w:val="24"/>
          </w:rPr>
          <w:delText>14</w:delText>
        </w:r>
        <w:r w:rsidDel="00964E30">
          <w:rPr>
            <w:rFonts w:hint="eastAsia"/>
            <w:color w:val="000000" w:themeColor="text1"/>
            <w:szCs w:val="24"/>
          </w:rPr>
          <w:delText>日，不涉及相关前置审批流程。</w:delText>
        </w:r>
      </w:del>
    </w:p>
    <w:p w14:paraId="5585ED35" w14:textId="7C4DCA78" w:rsidR="005F457E" w:rsidDel="00964E30" w:rsidRDefault="00000000">
      <w:pPr>
        <w:spacing w:after="0" w:line="312" w:lineRule="auto"/>
        <w:ind w:firstLine="480"/>
        <w:rPr>
          <w:del w:id="4712" w:author="Si-yuan LIU" w:date="2026-07-24T14:26:00Z" w16du:dateUtc="2026-07-24T06:26:00Z"/>
          <w:color w:val="000000" w:themeColor="text1"/>
          <w:szCs w:val="24"/>
        </w:rPr>
      </w:pPr>
      <w:del w:id="4713" w:author="Si-yuan LIU" w:date="2026-07-24T14:26:00Z" w16du:dateUtc="2026-07-24T06:26:00Z">
        <w:r w:rsidDel="00964E30">
          <w:rPr>
            <w:rFonts w:hint="eastAsia"/>
            <w:color w:val="000000" w:themeColor="text1"/>
            <w:szCs w:val="24"/>
          </w:rPr>
          <w:delText>奥融科技与市规自局于</w:delText>
        </w:r>
        <w:r w:rsidDel="00964E30">
          <w:rPr>
            <w:color w:val="000000" w:themeColor="text1"/>
            <w:szCs w:val="24"/>
          </w:rPr>
          <w:delText>2020</w:delText>
        </w:r>
        <w:r w:rsidDel="00964E30">
          <w:rPr>
            <w:rFonts w:hint="eastAsia"/>
            <w:color w:val="000000" w:themeColor="text1"/>
            <w:szCs w:val="24"/>
          </w:rPr>
          <w:delText>年</w:delText>
        </w:r>
        <w:r w:rsidDel="00964E30">
          <w:rPr>
            <w:color w:val="000000" w:themeColor="text1"/>
            <w:szCs w:val="24"/>
          </w:rPr>
          <w:delText>9</w:delText>
        </w:r>
        <w:r w:rsidDel="00964E30">
          <w:rPr>
            <w:rFonts w:hint="eastAsia"/>
            <w:color w:val="000000" w:themeColor="text1"/>
            <w:szCs w:val="24"/>
          </w:rPr>
          <w:delText>月</w:delText>
        </w:r>
        <w:r w:rsidDel="00964E30">
          <w:rPr>
            <w:color w:val="000000" w:themeColor="text1"/>
            <w:szCs w:val="24"/>
          </w:rPr>
          <w:delText>7</w:delText>
        </w:r>
        <w:r w:rsidDel="00964E30">
          <w:rPr>
            <w:rFonts w:hint="eastAsia"/>
            <w:color w:val="000000" w:themeColor="text1"/>
            <w:szCs w:val="24"/>
          </w:rPr>
          <w:delText>日签订了《国有建设用地使用权出让合同》（编号：</w:delText>
        </w:r>
        <w:r w:rsidDel="00964E30">
          <w:rPr>
            <w:rFonts w:hint="eastAsia"/>
            <w:color w:val="000000" w:themeColor="text1"/>
            <w:szCs w:val="24"/>
          </w:rPr>
          <w:delText>440115-2020-000029</w:delText>
        </w:r>
        <w:r w:rsidDel="00964E30">
          <w:rPr>
            <w:rFonts w:hint="eastAsia"/>
            <w:color w:val="000000" w:themeColor="text1"/>
            <w:szCs w:val="24"/>
          </w:rPr>
          <w:delText>），并于</w:delText>
        </w:r>
        <w:r w:rsidDel="00964E30">
          <w:rPr>
            <w:rFonts w:hint="eastAsia"/>
            <w:color w:val="000000" w:themeColor="text1"/>
            <w:szCs w:val="24"/>
          </w:rPr>
          <w:delText>2022</w:delText>
        </w:r>
        <w:r w:rsidDel="00964E30">
          <w:rPr>
            <w:rFonts w:hint="eastAsia"/>
            <w:color w:val="000000" w:themeColor="text1"/>
            <w:szCs w:val="24"/>
          </w:rPr>
          <w:delText>年</w:delText>
        </w:r>
        <w:r w:rsidDel="00964E30">
          <w:rPr>
            <w:rFonts w:hint="eastAsia"/>
            <w:color w:val="000000" w:themeColor="text1"/>
            <w:szCs w:val="24"/>
          </w:rPr>
          <w:delText>9</w:delText>
        </w:r>
        <w:r w:rsidDel="00964E30">
          <w:rPr>
            <w:rFonts w:hint="eastAsia"/>
            <w:color w:val="000000" w:themeColor="text1"/>
            <w:szCs w:val="24"/>
          </w:rPr>
          <w:delText>月</w:delText>
        </w:r>
        <w:r w:rsidDel="00964E30">
          <w:rPr>
            <w:rFonts w:hint="eastAsia"/>
            <w:color w:val="000000" w:themeColor="text1"/>
            <w:szCs w:val="24"/>
          </w:rPr>
          <w:delText>14</w:delText>
        </w:r>
        <w:r w:rsidDel="00964E30">
          <w:rPr>
            <w:rFonts w:hint="eastAsia"/>
            <w:color w:val="000000" w:themeColor="text1"/>
            <w:szCs w:val="24"/>
          </w:rPr>
          <w:delText>日签订了《国有建设用地使用权出让合同补充协议》。根据《国有建设用地使用权出让合同》第二十一条：“受让人按照本合同约定支付全部国有建设用地使用权出让价款，领取国有土地使用证后，有权将本合同项下的全部或部分国有建设用地使用权转让、出租、抵押。首次转让的，应当符合本条第（一）项规定的条件：（一）按照本合同约定进行投资开发，完成开发投资总额的百分之二十五以上”。根据《国有建设用地使用权出让合同补充协议》第六条：“本协议项下分割的工业用房不得进行产权转让。如需转让，受让人需另行提出申请，工业物业产权转让应符合南沙区产业监管相关规定及要求</w:delText>
        </w:r>
        <w:r w:rsidDel="00964E30">
          <w:rPr>
            <w:color w:val="000000" w:themeColor="text1"/>
            <w:szCs w:val="24"/>
          </w:rPr>
          <w:delText>,</w:delText>
        </w:r>
        <w:r w:rsidDel="00964E30">
          <w:rPr>
            <w:rFonts w:hint="eastAsia"/>
            <w:color w:val="000000" w:themeColor="text1"/>
            <w:szCs w:val="24"/>
          </w:rPr>
          <w:delText>与区相关部门签订《项目投入产出监管协议》，纳入监管”。针对前述《国有建设用地使用权出让合同》及其补充协议约定的转让限制，规自局南沙分局出具了《关于奥飞数据中心</w:delText>
        </w:r>
        <w:r w:rsidDel="00964E30">
          <w:rPr>
            <w:color w:val="000000" w:themeColor="text1"/>
            <w:szCs w:val="24"/>
          </w:rPr>
          <w:delText>REITs</w:delText>
        </w:r>
        <w:r w:rsidDel="00964E30">
          <w:rPr>
            <w:rFonts w:hint="eastAsia"/>
            <w:color w:val="000000" w:themeColor="text1"/>
            <w:szCs w:val="24"/>
          </w:rPr>
          <w:delText>相关支持事项请示的复函》，即规自局南沙分局对“奥飞数据数字智慧产业园”</w:delText>
        </w:r>
        <w:r w:rsidDel="00964E30">
          <w:rPr>
            <w:color w:val="000000" w:themeColor="text1"/>
            <w:szCs w:val="24"/>
          </w:rPr>
          <w:delText>1</w:delText>
        </w:r>
        <w:r w:rsidDel="00964E30">
          <w:rPr>
            <w:rFonts w:hint="eastAsia"/>
            <w:color w:val="000000" w:themeColor="text1"/>
            <w:szCs w:val="24"/>
          </w:rPr>
          <w:delText>、</w:delText>
        </w:r>
        <w:r w:rsidDel="00964E30">
          <w:rPr>
            <w:color w:val="000000" w:themeColor="text1"/>
            <w:szCs w:val="24"/>
          </w:rPr>
          <w:delText>2</w:delText>
        </w:r>
        <w:r w:rsidDel="00964E30">
          <w:rPr>
            <w:rFonts w:hint="eastAsia"/>
            <w:color w:val="000000" w:themeColor="text1"/>
            <w:szCs w:val="24"/>
          </w:rPr>
          <w:delText>号楼以</w:delText>
        </w:r>
        <w:r w:rsidDel="00964E30">
          <w:rPr>
            <w:color w:val="000000" w:themeColor="text1"/>
            <w:szCs w:val="24"/>
          </w:rPr>
          <w:delText>100%</w:delText>
        </w:r>
        <w:r w:rsidDel="00964E30">
          <w:rPr>
            <w:rFonts w:hint="eastAsia"/>
            <w:color w:val="000000" w:themeColor="text1"/>
            <w:szCs w:val="24"/>
          </w:rPr>
          <w:delText>股权转让方式发行基础设施</w:delText>
        </w:r>
        <w:r w:rsidDel="00964E30">
          <w:rPr>
            <w:color w:val="000000" w:themeColor="text1"/>
            <w:szCs w:val="24"/>
          </w:rPr>
          <w:delText>REITs</w:delText>
        </w:r>
        <w:r w:rsidDel="00964E30">
          <w:rPr>
            <w:rFonts w:hint="eastAsia"/>
            <w:color w:val="000000" w:themeColor="text1"/>
            <w:szCs w:val="24"/>
          </w:rPr>
          <w:delText>无异议，并对“奥飞数据数字智慧产业园”项目发行基础设施</w:delText>
        </w:r>
        <w:r w:rsidDel="00964E30">
          <w:rPr>
            <w:color w:val="000000" w:themeColor="text1"/>
            <w:szCs w:val="24"/>
          </w:rPr>
          <w:delText>REITs</w:delText>
        </w:r>
        <w:r w:rsidDel="00964E30">
          <w:rPr>
            <w:rFonts w:hint="eastAsia"/>
            <w:color w:val="000000" w:themeColor="text1"/>
            <w:szCs w:val="24"/>
          </w:rPr>
          <w:delText>前依法依规按程序办理项目分割、转让手续无异议。市规自局出具了《广州市规划和自然资源局关于申请确认广州奥融科技有限公司相关事宜的复函》，即市规自局对奥飞数据数字智慧产业园项目以</w:delText>
        </w:r>
        <w:r w:rsidDel="00964E30">
          <w:rPr>
            <w:color w:val="000000" w:themeColor="text1"/>
            <w:szCs w:val="24"/>
          </w:rPr>
          <w:delText>100%</w:delText>
        </w:r>
        <w:r w:rsidDel="00964E30">
          <w:rPr>
            <w:rFonts w:hint="eastAsia"/>
            <w:color w:val="000000" w:themeColor="text1"/>
            <w:szCs w:val="24"/>
          </w:rPr>
          <w:delText>股权转让方式发行基础设施</w:delText>
        </w:r>
        <w:r w:rsidDel="00964E30">
          <w:rPr>
            <w:color w:val="000000" w:themeColor="text1"/>
            <w:szCs w:val="24"/>
          </w:rPr>
          <w:delText>REITs</w:delText>
        </w:r>
        <w:r w:rsidDel="00964E30">
          <w:rPr>
            <w:rFonts w:hint="eastAsia"/>
            <w:color w:val="000000" w:themeColor="text1"/>
            <w:szCs w:val="24"/>
          </w:rPr>
          <w:delText>无异议。相关情况详见附件</w:delText>
        </w:r>
        <w:r w:rsidDel="00964E30">
          <w:rPr>
            <w:rFonts w:hint="eastAsia"/>
            <w:color w:val="000000" w:themeColor="text1"/>
            <w:szCs w:val="24"/>
          </w:rPr>
          <w:delText>15-3-2</w:delText>
        </w:r>
        <w:r w:rsidDel="00964E30">
          <w:rPr>
            <w:rFonts w:hint="eastAsia"/>
            <w:color w:val="000000" w:themeColor="text1"/>
            <w:szCs w:val="24"/>
          </w:rPr>
          <w:delText>。</w:delText>
        </w:r>
      </w:del>
    </w:p>
    <w:p w14:paraId="6E67143A" w14:textId="06991130" w:rsidR="005F457E" w:rsidDel="00964E30" w:rsidRDefault="00000000">
      <w:pPr>
        <w:pStyle w:val="2"/>
        <w:rPr>
          <w:del w:id="4714" w:author="Si-yuan LIU" w:date="2026-07-24T14:26:00Z" w16du:dateUtc="2026-07-24T06:26:00Z"/>
        </w:rPr>
      </w:pPr>
      <w:bookmarkStart w:id="4715" w:name="_Toc223783772"/>
      <w:del w:id="4716" w:author="Si-yuan LIU" w:date="2026-07-24T14:26:00Z" w16du:dateUtc="2026-07-24T06:26:00Z">
        <w:r w:rsidDel="00964E30">
          <w:rPr>
            <w:rFonts w:hint="eastAsia"/>
          </w:rPr>
          <w:delText>（四）可转让性有关情况</w:delText>
        </w:r>
        <w:bookmarkEnd w:id="4536"/>
        <w:bookmarkEnd w:id="4537"/>
        <w:bookmarkEnd w:id="4538"/>
        <w:bookmarkEnd w:id="4715"/>
      </w:del>
    </w:p>
    <w:p w14:paraId="037FEF82" w14:textId="48A8E442" w:rsidR="005F457E" w:rsidDel="00964E30" w:rsidRDefault="00000000">
      <w:pPr>
        <w:spacing w:after="0" w:line="312" w:lineRule="auto"/>
        <w:ind w:firstLine="480"/>
        <w:rPr>
          <w:del w:id="4717" w:author="Si-yuan LIU" w:date="2026-07-24T14:26:00Z" w16du:dateUtc="2026-07-24T06:26:00Z"/>
          <w:color w:val="000000" w:themeColor="text1"/>
          <w:szCs w:val="24"/>
        </w:rPr>
      </w:pPr>
      <w:del w:id="4718" w:author="Si-yuan LIU" w:date="2026-07-24T14:26:00Z" w16du:dateUtc="2026-07-24T06:26:00Z">
        <w:r w:rsidDel="00964E30">
          <w:rPr>
            <w:color w:val="000000" w:themeColor="text1"/>
            <w:szCs w:val="24"/>
          </w:rPr>
          <w:delText>1.</w:delText>
        </w:r>
        <w:r w:rsidDel="00964E30">
          <w:rPr>
            <w:rFonts w:hint="eastAsia"/>
            <w:color w:val="000000" w:themeColor="text1"/>
            <w:szCs w:val="24"/>
          </w:rPr>
          <w:delText>总体情况</w:delText>
        </w:r>
      </w:del>
    </w:p>
    <w:p w14:paraId="47419EBD" w14:textId="29580886" w:rsidR="005F457E" w:rsidDel="00964E30" w:rsidRDefault="00000000">
      <w:pPr>
        <w:spacing w:after="0" w:line="312" w:lineRule="auto"/>
        <w:ind w:firstLine="480"/>
        <w:rPr>
          <w:del w:id="4719" w:author="Si-yuan LIU" w:date="2026-07-24T14:26:00Z" w16du:dateUtc="2026-07-24T06:26:00Z"/>
          <w:color w:val="000000" w:themeColor="text1"/>
          <w:szCs w:val="24"/>
        </w:rPr>
      </w:pPr>
      <w:bookmarkStart w:id="4720" w:name="_Toc240638092_WPSOffice_Level2"/>
      <w:bookmarkStart w:id="4721" w:name="_Toc1429261273_WPSOffice_Level2"/>
      <w:bookmarkStart w:id="4722" w:name="_Toc201420951_WPSOffice_Level2"/>
      <w:del w:id="4723" w:author="Si-yuan LIU" w:date="2026-07-24T14:26:00Z" w16du:dateUtc="2026-07-24T06:26:00Z">
        <w:r w:rsidDel="00964E30">
          <w:rPr>
            <w:rFonts w:hint="eastAsia"/>
            <w:color w:val="000000" w:themeColor="text1"/>
            <w:szCs w:val="24"/>
          </w:rPr>
          <w:delText>项目可转让性有关情况如下：</w:delText>
        </w:r>
      </w:del>
    </w:p>
    <w:p w14:paraId="7CD25175" w14:textId="0A056359" w:rsidR="005F457E" w:rsidDel="00964E30" w:rsidRDefault="00000000">
      <w:pPr>
        <w:spacing w:after="0" w:line="312" w:lineRule="auto"/>
        <w:ind w:firstLineChars="0" w:firstLine="0"/>
        <w:jc w:val="center"/>
        <w:rPr>
          <w:del w:id="4724" w:author="Si-yuan LIU" w:date="2026-07-24T14:26:00Z" w16du:dateUtc="2026-07-24T06:26:00Z"/>
          <w:color w:val="000000" w:themeColor="text1"/>
          <w:szCs w:val="24"/>
        </w:rPr>
      </w:pPr>
      <w:del w:id="4725" w:author="Si-yuan LIU" w:date="2026-07-24T14:26:00Z" w16du:dateUtc="2026-07-24T06:26:00Z">
        <w:r w:rsidDel="00964E30">
          <w:rPr>
            <w:rFonts w:hint="eastAsia"/>
            <w:color w:val="000000" w:themeColor="text1"/>
            <w:szCs w:val="24"/>
          </w:rPr>
          <w:delText>表</w:delText>
        </w:r>
        <w:r w:rsidDel="00964E30">
          <w:rPr>
            <w:color w:val="000000" w:themeColor="text1"/>
            <w:szCs w:val="24"/>
          </w:rPr>
          <w:delText xml:space="preserve"> </w:delText>
        </w:r>
        <w:r w:rsidDel="00964E30">
          <w:rPr>
            <w:color w:val="000000" w:themeColor="text1"/>
            <w:szCs w:val="24"/>
          </w:rPr>
          <w:fldChar w:fldCharType="begin"/>
        </w:r>
        <w:r w:rsidDel="00964E30">
          <w:rPr>
            <w:color w:val="000000" w:themeColor="text1"/>
            <w:szCs w:val="24"/>
          </w:rPr>
          <w:delInstrText xml:space="preserve"> SEQ </w:delInstrText>
        </w:r>
        <w:r w:rsidDel="00964E30">
          <w:rPr>
            <w:rFonts w:hint="eastAsia"/>
            <w:color w:val="000000" w:themeColor="text1"/>
            <w:szCs w:val="24"/>
          </w:rPr>
          <w:delInstrText>表</w:delInstrText>
        </w:r>
        <w:r w:rsidDel="00964E30">
          <w:rPr>
            <w:color w:val="000000" w:themeColor="text1"/>
            <w:szCs w:val="24"/>
          </w:rPr>
          <w:delInstrText xml:space="preserve"> \* ARABIC </w:delInstrText>
        </w:r>
        <w:r w:rsidDel="00964E30">
          <w:rPr>
            <w:color w:val="000000" w:themeColor="text1"/>
            <w:szCs w:val="24"/>
          </w:rPr>
          <w:fldChar w:fldCharType="separate"/>
        </w:r>
      </w:del>
      <w:ins w:id="4726" w:author="怡然 刘 [2]" w:date="2026-07-08T15:02:00Z">
        <w:del w:id="4727" w:author="Si-yuan LIU" w:date="2026-07-24T14:26:00Z" w16du:dateUtc="2026-07-24T06:26:00Z">
          <w:r w:rsidR="004A5B2B" w:rsidDel="00964E30">
            <w:rPr>
              <w:noProof/>
              <w:color w:val="000000" w:themeColor="text1"/>
              <w:szCs w:val="24"/>
            </w:rPr>
            <w:delText>28</w:delText>
          </w:r>
        </w:del>
      </w:ins>
      <w:ins w:id="4728" w:author="Bentayga-" w:date="2026-07-05T17:09:00Z">
        <w:del w:id="4729" w:author="Si-yuan LIU" w:date="2026-07-24T14:26:00Z" w16du:dateUtc="2026-07-24T06:26:00Z">
          <w:r w:rsidDel="00964E30">
            <w:rPr>
              <w:noProof/>
              <w:color w:val="000000" w:themeColor="text1"/>
              <w:szCs w:val="24"/>
            </w:rPr>
            <w:delText>28</w:delText>
          </w:r>
        </w:del>
      </w:ins>
      <w:del w:id="4730" w:author="Si-yuan LIU" w:date="2026-07-24T14:26:00Z" w16du:dateUtc="2026-07-24T06:26:00Z">
        <w:r w:rsidDel="00964E30">
          <w:rPr>
            <w:noProof/>
            <w:color w:val="000000" w:themeColor="text1"/>
            <w:szCs w:val="24"/>
          </w:rPr>
          <w:delText>28</w:delText>
        </w:r>
        <w:r w:rsidDel="00964E30">
          <w:rPr>
            <w:color w:val="000000" w:themeColor="text1"/>
            <w:szCs w:val="24"/>
          </w:rPr>
          <w:fldChar w:fldCharType="end"/>
        </w:r>
        <w:r w:rsidDel="00964E30">
          <w:rPr>
            <w:color w:val="000000" w:themeColor="text1"/>
            <w:szCs w:val="24"/>
          </w:rPr>
          <w:delText xml:space="preserve"> </w:delText>
        </w:r>
        <w:r w:rsidDel="00964E30">
          <w:rPr>
            <w:rFonts w:hint="eastAsia"/>
            <w:color w:val="000000" w:themeColor="text1"/>
            <w:szCs w:val="24"/>
          </w:rPr>
          <w:delText>项目可转让性有关情况汇总表</w:delText>
        </w:r>
      </w:del>
    </w:p>
    <w:tbl>
      <w:tblPr>
        <w:tblStyle w:val="TableGrid"/>
        <w:tblW w:w="5022" w:type="pct"/>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bottom w:w="34" w:type="dxa"/>
          <w:right w:w="28" w:type="dxa"/>
        </w:tblCellMar>
        <w:tblLook w:val="04A0" w:firstRow="1" w:lastRow="0" w:firstColumn="1" w:lastColumn="0" w:noHBand="0" w:noVBand="1"/>
      </w:tblPr>
      <w:tblGrid>
        <w:gridCol w:w="846"/>
        <w:gridCol w:w="567"/>
        <w:gridCol w:w="850"/>
        <w:gridCol w:w="3536"/>
        <w:gridCol w:w="888"/>
        <w:gridCol w:w="1246"/>
        <w:gridCol w:w="769"/>
      </w:tblGrid>
      <w:tr w:rsidR="005F457E" w:rsidDel="00964E30" w14:paraId="0F94A40A" w14:textId="211CA61E">
        <w:trPr>
          <w:trHeight w:val="20"/>
          <w:tblHeader/>
          <w:jc w:val="center"/>
          <w:del w:id="4731" w:author="Si-yuan LIU" w:date="2026-07-24T14:26:00Z" w16du:dateUtc="2026-07-24T06:26:00Z"/>
        </w:trPr>
        <w:tc>
          <w:tcPr>
            <w:tcW w:w="846" w:type="dxa"/>
            <w:vAlign w:val="center"/>
          </w:tcPr>
          <w:p w14:paraId="5A2A1CCB" w14:textId="07FAE359" w:rsidR="005F457E" w:rsidDel="00964E30" w:rsidRDefault="00000000">
            <w:pPr>
              <w:autoSpaceDE w:val="0"/>
              <w:autoSpaceDN w:val="0"/>
              <w:spacing w:afterLines="50" w:after="120" w:line="240" w:lineRule="auto"/>
              <w:ind w:firstLineChars="0" w:firstLine="0"/>
              <w:jc w:val="center"/>
              <w:textAlignment w:val="auto"/>
              <w:rPr>
                <w:del w:id="4732" w:author="Si-yuan LIU" w:date="2026-07-24T14:26:00Z" w16du:dateUtc="2026-07-24T06:26:00Z"/>
                <w:b/>
                <w:bCs/>
                <w:color w:val="000000" w:themeColor="text1"/>
                <w:sz w:val="21"/>
                <w:szCs w:val="21"/>
              </w:rPr>
            </w:pPr>
            <w:del w:id="4733" w:author="Si-yuan LIU" w:date="2026-07-24T14:26:00Z" w16du:dateUtc="2026-07-24T06:26:00Z">
              <w:r w:rsidDel="00964E30">
                <w:rPr>
                  <w:rFonts w:hint="eastAsia"/>
                  <w:b/>
                  <w:bCs/>
                  <w:color w:val="000000" w:themeColor="text1"/>
                  <w:sz w:val="21"/>
                  <w:szCs w:val="21"/>
                </w:rPr>
                <w:delText>子项目</w:delText>
              </w:r>
            </w:del>
          </w:p>
        </w:tc>
        <w:tc>
          <w:tcPr>
            <w:tcW w:w="567" w:type="dxa"/>
            <w:vAlign w:val="center"/>
          </w:tcPr>
          <w:p w14:paraId="1C9F831F" w14:textId="2A344643" w:rsidR="005F457E" w:rsidDel="00964E30" w:rsidRDefault="00000000">
            <w:pPr>
              <w:keepNext/>
              <w:snapToGrid w:val="0"/>
              <w:spacing w:after="0" w:line="240" w:lineRule="auto"/>
              <w:ind w:firstLineChars="0" w:firstLine="0"/>
              <w:jc w:val="center"/>
              <w:textAlignment w:val="auto"/>
              <w:rPr>
                <w:del w:id="4734" w:author="Si-yuan LIU" w:date="2026-07-24T14:26:00Z" w16du:dateUtc="2026-07-24T06:26:00Z"/>
                <w:b/>
                <w:bCs/>
                <w:color w:val="000000" w:themeColor="text1"/>
                <w:sz w:val="21"/>
                <w:szCs w:val="21"/>
              </w:rPr>
            </w:pPr>
            <w:del w:id="4735" w:author="Si-yuan LIU" w:date="2026-07-24T14:26:00Z" w16du:dateUtc="2026-07-24T06:26:00Z">
              <w:r w:rsidDel="00964E30">
                <w:rPr>
                  <w:rFonts w:hint="eastAsia"/>
                  <w:b/>
                  <w:bCs/>
                  <w:color w:val="000000" w:themeColor="text1"/>
                  <w:sz w:val="21"/>
                  <w:szCs w:val="21"/>
                </w:rPr>
                <w:delText>项目公司</w:delText>
              </w:r>
            </w:del>
          </w:p>
        </w:tc>
        <w:tc>
          <w:tcPr>
            <w:tcW w:w="850" w:type="dxa"/>
            <w:vAlign w:val="center"/>
          </w:tcPr>
          <w:p w14:paraId="2E75FAE7" w14:textId="4BA52F83" w:rsidR="005F457E" w:rsidDel="00964E30" w:rsidRDefault="00000000">
            <w:pPr>
              <w:keepNext/>
              <w:snapToGrid w:val="0"/>
              <w:spacing w:after="0" w:line="240" w:lineRule="auto"/>
              <w:ind w:firstLineChars="0" w:firstLine="0"/>
              <w:jc w:val="center"/>
              <w:textAlignment w:val="auto"/>
              <w:rPr>
                <w:del w:id="4736" w:author="Si-yuan LIU" w:date="2026-07-24T14:26:00Z" w16du:dateUtc="2026-07-24T06:26:00Z"/>
                <w:b/>
                <w:bCs/>
                <w:color w:val="000000" w:themeColor="text1"/>
                <w:sz w:val="21"/>
                <w:szCs w:val="21"/>
              </w:rPr>
            </w:pPr>
            <w:del w:id="4737" w:author="Si-yuan LIU" w:date="2026-07-24T14:26:00Z" w16du:dateUtc="2026-07-24T06:26:00Z">
              <w:r w:rsidDel="00964E30">
                <w:rPr>
                  <w:rFonts w:hint="eastAsia"/>
                  <w:b/>
                  <w:bCs/>
                  <w:color w:val="000000" w:themeColor="text1"/>
                  <w:sz w:val="21"/>
                  <w:szCs w:val="21"/>
                </w:rPr>
                <w:delText>所在地区（省市县）</w:delText>
              </w:r>
            </w:del>
          </w:p>
        </w:tc>
        <w:tc>
          <w:tcPr>
            <w:tcW w:w="3536" w:type="dxa"/>
            <w:vAlign w:val="center"/>
          </w:tcPr>
          <w:p w14:paraId="7F27440F" w14:textId="34C41EC7" w:rsidR="005F457E" w:rsidDel="00964E30" w:rsidRDefault="00000000">
            <w:pPr>
              <w:keepNext/>
              <w:snapToGrid w:val="0"/>
              <w:spacing w:after="0" w:line="240" w:lineRule="auto"/>
              <w:ind w:firstLineChars="0" w:firstLine="0"/>
              <w:jc w:val="center"/>
              <w:textAlignment w:val="auto"/>
              <w:rPr>
                <w:del w:id="4738" w:author="Si-yuan LIU" w:date="2026-07-24T14:26:00Z" w16du:dateUtc="2026-07-24T06:26:00Z"/>
                <w:b/>
                <w:bCs/>
                <w:color w:val="000000" w:themeColor="text1"/>
                <w:sz w:val="21"/>
                <w:szCs w:val="21"/>
              </w:rPr>
            </w:pPr>
            <w:del w:id="4739" w:author="Si-yuan LIU" w:date="2026-07-24T14:26:00Z" w16du:dateUtc="2026-07-24T06:26:00Z">
              <w:r w:rsidDel="00964E30">
                <w:rPr>
                  <w:rFonts w:hint="eastAsia"/>
                  <w:b/>
                  <w:bCs/>
                  <w:color w:val="000000" w:themeColor="text1"/>
                  <w:sz w:val="21"/>
                  <w:szCs w:val="21"/>
                </w:rPr>
                <w:delText>转让限制条件（简要说明相关规定或协议中关于转让限定条件的原文表述）</w:delText>
              </w:r>
            </w:del>
          </w:p>
        </w:tc>
        <w:tc>
          <w:tcPr>
            <w:tcW w:w="888" w:type="dxa"/>
            <w:vAlign w:val="center"/>
          </w:tcPr>
          <w:p w14:paraId="206AF2FB" w14:textId="65A13D89" w:rsidR="005F457E" w:rsidDel="00964E30" w:rsidRDefault="00000000">
            <w:pPr>
              <w:keepNext/>
              <w:snapToGrid w:val="0"/>
              <w:spacing w:after="0" w:line="240" w:lineRule="auto"/>
              <w:ind w:firstLineChars="0" w:firstLine="0"/>
              <w:jc w:val="center"/>
              <w:textAlignment w:val="auto"/>
              <w:rPr>
                <w:del w:id="4740" w:author="Si-yuan LIU" w:date="2026-07-24T14:26:00Z" w16du:dateUtc="2026-07-24T06:26:00Z"/>
                <w:b/>
                <w:bCs/>
                <w:color w:val="000000" w:themeColor="text1"/>
                <w:sz w:val="21"/>
                <w:szCs w:val="21"/>
              </w:rPr>
            </w:pPr>
            <w:del w:id="4741" w:author="Si-yuan LIU" w:date="2026-07-24T14:26:00Z" w16du:dateUtc="2026-07-24T06:26:00Z">
              <w:r w:rsidDel="00964E30">
                <w:rPr>
                  <w:rFonts w:hint="eastAsia"/>
                  <w:b/>
                  <w:bCs/>
                  <w:color w:val="000000" w:themeColor="text1"/>
                  <w:sz w:val="21"/>
                  <w:szCs w:val="21"/>
                </w:rPr>
                <w:delText>无异议函出具机构</w:delText>
              </w:r>
            </w:del>
          </w:p>
        </w:tc>
        <w:tc>
          <w:tcPr>
            <w:tcW w:w="1246" w:type="dxa"/>
            <w:vAlign w:val="center"/>
          </w:tcPr>
          <w:p w14:paraId="41F84081" w14:textId="3DDA2415" w:rsidR="005F457E" w:rsidDel="00964E30" w:rsidRDefault="00000000">
            <w:pPr>
              <w:keepNext/>
              <w:snapToGrid w:val="0"/>
              <w:spacing w:after="0" w:line="240" w:lineRule="auto"/>
              <w:ind w:firstLineChars="0" w:firstLine="0"/>
              <w:jc w:val="center"/>
              <w:textAlignment w:val="auto"/>
              <w:rPr>
                <w:del w:id="4742" w:author="Si-yuan LIU" w:date="2026-07-24T14:26:00Z" w16du:dateUtc="2026-07-24T06:26:00Z"/>
                <w:b/>
                <w:bCs/>
                <w:color w:val="000000" w:themeColor="text1"/>
                <w:sz w:val="21"/>
                <w:szCs w:val="21"/>
              </w:rPr>
            </w:pPr>
            <w:del w:id="4743" w:author="Si-yuan LIU" w:date="2026-07-24T14:26:00Z" w16du:dateUtc="2026-07-24T06:26:00Z">
              <w:r w:rsidDel="00964E30">
                <w:rPr>
                  <w:rFonts w:hint="eastAsia"/>
                  <w:b/>
                  <w:bCs/>
                  <w:color w:val="000000" w:themeColor="text1"/>
                  <w:sz w:val="21"/>
                  <w:szCs w:val="21"/>
                </w:rPr>
                <w:delText>无异议函出具时间（年</w:delText>
              </w:r>
              <w:r w:rsidDel="00964E30">
                <w:rPr>
                  <w:b/>
                  <w:bCs/>
                  <w:color w:val="000000" w:themeColor="text1"/>
                  <w:sz w:val="21"/>
                  <w:szCs w:val="21"/>
                </w:rPr>
                <w:delText>/</w:delText>
              </w:r>
              <w:r w:rsidDel="00964E30">
                <w:rPr>
                  <w:rFonts w:hint="eastAsia"/>
                  <w:b/>
                  <w:bCs/>
                  <w:color w:val="000000" w:themeColor="text1"/>
                  <w:sz w:val="21"/>
                  <w:szCs w:val="21"/>
                </w:rPr>
                <w:delText>月</w:delText>
              </w:r>
              <w:r w:rsidDel="00964E30">
                <w:rPr>
                  <w:b/>
                  <w:bCs/>
                  <w:color w:val="000000" w:themeColor="text1"/>
                  <w:sz w:val="21"/>
                  <w:szCs w:val="21"/>
                </w:rPr>
                <w:delText>/</w:delText>
              </w:r>
              <w:r w:rsidDel="00964E30">
                <w:rPr>
                  <w:rFonts w:hint="eastAsia"/>
                  <w:b/>
                  <w:bCs/>
                  <w:color w:val="000000" w:themeColor="text1"/>
                  <w:sz w:val="21"/>
                  <w:szCs w:val="21"/>
                </w:rPr>
                <w:delText>日）</w:delText>
              </w:r>
            </w:del>
          </w:p>
        </w:tc>
        <w:tc>
          <w:tcPr>
            <w:tcW w:w="769" w:type="dxa"/>
            <w:vAlign w:val="center"/>
          </w:tcPr>
          <w:p w14:paraId="6BCF6CFA" w14:textId="47D3BD94" w:rsidR="005F457E" w:rsidDel="00964E30" w:rsidRDefault="00000000">
            <w:pPr>
              <w:keepNext/>
              <w:snapToGrid w:val="0"/>
              <w:spacing w:after="0" w:line="240" w:lineRule="auto"/>
              <w:ind w:firstLineChars="0" w:firstLine="0"/>
              <w:jc w:val="center"/>
              <w:textAlignment w:val="auto"/>
              <w:rPr>
                <w:del w:id="4744" w:author="Si-yuan LIU" w:date="2026-07-24T14:26:00Z" w16du:dateUtc="2026-07-24T06:26:00Z"/>
                <w:b/>
                <w:bCs/>
                <w:color w:val="000000" w:themeColor="text1"/>
                <w:sz w:val="21"/>
                <w:szCs w:val="21"/>
              </w:rPr>
            </w:pPr>
            <w:del w:id="4745" w:author="Si-yuan LIU" w:date="2026-07-24T14:26:00Z" w16du:dateUtc="2026-07-24T06:26:00Z">
              <w:r w:rsidDel="00964E30">
                <w:rPr>
                  <w:rFonts w:hint="eastAsia"/>
                  <w:b/>
                  <w:bCs/>
                  <w:color w:val="000000" w:themeColor="text1"/>
                  <w:sz w:val="21"/>
                  <w:szCs w:val="21"/>
                </w:rPr>
                <w:delText>备注</w:delText>
              </w:r>
            </w:del>
          </w:p>
        </w:tc>
      </w:tr>
      <w:tr w:rsidR="005F457E" w:rsidDel="00964E30" w14:paraId="5343D9D3" w14:textId="5DB6E343">
        <w:trPr>
          <w:trHeight w:val="20"/>
          <w:jc w:val="center"/>
          <w:del w:id="4746" w:author="Si-yuan LIU" w:date="2026-07-24T14:26:00Z" w16du:dateUtc="2026-07-24T06:26:00Z"/>
        </w:trPr>
        <w:tc>
          <w:tcPr>
            <w:tcW w:w="846" w:type="dxa"/>
            <w:vMerge w:val="restart"/>
            <w:vAlign w:val="center"/>
          </w:tcPr>
          <w:p w14:paraId="5465D8CA" w14:textId="2C4F01B5" w:rsidR="005F457E" w:rsidDel="00964E30" w:rsidRDefault="00000000">
            <w:pPr>
              <w:autoSpaceDE w:val="0"/>
              <w:autoSpaceDN w:val="0"/>
              <w:spacing w:afterLines="50" w:after="120" w:line="240" w:lineRule="auto"/>
              <w:ind w:firstLineChars="0" w:firstLine="0"/>
              <w:jc w:val="center"/>
              <w:textAlignment w:val="auto"/>
              <w:rPr>
                <w:del w:id="4747" w:author="Si-yuan LIU" w:date="2026-07-24T14:26:00Z" w16du:dateUtc="2026-07-24T06:26:00Z"/>
                <w:bCs/>
                <w:color w:val="000000" w:themeColor="text1"/>
                <w:sz w:val="21"/>
                <w:szCs w:val="21"/>
              </w:rPr>
            </w:pPr>
            <w:del w:id="4748" w:author="Si-yuan LIU" w:date="2026-07-24T14:26:00Z" w16du:dateUtc="2026-07-24T06:26:00Z">
              <w:r w:rsidDel="00964E30">
                <w:rPr>
                  <w:rFonts w:hint="eastAsia"/>
                  <w:bCs/>
                  <w:color w:val="000000" w:themeColor="text1"/>
                  <w:sz w:val="21"/>
                  <w:szCs w:val="21"/>
                </w:rPr>
                <w:delText>奥飞数据数字智慧产业园”</w:delText>
              </w:r>
              <w:r w:rsidDel="00964E30">
                <w:rPr>
                  <w:bCs/>
                  <w:color w:val="000000" w:themeColor="text1"/>
                  <w:sz w:val="21"/>
                  <w:szCs w:val="21"/>
                </w:rPr>
                <w:delText>1</w:delText>
              </w:r>
              <w:r w:rsidDel="00964E30">
                <w:rPr>
                  <w:rFonts w:hint="eastAsia"/>
                  <w:bCs/>
                  <w:color w:val="000000" w:themeColor="text1"/>
                  <w:sz w:val="21"/>
                  <w:szCs w:val="21"/>
                </w:rPr>
                <w:delText>、</w:delText>
              </w:r>
              <w:r w:rsidDel="00964E30">
                <w:rPr>
                  <w:bCs/>
                  <w:color w:val="000000" w:themeColor="text1"/>
                  <w:sz w:val="21"/>
                  <w:szCs w:val="21"/>
                </w:rPr>
                <w:delText>2</w:delText>
              </w:r>
              <w:r w:rsidDel="00964E30">
                <w:rPr>
                  <w:rFonts w:hint="eastAsia"/>
                  <w:bCs/>
                  <w:color w:val="000000" w:themeColor="text1"/>
                  <w:sz w:val="21"/>
                  <w:szCs w:val="21"/>
                </w:rPr>
                <w:delText>号楼</w:delText>
              </w:r>
            </w:del>
          </w:p>
        </w:tc>
        <w:tc>
          <w:tcPr>
            <w:tcW w:w="567" w:type="dxa"/>
            <w:vMerge w:val="restart"/>
            <w:vAlign w:val="center"/>
          </w:tcPr>
          <w:p w14:paraId="623AB052" w14:textId="3FC0AC4D" w:rsidR="005F457E" w:rsidDel="00964E30" w:rsidRDefault="00000000">
            <w:pPr>
              <w:keepNext/>
              <w:snapToGrid w:val="0"/>
              <w:spacing w:after="0" w:line="240" w:lineRule="auto"/>
              <w:ind w:firstLineChars="0" w:firstLine="0"/>
              <w:textAlignment w:val="auto"/>
              <w:rPr>
                <w:del w:id="4749" w:author="Si-yuan LIU" w:date="2026-07-24T14:26:00Z" w16du:dateUtc="2026-07-24T06:26:00Z"/>
                <w:bCs/>
                <w:color w:val="000000" w:themeColor="text1"/>
                <w:sz w:val="21"/>
                <w:szCs w:val="21"/>
              </w:rPr>
            </w:pPr>
            <w:del w:id="4750" w:author="Si-yuan LIU" w:date="2026-07-24T14:26:00Z" w16du:dateUtc="2026-07-24T06:26:00Z">
              <w:r w:rsidDel="00964E30">
                <w:rPr>
                  <w:rFonts w:hint="eastAsia"/>
                  <w:bCs/>
                  <w:color w:val="000000" w:themeColor="text1"/>
                  <w:sz w:val="21"/>
                  <w:szCs w:val="21"/>
                </w:rPr>
                <w:delText>奥融科技</w:delText>
              </w:r>
            </w:del>
          </w:p>
        </w:tc>
        <w:tc>
          <w:tcPr>
            <w:tcW w:w="850" w:type="dxa"/>
            <w:vMerge w:val="restart"/>
            <w:vAlign w:val="center"/>
          </w:tcPr>
          <w:p w14:paraId="008B2C0F" w14:textId="350828B3" w:rsidR="005F457E" w:rsidDel="00964E30" w:rsidRDefault="00000000">
            <w:pPr>
              <w:keepNext/>
              <w:snapToGrid w:val="0"/>
              <w:spacing w:after="0" w:line="240" w:lineRule="auto"/>
              <w:ind w:firstLineChars="0" w:firstLine="0"/>
              <w:textAlignment w:val="auto"/>
              <w:rPr>
                <w:del w:id="4751" w:author="Si-yuan LIU" w:date="2026-07-24T14:26:00Z" w16du:dateUtc="2026-07-24T06:26:00Z"/>
                <w:bCs/>
                <w:color w:val="000000" w:themeColor="text1"/>
                <w:sz w:val="21"/>
                <w:szCs w:val="21"/>
              </w:rPr>
            </w:pPr>
            <w:del w:id="4752" w:author="Si-yuan LIU" w:date="2026-07-24T14:26:00Z" w16du:dateUtc="2026-07-24T06:26:00Z">
              <w:r w:rsidDel="00964E30">
                <w:rPr>
                  <w:rFonts w:hint="eastAsia"/>
                  <w:bCs/>
                  <w:color w:val="000000" w:themeColor="text1"/>
                  <w:sz w:val="21"/>
                  <w:szCs w:val="21"/>
                </w:rPr>
                <w:delText>广东省广州市南沙区</w:delText>
              </w:r>
            </w:del>
          </w:p>
        </w:tc>
        <w:tc>
          <w:tcPr>
            <w:tcW w:w="3536" w:type="dxa"/>
            <w:vMerge w:val="restart"/>
            <w:vAlign w:val="center"/>
          </w:tcPr>
          <w:p w14:paraId="7625EEFF" w14:textId="6ECE8C90" w:rsidR="005F457E" w:rsidDel="00964E30" w:rsidRDefault="00000000">
            <w:pPr>
              <w:keepNext/>
              <w:snapToGrid w:val="0"/>
              <w:spacing w:after="0" w:line="240" w:lineRule="auto"/>
              <w:ind w:firstLineChars="0" w:firstLine="0"/>
              <w:textAlignment w:val="auto"/>
              <w:rPr>
                <w:del w:id="4753" w:author="Si-yuan LIU" w:date="2026-07-24T14:26:00Z" w16du:dateUtc="2026-07-24T06:26:00Z"/>
                <w:bCs/>
                <w:color w:val="000000" w:themeColor="text1"/>
                <w:sz w:val="21"/>
                <w:szCs w:val="21"/>
              </w:rPr>
            </w:pPr>
            <w:del w:id="4754" w:author="Si-yuan LIU" w:date="2026-07-24T14:26:00Z" w16du:dateUtc="2026-07-24T06:26:00Z">
              <w:r w:rsidDel="00964E30">
                <w:rPr>
                  <w:rFonts w:hint="eastAsia"/>
                  <w:bCs/>
                  <w:color w:val="000000" w:themeColor="text1"/>
                  <w:sz w:val="21"/>
                  <w:szCs w:val="21"/>
                </w:rPr>
                <w:delText>于</w:delText>
              </w:r>
              <w:r w:rsidDel="00964E30">
                <w:rPr>
                  <w:bCs/>
                  <w:color w:val="000000" w:themeColor="text1"/>
                  <w:sz w:val="21"/>
                  <w:szCs w:val="21"/>
                </w:rPr>
                <w:delText>2022</w:delText>
              </w:r>
              <w:r w:rsidDel="00964E30">
                <w:rPr>
                  <w:rFonts w:hint="eastAsia"/>
                  <w:bCs/>
                  <w:color w:val="000000" w:themeColor="text1"/>
                  <w:sz w:val="21"/>
                  <w:szCs w:val="21"/>
                </w:rPr>
                <w:delText>年</w:delText>
              </w:r>
              <w:r w:rsidDel="00964E30">
                <w:rPr>
                  <w:bCs/>
                  <w:color w:val="000000" w:themeColor="text1"/>
                  <w:sz w:val="21"/>
                  <w:szCs w:val="21"/>
                </w:rPr>
                <w:delText>9</w:delText>
              </w:r>
              <w:r w:rsidDel="00964E30">
                <w:rPr>
                  <w:rFonts w:hint="eastAsia"/>
                  <w:bCs/>
                  <w:color w:val="000000" w:themeColor="text1"/>
                  <w:sz w:val="21"/>
                  <w:szCs w:val="21"/>
                </w:rPr>
                <w:delText>月</w:delText>
              </w:r>
              <w:r w:rsidDel="00964E30">
                <w:rPr>
                  <w:bCs/>
                  <w:color w:val="000000" w:themeColor="text1"/>
                  <w:sz w:val="21"/>
                  <w:szCs w:val="21"/>
                </w:rPr>
                <w:delText>14</w:delText>
              </w:r>
              <w:r w:rsidDel="00964E30">
                <w:rPr>
                  <w:rFonts w:hint="eastAsia"/>
                  <w:bCs/>
                  <w:color w:val="000000" w:themeColor="text1"/>
                  <w:sz w:val="21"/>
                  <w:szCs w:val="21"/>
                </w:rPr>
                <w:delText>日签订了《国有建设用地使用权出让合同补充协议》。根据《国有建设用地使用权出让合同》第二十一条：“受让人按照本合同约定支付全部国有建设用地使用权出让价款，领取国有土地使用证后，有权将本合同项下的全部或部分国有建设用地使用权转让、出租、抵押。首次转让的，应当符合本条第（一）项规定的条件：（一）按照本合同约定进行投资开发，完成开发投资总额的百分之二十五以上”。根据《国有建设用地使用权出让合同补充协议》第六条：“本协议项下分割的工业用房不得进行产权转让。如需转让，受让人需另行提出申请，工业物业产权转让应符合南沙区产业监管相关规定及要求</w:delText>
              </w:r>
              <w:r w:rsidDel="00964E30">
                <w:rPr>
                  <w:bCs/>
                  <w:color w:val="000000" w:themeColor="text1"/>
                  <w:sz w:val="21"/>
                  <w:szCs w:val="21"/>
                </w:rPr>
                <w:delText>,</w:delText>
              </w:r>
              <w:r w:rsidDel="00964E30">
                <w:rPr>
                  <w:rFonts w:hint="eastAsia"/>
                  <w:bCs/>
                  <w:color w:val="000000" w:themeColor="text1"/>
                  <w:sz w:val="21"/>
                  <w:szCs w:val="21"/>
                </w:rPr>
                <w:delText>与区相关部门签订《项目投入产出监管协议》，纳入监管”</w:delText>
              </w:r>
            </w:del>
          </w:p>
        </w:tc>
        <w:tc>
          <w:tcPr>
            <w:tcW w:w="888" w:type="dxa"/>
            <w:vAlign w:val="center"/>
          </w:tcPr>
          <w:p w14:paraId="284EABA5" w14:textId="067E9454" w:rsidR="005F457E" w:rsidDel="00964E30" w:rsidRDefault="00000000">
            <w:pPr>
              <w:keepNext/>
              <w:snapToGrid w:val="0"/>
              <w:spacing w:after="0" w:line="240" w:lineRule="auto"/>
              <w:ind w:firstLineChars="0" w:firstLine="0"/>
              <w:textAlignment w:val="auto"/>
              <w:rPr>
                <w:del w:id="4755" w:author="Si-yuan LIU" w:date="2026-07-24T14:26:00Z" w16du:dateUtc="2026-07-24T06:26:00Z"/>
                <w:bCs/>
                <w:color w:val="000000" w:themeColor="text1"/>
                <w:sz w:val="21"/>
                <w:szCs w:val="21"/>
              </w:rPr>
            </w:pPr>
            <w:del w:id="4756" w:author="Si-yuan LIU" w:date="2026-07-24T14:26:00Z" w16du:dateUtc="2026-07-24T06:26:00Z">
              <w:r w:rsidDel="00964E30">
                <w:rPr>
                  <w:rFonts w:hint="eastAsia"/>
                  <w:bCs/>
                  <w:color w:val="000000" w:themeColor="text1"/>
                  <w:sz w:val="21"/>
                  <w:szCs w:val="21"/>
                </w:rPr>
                <w:delText>规自局南沙分局</w:delText>
              </w:r>
            </w:del>
          </w:p>
        </w:tc>
        <w:tc>
          <w:tcPr>
            <w:tcW w:w="1246" w:type="dxa"/>
            <w:vAlign w:val="center"/>
          </w:tcPr>
          <w:p w14:paraId="6D1B934F" w14:textId="52B3EDE0" w:rsidR="005F457E" w:rsidDel="00964E30" w:rsidRDefault="00000000">
            <w:pPr>
              <w:keepNext/>
              <w:snapToGrid w:val="0"/>
              <w:spacing w:after="0" w:line="240" w:lineRule="auto"/>
              <w:ind w:firstLineChars="0" w:firstLine="0"/>
              <w:textAlignment w:val="auto"/>
              <w:rPr>
                <w:del w:id="4757" w:author="Si-yuan LIU" w:date="2026-07-24T14:26:00Z" w16du:dateUtc="2026-07-24T06:26:00Z"/>
                <w:bCs/>
                <w:color w:val="000000" w:themeColor="text1"/>
                <w:sz w:val="21"/>
                <w:szCs w:val="21"/>
              </w:rPr>
            </w:pPr>
            <w:del w:id="4758" w:author="Si-yuan LIU" w:date="2026-07-24T14:26:00Z" w16du:dateUtc="2026-07-24T06:26:00Z">
              <w:r w:rsidDel="00964E30">
                <w:rPr>
                  <w:bCs/>
                  <w:color w:val="000000" w:themeColor="text1"/>
                  <w:sz w:val="21"/>
                  <w:szCs w:val="21"/>
                </w:rPr>
                <w:delText>2025</w:delText>
              </w:r>
              <w:r w:rsidDel="00964E30">
                <w:rPr>
                  <w:rFonts w:hint="eastAsia"/>
                  <w:bCs/>
                  <w:color w:val="000000" w:themeColor="text1"/>
                  <w:sz w:val="21"/>
                  <w:szCs w:val="21"/>
                </w:rPr>
                <w:delText>年</w:delText>
              </w:r>
              <w:r w:rsidDel="00964E30">
                <w:rPr>
                  <w:bCs/>
                  <w:color w:val="000000" w:themeColor="text1"/>
                  <w:sz w:val="21"/>
                  <w:szCs w:val="21"/>
                </w:rPr>
                <w:delText>12</w:delText>
              </w:r>
              <w:r w:rsidDel="00964E30">
                <w:rPr>
                  <w:rFonts w:hint="eastAsia"/>
                  <w:bCs/>
                  <w:color w:val="000000" w:themeColor="text1"/>
                  <w:sz w:val="21"/>
                  <w:szCs w:val="21"/>
                </w:rPr>
                <w:delText>月</w:delText>
              </w:r>
              <w:r w:rsidDel="00964E30">
                <w:rPr>
                  <w:bCs/>
                  <w:color w:val="000000" w:themeColor="text1"/>
                  <w:sz w:val="21"/>
                  <w:szCs w:val="21"/>
                </w:rPr>
                <w:delText>15</w:delText>
              </w:r>
              <w:r w:rsidDel="00964E30">
                <w:rPr>
                  <w:rFonts w:hint="eastAsia"/>
                  <w:bCs/>
                  <w:color w:val="000000" w:themeColor="text1"/>
                  <w:sz w:val="21"/>
                  <w:szCs w:val="21"/>
                </w:rPr>
                <w:delText>日</w:delText>
              </w:r>
            </w:del>
          </w:p>
        </w:tc>
        <w:tc>
          <w:tcPr>
            <w:tcW w:w="769" w:type="dxa"/>
            <w:vAlign w:val="center"/>
          </w:tcPr>
          <w:p w14:paraId="55EF2AA5" w14:textId="77AA5CCC" w:rsidR="005F457E" w:rsidDel="00964E30" w:rsidRDefault="00000000">
            <w:pPr>
              <w:keepNext/>
              <w:snapToGrid w:val="0"/>
              <w:spacing w:after="0" w:line="240" w:lineRule="auto"/>
              <w:ind w:firstLineChars="0" w:firstLine="0"/>
              <w:textAlignment w:val="auto"/>
              <w:rPr>
                <w:del w:id="4759" w:author="Si-yuan LIU" w:date="2026-07-24T14:26:00Z" w16du:dateUtc="2026-07-24T06:26:00Z"/>
                <w:bCs/>
                <w:color w:val="000000" w:themeColor="text1"/>
                <w:sz w:val="21"/>
                <w:szCs w:val="21"/>
              </w:rPr>
            </w:pPr>
            <w:del w:id="4760" w:author="Si-yuan LIU" w:date="2026-07-24T14:26:00Z" w16du:dateUtc="2026-07-24T06:26:00Z">
              <w:r w:rsidDel="00964E30">
                <w:rPr>
                  <w:bCs/>
                  <w:color w:val="000000" w:themeColor="text1"/>
                  <w:sz w:val="21"/>
                  <w:szCs w:val="21"/>
                </w:rPr>
                <w:delText>-</w:delText>
              </w:r>
            </w:del>
          </w:p>
        </w:tc>
      </w:tr>
      <w:tr w:rsidR="005F457E" w:rsidDel="00964E30" w14:paraId="053C8A91" w14:textId="7EB50CED">
        <w:trPr>
          <w:trHeight w:val="20"/>
          <w:jc w:val="center"/>
          <w:del w:id="4761" w:author="Si-yuan LIU" w:date="2026-07-24T14:26:00Z" w16du:dateUtc="2026-07-24T06:26:00Z"/>
        </w:trPr>
        <w:tc>
          <w:tcPr>
            <w:tcW w:w="846" w:type="dxa"/>
            <w:vMerge/>
            <w:vAlign w:val="center"/>
          </w:tcPr>
          <w:p w14:paraId="6D086458" w14:textId="4C396392" w:rsidR="005F457E" w:rsidDel="00964E30" w:rsidRDefault="005F457E">
            <w:pPr>
              <w:autoSpaceDE w:val="0"/>
              <w:autoSpaceDN w:val="0"/>
              <w:spacing w:afterLines="50" w:after="120" w:line="240" w:lineRule="auto"/>
              <w:ind w:firstLineChars="0" w:firstLine="0"/>
              <w:jc w:val="center"/>
              <w:textAlignment w:val="auto"/>
              <w:rPr>
                <w:del w:id="4762" w:author="Si-yuan LIU" w:date="2026-07-24T14:26:00Z" w16du:dateUtc="2026-07-24T06:26:00Z"/>
                <w:bCs/>
                <w:color w:val="000000" w:themeColor="text1"/>
                <w:sz w:val="21"/>
                <w:szCs w:val="21"/>
              </w:rPr>
            </w:pPr>
          </w:p>
        </w:tc>
        <w:tc>
          <w:tcPr>
            <w:tcW w:w="567" w:type="dxa"/>
            <w:vMerge/>
            <w:vAlign w:val="center"/>
          </w:tcPr>
          <w:p w14:paraId="75FE64FF" w14:textId="50ADB6E6" w:rsidR="005F457E" w:rsidDel="00964E30" w:rsidRDefault="005F457E">
            <w:pPr>
              <w:keepNext/>
              <w:snapToGrid w:val="0"/>
              <w:spacing w:after="0" w:line="240" w:lineRule="auto"/>
              <w:ind w:firstLineChars="0" w:firstLine="0"/>
              <w:textAlignment w:val="auto"/>
              <w:rPr>
                <w:del w:id="4763" w:author="Si-yuan LIU" w:date="2026-07-24T14:26:00Z" w16du:dateUtc="2026-07-24T06:26:00Z"/>
                <w:bCs/>
                <w:color w:val="000000" w:themeColor="text1"/>
                <w:sz w:val="21"/>
                <w:szCs w:val="21"/>
              </w:rPr>
            </w:pPr>
          </w:p>
        </w:tc>
        <w:tc>
          <w:tcPr>
            <w:tcW w:w="850" w:type="dxa"/>
            <w:vMerge/>
            <w:vAlign w:val="center"/>
          </w:tcPr>
          <w:p w14:paraId="3B759388" w14:textId="334E6DBF" w:rsidR="005F457E" w:rsidDel="00964E30" w:rsidRDefault="005F457E">
            <w:pPr>
              <w:keepNext/>
              <w:snapToGrid w:val="0"/>
              <w:spacing w:after="0" w:line="240" w:lineRule="auto"/>
              <w:ind w:firstLineChars="0" w:firstLine="0"/>
              <w:textAlignment w:val="auto"/>
              <w:rPr>
                <w:del w:id="4764" w:author="Si-yuan LIU" w:date="2026-07-24T14:26:00Z" w16du:dateUtc="2026-07-24T06:26:00Z"/>
                <w:bCs/>
                <w:color w:val="000000" w:themeColor="text1"/>
                <w:sz w:val="21"/>
                <w:szCs w:val="21"/>
              </w:rPr>
            </w:pPr>
          </w:p>
        </w:tc>
        <w:tc>
          <w:tcPr>
            <w:tcW w:w="3536" w:type="dxa"/>
            <w:vMerge/>
            <w:vAlign w:val="center"/>
          </w:tcPr>
          <w:p w14:paraId="28A99CDA" w14:textId="62D50A35" w:rsidR="005F457E" w:rsidDel="00964E30" w:rsidRDefault="005F457E">
            <w:pPr>
              <w:keepNext/>
              <w:snapToGrid w:val="0"/>
              <w:spacing w:after="0" w:line="240" w:lineRule="auto"/>
              <w:ind w:firstLineChars="0" w:firstLine="0"/>
              <w:textAlignment w:val="auto"/>
              <w:rPr>
                <w:del w:id="4765" w:author="Si-yuan LIU" w:date="2026-07-24T14:26:00Z" w16du:dateUtc="2026-07-24T06:26:00Z"/>
                <w:bCs/>
                <w:color w:val="000000" w:themeColor="text1"/>
                <w:sz w:val="21"/>
                <w:szCs w:val="21"/>
              </w:rPr>
            </w:pPr>
          </w:p>
        </w:tc>
        <w:tc>
          <w:tcPr>
            <w:tcW w:w="888" w:type="dxa"/>
            <w:vAlign w:val="center"/>
          </w:tcPr>
          <w:p w14:paraId="0DF325E0" w14:textId="616C6C1C" w:rsidR="005F457E" w:rsidDel="00964E30" w:rsidRDefault="00000000">
            <w:pPr>
              <w:keepNext/>
              <w:snapToGrid w:val="0"/>
              <w:spacing w:after="0" w:line="240" w:lineRule="auto"/>
              <w:ind w:firstLineChars="0" w:firstLine="0"/>
              <w:textAlignment w:val="auto"/>
              <w:rPr>
                <w:del w:id="4766" w:author="Si-yuan LIU" w:date="2026-07-24T14:26:00Z" w16du:dateUtc="2026-07-24T06:26:00Z"/>
                <w:bCs/>
                <w:color w:val="000000" w:themeColor="text1"/>
                <w:sz w:val="21"/>
                <w:szCs w:val="21"/>
              </w:rPr>
            </w:pPr>
            <w:del w:id="4767" w:author="Si-yuan LIU" w:date="2026-07-24T14:26:00Z" w16du:dateUtc="2026-07-24T06:26:00Z">
              <w:r w:rsidDel="00964E30">
                <w:rPr>
                  <w:rFonts w:hint="eastAsia"/>
                  <w:bCs/>
                  <w:color w:val="000000" w:themeColor="text1"/>
                  <w:sz w:val="21"/>
                  <w:szCs w:val="21"/>
                </w:rPr>
                <w:delText>市规自局</w:delText>
              </w:r>
            </w:del>
          </w:p>
        </w:tc>
        <w:tc>
          <w:tcPr>
            <w:tcW w:w="1246" w:type="dxa"/>
            <w:vAlign w:val="center"/>
          </w:tcPr>
          <w:p w14:paraId="4400AB36" w14:textId="541A3420" w:rsidR="005F457E" w:rsidDel="00964E30" w:rsidRDefault="00000000">
            <w:pPr>
              <w:keepNext/>
              <w:snapToGrid w:val="0"/>
              <w:spacing w:after="0" w:line="240" w:lineRule="auto"/>
              <w:ind w:firstLineChars="0" w:firstLine="0"/>
              <w:textAlignment w:val="auto"/>
              <w:rPr>
                <w:del w:id="4768" w:author="Si-yuan LIU" w:date="2026-07-24T14:26:00Z" w16du:dateUtc="2026-07-24T06:26:00Z"/>
                <w:bCs/>
                <w:color w:val="000000" w:themeColor="text1"/>
                <w:sz w:val="21"/>
                <w:szCs w:val="21"/>
              </w:rPr>
            </w:pPr>
            <w:del w:id="4769" w:author="Si-yuan LIU" w:date="2026-07-24T14:26:00Z" w16du:dateUtc="2026-07-24T06:26:00Z">
              <w:r w:rsidDel="00964E30">
                <w:rPr>
                  <w:bCs/>
                  <w:color w:val="000000" w:themeColor="text1"/>
                  <w:sz w:val="21"/>
                  <w:szCs w:val="21"/>
                </w:rPr>
                <w:delText>2025</w:delText>
              </w:r>
              <w:r w:rsidDel="00964E30">
                <w:rPr>
                  <w:rFonts w:hint="eastAsia"/>
                  <w:bCs/>
                  <w:color w:val="000000" w:themeColor="text1"/>
                  <w:sz w:val="21"/>
                  <w:szCs w:val="21"/>
                </w:rPr>
                <w:delText>年</w:delText>
              </w:r>
              <w:r w:rsidDel="00964E30">
                <w:rPr>
                  <w:bCs/>
                  <w:color w:val="000000" w:themeColor="text1"/>
                  <w:sz w:val="21"/>
                  <w:szCs w:val="21"/>
                </w:rPr>
                <w:delText>11</w:delText>
              </w:r>
              <w:r w:rsidDel="00964E30">
                <w:rPr>
                  <w:rFonts w:hint="eastAsia"/>
                  <w:bCs/>
                  <w:color w:val="000000" w:themeColor="text1"/>
                  <w:sz w:val="21"/>
                  <w:szCs w:val="21"/>
                </w:rPr>
                <w:delText>月</w:delText>
              </w:r>
              <w:r w:rsidDel="00964E30">
                <w:rPr>
                  <w:bCs/>
                  <w:color w:val="000000" w:themeColor="text1"/>
                  <w:sz w:val="21"/>
                  <w:szCs w:val="21"/>
                </w:rPr>
                <w:delText>27</w:delText>
              </w:r>
              <w:r w:rsidDel="00964E30">
                <w:rPr>
                  <w:rFonts w:hint="eastAsia"/>
                  <w:bCs/>
                  <w:color w:val="000000" w:themeColor="text1"/>
                  <w:sz w:val="21"/>
                  <w:szCs w:val="21"/>
                </w:rPr>
                <w:delText>日</w:delText>
              </w:r>
            </w:del>
          </w:p>
        </w:tc>
        <w:tc>
          <w:tcPr>
            <w:tcW w:w="769" w:type="dxa"/>
            <w:vAlign w:val="center"/>
          </w:tcPr>
          <w:p w14:paraId="68B5103B" w14:textId="3F3566C9" w:rsidR="005F457E" w:rsidDel="00964E30" w:rsidRDefault="00000000">
            <w:pPr>
              <w:keepNext/>
              <w:snapToGrid w:val="0"/>
              <w:spacing w:after="0" w:line="240" w:lineRule="auto"/>
              <w:ind w:firstLineChars="0" w:firstLine="0"/>
              <w:textAlignment w:val="auto"/>
              <w:rPr>
                <w:del w:id="4770" w:author="Si-yuan LIU" w:date="2026-07-24T14:26:00Z" w16du:dateUtc="2026-07-24T06:26:00Z"/>
                <w:bCs/>
                <w:color w:val="000000" w:themeColor="text1"/>
                <w:sz w:val="21"/>
                <w:szCs w:val="21"/>
              </w:rPr>
            </w:pPr>
            <w:del w:id="4771" w:author="Si-yuan LIU" w:date="2026-07-24T14:26:00Z" w16du:dateUtc="2026-07-24T06:26:00Z">
              <w:r w:rsidDel="00964E30">
                <w:rPr>
                  <w:bCs/>
                  <w:color w:val="000000" w:themeColor="text1"/>
                  <w:sz w:val="21"/>
                  <w:szCs w:val="21"/>
                </w:rPr>
                <w:delText>-</w:delText>
              </w:r>
            </w:del>
          </w:p>
        </w:tc>
      </w:tr>
      <w:tr w:rsidR="005F457E" w:rsidDel="00964E30" w14:paraId="46E6B349" w14:textId="60B2A0F3">
        <w:trPr>
          <w:trHeight w:val="20"/>
          <w:jc w:val="center"/>
          <w:del w:id="4772" w:author="Si-yuan LIU" w:date="2026-07-24T14:26:00Z" w16du:dateUtc="2026-07-24T06:26:00Z"/>
        </w:trPr>
        <w:tc>
          <w:tcPr>
            <w:tcW w:w="846" w:type="dxa"/>
            <w:vMerge/>
            <w:vAlign w:val="center"/>
          </w:tcPr>
          <w:p w14:paraId="7E9C9C10" w14:textId="02BDCD1F" w:rsidR="005F457E" w:rsidDel="00964E30" w:rsidRDefault="005F457E">
            <w:pPr>
              <w:autoSpaceDE w:val="0"/>
              <w:autoSpaceDN w:val="0"/>
              <w:spacing w:afterLines="50" w:after="120" w:line="240" w:lineRule="auto"/>
              <w:ind w:firstLineChars="0" w:firstLine="0"/>
              <w:jc w:val="center"/>
              <w:textAlignment w:val="auto"/>
              <w:rPr>
                <w:del w:id="4773" w:author="Si-yuan LIU" w:date="2026-07-24T14:26:00Z" w16du:dateUtc="2026-07-24T06:26:00Z"/>
                <w:bCs/>
                <w:color w:val="000000" w:themeColor="text1"/>
                <w:sz w:val="21"/>
                <w:szCs w:val="21"/>
              </w:rPr>
            </w:pPr>
          </w:p>
        </w:tc>
        <w:tc>
          <w:tcPr>
            <w:tcW w:w="567" w:type="dxa"/>
            <w:vMerge/>
            <w:vAlign w:val="center"/>
          </w:tcPr>
          <w:p w14:paraId="591C0547" w14:textId="4672DCD4" w:rsidR="005F457E" w:rsidDel="00964E30" w:rsidRDefault="005F457E">
            <w:pPr>
              <w:keepNext/>
              <w:snapToGrid w:val="0"/>
              <w:spacing w:after="0" w:line="240" w:lineRule="auto"/>
              <w:ind w:firstLineChars="0" w:firstLine="0"/>
              <w:textAlignment w:val="auto"/>
              <w:rPr>
                <w:del w:id="4774" w:author="Si-yuan LIU" w:date="2026-07-24T14:26:00Z" w16du:dateUtc="2026-07-24T06:26:00Z"/>
                <w:bCs/>
                <w:color w:val="000000" w:themeColor="text1"/>
                <w:sz w:val="21"/>
                <w:szCs w:val="21"/>
              </w:rPr>
            </w:pPr>
          </w:p>
        </w:tc>
        <w:tc>
          <w:tcPr>
            <w:tcW w:w="850" w:type="dxa"/>
            <w:vMerge/>
            <w:vAlign w:val="center"/>
          </w:tcPr>
          <w:p w14:paraId="23034B30" w14:textId="3F8E7E32" w:rsidR="005F457E" w:rsidDel="00964E30" w:rsidRDefault="005F457E">
            <w:pPr>
              <w:keepNext/>
              <w:snapToGrid w:val="0"/>
              <w:spacing w:after="0" w:line="240" w:lineRule="auto"/>
              <w:ind w:firstLineChars="0" w:firstLine="0"/>
              <w:textAlignment w:val="auto"/>
              <w:rPr>
                <w:del w:id="4775" w:author="Si-yuan LIU" w:date="2026-07-24T14:26:00Z" w16du:dateUtc="2026-07-24T06:26:00Z"/>
                <w:bCs/>
                <w:color w:val="000000" w:themeColor="text1"/>
                <w:sz w:val="21"/>
                <w:szCs w:val="21"/>
              </w:rPr>
            </w:pPr>
          </w:p>
        </w:tc>
        <w:tc>
          <w:tcPr>
            <w:tcW w:w="3536" w:type="dxa"/>
            <w:vAlign w:val="center"/>
          </w:tcPr>
          <w:p w14:paraId="50683479" w14:textId="372D675B" w:rsidR="005F457E" w:rsidDel="00964E30" w:rsidRDefault="00000000">
            <w:pPr>
              <w:keepNext/>
              <w:snapToGrid w:val="0"/>
              <w:spacing w:after="0" w:line="240" w:lineRule="auto"/>
              <w:ind w:firstLineChars="0" w:firstLine="0"/>
              <w:textAlignment w:val="auto"/>
              <w:rPr>
                <w:del w:id="4776" w:author="Si-yuan LIU" w:date="2026-07-24T14:26:00Z" w16du:dateUtc="2026-07-24T06:26:00Z"/>
                <w:bCs/>
                <w:color w:val="000000" w:themeColor="text1"/>
                <w:sz w:val="21"/>
                <w:szCs w:val="21"/>
              </w:rPr>
            </w:pPr>
            <w:del w:id="4777" w:author="Si-yuan LIU" w:date="2026-07-24T14:26:00Z" w16du:dateUtc="2026-07-24T06:26:00Z">
              <w:r w:rsidDel="00964E30">
                <w:rPr>
                  <w:rFonts w:hint="eastAsia"/>
                  <w:bCs/>
                  <w:color w:val="000000" w:themeColor="text1"/>
                  <w:sz w:val="21"/>
                  <w:szCs w:val="21"/>
                </w:rPr>
                <w:delText>《奥飞数据南沙智慧产业园项目投资协议》第</w:delText>
              </w:r>
              <w:r w:rsidDel="00964E30">
                <w:rPr>
                  <w:bCs/>
                  <w:color w:val="000000" w:themeColor="text1"/>
                  <w:sz w:val="21"/>
                  <w:szCs w:val="21"/>
                </w:rPr>
                <w:delText>8.5</w:delText>
              </w:r>
              <w:r w:rsidDel="00964E30">
                <w:rPr>
                  <w:rFonts w:hint="eastAsia"/>
                  <w:bCs/>
                  <w:color w:val="000000" w:themeColor="text1"/>
                  <w:sz w:val="21"/>
                  <w:szCs w:val="21"/>
                </w:rPr>
                <w:delText>条的约定：“出现以下情况，乙方及其项目关联企业不得享受南沙区的相关优惠及扶持政策，同时土地出让人可单方面解除《国有建设用地使用权出让合同》、收回地块并退还已缴的出让合同价款，并由广州南沙开发区管委会、南沙区政府相关职能部门对已建设的地上建筑物根据经财政评审核定的投入成本按使用年限折现进行货币补偿：……（</w:delText>
              </w:r>
              <w:r w:rsidDel="00964E30">
                <w:rPr>
                  <w:rFonts w:hint="eastAsia"/>
                  <w:bCs/>
                  <w:color w:val="000000" w:themeColor="text1"/>
                  <w:sz w:val="21"/>
                  <w:szCs w:val="21"/>
                </w:rPr>
                <w:delText>3</w:delText>
              </w:r>
              <w:r w:rsidDel="00964E30">
                <w:rPr>
                  <w:rFonts w:hint="eastAsia"/>
                  <w:bCs/>
                  <w:color w:val="000000" w:themeColor="text1"/>
                  <w:sz w:val="21"/>
                  <w:szCs w:val="21"/>
                </w:rPr>
                <w:delText>）未经甲方同意并按相关程序执行，乙方私自转让项目用地的。（</w:delText>
              </w:r>
              <w:r w:rsidDel="00964E30">
                <w:rPr>
                  <w:rFonts w:hint="eastAsia"/>
                  <w:bCs/>
                  <w:color w:val="000000" w:themeColor="text1"/>
                  <w:sz w:val="21"/>
                  <w:szCs w:val="21"/>
                </w:rPr>
                <w:delText>4</w:delText>
              </w:r>
              <w:r w:rsidDel="00964E30">
                <w:rPr>
                  <w:rFonts w:hint="eastAsia"/>
                  <w:bCs/>
                  <w:color w:val="000000" w:themeColor="text1"/>
                  <w:sz w:val="21"/>
                  <w:szCs w:val="21"/>
                </w:rPr>
                <w:delText>）乙方违反本协议第</w:delText>
              </w:r>
              <w:r w:rsidDel="00964E30">
                <w:rPr>
                  <w:rFonts w:hint="eastAsia"/>
                  <w:bCs/>
                  <w:color w:val="000000" w:themeColor="text1"/>
                  <w:sz w:val="21"/>
                  <w:szCs w:val="21"/>
                </w:rPr>
                <w:delText>6.9</w:delText>
              </w:r>
              <w:r w:rsidDel="00964E30">
                <w:rPr>
                  <w:rFonts w:hint="eastAsia"/>
                  <w:bCs/>
                  <w:color w:val="000000" w:themeColor="text1"/>
                  <w:sz w:val="21"/>
                  <w:szCs w:val="21"/>
                </w:rPr>
                <w:delText>条约定的基本存款账户、税收及统计关系等承诺，或通过收购、资产置换等方式将控股权转移给其他公司的（因情势变更乙方确需进行全部或部分转让的，需经甲方书面同意）……”</w:delText>
              </w:r>
            </w:del>
          </w:p>
        </w:tc>
        <w:tc>
          <w:tcPr>
            <w:tcW w:w="888" w:type="dxa"/>
            <w:vAlign w:val="center"/>
          </w:tcPr>
          <w:p w14:paraId="48B1DD19" w14:textId="126B99CA" w:rsidR="005F457E" w:rsidDel="00964E30" w:rsidRDefault="00000000">
            <w:pPr>
              <w:keepNext/>
              <w:snapToGrid w:val="0"/>
              <w:spacing w:after="0" w:line="240" w:lineRule="auto"/>
              <w:ind w:firstLineChars="0" w:firstLine="0"/>
              <w:textAlignment w:val="auto"/>
              <w:rPr>
                <w:del w:id="4778" w:author="Si-yuan LIU" w:date="2026-07-24T14:26:00Z" w16du:dateUtc="2026-07-24T06:26:00Z"/>
                <w:bCs/>
                <w:color w:val="000000" w:themeColor="text1"/>
                <w:sz w:val="21"/>
                <w:szCs w:val="21"/>
              </w:rPr>
            </w:pPr>
            <w:del w:id="4779" w:author="Si-yuan LIU" w:date="2026-07-24T14:26:00Z" w16du:dateUtc="2026-07-24T06:26:00Z">
              <w:r w:rsidDel="00964E30">
                <w:rPr>
                  <w:rFonts w:hint="eastAsia"/>
                  <w:bCs/>
                  <w:color w:val="000000" w:themeColor="text1"/>
                  <w:sz w:val="21"/>
                  <w:szCs w:val="21"/>
                </w:rPr>
                <w:delText>广州南沙经济技术开发区投资促进局</w:delText>
              </w:r>
            </w:del>
          </w:p>
        </w:tc>
        <w:tc>
          <w:tcPr>
            <w:tcW w:w="1246" w:type="dxa"/>
            <w:vAlign w:val="center"/>
          </w:tcPr>
          <w:p w14:paraId="6A7BEB6F" w14:textId="14C412C5" w:rsidR="005F457E" w:rsidDel="00964E30" w:rsidRDefault="00000000">
            <w:pPr>
              <w:keepNext/>
              <w:snapToGrid w:val="0"/>
              <w:spacing w:after="0" w:line="240" w:lineRule="auto"/>
              <w:ind w:firstLineChars="0" w:firstLine="0"/>
              <w:textAlignment w:val="auto"/>
              <w:rPr>
                <w:del w:id="4780" w:author="Si-yuan LIU" w:date="2026-07-24T14:26:00Z" w16du:dateUtc="2026-07-24T06:26:00Z"/>
                <w:bCs/>
                <w:color w:val="000000" w:themeColor="text1"/>
                <w:sz w:val="21"/>
                <w:szCs w:val="21"/>
              </w:rPr>
            </w:pPr>
            <w:del w:id="4781" w:author="Si-yuan LIU" w:date="2026-07-24T14:26:00Z" w16du:dateUtc="2026-07-24T06:26:00Z">
              <w:r w:rsidDel="00964E30">
                <w:rPr>
                  <w:bCs/>
                  <w:color w:val="000000" w:themeColor="text1"/>
                  <w:sz w:val="21"/>
                  <w:szCs w:val="21"/>
                </w:rPr>
                <w:delText>2025</w:delText>
              </w:r>
              <w:r w:rsidDel="00964E30">
                <w:rPr>
                  <w:rFonts w:hint="eastAsia"/>
                  <w:bCs/>
                  <w:color w:val="000000" w:themeColor="text1"/>
                  <w:sz w:val="21"/>
                  <w:szCs w:val="21"/>
                </w:rPr>
                <w:delText>年</w:delText>
              </w:r>
              <w:r w:rsidDel="00964E30">
                <w:rPr>
                  <w:bCs/>
                  <w:color w:val="000000" w:themeColor="text1"/>
                  <w:sz w:val="21"/>
                  <w:szCs w:val="21"/>
                </w:rPr>
                <w:delText>12</w:delText>
              </w:r>
              <w:r w:rsidDel="00964E30">
                <w:rPr>
                  <w:rFonts w:hint="eastAsia"/>
                  <w:bCs/>
                  <w:color w:val="000000" w:themeColor="text1"/>
                  <w:sz w:val="21"/>
                  <w:szCs w:val="21"/>
                </w:rPr>
                <w:delText>月</w:delText>
              </w:r>
              <w:r w:rsidDel="00964E30">
                <w:rPr>
                  <w:bCs/>
                  <w:color w:val="000000" w:themeColor="text1"/>
                  <w:sz w:val="21"/>
                  <w:szCs w:val="21"/>
                </w:rPr>
                <w:delText>11</w:delText>
              </w:r>
              <w:r w:rsidDel="00964E30">
                <w:rPr>
                  <w:rFonts w:hint="eastAsia"/>
                  <w:bCs/>
                  <w:color w:val="000000" w:themeColor="text1"/>
                  <w:sz w:val="21"/>
                  <w:szCs w:val="21"/>
                </w:rPr>
                <w:delText>日</w:delText>
              </w:r>
            </w:del>
          </w:p>
        </w:tc>
        <w:tc>
          <w:tcPr>
            <w:tcW w:w="769" w:type="dxa"/>
            <w:vAlign w:val="center"/>
          </w:tcPr>
          <w:p w14:paraId="2F03FBFC" w14:textId="3BC3C6E9" w:rsidR="005F457E" w:rsidDel="00964E30" w:rsidRDefault="00000000">
            <w:pPr>
              <w:keepNext/>
              <w:snapToGrid w:val="0"/>
              <w:spacing w:after="0" w:line="240" w:lineRule="auto"/>
              <w:ind w:firstLineChars="0" w:firstLine="0"/>
              <w:textAlignment w:val="auto"/>
              <w:rPr>
                <w:del w:id="4782" w:author="Si-yuan LIU" w:date="2026-07-24T14:26:00Z" w16du:dateUtc="2026-07-24T06:26:00Z"/>
                <w:bCs/>
                <w:color w:val="000000" w:themeColor="text1"/>
                <w:sz w:val="21"/>
                <w:szCs w:val="21"/>
              </w:rPr>
            </w:pPr>
            <w:del w:id="4783" w:author="Si-yuan LIU" w:date="2026-07-24T14:26:00Z" w16du:dateUtc="2026-07-24T06:26:00Z">
              <w:r w:rsidDel="00964E30">
                <w:rPr>
                  <w:bCs/>
                  <w:color w:val="000000" w:themeColor="text1"/>
                  <w:sz w:val="21"/>
                  <w:szCs w:val="21"/>
                </w:rPr>
                <w:delText>-</w:delText>
              </w:r>
            </w:del>
          </w:p>
        </w:tc>
      </w:tr>
      <w:tr w:rsidR="005F457E" w:rsidDel="00964E30" w14:paraId="6B7F2069" w14:textId="5A928278">
        <w:trPr>
          <w:trHeight w:val="20"/>
          <w:jc w:val="center"/>
          <w:del w:id="4784" w:author="Si-yuan LIU" w:date="2026-07-24T14:26:00Z" w16du:dateUtc="2026-07-24T06:26:00Z"/>
        </w:trPr>
        <w:tc>
          <w:tcPr>
            <w:tcW w:w="846" w:type="dxa"/>
            <w:vMerge/>
            <w:vAlign w:val="center"/>
          </w:tcPr>
          <w:p w14:paraId="1B78CEF7" w14:textId="3FD56EFB" w:rsidR="005F457E" w:rsidDel="00964E30" w:rsidRDefault="005F457E">
            <w:pPr>
              <w:autoSpaceDE w:val="0"/>
              <w:autoSpaceDN w:val="0"/>
              <w:spacing w:afterLines="50" w:after="120" w:line="240" w:lineRule="auto"/>
              <w:ind w:firstLineChars="0" w:firstLine="0"/>
              <w:jc w:val="center"/>
              <w:textAlignment w:val="auto"/>
              <w:rPr>
                <w:del w:id="4785" w:author="Si-yuan LIU" w:date="2026-07-24T14:26:00Z" w16du:dateUtc="2026-07-24T06:26:00Z"/>
                <w:bCs/>
                <w:color w:val="000000" w:themeColor="text1"/>
                <w:sz w:val="21"/>
                <w:szCs w:val="21"/>
              </w:rPr>
            </w:pPr>
          </w:p>
        </w:tc>
        <w:tc>
          <w:tcPr>
            <w:tcW w:w="567" w:type="dxa"/>
            <w:vMerge/>
            <w:vAlign w:val="center"/>
          </w:tcPr>
          <w:p w14:paraId="04A88C3C" w14:textId="7A0F71D1" w:rsidR="005F457E" w:rsidDel="00964E30" w:rsidRDefault="005F457E">
            <w:pPr>
              <w:keepNext/>
              <w:snapToGrid w:val="0"/>
              <w:spacing w:after="0" w:line="240" w:lineRule="auto"/>
              <w:ind w:firstLineChars="0" w:firstLine="0"/>
              <w:textAlignment w:val="auto"/>
              <w:rPr>
                <w:del w:id="4786" w:author="Si-yuan LIU" w:date="2026-07-24T14:26:00Z" w16du:dateUtc="2026-07-24T06:26:00Z"/>
                <w:bCs/>
                <w:color w:val="000000" w:themeColor="text1"/>
                <w:sz w:val="21"/>
                <w:szCs w:val="21"/>
              </w:rPr>
            </w:pPr>
          </w:p>
        </w:tc>
        <w:tc>
          <w:tcPr>
            <w:tcW w:w="850" w:type="dxa"/>
            <w:vMerge/>
            <w:vAlign w:val="center"/>
          </w:tcPr>
          <w:p w14:paraId="51189D9B" w14:textId="3D8E4893" w:rsidR="005F457E" w:rsidDel="00964E30" w:rsidRDefault="005F457E">
            <w:pPr>
              <w:keepNext/>
              <w:snapToGrid w:val="0"/>
              <w:spacing w:after="0" w:line="240" w:lineRule="auto"/>
              <w:ind w:firstLineChars="0" w:firstLine="0"/>
              <w:textAlignment w:val="auto"/>
              <w:rPr>
                <w:del w:id="4787" w:author="Si-yuan LIU" w:date="2026-07-24T14:26:00Z" w16du:dateUtc="2026-07-24T06:26:00Z"/>
                <w:bCs/>
                <w:color w:val="000000" w:themeColor="text1"/>
                <w:sz w:val="21"/>
                <w:szCs w:val="21"/>
              </w:rPr>
            </w:pPr>
          </w:p>
        </w:tc>
        <w:tc>
          <w:tcPr>
            <w:tcW w:w="3536" w:type="dxa"/>
            <w:vAlign w:val="center"/>
          </w:tcPr>
          <w:p w14:paraId="38632BE9" w14:textId="565321E5" w:rsidR="005F457E" w:rsidDel="00964E30" w:rsidRDefault="00000000">
            <w:pPr>
              <w:keepNext/>
              <w:snapToGrid w:val="0"/>
              <w:spacing w:after="0" w:line="240" w:lineRule="auto"/>
              <w:ind w:firstLineChars="0" w:firstLine="0"/>
              <w:textAlignment w:val="auto"/>
              <w:rPr>
                <w:del w:id="4788" w:author="Si-yuan LIU" w:date="2026-07-24T14:26:00Z" w16du:dateUtc="2026-07-24T06:26:00Z"/>
                <w:bCs/>
                <w:color w:val="000000" w:themeColor="text1"/>
                <w:sz w:val="21"/>
                <w:szCs w:val="21"/>
              </w:rPr>
            </w:pPr>
            <w:del w:id="4789" w:author="Si-yuan LIU" w:date="2026-07-24T14:26:00Z" w16du:dateUtc="2026-07-24T06:26:00Z">
              <w:r w:rsidDel="00964E30">
                <w:rPr>
                  <w:rFonts w:hint="eastAsia"/>
                  <w:bCs/>
                  <w:color w:val="000000" w:themeColor="text1"/>
                  <w:sz w:val="21"/>
                  <w:szCs w:val="21"/>
                </w:rPr>
                <w:delText>奥融科技与中国银行南沙分行于</w:delText>
              </w:r>
              <w:r w:rsidDel="00964E30">
                <w:rPr>
                  <w:bCs/>
                  <w:color w:val="000000" w:themeColor="text1"/>
                  <w:sz w:val="21"/>
                  <w:szCs w:val="21"/>
                </w:rPr>
                <w:delText>2021</w:delText>
              </w:r>
              <w:r w:rsidDel="00964E30">
                <w:rPr>
                  <w:rFonts w:hint="eastAsia"/>
                  <w:bCs/>
                  <w:color w:val="000000" w:themeColor="text1"/>
                  <w:sz w:val="21"/>
                  <w:szCs w:val="21"/>
                </w:rPr>
                <w:delText>年</w:delText>
              </w:r>
              <w:r w:rsidDel="00964E30">
                <w:rPr>
                  <w:bCs/>
                  <w:color w:val="000000" w:themeColor="text1"/>
                  <w:sz w:val="21"/>
                  <w:szCs w:val="21"/>
                </w:rPr>
                <w:delText>3</w:delText>
              </w:r>
              <w:r w:rsidDel="00964E30">
                <w:rPr>
                  <w:rFonts w:hint="eastAsia"/>
                  <w:bCs/>
                  <w:color w:val="000000" w:themeColor="text1"/>
                  <w:sz w:val="21"/>
                  <w:szCs w:val="21"/>
                </w:rPr>
                <w:delText>月</w:delText>
              </w:r>
              <w:r w:rsidDel="00964E30">
                <w:rPr>
                  <w:bCs/>
                  <w:color w:val="000000" w:themeColor="text1"/>
                  <w:sz w:val="21"/>
                  <w:szCs w:val="21"/>
                </w:rPr>
                <w:delText>22</w:delText>
              </w:r>
              <w:r w:rsidDel="00964E30">
                <w:rPr>
                  <w:rFonts w:hint="eastAsia"/>
                  <w:bCs/>
                  <w:color w:val="000000" w:themeColor="text1"/>
                  <w:sz w:val="21"/>
                  <w:szCs w:val="21"/>
                </w:rPr>
                <w:delText>日签署了合同编号为</w:delText>
              </w:r>
              <w:r w:rsidDel="00964E30">
                <w:rPr>
                  <w:bCs/>
                  <w:color w:val="000000" w:themeColor="text1"/>
                  <w:sz w:val="21"/>
                  <w:szCs w:val="21"/>
                </w:rPr>
                <w:delText>GDK4795420210012</w:delText>
              </w:r>
              <w:r w:rsidDel="00964E30">
                <w:rPr>
                  <w:rFonts w:hint="eastAsia"/>
                  <w:bCs/>
                  <w:color w:val="000000" w:themeColor="text1"/>
                  <w:sz w:val="21"/>
                  <w:szCs w:val="21"/>
                </w:rPr>
                <w:delText>的《固定资产借款合同》，并于</w:delText>
              </w:r>
              <w:r w:rsidDel="00964E30">
                <w:rPr>
                  <w:bCs/>
                  <w:color w:val="000000" w:themeColor="text1"/>
                  <w:sz w:val="21"/>
                  <w:szCs w:val="21"/>
                </w:rPr>
                <w:delText>2024</w:delText>
              </w:r>
              <w:r w:rsidDel="00964E30">
                <w:rPr>
                  <w:rFonts w:hint="eastAsia"/>
                  <w:bCs/>
                  <w:color w:val="000000" w:themeColor="text1"/>
                  <w:sz w:val="21"/>
                  <w:szCs w:val="21"/>
                </w:rPr>
                <w:delText>年</w:delText>
              </w:r>
              <w:r w:rsidDel="00964E30">
                <w:rPr>
                  <w:bCs/>
                  <w:color w:val="000000" w:themeColor="text1"/>
                  <w:sz w:val="21"/>
                  <w:szCs w:val="21"/>
                </w:rPr>
                <w:delText>10</w:delText>
              </w:r>
              <w:r w:rsidDel="00964E30">
                <w:rPr>
                  <w:rFonts w:hint="eastAsia"/>
                  <w:bCs/>
                  <w:color w:val="000000" w:themeColor="text1"/>
                  <w:sz w:val="21"/>
                  <w:szCs w:val="21"/>
                </w:rPr>
                <w:delText>月</w:delText>
              </w:r>
              <w:r w:rsidDel="00964E30">
                <w:rPr>
                  <w:bCs/>
                  <w:color w:val="000000" w:themeColor="text1"/>
                  <w:sz w:val="21"/>
                  <w:szCs w:val="21"/>
                </w:rPr>
                <w:delText>30</w:delText>
              </w:r>
              <w:r w:rsidDel="00964E30">
                <w:rPr>
                  <w:rFonts w:hint="eastAsia"/>
                  <w:bCs/>
                  <w:color w:val="000000" w:themeColor="text1"/>
                  <w:sz w:val="21"/>
                  <w:szCs w:val="21"/>
                </w:rPr>
                <w:delText>日签署了合同编号为</w:delText>
              </w:r>
              <w:r w:rsidDel="00964E30">
                <w:rPr>
                  <w:rFonts w:hint="eastAsia"/>
                  <w:bCs/>
                  <w:color w:val="000000" w:themeColor="text1"/>
                  <w:sz w:val="21"/>
                  <w:szCs w:val="21"/>
                </w:rPr>
                <w:delText>GDK4795420240066</w:delText>
              </w:r>
              <w:r w:rsidDel="00964E30">
                <w:rPr>
                  <w:rFonts w:hint="eastAsia"/>
                  <w:bCs/>
                  <w:color w:val="000000" w:themeColor="text1"/>
                  <w:sz w:val="21"/>
                  <w:szCs w:val="21"/>
                </w:rPr>
                <w:delText>的《固定资产借款合同》（简称《借款合同》）。为担保《借款合同》项下借款债权的实现，各方已签订《最高额保证合同》《最高额抵押合同》及《最高额质押合同》。</w:delText>
              </w:r>
            </w:del>
          </w:p>
        </w:tc>
        <w:tc>
          <w:tcPr>
            <w:tcW w:w="888" w:type="dxa"/>
            <w:vAlign w:val="center"/>
          </w:tcPr>
          <w:p w14:paraId="4F985300" w14:textId="429BDC6A" w:rsidR="005F457E" w:rsidDel="00964E30" w:rsidRDefault="00000000">
            <w:pPr>
              <w:keepNext/>
              <w:snapToGrid w:val="0"/>
              <w:spacing w:after="0" w:line="240" w:lineRule="auto"/>
              <w:ind w:firstLineChars="0" w:firstLine="0"/>
              <w:textAlignment w:val="auto"/>
              <w:rPr>
                <w:del w:id="4790" w:author="Si-yuan LIU" w:date="2026-07-24T14:26:00Z" w16du:dateUtc="2026-07-24T06:26:00Z"/>
                <w:bCs/>
                <w:color w:val="000000" w:themeColor="text1"/>
                <w:sz w:val="21"/>
                <w:szCs w:val="21"/>
              </w:rPr>
            </w:pPr>
            <w:del w:id="4791" w:author="Si-yuan LIU" w:date="2026-07-24T14:26:00Z" w16du:dateUtc="2026-07-24T06:26:00Z">
              <w:r w:rsidDel="00964E30">
                <w:rPr>
                  <w:rFonts w:hint="eastAsia"/>
                  <w:bCs/>
                  <w:color w:val="000000" w:themeColor="text1"/>
                  <w:sz w:val="21"/>
                  <w:szCs w:val="21"/>
                </w:rPr>
                <w:delText>中国银行南沙分行</w:delText>
              </w:r>
            </w:del>
          </w:p>
        </w:tc>
        <w:tc>
          <w:tcPr>
            <w:tcW w:w="1246" w:type="dxa"/>
            <w:vAlign w:val="center"/>
          </w:tcPr>
          <w:p w14:paraId="21B4FA2C" w14:textId="662D2E63" w:rsidR="005F457E" w:rsidDel="00964E30" w:rsidRDefault="00000000">
            <w:pPr>
              <w:keepNext/>
              <w:snapToGrid w:val="0"/>
              <w:spacing w:after="0" w:line="240" w:lineRule="auto"/>
              <w:ind w:firstLineChars="0" w:firstLine="0"/>
              <w:textAlignment w:val="auto"/>
              <w:rPr>
                <w:del w:id="4792" w:author="Si-yuan LIU" w:date="2026-07-24T14:26:00Z" w16du:dateUtc="2026-07-24T06:26:00Z"/>
                <w:bCs/>
                <w:color w:val="000000" w:themeColor="text1"/>
                <w:sz w:val="21"/>
                <w:szCs w:val="21"/>
              </w:rPr>
            </w:pPr>
            <w:del w:id="4793" w:author="Si-yuan LIU" w:date="2026-07-24T14:26:00Z" w16du:dateUtc="2026-07-24T06:26:00Z">
              <w:r w:rsidDel="00964E30">
                <w:rPr>
                  <w:rFonts w:hint="eastAsia"/>
                  <w:bCs/>
                  <w:color w:val="000000" w:themeColor="text1"/>
                  <w:sz w:val="21"/>
                  <w:szCs w:val="21"/>
                </w:rPr>
                <w:delText>预计</w:delText>
              </w:r>
              <w:r w:rsidDel="00964E30">
                <w:rPr>
                  <w:rFonts w:hint="eastAsia"/>
                  <w:bCs/>
                  <w:color w:val="000000" w:themeColor="text1"/>
                  <w:sz w:val="21"/>
                  <w:szCs w:val="21"/>
                </w:rPr>
                <w:delText>2</w:delText>
              </w:r>
              <w:r w:rsidDel="00964E30">
                <w:rPr>
                  <w:bCs/>
                  <w:color w:val="000000" w:themeColor="text1"/>
                  <w:sz w:val="21"/>
                  <w:szCs w:val="21"/>
                </w:rPr>
                <w:delText>026</w:delText>
              </w:r>
              <w:r w:rsidDel="00964E30">
                <w:rPr>
                  <w:rFonts w:hint="eastAsia"/>
                  <w:bCs/>
                  <w:color w:val="000000" w:themeColor="text1"/>
                  <w:sz w:val="21"/>
                  <w:szCs w:val="21"/>
                </w:rPr>
                <w:delText>年</w:delText>
              </w:r>
              <w:r w:rsidDel="00964E30">
                <w:rPr>
                  <w:rFonts w:hint="eastAsia"/>
                  <w:bCs/>
                  <w:color w:val="000000" w:themeColor="text1"/>
                  <w:sz w:val="21"/>
                  <w:szCs w:val="21"/>
                </w:rPr>
                <w:delText>6</w:delText>
              </w:r>
              <w:r w:rsidDel="00964E30">
                <w:rPr>
                  <w:rFonts w:hint="eastAsia"/>
                  <w:bCs/>
                  <w:color w:val="000000" w:themeColor="text1"/>
                  <w:sz w:val="21"/>
                  <w:szCs w:val="21"/>
                </w:rPr>
                <w:delText>月</w:delText>
              </w:r>
            </w:del>
            <w:ins w:id="4794" w:author="怡然 刘 [2]" w:date="2026-07-05T15:52:00Z">
              <w:del w:id="4795" w:author="Si-yuan LIU" w:date="2026-07-24T14:26:00Z" w16du:dateUtc="2026-07-24T06:26:00Z">
                <w:r w:rsidDel="00964E30">
                  <w:rPr>
                    <w:bCs/>
                    <w:color w:val="000000" w:themeColor="text1"/>
                    <w:sz w:val="21"/>
                    <w:szCs w:val="21"/>
                  </w:rPr>
                  <w:delText>22</w:delText>
                </w:r>
              </w:del>
            </w:ins>
            <w:del w:id="4796" w:author="Si-yuan LIU" w:date="2026-07-24T14:26:00Z" w16du:dateUtc="2026-07-24T06:26:00Z">
              <w:r w:rsidDel="00964E30">
                <w:rPr>
                  <w:rFonts w:hint="eastAsia"/>
                  <w:bCs/>
                  <w:color w:val="000000" w:themeColor="text1"/>
                  <w:sz w:val="21"/>
                  <w:szCs w:val="21"/>
                </w:rPr>
                <w:delText>3</w:delText>
              </w:r>
              <w:r w:rsidDel="00964E30">
                <w:rPr>
                  <w:bCs/>
                  <w:color w:val="000000" w:themeColor="text1"/>
                  <w:sz w:val="21"/>
                  <w:szCs w:val="21"/>
                </w:rPr>
                <w:delText>0</w:delText>
              </w:r>
              <w:r w:rsidDel="00964E30">
                <w:rPr>
                  <w:rFonts w:hint="eastAsia"/>
                  <w:bCs/>
                  <w:color w:val="000000" w:themeColor="text1"/>
                  <w:sz w:val="21"/>
                  <w:szCs w:val="21"/>
                </w:rPr>
                <w:delText>日</w:delText>
              </w:r>
              <w:commentRangeStart w:id="4797"/>
              <w:commentRangeEnd w:id="4797"/>
              <w:r w:rsidDel="00964E30">
                <w:rPr>
                  <w:rStyle w:val="afa"/>
                  <w:rFonts w:hint="eastAsia"/>
                  <w:bCs/>
                  <w:color w:val="000000" w:themeColor="text1"/>
                </w:rPr>
                <w:commentReference w:id="4797"/>
              </w:r>
              <w:r w:rsidDel="00964E30">
                <w:rPr>
                  <w:rFonts w:hint="eastAsia"/>
                  <w:bCs/>
                  <w:color w:val="000000" w:themeColor="text1"/>
                  <w:sz w:val="21"/>
                  <w:szCs w:val="21"/>
                </w:rPr>
                <w:delText>前</w:delText>
              </w:r>
            </w:del>
          </w:p>
        </w:tc>
        <w:tc>
          <w:tcPr>
            <w:tcW w:w="769" w:type="dxa"/>
            <w:vAlign w:val="center"/>
          </w:tcPr>
          <w:p w14:paraId="36EE354A" w14:textId="7ADF10C0" w:rsidR="005F457E" w:rsidDel="00964E30" w:rsidRDefault="00000000">
            <w:pPr>
              <w:keepNext/>
              <w:snapToGrid w:val="0"/>
              <w:spacing w:after="0" w:line="240" w:lineRule="auto"/>
              <w:ind w:firstLineChars="0" w:firstLine="0"/>
              <w:textAlignment w:val="auto"/>
              <w:rPr>
                <w:del w:id="4798" w:author="Si-yuan LIU" w:date="2026-07-24T14:26:00Z" w16du:dateUtc="2026-07-24T06:26:00Z"/>
                <w:bCs/>
                <w:color w:val="000000" w:themeColor="text1"/>
                <w:sz w:val="21"/>
                <w:szCs w:val="21"/>
              </w:rPr>
            </w:pPr>
            <w:del w:id="4799" w:author="Si-yuan LIU" w:date="2026-07-24T14:26:00Z" w16du:dateUtc="2026-07-24T06:26:00Z">
              <w:r w:rsidDel="00964E30">
                <w:rPr>
                  <w:bCs/>
                  <w:color w:val="000000" w:themeColor="text1"/>
                  <w:sz w:val="21"/>
                  <w:szCs w:val="21"/>
                </w:rPr>
                <w:delText>-</w:delText>
              </w:r>
            </w:del>
          </w:p>
        </w:tc>
      </w:tr>
      <w:tr w:rsidR="005F457E" w:rsidDel="00964E30" w14:paraId="554AC7FA" w14:textId="2971496C">
        <w:trPr>
          <w:trHeight w:val="20"/>
          <w:jc w:val="center"/>
          <w:del w:id="4800" w:author="Si-yuan LIU" w:date="2026-07-24T14:26:00Z" w16du:dateUtc="2026-07-24T06:26:00Z"/>
        </w:trPr>
        <w:tc>
          <w:tcPr>
            <w:tcW w:w="846" w:type="dxa"/>
            <w:vMerge/>
            <w:vAlign w:val="center"/>
          </w:tcPr>
          <w:p w14:paraId="2D75F1FF" w14:textId="41A42503" w:rsidR="005F457E" w:rsidDel="00964E30" w:rsidRDefault="005F457E">
            <w:pPr>
              <w:autoSpaceDE w:val="0"/>
              <w:autoSpaceDN w:val="0"/>
              <w:spacing w:afterLines="50" w:after="120" w:line="240" w:lineRule="auto"/>
              <w:ind w:firstLineChars="0" w:firstLine="0"/>
              <w:jc w:val="center"/>
              <w:textAlignment w:val="auto"/>
              <w:rPr>
                <w:del w:id="4801" w:author="Si-yuan LIU" w:date="2026-07-24T14:26:00Z" w16du:dateUtc="2026-07-24T06:26:00Z"/>
                <w:bCs/>
                <w:color w:val="000000" w:themeColor="text1"/>
                <w:sz w:val="21"/>
                <w:szCs w:val="21"/>
              </w:rPr>
            </w:pPr>
          </w:p>
        </w:tc>
        <w:tc>
          <w:tcPr>
            <w:tcW w:w="567" w:type="dxa"/>
            <w:vMerge/>
            <w:vAlign w:val="center"/>
          </w:tcPr>
          <w:p w14:paraId="20D18D71" w14:textId="512CC1C0" w:rsidR="005F457E" w:rsidDel="00964E30" w:rsidRDefault="005F457E">
            <w:pPr>
              <w:keepNext/>
              <w:snapToGrid w:val="0"/>
              <w:spacing w:after="0" w:line="240" w:lineRule="auto"/>
              <w:ind w:firstLineChars="0" w:firstLine="0"/>
              <w:textAlignment w:val="auto"/>
              <w:rPr>
                <w:del w:id="4802" w:author="Si-yuan LIU" w:date="2026-07-24T14:26:00Z" w16du:dateUtc="2026-07-24T06:26:00Z"/>
                <w:bCs/>
                <w:color w:val="000000" w:themeColor="text1"/>
                <w:sz w:val="21"/>
                <w:szCs w:val="21"/>
              </w:rPr>
            </w:pPr>
          </w:p>
        </w:tc>
        <w:tc>
          <w:tcPr>
            <w:tcW w:w="850" w:type="dxa"/>
            <w:vMerge/>
            <w:vAlign w:val="center"/>
          </w:tcPr>
          <w:p w14:paraId="222BFEAC" w14:textId="3D11BE8A" w:rsidR="005F457E" w:rsidDel="00964E30" w:rsidRDefault="005F457E">
            <w:pPr>
              <w:keepNext/>
              <w:snapToGrid w:val="0"/>
              <w:spacing w:after="0" w:line="240" w:lineRule="auto"/>
              <w:ind w:firstLineChars="0" w:firstLine="0"/>
              <w:textAlignment w:val="auto"/>
              <w:rPr>
                <w:del w:id="4803" w:author="Si-yuan LIU" w:date="2026-07-24T14:26:00Z" w16du:dateUtc="2026-07-24T06:26:00Z"/>
                <w:bCs/>
                <w:color w:val="000000" w:themeColor="text1"/>
                <w:sz w:val="21"/>
                <w:szCs w:val="21"/>
              </w:rPr>
            </w:pPr>
          </w:p>
        </w:tc>
        <w:tc>
          <w:tcPr>
            <w:tcW w:w="3536" w:type="dxa"/>
            <w:vAlign w:val="center"/>
          </w:tcPr>
          <w:p w14:paraId="0CD5BF10" w14:textId="3BCCDB97" w:rsidR="005F457E" w:rsidDel="00964E30" w:rsidRDefault="00000000">
            <w:pPr>
              <w:keepNext/>
              <w:snapToGrid w:val="0"/>
              <w:spacing w:after="0" w:line="240" w:lineRule="auto"/>
              <w:ind w:firstLineChars="0" w:firstLine="0"/>
              <w:textAlignment w:val="auto"/>
              <w:rPr>
                <w:del w:id="4804" w:author="Si-yuan LIU" w:date="2026-07-24T14:26:00Z" w16du:dateUtc="2026-07-24T06:26:00Z"/>
                <w:bCs/>
                <w:color w:val="000000" w:themeColor="text1"/>
                <w:sz w:val="21"/>
                <w:szCs w:val="21"/>
              </w:rPr>
            </w:pPr>
            <w:del w:id="4805" w:author="Si-yuan LIU" w:date="2026-07-24T14:26:00Z" w16du:dateUtc="2026-07-24T06:26:00Z">
              <w:r w:rsidDel="00964E30">
                <w:rPr>
                  <w:rFonts w:hint="eastAsia"/>
                  <w:bCs/>
                  <w:color w:val="000000" w:themeColor="text1"/>
                  <w:sz w:val="21"/>
                  <w:szCs w:val="21"/>
                </w:rPr>
                <w:delText>奥融科技与中国银行南沙分行签订的《借款合同》约定，“如借款人发生进行合并、分立、减资、股权转让、对外投资、实质性增加债务融资、重大资产和债权转让以及其他可能对借款人的偿债能力产生不利影响的事项时，须事先征得贷款人的书面同意”。</w:delText>
              </w:r>
            </w:del>
          </w:p>
        </w:tc>
        <w:tc>
          <w:tcPr>
            <w:tcW w:w="888" w:type="dxa"/>
            <w:vAlign w:val="center"/>
          </w:tcPr>
          <w:p w14:paraId="7F0F9396" w14:textId="5168C670" w:rsidR="005F457E" w:rsidDel="00964E30" w:rsidRDefault="00000000">
            <w:pPr>
              <w:keepNext/>
              <w:snapToGrid w:val="0"/>
              <w:spacing w:after="0" w:line="240" w:lineRule="auto"/>
              <w:ind w:firstLineChars="0" w:firstLine="0"/>
              <w:textAlignment w:val="auto"/>
              <w:rPr>
                <w:del w:id="4806" w:author="Si-yuan LIU" w:date="2026-07-24T14:26:00Z" w16du:dateUtc="2026-07-24T06:26:00Z"/>
                <w:bCs/>
                <w:color w:val="000000" w:themeColor="text1"/>
                <w:sz w:val="21"/>
                <w:szCs w:val="21"/>
              </w:rPr>
            </w:pPr>
            <w:del w:id="4807" w:author="Si-yuan LIU" w:date="2026-07-24T14:26:00Z" w16du:dateUtc="2026-07-24T06:26:00Z">
              <w:r w:rsidDel="00964E30">
                <w:rPr>
                  <w:rFonts w:hint="eastAsia"/>
                  <w:bCs/>
                  <w:color w:val="000000" w:themeColor="text1"/>
                  <w:sz w:val="21"/>
                  <w:szCs w:val="21"/>
                </w:rPr>
                <w:delText>中国银行南沙分行</w:delText>
              </w:r>
            </w:del>
          </w:p>
        </w:tc>
        <w:tc>
          <w:tcPr>
            <w:tcW w:w="1246" w:type="dxa"/>
            <w:vAlign w:val="center"/>
          </w:tcPr>
          <w:p w14:paraId="139DEC56" w14:textId="5C8288EE" w:rsidR="005F457E" w:rsidDel="00964E30" w:rsidRDefault="00000000">
            <w:pPr>
              <w:keepNext/>
              <w:snapToGrid w:val="0"/>
              <w:spacing w:after="0" w:line="240" w:lineRule="auto"/>
              <w:ind w:firstLineChars="0" w:firstLine="0"/>
              <w:textAlignment w:val="auto"/>
              <w:rPr>
                <w:del w:id="4808" w:author="Si-yuan LIU" w:date="2026-07-24T14:26:00Z" w16du:dateUtc="2026-07-24T06:26:00Z"/>
                <w:bCs/>
                <w:color w:val="000000" w:themeColor="text1"/>
                <w:sz w:val="21"/>
                <w:szCs w:val="21"/>
              </w:rPr>
            </w:pPr>
            <w:ins w:id="4809" w:author="怡然 刘 [2]" w:date="2026-07-05T15:52:00Z">
              <w:del w:id="4810" w:author="Si-yuan LIU" w:date="2026-07-24T14:26:00Z" w16du:dateUtc="2026-07-24T06:26:00Z">
                <w:r w:rsidDel="00964E30">
                  <w:rPr>
                    <w:rFonts w:hint="eastAsia"/>
                    <w:bCs/>
                    <w:color w:val="000000" w:themeColor="text1"/>
                    <w:sz w:val="21"/>
                    <w:szCs w:val="21"/>
                  </w:rPr>
                  <w:delText>2</w:delText>
                </w:r>
                <w:r w:rsidDel="00964E30">
                  <w:rPr>
                    <w:bCs/>
                    <w:color w:val="000000" w:themeColor="text1"/>
                    <w:sz w:val="21"/>
                    <w:szCs w:val="21"/>
                  </w:rPr>
                  <w:delText>026</w:delText>
                </w:r>
                <w:r w:rsidDel="00964E30">
                  <w:rPr>
                    <w:rFonts w:hint="eastAsia"/>
                    <w:bCs/>
                    <w:color w:val="000000" w:themeColor="text1"/>
                    <w:sz w:val="21"/>
                    <w:szCs w:val="21"/>
                  </w:rPr>
                  <w:delText>年</w:delText>
                </w:r>
                <w:r w:rsidDel="00964E30">
                  <w:rPr>
                    <w:rFonts w:hint="eastAsia"/>
                    <w:bCs/>
                    <w:color w:val="000000" w:themeColor="text1"/>
                    <w:sz w:val="21"/>
                    <w:szCs w:val="21"/>
                  </w:rPr>
                  <w:delText>6</w:delText>
                </w:r>
                <w:r w:rsidDel="00964E30">
                  <w:rPr>
                    <w:rFonts w:hint="eastAsia"/>
                    <w:bCs/>
                    <w:color w:val="000000" w:themeColor="text1"/>
                    <w:sz w:val="21"/>
                    <w:szCs w:val="21"/>
                  </w:rPr>
                  <w:delText>月</w:delText>
                </w:r>
                <w:r w:rsidDel="00964E30">
                  <w:rPr>
                    <w:bCs/>
                    <w:color w:val="000000" w:themeColor="text1"/>
                    <w:sz w:val="21"/>
                    <w:szCs w:val="21"/>
                  </w:rPr>
                  <w:delText>22</w:delText>
                </w:r>
                <w:r w:rsidDel="00964E30">
                  <w:rPr>
                    <w:rFonts w:hint="eastAsia"/>
                    <w:bCs/>
                    <w:color w:val="000000" w:themeColor="text1"/>
                    <w:sz w:val="21"/>
                    <w:szCs w:val="21"/>
                  </w:rPr>
                  <w:delText>日</w:delText>
                </w:r>
                <w:commentRangeStart w:id="4811"/>
                <w:commentRangeEnd w:id="4811"/>
                <w:r w:rsidDel="00964E30">
                  <w:rPr>
                    <w:rStyle w:val="afa"/>
                    <w:rFonts w:hint="eastAsia"/>
                    <w:bCs/>
                    <w:color w:val="000000" w:themeColor="text1"/>
                  </w:rPr>
                  <w:commentReference w:id="4811"/>
                </w:r>
              </w:del>
            </w:ins>
            <w:del w:id="4812" w:author="Si-yuan LIU" w:date="2026-07-24T14:26:00Z" w16du:dateUtc="2026-07-24T06:26:00Z">
              <w:r w:rsidDel="00964E30">
                <w:rPr>
                  <w:rFonts w:hint="eastAsia"/>
                  <w:bCs/>
                  <w:color w:val="000000" w:themeColor="text1"/>
                  <w:sz w:val="21"/>
                  <w:szCs w:val="21"/>
                </w:rPr>
                <w:delText>预计</w:delText>
              </w:r>
              <w:r w:rsidDel="00964E30">
                <w:rPr>
                  <w:rFonts w:hint="eastAsia"/>
                  <w:bCs/>
                  <w:color w:val="000000" w:themeColor="text1"/>
                  <w:sz w:val="21"/>
                  <w:szCs w:val="21"/>
                </w:rPr>
                <w:delText>2</w:delText>
              </w:r>
              <w:r w:rsidDel="00964E30">
                <w:rPr>
                  <w:bCs/>
                  <w:color w:val="000000" w:themeColor="text1"/>
                  <w:sz w:val="21"/>
                  <w:szCs w:val="21"/>
                </w:rPr>
                <w:delText>026</w:delText>
              </w:r>
              <w:r w:rsidDel="00964E30">
                <w:rPr>
                  <w:rFonts w:hint="eastAsia"/>
                  <w:bCs/>
                  <w:color w:val="000000" w:themeColor="text1"/>
                  <w:sz w:val="21"/>
                  <w:szCs w:val="21"/>
                </w:rPr>
                <w:delText>年</w:delText>
              </w:r>
              <w:r w:rsidDel="00964E30">
                <w:rPr>
                  <w:rFonts w:hint="eastAsia"/>
                  <w:bCs/>
                  <w:color w:val="000000" w:themeColor="text1"/>
                  <w:sz w:val="21"/>
                  <w:szCs w:val="21"/>
                </w:rPr>
                <w:delText>6</w:delText>
              </w:r>
              <w:r w:rsidDel="00964E30">
                <w:rPr>
                  <w:rFonts w:hint="eastAsia"/>
                  <w:bCs/>
                  <w:color w:val="000000" w:themeColor="text1"/>
                  <w:sz w:val="21"/>
                  <w:szCs w:val="21"/>
                </w:rPr>
                <w:delText>月</w:delText>
              </w:r>
              <w:r w:rsidDel="00964E30">
                <w:rPr>
                  <w:rFonts w:hint="eastAsia"/>
                  <w:bCs/>
                  <w:color w:val="000000" w:themeColor="text1"/>
                  <w:sz w:val="21"/>
                  <w:szCs w:val="21"/>
                </w:rPr>
                <w:delText>3</w:delText>
              </w:r>
              <w:r w:rsidDel="00964E30">
                <w:rPr>
                  <w:bCs/>
                  <w:color w:val="000000" w:themeColor="text1"/>
                  <w:sz w:val="21"/>
                  <w:szCs w:val="21"/>
                </w:rPr>
                <w:delText>0</w:delText>
              </w:r>
              <w:r w:rsidDel="00964E30">
                <w:rPr>
                  <w:rFonts w:hint="eastAsia"/>
                  <w:bCs/>
                  <w:color w:val="000000" w:themeColor="text1"/>
                  <w:sz w:val="21"/>
                  <w:szCs w:val="21"/>
                </w:rPr>
                <w:delText>日前</w:delText>
              </w:r>
            </w:del>
          </w:p>
        </w:tc>
        <w:tc>
          <w:tcPr>
            <w:tcW w:w="769" w:type="dxa"/>
            <w:vAlign w:val="center"/>
          </w:tcPr>
          <w:p w14:paraId="2C80690C" w14:textId="16CBF48B" w:rsidR="005F457E" w:rsidDel="00964E30" w:rsidRDefault="005F457E">
            <w:pPr>
              <w:keepNext/>
              <w:snapToGrid w:val="0"/>
              <w:spacing w:after="0" w:line="240" w:lineRule="auto"/>
              <w:ind w:firstLineChars="0" w:firstLine="0"/>
              <w:textAlignment w:val="auto"/>
              <w:rPr>
                <w:del w:id="4813" w:author="Si-yuan LIU" w:date="2026-07-24T14:26:00Z" w16du:dateUtc="2026-07-24T06:26:00Z"/>
                <w:bCs/>
                <w:color w:val="000000" w:themeColor="text1"/>
                <w:sz w:val="21"/>
                <w:szCs w:val="21"/>
              </w:rPr>
            </w:pPr>
          </w:p>
        </w:tc>
      </w:tr>
    </w:tbl>
    <w:p w14:paraId="070B55C2" w14:textId="0A1FBF4E" w:rsidR="005F457E" w:rsidDel="00964E30" w:rsidRDefault="00000000">
      <w:pPr>
        <w:spacing w:after="0" w:line="312" w:lineRule="auto"/>
        <w:ind w:firstLine="480"/>
        <w:rPr>
          <w:del w:id="4814" w:author="Si-yuan LIU" w:date="2026-07-24T14:26:00Z" w16du:dateUtc="2026-07-24T06:26:00Z"/>
          <w:color w:val="000000" w:themeColor="text1"/>
          <w:szCs w:val="24"/>
        </w:rPr>
      </w:pPr>
      <w:del w:id="4815" w:author="Si-yuan LIU" w:date="2026-07-24T14:26:00Z" w16du:dateUtc="2026-07-24T06:26:00Z">
        <w:r w:rsidDel="00964E30">
          <w:rPr>
            <w:color w:val="000000" w:themeColor="text1"/>
            <w:szCs w:val="24"/>
          </w:rPr>
          <w:delText>2.</w:delText>
        </w:r>
        <w:r w:rsidDel="00964E30">
          <w:rPr>
            <w:rFonts w:hint="eastAsia"/>
            <w:color w:val="000000" w:themeColor="text1"/>
            <w:szCs w:val="24"/>
          </w:rPr>
          <w:delText>具体情况</w:delText>
        </w:r>
      </w:del>
    </w:p>
    <w:p w14:paraId="58E59F75" w14:textId="529FA54B" w:rsidR="005F457E" w:rsidDel="00964E30" w:rsidRDefault="00000000">
      <w:pPr>
        <w:spacing w:after="0" w:line="312" w:lineRule="auto"/>
        <w:ind w:firstLine="480"/>
        <w:rPr>
          <w:del w:id="4816" w:author="Si-yuan LIU" w:date="2026-07-24T14:26:00Z" w16du:dateUtc="2026-07-24T06:26:00Z"/>
          <w:color w:val="000000" w:themeColor="text1"/>
          <w:szCs w:val="24"/>
        </w:rPr>
      </w:pPr>
      <w:del w:id="4817" w:author="Si-yuan LIU" w:date="2026-07-24T14:26:00Z" w16du:dateUtc="2026-07-24T06:26:00Z">
        <w:r w:rsidDel="00964E30">
          <w:rPr>
            <w:rFonts w:hint="eastAsia"/>
            <w:color w:val="000000" w:themeColor="text1"/>
            <w:szCs w:val="24"/>
          </w:rPr>
          <w:delText>（</w:delText>
        </w:r>
        <w:r w:rsidDel="00964E30">
          <w:rPr>
            <w:color w:val="000000" w:themeColor="text1"/>
            <w:szCs w:val="24"/>
          </w:rPr>
          <w:delText>1</w:delText>
        </w:r>
        <w:r w:rsidDel="00964E30">
          <w:rPr>
            <w:rFonts w:hint="eastAsia"/>
            <w:color w:val="000000" w:themeColor="text1"/>
            <w:szCs w:val="24"/>
          </w:rPr>
          <w:delText>）基础设施项目相关国有建设用地使用权出让合同项下的转让限制及解除情况</w:delText>
        </w:r>
      </w:del>
    </w:p>
    <w:p w14:paraId="5A5810F9" w14:textId="15901F6A" w:rsidR="005F457E" w:rsidDel="00964E30" w:rsidRDefault="00000000">
      <w:pPr>
        <w:spacing w:after="0" w:line="312" w:lineRule="auto"/>
        <w:ind w:firstLine="480"/>
        <w:rPr>
          <w:del w:id="4818" w:author="Si-yuan LIU" w:date="2026-07-24T14:26:00Z" w16du:dateUtc="2026-07-24T06:26:00Z"/>
          <w:color w:val="000000" w:themeColor="text1"/>
          <w:szCs w:val="24"/>
        </w:rPr>
      </w:pPr>
      <w:del w:id="4819" w:author="Si-yuan LIU" w:date="2026-07-24T14:26:00Z" w16du:dateUtc="2026-07-24T06:26:00Z">
        <w:r w:rsidDel="00964E30">
          <w:rPr>
            <w:rFonts w:hint="eastAsia"/>
            <w:color w:val="000000" w:themeColor="text1"/>
            <w:szCs w:val="24"/>
          </w:rPr>
          <w:delText>奥融科技与市规自局于</w:delText>
        </w:r>
        <w:r w:rsidDel="00964E30">
          <w:rPr>
            <w:color w:val="000000" w:themeColor="text1"/>
            <w:szCs w:val="24"/>
          </w:rPr>
          <w:delText>2020</w:delText>
        </w:r>
        <w:r w:rsidDel="00964E30">
          <w:rPr>
            <w:rFonts w:hint="eastAsia"/>
            <w:color w:val="000000" w:themeColor="text1"/>
            <w:szCs w:val="24"/>
          </w:rPr>
          <w:delText>年</w:delText>
        </w:r>
        <w:r w:rsidDel="00964E30">
          <w:rPr>
            <w:color w:val="000000" w:themeColor="text1"/>
            <w:szCs w:val="24"/>
          </w:rPr>
          <w:delText>9</w:delText>
        </w:r>
        <w:r w:rsidDel="00964E30">
          <w:rPr>
            <w:rFonts w:hint="eastAsia"/>
            <w:color w:val="000000" w:themeColor="text1"/>
            <w:szCs w:val="24"/>
          </w:rPr>
          <w:delText>月</w:delText>
        </w:r>
        <w:r w:rsidDel="00964E30">
          <w:rPr>
            <w:color w:val="000000" w:themeColor="text1"/>
            <w:szCs w:val="24"/>
          </w:rPr>
          <w:delText>7</w:delText>
        </w:r>
        <w:r w:rsidDel="00964E30">
          <w:rPr>
            <w:rFonts w:hint="eastAsia"/>
            <w:color w:val="000000" w:themeColor="text1"/>
            <w:szCs w:val="24"/>
          </w:rPr>
          <w:delText>日签订了《国有建设用地使用权出让合同》（编号：</w:delText>
        </w:r>
        <w:r w:rsidDel="00964E30">
          <w:rPr>
            <w:rFonts w:hint="eastAsia"/>
            <w:color w:val="000000" w:themeColor="text1"/>
            <w:szCs w:val="24"/>
          </w:rPr>
          <w:delText>440115-2020-000029</w:delText>
        </w:r>
        <w:r w:rsidDel="00964E30">
          <w:rPr>
            <w:rFonts w:hint="eastAsia"/>
            <w:color w:val="000000" w:themeColor="text1"/>
            <w:szCs w:val="24"/>
          </w:rPr>
          <w:delText>），并于</w:delText>
        </w:r>
        <w:r w:rsidDel="00964E30">
          <w:rPr>
            <w:rFonts w:hint="eastAsia"/>
            <w:color w:val="000000" w:themeColor="text1"/>
            <w:szCs w:val="24"/>
          </w:rPr>
          <w:delText>2022</w:delText>
        </w:r>
        <w:r w:rsidDel="00964E30">
          <w:rPr>
            <w:rFonts w:hint="eastAsia"/>
            <w:color w:val="000000" w:themeColor="text1"/>
            <w:szCs w:val="24"/>
          </w:rPr>
          <w:delText>年</w:delText>
        </w:r>
        <w:r w:rsidDel="00964E30">
          <w:rPr>
            <w:rFonts w:hint="eastAsia"/>
            <w:color w:val="000000" w:themeColor="text1"/>
            <w:szCs w:val="24"/>
          </w:rPr>
          <w:delText>9</w:delText>
        </w:r>
        <w:r w:rsidDel="00964E30">
          <w:rPr>
            <w:rFonts w:hint="eastAsia"/>
            <w:color w:val="000000" w:themeColor="text1"/>
            <w:szCs w:val="24"/>
          </w:rPr>
          <w:delText>月</w:delText>
        </w:r>
        <w:r w:rsidDel="00964E30">
          <w:rPr>
            <w:rFonts w:hint="eastAsia"/>
            <w:color w:val="000000" w:themeColor="text1"/>
            <w:szCs w:val="24"/>
          </w:rPr>
          <w:delText>14</w:delText>
        </w:r>
        <w:r w:rsidDel="00964E30">
          <w:rPr>
            <w:rFonts w:hint="eastAsia"/>
            <w:color w:val="000000" w:themeColor="text1"/>
            <w:szCs w:val="24"/>
          </w:rPr>
          <w:delText>日签订了《国有建设用地使用权出让合同补充协议》。根据《国有建设用地使用权出让合同》第二十一条：“受让人按照本合同约定支付全部国有建设用地使用权出让价款，领取国有土地使用证后，有权将本合同项下的全部或部分国有建设用地使用权转让、出租、抵押。首次转让的，应当符合本条第（一）项规定的条件：（一）按照本合同约定进行投资开发，完成开发投资总额的百分之二十五以上”。根据《国有建设用地使用权出让合同补充协议》第六条：“本协议项下分割的工业用房不得进行产权转让。如需转让，受让人需另行提出申请，工业物业产权转让应符合南沙区产业监管相关规定及要求</w:delText>
        </w:r>
        <w:r w:rsidDel="00964E30">
          <w:rPr>
            <w:color w:val="000000" w:themeColor="text1"/>
            <w:szCs w:val="24"/>
          </w:rPr>
          <w:delText>,</w:delText>
        </w:r>
        <w:r w:rsidDel="00964E30">
          <w:rPr>
            <w:rFonts w:hint="eastAsia"/>
            <w:color w:val="000000" w:themeColor="text1"/>
            <w:szCs w:val="24"/>
          </w:rPr>
          <w:delText>与区相关部门签订《项目投入产出监管协议》，纳入监管”。</w:delText>
        </w:r>
      </w:del>
    </w:p>
    <w:p w14:paraId="7C233D3E" w14:textId="53788016" w:rsidR="005F457E" w:rsidDel="00964E30" w:rsidRDefault="00000000">
      <w:pPr>
        <w:spacing w:after="0" w:line="312" w:lineRule="auto"/>
        <w:ind w:firstLine="480"/>
        <w:rPr>
          <w:del w:id="4820" w:author="Si-yuan LIU" w:date="2026-07-24T14:26:00Z" w16du:dateUtc="2026-07-24T06:26:00Z"/>
          <w:color w:val="000000" w:themeColor="text1"/>
          <w:szCs w:val="24"/>
        </w:rPr>
      </w:pPr>
      <w:del w:id="4821" w:author="Si-yuan LIU" w:date="2026-07-24T14:26:00Z" w16du:dateUtc="2026-07-24T06:26:00Z">
        <w:r w:rsidDel="00964E30">
          <w:rPr>
            <w:rFonts w:hint="eastAsia"/>
            <w:color w:val="000000" w:themeColor="text1"/>
            <w:szCs w:val="24"/>
          </w:rPr>
          <w:delText>针对前述《国有建设用地使用权出让合同》及其补充协议约定的转让限制，</w:delText>
        </w:r>
        <w:r w:rsidDel="00964E30">
          <w:rPr>
            <w:color w:val="000000" w:themeColor="text1"/>
            <w:szCs w:val="24"/>
          </w:rPr>
          <w:delText>2025</w:delText>
        </w:r>
        <w:r w:rsidDel="00964E30">
          <w:rPr>
            <w:rFonts w:hint="eastAsia"/>
            <w:color w:val="000000" w:themeColor="text1"/>
            <w:szCs w:val="24"/>
          </w:rPr>
          <w:delText>年</w:delText>
        </w:r>
        <w:r w:rsidDel="00964E30">
          <w:rPr>
            <w:color w:val="000000" w:themeColor="text1"/>
            <w:szCs w:val="24"/>
          </w:rPr>
          <w:delText>11</w:delText>
        </w:r>
        <w:r w:rsidDel="00964E30">
          <w:rPr>
            <w:rFonts w:hint="eastAsia"/>
            <w:color w:val="000000" w:themeColor="text1"/>
            <w:szCs w:val="24"/>
          </w:rPr>
          <w:delText>月</w:delText>
        </w:r>
        <w:r w:rsidDel="00964E30">
          <w:rPr>
            <w:color w:val="000000" w:themeColor="text1"/>
            <w:szCs w:val="24"/>
          </w:rPr>
          <w:delText>27</w:delText>
        </w:r>
        <w:r w:rsidDel="00964E30">
          <w:rPr>
            <w:rFonts w:hint="eastAsia"/>
            <w:color w:val="000000" w:themeColor="text1"/>
            <w:szCs w:val="24"/>
          </w:rPr>
          <w:delText>日，市规自局出具《广州市规划和自然资源局关于申请确认广州奥融科技有限公司相关事宜的复函，函复“我局对你单位‘奥飞数据数字智慧产业园’项目以</w:delText>
        </w:r>
        <w:r w:rsidDel="00964E30">
          <w:rPr>
            <w:color w:val="000000" w:themeColor="text1"/>
            <w:szCs w:val="24"/>
          </w:rPr>
          <w:delText>100%</w:delText>
        </w:r>
        <w:r w:rsidDel="00964E30">
          <w:rPr>
            <w:rFonts w:hint="eastAsia"/>
            <w:color w:val="000000" w:themeColor="text1"/>
            <w:szCs w:val="24"/>
          </w:rPr>
          <w:delText>股权转让方式发行基础设施</w:delText>
        </w:r>
        <w:r w:rsidDel="00964E30">
          <w:rPr>
            <w:color w:val="000000" w:themeColor="text1"/>
            <w:szCs w:val="24"/>
          </w:rPr>
          <w:delText>REITs</w:delText>
        </w:r>
        <w:r w:rsidDel="00964E30">
          <w:rPr>
            <w:rFonts w:hint="eastAsia"/>
            <w:color w:val="000000" w:themeColor="text1"/>
            <w:szCs w:val="24"/>
          </w:rPr>
          <w:delText>无异议”。</w:delText>
        </w:r>
        <w:r w:rsidDel="00964E30">
          <w:rPr>
            <w:color w:val="000000" w:themeColor="text1"/>
            <w:szCs w:val="24"/>
          </w:rPr>
          <w:delText>2025</w:delText>
        </w:r>
        <w:r w:rsidDel="00964E30">
          <w:rPr>
            <w:rFonts w:hint="eastAsia"/>
            <w:color w:val="000000" w:themeColor="text1"/>
            <w:szCs w:val="24"/>
          </w:rPr>
          <w:delText>年</w:delText>
        </w:r>
        <w:r w:rsidDel="00964E30">
          <w:rPr>
            <w:color w:val="000000" w:themeColor="text1"/>
            <w:szCs w:val="24"/>
          </w:rPr>
          <w:delText>12</w:delText>
        </w:r>
        <w:r w:rsidDel="00964E30">
          <w:rPr>
            <w:rFonts w:hint="eastAsia"/>
            <w:color w:val="000000" w:themeColor="text1"/>
            <w:szCs w:val="24"/>
          </w:rPr>
          <w:delText>月</w:delText>
        </w:r>
        <w:r w:rsidDel="00964E30">
          <w:rPr>
            <w:color w:val="000000" w:themeColor="text1"/>
            <w:szCs w:val="24"/>
          </w:rPr>
          <w:delText>15</w:delText>
        </w:r>
        <w:r w:rsidDel="00964E30">
          <w:rPr>
            <w:rFonts w:hint="eastAsia"/>
            <w:color w:val="000000" w:themeColor="text1"/>
            <w:szCs w:val="24"/>
          </w:rPr>
          <w:delText>日，规自局南沙分局出具《关于奥飞数据中心</w:delText>
        </w:r>
        <w:r w:rsidDel="00964E30">
          <w:rPr>
            <w:color w:val="000000" w:themeColor="text1"/>
            <w:szCs w:val="24"/>
          </w:rPr>
          <w:delText>REITs</w:delText>
        </w:r>
        <w:r w:rsidDel="00964E30">
          <w:rPr>
            <w:rFonts w:hint="eastAsia"/>
            <w:color w:val="000000" w:themeColor="text1"/>
            <w:szCs w:val="24"/>
          </w:rPr>
          <w:delText>相关支持事项请示的复函》（穗规划资源南〔</w:delText>
        </w:r>
        <w:r w:rsidDel="00964E30">
          <w:rPr>
            <w:rFonts w:hint="eastAsia"/>
            <w:color w:val="000000" w:themeColor="text1"/>
            <w:szCs w:val="24"/>
          </w:rPr>
          <w:delText>2025</w:delText>
        </w:r>
        <w:r w:rsidDel="00964E30">
          <w:rPr>
            <w:rFonts w:hint="eastAsia"/>
            <w:color w:val="000000" w:themeColor="text1"/>
            <w:szCs w:val="24"/>
          </w:rPr>
          <w:delText>〕</w:delText>
        </w:r>
        <w:r w:rsidDel="00964E30">
          <w:rPr>
            <w:rFonts w:hint="eastAsia"/>
            <w:color w:val="000000" w:themeColor="text1"/>
            <w:szCs w:val="24"/>
          </w:rPr>
          <w:delText>681</w:delText>
        </w:r>
        <w:r w:rsidDel="00964E30">
          <w:rPr>
            <w:rFonts w:hint="eastAsia"/>
            <w:color w:val="000000" w:themeColor="text1"/>
            <w:szCs w:val="24"/>
          </w:rPr>
          <w:delText>号），函复“一、你单位‘奥飞数据数字智慧产业园’项目用地于</w:delText>
        </w:r>
        <w:r w:rsidDel="00964E30">
          <w:rPr>
            <w:color w:val="000000" w:themeColor="text1"/>
            <w:szCs w:val="24"/>
          </w:rPr>
          <w:delText>2020</w:delText>
        </w:r>
        <w:r w:rsidDel="00964E30">
          <w:rPr>
            <w:rFonts w:hint="eastAsia"/>
            <w:color w:val="000000" w:themeColor="text1"/>
            <w:szCs w:val="24"/>
          </w:rPr>
          <w:delText>年取得，取得程序合法、合规，已经履行完毕国有建设用地出让前置审批，项目权属清晰、资产范围明确并已取得相应不动产权属证书。二、自该项目建设以来，不存在因用地相关方面受到行政处罚或承担其他责任的情形，就《国有建设用地使用权出让合同》相关事项不影响你单位对该项目的合法权属、建设与运营，我局将按既定政策支持你单位发展。三、结合你单位在来函中对原合同权益保障的明确承诺，我局在《国有建设用地使用权出让合同》约定的权利义务范围内，对你单位本次就‘奥飞数据数字智慧产业园’项目</w:delText>
        </w:r>
        <w:r w:rsidDel="00964E30">
          <w:rPr>
            <w:color w:val="000000" w:themeColor="text1"/>
            <w:szCs w:val="24"/>
          </w:rPr>
          <w:delText>1</w:delText>
        </w:r>
        <w:r w:rsidDel="00964E30">
          <w:rPr>
            <w:rFonts w:hint="eastAsia"/>
            <w:color w:val="000000" w:themeColor="text1"/>
            <w:szCs w:val="24"/>
          </w:rPr>
          <w:delText>、</w:delText>
        </w:r>
        <w:r w:rsidDel="00964E30">
          <w:rPr>
            <w:color w:val="000000" w:themeColor="text1"/>
            <w:szCs w:val="24"/>
          </w:rPr>
          <w:delText>2</w:delText>
        </w:r>
        <w:r w:rsidDel="00964E30">
          <w:rPr>
            <w:rFonts w:hint="eastAsia"/>
            <w:color w:val="000000" w:themeColor="text1"/>
            <w:szCs w:val="24"/>
          </w:rPr>
          <w:delText>号楼以</w:delText>
        </w:r>
        <w:r w:rsidDel="00964E30">
          <w:rPr>
            <w:color w:val="000000" w:themeColor="text1"/>
            <w:szCs w:val="24"/>
          </w:rPr>
          <w:delText>100%</w:delText>
        </w:r>
        <w:r w:rsidDel="00964E30">
          <w:rPr>
            <w:rFonts w:hint="eastAsia"/>
            <w:color w:val="000000" w:themeColor="text1"/>
            <w:szCs w:val="24"/>
          </w:rPr>
          <w:delText>股权转让方式发行基础设施</w:delText>
        </w:r>
        <w:r w:rsidDel="00964E30">
          <w:rPr>
            <w:color w:val="000000" w:themeColor="text1"/>
            <w:szCs w:val="24"/>
          </w:rPr>
          <w:delText>REITs</w:delText>
        </w:r>
        <w:r w:rsidDel="00964E30">
          <w:rPr>
            <w:rFonts w:hint="eastAsia"/>
            <w:color w:val="000000" w:themeColor="text1"/>
            <w:szCs w:val="24"/>
          </w:rPr>
          <w:delText>无异议。四、我局对你单位‘奥飞数据数字智慧产业园’项目发行基础设施</w:delText>
        </w:r>
        <w:r w:rsidDel="00964E30">
          <w:rPr>
            <w:color w:val="000000" w:themeColor="text1"/>
            <w:szCs w:val="24"/>
          </w:rPr>
          <w:delText>REITs</w:delText>
        </w:r>
        <w:r w:rsidDel="00964E30">
          <w:rPr>
            <w:rFonts w:hint="eastAsia"/>
            <w:color w:val="000000" w:themeColor="text1"/>
            <w:szCs w:val="24"/>
          </w:rPr>
          <w:delText>前依法依规按程序办理项目分割、转让手续无异议”。</w:delText>
        </w:r>
      </w:del>
    </w:p>
    <w:p w14:paraId="6EF16962" w14:textId="7D218BBA" w:rsidR="005F457E" w:rsidDel="00964E30" w:rsidRDefault="00000000">
      <w:pPr>
        <w:spacing w:after="0" w:line="312" w:lineRule="auto"/>
        <w:ind w:firstLine="480"/>
        <w:rPr>
          <w:del w:id="4822" w:author="Si-yuan LIU" w:date="2026-07-24T14:26:00Z" w16du:dateUtc="2026-07-24T06:26:00Z"/>
          <w:color w:val="000000" w:themeColor="text1"/>
          <w:szCs w:val="24"/>
        </w:rPr>
      </w:pPr>
      <w:del w:id="4823" w:author="Si-yuan LIU" w:date="2026-07-24T14:26:00Z" w16du:dateUtc="2026-07-24T06:26:00Z">
        <w:r w:rsidDel="00964E30">
          <w:rPr>
            <w:rFonts w:hint="eastAsia"/>
            <w:color w:val="000000" w:themeColor="text1"/>
            <w:szCs w:val="24"/>
          </w:rPr>
          <w:delText>（</w:delText>
        </w:r>
        <w:r w:rsidDel="00964E30">
          <w:rPr>
            <w:color w:val="000000" w:themeColor="text1"/>
            <w:szCs w:val="24"/>
          </w:rPr>
          <w:delText>2</w:delText>
        </w:r>
        <w:r w:rsidDel="00964E30">
          <w:rPr>
            <w:rFonts w:hint="eastAsia"/>
            <w:color w:val="000000" w:themeColor="text1"/>
            <w:szCs w:val="24"/>
          </w:rPr>
          <w:delText>）基础设施项目投资协议项下的转让限制及解除情况</w:delText>
        </w:r>
      </w:del>
    </w:p>
    <w:p w14:paraId="3E5FA783" w14:textId="317E9130" w:rsidR="005F457E" w:rsidDel="00964E30" w:rsidRDefault="00000000">
      <w:pPr>
        <w:spacing w:after="0" w:line="312" w:lineRule="auto"/>
        <w:ind w:firstLine="480"/>
        <w:rPr>
          <w:del w:id="4824" w:author="Si-yuan LIU" w:date="2026-07-24T14:26:00Z" w16du:dateUtc="2026-07-24T06:26:00Z"/>
          <w:color w:val="000000" w:themeColor="text1"/>
          <w:szCs w:val="24"/>
        </w:rPr>
      </w:pPr>
      <w:del w:id="4825" w:author="Si-yuan LIU" w:date="2026-07-24T14:26:00Z" w16du:dateUtc="2026-07-24T06:26:00Z">
        <w:r w:rsidDel="00964E30">
          <w:rPr>
            <w:color w:val="000000" w:themeColor="text1"/>
            <w:szCs w:val="24"/>
          </w:rPr>
          <w:delText>2020</w:delText>
        </w:r>
        <w:r w:rsidDel="00964E30">
          <w:rPr>
            <w:rFonts w:hint="eastAsia"/>
            <w:color w:val="000000" w:themeColor="text1"/>
            <w:szCs w:val="24"/>
          </w:rPr>
          <w:delText>年</w:delText>
        </w:r>
        <w:r w:rsidDel="00964E30">
          <w:rPr>
            <w:color w:val="000000" w:themeColor="text1"/>
            <w:szCs w:val="24"/>
          </w:rPr>
          <w:delText>5</w:delText>
        </w:r>
        <w:r w:rsidDel="00964E30">
          <w:rPr>
            <w:rFonts w:hint="eastAsia"/>
            <w:color w:val="000000" w:themeColor="text1"/>
            <w:szCs w:val="24"/>
          </w:rPr>
          <w:delText>月，奥融科技与广州南沙经济技术开发区商务局签订《奥飞数据南沙智慧产业园项目投资协议》。根据《奥飞数据南沙智慧产业园项目投资协议》第</w:delText>
        </w:r>
        <w:r w:rsidDel="00964E30">
          <w:rPr>
            <w:color w:val="000000" w:themeColor="text1"/>
            <w:szCs w:val="24"/>
          </w:rPr>
          <w:delText>8.5</w:delText>
        </w:r>
        <w:r w:rsidDel="00964E30">
          <w:rPr>
            <w:rFonts w:hint="eastAsia"/>
            <w:color w:val="000000" w:themeColor="text1"/>
            <w:szCs w:val="24"/>
          </w:rPr>
          <w:delText>条的约定：“出现以下情况，乙方及其项目关联企业不得享受南沙区的相关优惠及扶持政策，同时土地出让人可单方面解除《国有建设用地使用权出让合同》、收回地块并退还已缴的出让合同价款，并由广州南沙开发区管委会、南沙区政府相关职能部门对已建设的地上建筑物根据经财政评审核定的投入成本按使用年限折现进行货币补偿：……（</w:delText>
        </w:r>
        <w:r w:rsidDel="00964E30">
          <w:rPr>
            <w:rFonts w:hint="eastAsia"/>
            <w:color w:val="000000" w:themeColor="text1"/>
            <w:szCs w:val="24"/>
          </w:rPr>
          <w:delText>3</w:delText>
        </w:r>
        <w:r w:rsidDel="00964E30">
          <w:rPr>
            <w:rFonts w:hint="eastAsia"/>
            <w:color w:val="000000" w:themeColor="text1"/>
            <w:szCs w:val="24"/>
          </w:rPr>
          <w:delText>）未经甲方同意并按相关程序执行，乙方私自转让项目用地的。（</w:delText>
        </w:r>
        <w:r w:rsidDel="00964E30">
          <w:rPr>
            <w:rFonts w:hint="eastAsia"/>
            <w:color w:val="000000" w:themeColor="text1"/>
            <w:szCs w:val="24"/>
          </w:rPr>
          <w:delText>4</w:delText>
        </w:r>
        <w:r w:rsidDel="00964E30">
          <w:rPr>
            <w:rFonts w:hint="eastAsia"/>
            <w:color w:val="000000" w:themeColor="text1"/>
            <w:szCs w:val="24"/>
          </w:rPr>
          <w:delText>）乙方违反本协议第</w:delText>
        </w:r>
        <w:r w:rsidDel="00964E30">
          <w:rPr>
            <w:rFonts w:hint="eastAsia"/>
            <w:color w:val="000000" w:themeColor="text1"/>
            <w:szCs w:val="24"/>
          </w:rPr>
          <w:delText>6.9</w:delText>
        </w:r>
        <w:r w:rsidDel="00964E30">
          <w:rPr>
            <w:rFonts w:hint="eastAsia"/>
            <w:color w:val="000000" w:themeColor="text1"/>
            <w:szCs w:val="24"/>
          </w:rPr>
          <w:delText>条约定的基本存款账户、税收及统计关系等承诺，或通过收购、资产置换等方式将控股权转移给其他公司的（因情势变更乙方确需进行全部或部分转让的，需经甲方书面同意）……”。</w:delText>
        </w:r>
      </w:del>
    </w:p>
    <w:p w14:paraId="3E64CA2A" w14:textId="21024AF2" w:rsidR="005F457E" w:rsidDel="00964E30" w:rsidRDefault="00000000">
      <w:pPr>
        <w:spacing w:after="0" w:line="312" w:lineRule="auto"/>
        <w:ind w:firstLine="480"/>
        <w:rPr>
          <w:del w:id="4826" w:author="Si-yuan LIU" w:date="2026-07-24T14:26:00Z" w16du:dateUtc="2026-07-24T06:26:00Z"/>
          <w:color w:val="000000" w:themeColor="text1"/>
          <w:szCs w:val="24"/>
        </w:rPr>
      </w:pPr>
      <w:del w:id="4827" w:author="Si-yuan LIU" w:date="2026-07-24T14:26:00Z" w16du:dateUtc="2026-07-24T06:26:00Z">
        <w:r w:rsidDel="00964E30">
          <w:rPr>
            <w:rFonts w:hint="eastAsia"/>
            <w:color w:val="000000" w:themeColor="text1"/>
            <w:szCs w:val="24"/>
          </w:rPr>
          <w:delText>针对上述《奥飞数据南沙智慧产业园项目投资协议》中约定的转让限制，</w:delText>
        </w:r>
        <w:r w:rsidDel="00964E30">
          <w:rPr>
            <w:color w:val="000000" w:themeColor="text1"/>
            <w:szCs w:val="24"/>
          </w:rPr>
          <w:delText>2025</w:delText>
        </w:r>
        <w:r w:rsidDel="00964E30">
          <w:rPr>
            <w:rFonts w:hint="eastAsia"/>
            <w:color w:val="000000" w:themeColor="text1"/>
            <w:szCs w:val="24"/>
          </w:rPr>
          <w:delText>年</w:delText>
        </w:r>
        <w:r w:rsidDel="00964E30">
          <w:rPr>
            <w:color w:val="000000" w:themeColor="text1"/>
            <w:szCs w:val="24"/>
          </w:rPr>
          <w:delText>12</w:delText>
        </w:r>
        <w:r w:rsidDel="00964E30">
          <w:rPr>
            <w:rFonts w:hint="eastAsia"/>
            <w:color w:val="000000" w:themeColor="text1"/>
            <w:szCs w:val="24"/>
          </w:rPr>
          <w:delText>月</w:delText>
        </w:r>
        <w:r w:rsidDel="00964E30">
          <w:rPr>
            <w:color w:val="000000" w:themeColor="text1"/>
            <w:szCs w:val="24"/>
          </w:rPr>
          <w:delText>11</w:delText>
        </w:r>
        <w:r w:rsidDel="00964E30">
          <w:rPr>
            <w:rFonts w:hint="eastAsia"/>
            <w:color w:val="000000" w:themeColor="text1"/>
            <w:szCs w:val="24"/>
          </w:rPr>
          <w:delText>日，广州南沙经济技术开发区投资促进局（简称“南沙投促局”）出具《关于奥飞数据中心</w:delText>
        </w:r>
        <w:r w:rsidDel="00964E30">
          <w:rPr>
            <w:color w:val="000000" w:themeColor="text1"/>
            <w:szCs w:val="24"/>
          </w:rPr>
          <w:delText>REITs</w:delText>
        </w:r>
        <w:r w:rsidDel="00964E30">
          <w:rPr>
            <w:rFonts w:hint="eastAsia"/>
            <w:color w:val="000000" w:themeColor="text1"/>
            <w:szCs w:val="24"/>
          </w:rPr>
          <w:delText>相关支持事项请示的复函》，确认“一、</w:delText>
        </w:r>
        <w:r w:rsidDel="00964E30">
          <w:rPr>
            <w:color w:val="000000" w:themeColor="text1"/>
            <w:szCs w:val="24"/>
          </w:rPr>
          <w:delText>2022</w:delText>
        </w:r>
        <w:r w:rsidDel="00964E30">
          <w:rPr>
            <w:rFonts w:hint="eastAsia"/>
            <w:color w:val="000000" w:themeColor="text1"/>
            <w:szCs w:val="24"/>
          </w:rPr>
          <w:delText>年</w:delText>
        </w:r>
        <w:r w:rsidDel="00964E30">
          <w:rPr>
            <w:color w:val="000000" w:themeColor="text1"/>
            <w:szCs w:val="24"/>
          </w:rPr>
          <w:delText>5</w:delText>
        </w:r>
        <w:r w:rsidDel="00964E30">
          <w:rPr>
            <w:rFonts w:hint="eastAsia"/>
            <w:color w:val="000000" w:themeColor="text1"/>
            <w:szCs w:val="24"/>
          </w:rPr>
          <w:delText>月，因机构改革，开发区商务局的招商引资工作职责由我局承接，《奥飞数据南沙智慧产业园项目投资协议》（以下简称‘原协议’）由我局负责跟进对接。二、广州奥融科技有限公司（统一社会信用代码：</w:delText>
        </w:r>
        <w:r w:rsidDel="00964E30">
          <w:rPr>
            <w:color w:val="000000" w:themeColor="text1"/>
            <w:szCs w:val="24"/>
          </w:rPr>
          <w:delText>91440101MA5D66293X</w:delText>
        </w:r>
        <w:r w:rsidDel="00964E30">
          <w:rPr>
            <w:rFonts w:hint="eastAsia"/>
            <w:color w:val="000000" w:themeColor="text1"/>
            <w:szCs w:val="24"/>
          </w:rPr>
          <w:delText>）为我区辖内企业，该企业的‘奥飞数据数字智慧产业园’项目由该企业合法所有、建设、运营，自该项目建设以来，我局未对该企业进行违约处置。三、原协议中约定的相关事项不影响该企业对项目的合法权属、建设和运营。我局将继续依据原协议和既定政策支持该企业发展。四、结合你司在来函中对原协议权益保障的明确承诺，我局在原协议约定的权利义务范围内，对该企业本次就‘奥飞数据数字智慧产业园’项目</w:delText>
        </w:r>
        <w:r w:rsidDel="00964E30">
          <w:rPr>
            <w:color w:val="000000" w:themeColor="text1"/>
            <w:szCs w:val="24"/>
          </w:rPr>
          <w:delText>1</w:delText>
        </w:r>
        <w:r w:rsidDel="00964E30">
          <w:rPr>
            <w:rFonts w:hint="eastAsia"/>
            <w:color w:val="000000" w:themeColor="text1"/>
            <w:szCs w:val="24"/>
          </w:rPr>
          <w:delText>、</w:delText>
        </w:r>
        <w:r w:rsidDel="00964E30">
          <w:rPr>
            <w:color w:val="000000" w:themeColor="text1"/>
            <w:szCs w:val="24"/>
          </w:rPr>
          <w:delText>2</w:delText>
        </w:r>
        <w:r w:rsidDel="00964E30">
          <w:rPr>
            <w:rFonts w:hint="eastAsia"/>
            <w:color w:val="000000" w:themeColor="text1"/>
            <w:szCs w:val="24"/>
          </w:rPr>
          <w:delText>号楼以</w:delText>
        </w:r>
        <w:r w:rsidDel="00964E30">
          <w:rPr>
            <w:color w:val="000000" w:themeColor="text1"/>
            <w:szCs w:val="24"/>
          </w:rPr>
          <w:delText>100%</w:delText>
        </w:r>
        <w:r w:rsidDel="00964E30">
          <w:rPr>
            <w:rFonts w:hint="eastAsia"/>
            <w:color w:val="000000" w:themeColor="text1"/>
            <w:szCs w:val="24"/>
          </w:rPr>
          <w:delText>股权转让方式发行基础设施</w:delText>
        </w:r>
        <w:r w:rsidDel="00964E30">
          <w:rPr>
            <w:color w:val="000000" w:themeColor="text1"/>
            <w:szCs w:val="24"/>
          </w:rPr>
          <w:delText>REITs</w:delText>
        </w:r>
        <w:r w:rsidDel="00964E30">
          <w:rPr>
            <w:rFonts w:hint="eastAsia"/>
            <w:color w:val="000000" w:themeColor="text1"/>
            <w:szCs w:val="24"/>
          </w:rPr>
          <w:delText>无异议”。</w:delText>
        </w:r>
      </w:del>
    </w:p>
    <w:p w14:paraId="611AF6D0" w14:textId="09736A2E" w:rsidR="005F457E" w:rsidDel="00964E30" w:rsidRDefault="00000000">
      <w:pPr>
        <w:spacing w:after="0" w:line="312" w:lineRule="auto"/>
        <w:ind w:firstLine="480"/>
        <w:rPr>
          <w:del w:id="4828" w:author="Si-yuan LIU" w:date="2026-07-24T14:26:00Z" w16du:dateUtc="2026-07-24T06:26:00Z"/>
          <w:color w:val="000000" w:themeColor="text1"/>
          <w:szCs w:val="24"/>
        </w:rPr>
      </w:pPr>
      <w:del w:id="4829" w:author="Si-yuan LIU" w:date="2026-07-24T14:26:00Z" w16du:dateUtc="2026-07-24T06:26:00Z">
        <w:r w:rsidDel="00964E30">
          <w:rPr>
            <w:rFonts w:hint="eastAsia"/>
            <w:color w:val="000000" w:themeColor="text1"/>
            <w:szCs w:val="24"/>
          </w:rPr>
          <w:delText>截至本申报材料出具之日，</w:delText>
        </w:r>
        <w:r w:rsidDel="00964E30">
          <w:rPr>
            <w:rFonts w:hint="eastAsia"/>
            <w:color w:val="000000" w:themeColor="text1"/>
          </w:rPr>
          <w:delText>奥融科技</w:delText>
        </w:r>
        <w:r w:rsidDel="00964E30">
          <w:rPr>
            <w:rFonts w:hint="eastAsia"/>
            <w:color w:val="000000" w:themeColor="text1"/>
            <w:szCs w:val="24"/>
          </w:rPr>
          <w:delText>未达成其在上述投资协议作出的经济指标承诺，但</w:delText>
        </w:r>
        <w:r w:rsidDel="00964E30">
          <w:rPr>
            <w:rFonts w:hint="eastAsia"/>
            <w:color w:val="000000" w:themeColor="text1"/>
          </w:rPr>
          <w:delText>奥融科技</w:delText>
        </w:r>
        <w:r w:rsidDel="00964E30">
          <w:rPr>
            <w:rFonts w:hint="eastAsia"/>
            <w:color w:val="000000" w:themeColor="text1"/>
            <w:szCs w:val="24"/>
          </w:rPr>
          <w:delText>未收到南沙投促局向其主张其违约或要求其承担违约责任的通知，双方未就协议的履行发生争议或者纠纷。</w:delText>
        </w:r>
        <w:r w:rsidDel="00964E30">
          <w:rPr>
            <w:rFonts w:hint="eastAsia"/>
            <w:color w:val="000000" w:themeColor="text1"/>
            <w:szCs w:val="24"/>
          </w:rPr>
          <w:delText>2025</w:delText>
        </w:r>
        <w:r w:rsidDel="00964E30">
          <w:rPr>
            <w:rFonts w:hint="eastAsia"/>
            <w:color w:val="000000" w:themeColor="text1"/>
            <w:szCs w:val="24"/>
          </w:rPr>
          <w:delText>年</w:delText>
        </w:r>
        <w:r w:rsidDel="00964E30">
          <w:rPr>
            <w:rFonts w:hint="eastAsia"/>
            <w:color w:val="000000" w:themeColor="text1"/>
            <w:szCs w:val="24"/>
          </w:rPr>
          <w:delText>11</w:delText>
        </w:r>
        <w:r w:rsidDel="00964E30">
          <w:rPr>
            <w:rFonts w:hint="eastAsia"/>
            <w:color w:val="000000" w:themeColor="text1"/>
            <w:szCs w:val="24"/>
          </w:rPr>
          <w:delText>月</w:delText>
        </w:r>
        <w:r w:rsidDel="00964E30">
          <w:rPr>
            <w:rFonts w:hint="eastAsia"/>
            <w:color w:val="000000" w:themeColor="text1"/>
            <w:szCs w:val="24"/>
          </w:rPr>
          <w:delText>17</w:delText>
        </w:r>
        <w:r w:rsidDel="00964E30">
          <w:rPr>
            <w:rFonts w:hint="eastAsia"/>
            <w:color w:val="000000" w:themeColor="text1"/>
            <w:szCs w:val="24"/>
          </w:rPr>
          <w:delText>日，奥飞数据向南沙投促局作出《关于</w:delText>
        </w:r>
        <w:r w:rsidDel="00964E30">
          <w:rPr>
            <w:rFonts w:hint="eastAsia"/>
            <w:color w:val="000000" w:themeColor="text1"/>
            <w:szCs w:val="24"/>
          </w:rPr>
          <w:delText>&lt;</w:delText>
        </w:r>
        <w:r w:rsidDel="00964E30">
          <w:rPr>
            <w:rFonts w:hint="eastAsia"/>
            <w:color w:val="000000" w:themeColor="text1"/>
            <w:szCs w:val="24"/>
          </w:rPr>
          <w:delText>奥飞数据南沙智慧产业园项目投资协议</w:delText>
        </w:r>
        <w:r w:rsidDel="00964E30">
          <w:rPr>
            <w:rFonts w:hint="eastAsia"/>
            <w:color w:val="000000" w:themeColor="text1"/>
            <w:szCs w:val="24"/>
          </w:rPr>
          <w:delText>&gt;</w:delText>
        </w:r>
        <w:r w:rsidDel="00964E30">
          <w:rPr>
            <w:rFonts w:hint="eastAsia"/>
            <w:color w:val="000000" w:themeColor="text1"/>
            <w:szCs w:val="24"/>
          </w:rPr>
          <w:delText>的承诺函》，明确“原协议约定由奥融科技履行的经济指标，将由我司及奥飞生态体系企业共同完成”。</w:delText>
        </w:r>
      </w:del>
    </w:p>
    <w:p w14:paraId="627B86C4" w14:textId="2D5EDC2A" w:rsidR="005F457E" w:rsidDel="00964E30" w:rsidRDefault="00000000">
      <w:pPr>
        <w:spacing w:after="0" w:line="312" w:lineRule="auto"/>
        <w:ind w:firstLine="480"/>
        <w:rPr>
          <w:del w:id="4830" w:author="Si-yuan LIU" w:date="2026-07-24T14:26:00Z" w16du:dateUtc="2026-07-24T06:26:00Z"/>
          <w:color w:val="000000" w:themeColor="text1"/>
          <w:szCs w:val="24"/>
        </w:rPr>
      </w:pPr>
      <w:del w:id="4831" w:author="Si-yuan LIU" w:date="2026-07-24T14:26:00Z" w16du:dateUtc="2026-07-24T06:26:00Z">
        <w:r w:rsidDel="00964E30">
          <w:rPr>
            <w:rFonts w:hint="eastAsia"/>
            <w:color w:val="000000" w:themeColor="text1"/>
            <w:szCs w:val="24"/>
          </w:rPr>
          <w:delText>此外，奥飞数据已作出承诺，“在基础设施基金存续期间内，若</w:delText>
        </w:r>
        <w:r w:rsidDel="00964E30">
          <w:rPr>
            <w:rFonts w:hint="eastAsia"/>
            <w:color w:val="000000" w:themeColor="text1"/>
          </w:rPr>
          <w:delText>奥融科技</w:delText>
        </w:r>
        <w:r w:rsidDel="00964E30">
          <w:rPr>
            <w:rFonts w:hint="eastAsia"/>
            <w:color w:val="000000" w:themeColor="text1"/>
            <w:szCs w:val="24"/>
          </w:rPr>
          <w:delText>因未达成其在《奥飞数据南沙智慧产业园项目投资协议》中作出的经济指标承诺，且未能取得主管部门同意豁免其责任或义务的前提下，本公司愿意承接其在协议项下的责任与义务，代其向主管部门支付经济补偿及</w:delText>
        </w:r>
        <w:r w:rsidDel="00964E30">
          <w:rPr>
            <w:rFonts w:hint="eastAsia"/>
            <w:color w:val="000000" w:themeColor="text1"/>
            <w:szCs w:val="24"/>
          </w:rPr>
          <w:delText>/</w:delText>
        </w:r>
        <w:r w:rsidDel="00964E30">
          <w:rPr>
            <w:rFonts w:hint="eastAsia"/>
            <w:color w:val="000000" w:themeColor="text1"/>
            <w:szCs w:val="24"/>
          </w:rPr>
          <w:delText>或违约金（如有），以避免因上述事项而导致基础设施基金遭受任何损失。本公司承担上述补偿</w:delText>
        </w:r>
        <w:r w:rsidDel="00964E30">
          <w:rPr>
            <w:rFonts w:hint="eastAsia"/>
            <w:color w:val="000000" w:themeColor="text1"/>
            <w:szCs w:val="24"/>
          </w:rPr>
          <w:delText>/</w:delText>
        </w:r>
        <w:r w:rsidDel="00964E30">
          <w:rPr>
            <w:rFonts w:hint="eastAsia"/>
            <w:color w:val="000000" w:themeColor="text1"/>
            <w:szCs w:val="24"/>
          </w:rPr>
          <w:delText>赔偿（如有）责任后，将不再向</w:delText>
        </w:r>
        <w:r w:rsidDel="00964E30">
          <w:rPr>
            <w:rFonts w:hint="eastAsia"/>
            <w:color w:val="000000" w:themeColor="text1"/>
          </w:rPr>
          <w:delText>奥融科技</w:delText>
        </w:r>
        <w:r w:rsidDel="00964E30">
          <w:rPr>
            <w:rFonts w:hint="eastAsia"/>
            <w:color w:val="000000" w:themeColor="text1"/>
            <w:szCs w:val="24"/>
          </w:rPr>
          <w:delText>追究法律责任。”基础设施项目转让已取得南沙投促局的同意，《奥飞数据南沙智慧产业园项目投资协议》项下的关于基础设施项目转让的限制条件已经解除。奥飞数据已承诺代为承担</w:delText>
        </w:r>
        <w:r w:rsidDel="00964E30">
          <w:rPr>
            <w:rFonts w:hint="eastAsia"/>
            <w:color w:val="000000" w:themeColor="text1"/>
          </w:rPr>
          <w:delText>奥融科技</w:delText>
        </w:r>
        <w:r w:rsidDel="00964E30">
          <w:rPr>
            <w:rFonts w:hint="eastAsia"/>
            <w:color w:val="000000" w:themeColor="text1"/>
            <w:szCs w:val="24"/>
          </w:rPr>
          <w:delText>未达成经济数据指标相关责任。</w:delText>
        </w:r>
      </w:del>
    </w:p>
    <w:p w14:paraId="3BAC86F3" w14:textId="6029CF01" w:rsidR="005F457E" w:rsidDel="00964E30" w:rsidRDefault="00000000">
      <w:pPr>
        <w:spacing w:after="0" w:line="312" w:lineRule="auto"/>
        <w:ind w:firstLine="480"/>
        <w:rPr>
          <w:del w:id="4832" w:author="Si-yuan LIU" w:date="2026-07-24T14:26:00Z" w16du:dateUtc="2026-07-24T06:26:00Z"/>
          <w:color w:val="000000" w:themeColor="text1"/>
          <w:szCs w:val="24"/>
        </w:rPr>
      </w:pPr>
      <w:del w:id="4833" w:author="Si-yuan LIU" w:date="2026-07-24T14:26:00Z" w16du:dateUtc="2026-07-24T06:26:00Z">
        <w:r w:rsidDel="00964E30">
          <w:rPr>
            <w:rFonts w:hint="eastAsia"/>
            <w:color w:val="000000" w:themeColor="text1"/>
            <w:szCs w:val="24"/>
          </w:rPr>
          <w:delText>（</w:delText>
        </w:r>
        <w:r w:rsidDel="00964E30">
          <w:rPr>
            <w:color w:val="000000" w:themeColor="text1"/>
            <w:szCs w:val="24"/>
          </w:rPr>
          <w:delText>3</w:delText>
        </w:r>
        <w:r w:rsidDel="00964E30">
          <w:rPr>
            <w:rFonts w:hint="eastAsia"/>
            <w:color w:val="000000" w:themeColor="text1"/>
            <w:szCs w:val="24"/>
          </w:rPr>
          <w:delText>）基础设施项目所涉</w:delText>
        </w:r>
        <w:r w:rsidDel="00964E30">
          <w:rPr>
            <w:color w:val="000000" w:themeColor="text1"/>
            <w:szCs w:val="24"/>
          </w:rPr>
          <w:delText>借款及其</w:delText>
        </w:r>
        <w:r w:rsidDel="00964E30">
          <w:rPr>
            <w:rFonts w:hint="eastAsia"/>
            <w:color w:val="000000" w:themeColor="text1"/>
            <w:szCs w:val="24"/>
          </w:rPr>
          <w:delText>担保措施项下的转让限制及解除情况</w:delText>
        </w:r>
      </w:del>
    </w:p>
    <w:p w14:paraId="7EA5A95E" w14:textId="731086A7" w:rsidR="005F457E" w:rsidDel="00964E30" w:rsidRDefault="00000000">
      <w:pPr>
        <w:spacing w:after="0" w:line="312" w:lineRule="auto"/>
        <w:ind w:firstLine="480"/>
        <w:rPr>
          <w:del w:id="4834" w:author="Si-yuan LIU" w:date="2026-07-24T14:26:00Z" w16du:dateUtc="2026-07-24T06:26:00Z"/>
          <w:color w:val="000000" w:themeColor="text1"/>
          <w:szCs w:val="24"/>
        </w:rPr>
      </w:pPr>
      <w:del w:id="4835" w:author="Si-yuan LIU" w:date="2026-07-24T14:26:00Z" w16du:dateUtc="2026-07-24T06:26:00Z">
        <w:r w:rsidDel="00964E30">
          <w:rPr>
            <w:rFonts w:hint="eastAsia"/>
            <w:color w:val="000000" w:themeColor="text1"/>
            <w:szCs w:val="24"/>
          </w:rPr>
          <w:delText>奥融科技与中国银行股份有限公司广东自贸试验区南沙分行（以下简称“中国银行南沙分行”）于</w:delText>
        </w:r>
        <w:r w:rsidDel="00964E30">
          <w:rPr>
            <w:rFonts w:hint="eastAsia"/>
            <w:color w:val="000000" w:themeColor="text1"/>
            <w:szCs w:val="24"/>
          </w:rPr>
          <w:delText>2021</w:delText>
        </w:r>
        <w:r w:rsidDel="00964E30">
          <w:rPr>
            <w:rFonts w:hint="eastAsia"/>
            <w:color w:val="000000" w:themeColor="text1"/>
            <w:szCs w:val="24"/>
          </w:rPr>
          <w:delText>年</w:delText>
        </w:r>
        <w:r w:rsidDel="00964E30">
          <w:rPr>
            <w:rFonts w:hint="eastAsia"/>
            <w:color w:val="000000" w:themeColor="text1"/>
            <w:szCs w:val="24"/>
          </w:rPr>
          <w:delText>3</w:delText>
        </w:r>
        <w:r w:rsidDel="00964E30">
          <w:rPr>
            <w:rFonts w:hint="eastAsia"/>
            <w:color w:val="000000" w:themeColor="text1"/>
            <w:szCs w:val="24"/>
          </w:rPr>
          <w:delText>月</w:delText>
        </w:r>
        <w:r w:rsidDel="00964E30">
          <w:rPr>
            <w:rFonts w:hint="eastAsia"/>
            <w:color w:val="000000" w:themeColor="text1"/>
            <w:szCs w:val="24"/>
          </w:rPr>
          <w:delText>22</w:delText>
        </w:r>
        <w:r w:rsidDel="00964E30">
          <w:rPr>
            <w:rFonts w:hint="eastAsia"/>
            <w:color w:val="000000" w:themeColor="text1"/>
            <w:szCs w:val="24"/>
          </w:rPr>
          <w:delText>日签署了合同编号为</w:delText>
        </w:r>
        <w:r w:rsidDel="00964E30">
          <w:rPr>
            <w:rFonts w:hint="eastAsia"/>
            <w:color w:val="000000" w:themeColor="text1"/>
            <w:szCs w:val="24"/>
          </w:rPr>
          <w:delText>GDK4795420210012</w:delText>
        </w:r>
        <w:r w:rsidDel="00964E30">
          <w:rPr>
            <w:rFonts w:hint="eastAsia"/>
            <w:color w:val="000000" w:themeColor="text1"/>
            <w:szCs w:val="24"/>
          </w:rPr>
          <w:delText>的《固定资产借款合同》，并于</w:delText>
        </w:r>
        <w:r w:rsidDel="00964E30">
          <w:rPr>
            <w:rFonts w:hint="eastAsia"/>
            <w:color w:val="000000" w:themeColor="text1"/>
            <w:szCs w:val="24"/>
          </w:rPr>
          <w:delText>2024</w:delText>
        </w:r>
        <w:r w:rsidDel="00964E30">
          <w:rPr>
            <w:rFonts w:hint="eastAsia"/>
            <w:color w:val="000000" w:themeColor="text1"/>
            <w:szCs w:val="24"/>
          </w:rPr>
          <w:delText>年</w:delText>
        </w:r>
        <w:r w:rsidDel="00964E30">
          <w:rPr>
            <w:rFonts w:hint="eastAsia"/>
            <w:color w:val="000000" w:themeColor="text1"/>
            <w:szCs w:val="24"/>
          </w:rPr>
          <w:delText>10</w:delText>
        </w:r>
        <w:r w:rsidDel="00964E30">
          <w:rPr>
            <w:rFonts w:hint="eastAsia"/>
            <w:color w:val="000000" w:themeColor="text1"/>
            <w:szCs w:val="24"/>
          </w:rPr>
          <w:delText>月</w:delText>
        </w:r>
        <w:r w:rsidDel="00964E30">
          <w:rPr>
            <w:rFonts w:hint="eastAsia"/>
            <w:color w:val="000000" w:themeColor="text1"/>
            <w:szCs w:val="24"/>
          </w:rPr>
          <w:delText>30</w:delText>
        </w:r>
        <w:r w:rsidDel="00964E30">
          <w:rPr>
            <w:rFonts w:hint="eastAsia"/>
            <w:color w:val="000000" w:themeColor="text1"/>
            <w:szCs w:val="24"/>
          </w:rPr>
          <w:delText>日签署了合同编号为</w:delText>
        </w:r>
        <w:r w:rsidDel="00964E30">
          <w:rPr>
            <w:rFonts w:hint="eastAsia"/>
            <w:color w:val="000000" w:themeColor="text1"/>
            <w:szCs w:val="24"/>
          </w:rPr>
          <w:delText>GDK4795420240066</w:delText>
        </w:r>
        <w:r w:rsidDel="00964E30">
          <w:rPr>
            <w:rFonts w:hint="eastAsia"/>
            <w:color w:val="000000" w:themeColor="text1"/>
            <w:szCs w:val="24"/>
          </w:rPr>
          <w:delText>的《固定资产借款合同》（前述两合同以下合称为《借款合同》）。为担保《借款合同》项下借款债权的实现，各方已签订如下《最高额保证合同》《最高额抵押合同》及《最高额质押合同》：</w:delText>
        </w:r>
      </w:del>
    </w:p>
    <w:p w14:paraId="4BB20C56" w14:textId="4C623221" w:rsidR="005F457E" w:rsidDel="00964E30" w:rsidRDefault="00000000">
      <w:pPr>
        <w:spacing w:after="0" w:line="312" w:lineRule="auto"/>
        <w:ind w:firstLine="480"/>
        <w:rPr>
          <w:del w:id="4836" w:author="Si-yuan LIU" w:date="2026-07-24T14:26:00Z" w16du:dateUtc="2026-07-24T06:26:00Z"/>
          <w:color w:val="000000" w:themeColor="text1"/>
          <w:szCs w:val="24"/>
        </w:rPr>
      </w:pPr>
      <w:del w:id="4837" w:author="Si-yuan LIU" w:date="2026-07-24T14:26:00Z" w16du:dateUtc="2026-07-24T06:26:00Z">
        <w:r w:rsidDel="00964E30">
          <w:rPr>
            <w:rFonts w:hint="eastAsia"/>
            <w:color w:val="000000" w:themeColor="text1"/>
            <w:szCs w:val="24"/>
          </w:rPr>
          <w:delText>1</w:delText>
        </w:r>
        <w:r w:rsidDel="00964E30">
          <w:rPr>
            <w:rFonts w:hint="eastAsia"/>
            <w:color w:val="000000" w:themeColor="text1"/>
            <w:szCs w:val="24"/>
          </w:rPr>
          <w:delText>）奥飞数据与中国银行南沙分行签订了编号为</w:delText>
        </w:r>
        <w:r w:rsidDel="00964E30">
          <w:rPr>
            <w:rFonts w:hint="eastAsia"/>
            <w:color w:val="000000" w:themeColor="text1"/>
            <w:szCs w:val="24"/>
          </w:rPr>
          <w:delText>GBZ4795420210090</w:delText>
        </w:r>
        <w:r w:rsidDel="00964E30">
          <w:rPr>
            <w:rFonts w:hint="eastAsia"/>
            <w:color w:val="000000" w:themeColor="text1"/>
            <w:szCs w:val="24"/>
          </w:rPr>
          <w:delText>的《最高额保证合同》，约定奥飞数据为奥融科技与中国银行南沙分行之间自</w:delText>
        </w:r>
        <w:r w:rsidDel="00964E30">
          <w:rPr>
            <w:rFonts w:hint="eastAsia"/>
            <w:color w:val="000000" w:themeColor="text1"/>
            <w:szCs w:val="24"/>
          </w:rPr>
          <w:delText>2021</w:delText>
        </w:r>
        <w:r w:rsidDel="00964E30">
          <w:rPr>
            <w:rFonts w:hint="eastAsia"/>
            <w:color w:val="000000" w:themeColor="text1"/>
            <w:szCs w:val="24"/>
          </w:rPr>
          <w:delText>年</w:delText>
        </w:r>
        <w:r w:rsidDel="00964E30">
          <w:rPr>
            <w:rFonts w:hint="eastAsia"/>
            <w:color w:val="000000" w:themeColor="text1"/>
            <w:szCs w:val="24"/>
          </w:rPr>
          <w:delText>3</w:delText>
        </w:r>
        <w:r w:rsidDel="00964E30">
          <w:rPr>
            <w:rFonts w:hint="eastAsia"/>
            <w:color w:val="000000" w:themeColor="text1"/>
            <w:szCs w:val="24"/>
          </w:rPr>
          <w:delText>月</w:delText>
        </w:r>
        <w:r w:rsidDel="00964E30">
          <w:rPr>
            <w:rFonts w:hint="eastAsia"/>
            <w:color w:val="000000" w:themeColor="text1"/>
            <w:szCs w:val="24"/>
          </w:rPr>
          <w:delText>17</w:delText>
        </w:r>
        <w:r w:rsidDel="00964E30">
          <w:rPr>
            <w:rFonts w:hint="eastAsia"/>
            <w:color w:val="000000" w:themeColor="text1"/>
            <w:szCs w:val="24"/>
          </w:rPr>
          <w:delText>日至</w:delText>
        </w:r>
        <w:r w:rsidDel="00964E30">
          <w:rPr>
            <w:rFonts w:hint="eastAsia"/>
            <w:color w:val="000000" w:themeColor="text1"/>
            <w:szCs w:val="24"/>
          </w:rPr>
          <w:delText>2028</w:delText>
        </w:r>
        <w:r w:rsidDel="00964E30">
          <w:rPr>
            <w:rFonts w:hint="eastAsia"/>
            <w:color w:val="000000" w:themeColor="text1"/>
            <w:szCs w:val="24"/>
          </w:rPr>
          <w:delText>年</w:delText>
        </w:r>
        <w:r w:rsidDel="00964E30">
          <w:rPr>
            <w:rFonts w:hint="eastAsia"/>
            <w:color w:val="000000" w:themeColor="text1"/>
            <w:szCs w:val="24"/>
          </w:rPr>
          <w:delText>12</w:delText>
        </w:r>
        <w:r w:rsidDel="00964E30">
          <w:rPr>
            <w:rFonts w:hint="eastAsia"/>
            <w:color w:val="000000" w:themeColor="text1"/>
            <w:szCs w:val="24"/>
          </w:rPr>
          <w:delText>月</w:delText>
        </w:r>
        <w:r w:rsidDel="00964E30">
          <w:rPr>
            <w:rFonts w:hint="eastAsia"/>
            <w:color w:val="000000" w:themeColor="text1"/>
            <w:szCs w:val="24"/>
          </w:rPr>
          <w:delText>31</w:delText>
        </w:r>
        <w:r w:rsidDel="00964E30">
          <w:rPr>
            <w:rFonts w:hint="eastAsia"/>
            <w:color w:val="000000" w:themeColor="text1"/>
            <w:szCs w:val="24"/>
          </w:rPr>
          <w:delText>日止发生的主债权提供保证担保；</w:delText>
        </w:r>
      </w:del>
    </w:p>
    <w:p w14:paraId="08901650" w14:textId="432684FF" w:rsidR="005F457E" w:rsidDel="00964E30" w:rsidRDefault="00000000">
      <w:pPr>
        <w:spacing w:after="0" w:line="312" w:lineRule="auto"/>
        <w:ind w:firstLine="480"/>
        <w:rPr>
          <w:del w:id="4838" w:author="Si-yuan LIU" w:date="2026-07-24T14:26:00Z" w16du:dateUtc="2026-07-24T06:26:00Z"/>
          <w:color w:val="000000" w:themeColor="text1"/>
          <w:szCs w:val="24"/>
        </w:rPr>
      </w:pPr>
      <w:del w:id="4839" w:author="Si-yuan LIU" w:date="2026-07-24T14:26:00Z" w16du:dateUtc="2026-07-24T06:26:00Z">
        <w:r w:rsidDel="00964E30">
          <w:rPr>
            <w:rFonts w:hint="eastAsia"/>
            <w:color w:val="000000" w:themeColor="text1"/>
            <w:szCs w:val="24"/>
          </w:rPr>
          <w:delText>2</w:delText>
        </w:r>
        <w:r w:rsidDel="00964E30">
          <w:rPr>
            <w:rFonts w:hint="eastAsia"/>
            <w:color w:val="000000" w:themeColor="text1"/>
            <w:szCs w:val="24"/>
          </w:rPr>
          <w:delText>）奥飞数据与中国银行南沙分行签订了编号为</w:delText>
        </w:r>
        <w:r w:rsidDel="00964E30">
          <w:rPr>
            <w:rFonts w:hint="eastAsia"/>
            <w:color w:val="000000" w:themeColor="text1"/>
            <w:szCs w:val="24"/>
          </w:rPr>
          <w:delText>GZY4795420210014</w:delText>
        </w:r>
        <w:r w:rsidDel="00964E30">
          <w:rPr>
            <w:rFonts w:hint="eastAsia"/>
            <w:color w:val="000000" w:themeColor="text1"/>
            <w:szCs w:val="24"/>
          </w:rPr>
          <w:delText>的《最高额质押合同》，约定奥飞数据将其持有的总投资约为</w:delText>
        </w:r>
        <w:r w:rsidDel="00964E30">
          <w:rPr>
            <w:rFonts w:hint="eastAsia"/>
            <w:color w:val="000000" w:themeColor="text1"/>
            <w:szCs w:val="24"/>
          </w:rPr>
          <w:delText>11.45</w:delText>
        </w:r>
        <w:r w:rsidDel="00964E30">
          <w:rPr>
            <w:rFonts w:hint="eastAsia"/>
            <w:color w:val="000000" w:themeColor="text1"/>
            <w:szCs w:val="24"/>
          </w:rPr>
          <w:delText>亿元的奥飞数据数字智慧产业园（一期）项目所有应收账款向中国银行南沙分行提供质押担保并办理了相应的质押登记手续；</w:delText>
        </w:r>
      </w:del>
    </w:p>
    <w:p w14:paraId="1AB4B117" w14:textId="775923B3" w:rsidR="005F457E" w:rsidDel="00964E30" w:rsidRDefault="00000000">
      <w:pPr>
        <w:spacing w:after="0" w:line="312" w:lineRule="auto"/>
        <w:ind w:firstLine="480"/>
        <w:rPr>
          <w:del w:id="4840" w:author="Si-yuan LIU" w:date="2026-07-24T14:26:00Z" w16du:dateUtc="2026-07-24T06:26:00Z"/>
          <w:color w:val="000000" w:themeColor="text1"/>
          <w:szCs w:val="24"/>
        </w:rPr>
      </w:pPr>
      <w:del w:id="4841" w:author="Si-yuan LIU" w:date="2026-07-24T14:26:00Z" w16du:dateUtc="2026-07-24T06:26:00Z">
        <w:r w:rsidDel="00964E30">
          <w:rPr>
            <w:rFonts w:hint="eastAsia"/>
            <w:color w:val="000000" w:themeColor="text1"/>
            <w:szCs w:val="24"/>
          </w:rPr>
          <w:delText>3</w:delText>
        </w:r>
        <w:r w:rsidDel="00964E30">
          <w:rPr>
            <w:rFonts w:hint="eastAsia"/>
            <w:color w:val="000000" w:themeColor="text1"/>
            <w:szCs w:val="24"/>
          </w:rPr>
          <w:delText>）冯康与中国银行南沙分行签订了编号为</w:delText>
        </w:r>
        <w:r w:rsidDel="00964E30">
          <w:rPr>
            <w:rFonts w:hint="eastAsia"/>
            <w:color w:val="000000" w:themeColor="text1"/>
            <w:szCs w:val="24"/>
          </w:rPr>
          <w:delText>GBZ4795420210089</w:delText>
        </w:r>
        <w:r w:rsidDel="00964E30">
          <w:rPr>
            <w:rFonts w:hint="eastAsia"/>
            <w:color w:val="000000" w:themeColor="text1"/>
            <w:szCs w:val="24"/>
          </w:rPr>
          <w:delText>的《最高额保证合同》，约定冯康为奥融科技与中国银行南沙分行之间自</w:delText>
        </w:r>
        <w:r w:rsidDel="00964E30">
          <w:rPr>
            <w:rFonts w:hint="eastAsia"/>
            <w:color w:val="000000" w:themeColor="text1"/>
            <w:szCs w:val="24"/>
          </w:rPr>
          <w:delText>2021</w:delText>
        </w:r>
        <w:r w:rsidDel="00964E30">
          <w:rPr>
            <w:rFonts w:hint="eastAsia"/>
            <w:color w:val="000000" w:themeColor="text1"/>
            <w:szCs w:val="24"/>
          </w:rPr>
          <w:delText>年</w:delText>
        </w:r>
        <w:r w:rsidDel="00964E30">
          <w:rPr>
            <w:rFonts w:hint="eastAsia"/>
            <w:color w:val="000000" w:themeColor="text1"/>
            <w:szCs w:val="24"/>
          </w:rPr>
          <w:delText>3</w:delText>
        </w:r>
        <w:r w:rsidDel="00964E30">
          <w:rPr>
            <w:rFonts w:hint="eastAsia"/>
            <w:color w:val="000000" w:themeColor="text1"/>
            <w:szCs w:val="24"/>
          </w:rPr>
          <w:delText>月</w:delText>
        </w:r>
        <w:r w:rsidDel="00964E30">
          <w:rPr>
            <w:rFonts w:hint="eastAsia"/>
            <w:color w:val="000000" w:themeColor="text1"/>
            <w:szCs w:val="24"/>
          </w:rPr>
          <w:delText>17</w:delText>
        </w:r>
        <w:r w:rsidDel="00964E30">
          <w:rPr>
            <w:rFonts w:hint="eastAsia"/>
            <w:color w:val="000000" w:themeColor="text1"/>
            <w:szCs w:val="24"/>
          </w:rPr>
          <w:delText>日至</w:delText>
        </w:r>
        <w:r w:rsidDel="00964E30">
          <w:rPr>
            <w:rFonts w:hint="eastAsia"/>
            <w:color w:val="000000" w:themeColor="text1"/>
            <w:szCs w:val="24"/>
          </w:rPr>
          <w:delText>2028</w:delText>
        </w:r>
        <w:r w:rsidDel="00964E30">
          <w:rPr>
            <w:rFonts w:hint="eastAsia"/>
            <w:color w:val="000000" w:themeColor="text1"/>
            <w:szCs w:val="24"/>
          </w:rPr>
          <w:delText>年</w:delText>
        </w:r>
        <w:r w:rsidDel="00964E30">
          <w:rPr>
            <w:rFonts w:hint="eastAsia"/>
            <w:color w:val="000000" w:themeColor="text1"/>
            <w:szCs w:val="24"/>
          </w:rPr>
          <w:delText>12</w:delText>
        </w:r>
        <w:r w:rsidDel="00964E30">
          <w:rPr>
            <w:rFonts w:hint="eastAsia"/>
            <w:color w:val="000000" w:themeColor="text1"/>
            <w:szCs w:val="24"/>
          </w:rPr>
          <w:delText>月</w:delText>
        </w:r>
        <w:r w:rsidDel="00964E30">
          <w:rPr>
            <w:rFonts w:hint="eastAsia"/>
            <w:color w:val="000000" w:themeColor="text1"/>
            <w:szCs w:val="24"/>
          </w:rPr>
          <w:delText>31</w:delText>
        </w:r>
        <w:r w:rsidDel="00964E30">
          <w:rPr>
            <w:rFonts w:hint="eastAsia"/>
            <w:color w:val="000000" w:themeColor="text1"/>
            <w:szCs w:val="24"/>
          </w:rPr>
          <w:delText>日止发生的主债权提供保证担保；</w:delText>
        </w:r>
      </w:del>
    </w:p>
    <w:p w14:paraId="20FA7169" w14:textId="7110DE7D" w:rsidR="005F457E" w:rsidDel="00964E30" w:rsidRDefault="00000000">
      <w:pPr>
        <w:spacing w:after="0" w:line="312" w:lineRule="auto"/>
        <w:ind w:firstLine="480"/>
        <w:rPr>
          <w:del w:id="4842" w:author="Si-yuan LIU" w:date="2026-07-24T14:26:00Z" w16du:dateUtc="2026-07-24T06:26:00Z"/>
          <w:color w:val="000000" w:themeColor="text1"/>
          <w:szCs w:val="24"/>
        </w:rPr>
      </w:pPr>
      <w:del w:id="4843" w:author="Si-yuan LIU" w:date="2026-07-24T14:26:00Z" w16du:dateUtc="2026-07-24T06:26:00Z">
        <w:r w:rsidDel="00964E30">
          <w:rPr>
            <w:rFonts w:hint="eastAsia"/>
            <w:color w:val="000000" w:themeColor="text1"/>
            <w:szCs w:val="24"/>
          </w:rPr>
          <w:delText>4</w:delText>
        </w:r>
        <w:r w:rsidDel="00964E30">
          <w:rPr>
            <w:rFonts w:hint="eastAsia"/>
            <w:color w:val="000000" w:themeColor="text1"/>
            <w:szCs w:val="24"/>
          </w:rPr>
          <w:delText>）奥融科技与中国银行南沙分行签订了编号为</w:delText>
        </w:r>
        <w:r w:rsidDel="00964E30">
          <w:rPr>
            <w:rFonts w:hint="eastAsia"/>
            <w:color w:val="000000" w:themeColor="text1"/>
            <w:szCs w:val="24"/>
          </w:rPr>
          <w:delText>GDY4795420230020</w:delText>
        </w:r>
        <w:r w:rsidDel="00964E30">
          <w:rPr>
            <w:rFonts w:hint="eastAsia"/>
            <w:color w:val="000000" w:themeColor="text1"/>
            <w:szCs w:val="24"/>
          </w:rPr>
          <w:delText>的《最高额抵押合同》</w:delText>
        </w:r>
        <w:r w:rsidDel="00964E30">
          <w:rPr>
            <w:rFonts w:hint="eastAsia"/>
            <w:color w:val="000000" w:themeColor="text1"/>
            <w:szCs w:val="24"/>
          </w:rPr>
          <w:delText xml:space="preserve"> </w:delText>
        </w:r>
        <w:r w:rsidDel="00964E30">
          <w:rPr>
            <w:rFonts w:hint="eastAsia"/>
            <w:color w:val="000000" w:themeColor="text1"/>
            <w:szCs w:val="24"/>
          </w:rPr>
          <w:delText>，约定奥融科技将其持有的奥飞数据数字智慧产业园项目用地</w:delText>
        </w:r>
        <w:r w:rsidDel="00964E30">
          <w:rPr>
            <w:rFonts w:hint="eastAsia"/>
            <w:color w:val="000000" w:themeColor="text1"/>
            <w:szCs w:val="24"/>
          </w:rPr>
          <w:delText>/</w:delText>
        </w:r>
        <w:r w:rsidDel="00964E30">
          <w:rPr>
            <w:rFonts w:hint="eastAsia"/>
            <w:color w:val="000000" w:themeColor="text1"/>
            <w:szCs w:val="24"/>
          </w:rPr>
          <w:delText>房屋所有权向中国银行南沙分行提供抵押担保并办理了相应的抵押登记手续，所有权</w:delText>
        </w:r>
        <w:r w:rsidDel="00964E30">
          <w:rPr>
            <w:rFonts w:hint="eastAsia"/>
            <w:color w:val="000000" w:themeColor="text1"/>
            <w:szCs w:val="24"/>
          </w:rPr>
          <w:delText>/</w:delText>
        </w:r>
        <w:r w:rsidDel="00964E30">
          <w:rPr>
            <w:rFonts w:hint="eastAsia"/>
            <w:color w:val="000000" w:themeColor="text1"/>
            <w:szCs w:val="24"/>
          </w:rPr>
          <w:delText>使用权归属（权利凭证号码）为粤</w:delText>
        </w:r>
        <w:r w:rsidDel="00964E30">
          <w:rPr>
            <w:rFonts w:hint="eastAsia"/>
            <w:color w:val="000000" w:themeColor="text1"/>
            <w:szCs w:val="24"/>
          </w:rPr>
          <w:delText>(2023)</w:delText>
        </w:r>
        <w:r w:rsidDel="00964E30">
          <w:rPr>
            <w:rFonts w:hint="eastAsia"/>
            <w:color w:val="000000" w:themeColor="text1"/>
            <w:szCs w:val="24"/>
          </w:rPr>
          <w:delText>广州市不动产权第</w:delText>
        </w:r>
        <w:r w:rsidDel="00964E30">
          <w:rPr>
            <w:rFonts w:hint="eastAsia"/>
            <w:color w:val="000000" w:themeColor="text1"/>
            <w:szCs w:val="24"/>
          </w:rPr>
          <w:delText>11052885</w:delText>
        </w:r>
        <w:r w:rsidDel="00964E30">
          <w:rPr>
            <w:rFonts w:hint="eastAsia"/>
            <w:color w:val="000000" w:themeColor="text1"/>
            <w:szCs w:val="24"/>
          </w:rPr>
          <w:delText>号；</w:delText>
        </w:r>
      </w:del>
    </w:p>
    <w:p w14:paraId="42DD8982" w14:textId="0F1D24E2" w:rsidR="005F457E" w:rsidDel="00964E30" w:rsidRDefault="00000000">
      <w:pPr>
        <w:spacing w:after="0" w:line="312" w:lineRule="auto"/>
        <w:ind w:firstLine="480"/>
        <w:rPr>
          <w:del w:id="4844" w:author="Si-yuan LIU" w:date="2026-07-24T14:26:00Z" w16du:dateUtc="2026-07-24T06:26:00Z"/>
          <w:color w:val="000000" w:themeColor="text1"/>
          <w:szCs w:val="24"/>
        </w:rPr>
      </w:pPr>
      <w:del w:id="4845" w:author="Si-yuan LIU" w:date="2026-07-24T14:26:00Z" w16du:dateUtc="2026-07-24T06:26:00Z">
        <w:r w:rsidDel="00964E30">
          <w:rPr>
            <w:rFonts w:hint="eastAsia"/>
            <w:color w:val="000000" w:themeColor="text1"/>
            <w:szCs w:val="24"/>
          </w:rPr>
          <w:delText>5</w:delText>
        </w:r>
        <w:r w:rsidDel="00964E30">
          <w:rPr>
            <w:rFonts w:hint="eastAsia"/>
            <w:color w:val="000000" w:themeColor="text1"/>
            <w:szCs w:val="24"/>
          </w:rPr>
          <w:delText>）奥融科技与中国银行南沙分行签订了编号为</w:delText>
        </w:r>
        <w:r w:rsidDel="00964E30">
          <w:rPr>
            <w:rFonts w:hint="eastAsia"/>
            <w:color w:val="000000" w:themeColor="text1"/>
            <w:szCs w:val="24"/>
          </w:rPr>
          <w:delText>GZY4795420210013</w:delText>
        </w:r>
        <w:r w:rsidDel="00964E30">
          <w:rPr>
            <w:rFonts w:hint="eastAsia"/>
            <w:color w:val="000000" w:themeColor="text1"/>
            <w:szCs w:val="24"/>
          </w:rPr>
          <w:delText>的《最高额质押合同》，约定奥融科技将其持有的总投资约为</w:delText>
        </w:r>
        <w:r w:rsidDel="00964E30">
          <w:rPr>
            <w:rFonts w:hint="eastAsia"/>
            <w:color w:val="000000" w:themeColor="text1"/>
            <w:szCs w:val="24"/>
          </w:rPr>
          <w:delText>11.45</w:delText>
        </w:r>
        <w:r w:rsidDel="00964E30">
          <w:rPr>
            <w:rFonts w:hint="eastAsia"/>
            <w:color w:val="000000" w:themeColor="text1"/>
            <w:szCs w:val="24"/>
          </w:rPr>
          <w:delText>亿元的奥飞数据数字智慧产业园（一期）项目下游回款的应收账款向中国银行南沙分行提供质押担保并办理了相应的质押登记手续；</w:delText>
        </w:r>
      </w:del>
    </w:p>
    <w:p w14:paraId="47F11B30" w14:textId="2030052E" w:rsidR="005F457E" w:rsidDel="00964E30" w:rsidRDefault="00000000">
      <w:pPr>
        <w:spacing w:after="0" w:line="312" w:lineRule="auto"/>
        <w:ind w:firstLine="480"/>
        <w:rPr>
          <w:del w:id="4846" w:author="Si-yuan LIU" w:date="2026-07-24T14:26:00Z" w16du:dateUtc="2026-07-24T06:26:00Z"/>
          <w:color w:val="000000" w:themeColor="text1"/>
          <w:szCs w:val="24"/>
        </w:rPr>
      </w:pPr>
      <w:del w:id="4847" w:author="Si-yuan LIU" w:date="2026-07-24T14:26:00Z" w16du:dateUtc="2026-07-24T06:26:00Z">
        <w:r w:rsidDel="00964E30">
          <w:rPr>
            <w:rFonts w:hint="eastAsia"/>
            <w:color w:val="000000" w:themeColor="text1"/>
            <w:szCs w:val="24"/>
          </w:rPr>
          <w:delText>6</w:delText>
        </w:r>
        <w:r w:rsidDel="00964E30">
          <w:rPr>
            <w:rFonts w:hint="eastAsia"/>
            <w:color w:val="000000" w:themeColor="text1"/>
            <w:szCs w:val="24"/>
          </w:rPr>
          <w:delText>）奥飞数据与中国银行南沙分行签订了编号为</w:delText>
        </w:r>
        <w:r w:rsidDel="00964E30">
          <w:rPr>
            <w:rFonts w:hint="eastAsia"/>
            <w:color w:val="000000" w:themeColor="text1"/>
            <w:szCs w:val="24"/>
          </w:rPr>
          <w:delText>GBZ4795420240312</w:delText>
        </w:r>
        <w:r w:rsidDel="00964E30">
          <w:rPr>
            <w:rFonts w:hint="eastAsia"/>
            <w:color w:val="000000" w:themeColor="text1"/>
            <w:szCs w:val="24"/>
          </w:rPr>
          <w:delText>的《最高额保证合同》，约定奥飞数据为奥融科技与中国银行南沙分行之间自</w:delText>
        </w:r>
        <w:r w:rsidDel="00964E30">
          <w:rPr>
            <w:rFonts w:hint="eastAsia"/>
            <w:color w:val="000000" w:themeColor="text1"/>
            <w:szCs w:val="24"/>
          </w:rPr>
          <w:delText>2024</w:delText>
        </w:r>
        <w:r w:rsidDel="00964E30">
          <w:rPr>
            <w:rFonts w:hint="eastAsia"/>
            <w:color w:val="000000" w:themeColor="text1"/>
            <w:szCs w:val="24"/>
          </w:rPr>
          <w:delText>年</w:delText>
        </w:r>
        <w:r w:rsidDel="00964E30">
          <w:rPr>
            <w:rFonts w:hint="eastAsia"/>
            <w:color w:val="000000" w:themeColor="text1"/>
            <w:szCs w:val="24"/>
          </w:rPr>
          <w:delText>10</w:delText>
        </w:r>
        <w:r w:rsidDel="00964E30">
          <w:rPr>
            <w:rFonts w:hint="eastAsia"/>
            <w:color w:val="000000" w:themeColor="text1"/>
            <w:szCs w:val="24"/>
          </w:rPr>
          <w:delText>月</w:delText>
        </w:r>
        <w:r w:rsidDel="00964E30">
          <w:rPr>
            <w:rFonts w:hint="eastAsia"/>
            <w:color w:val="000000" w:themeColor="text1"/>
            <w:szCs w:val="24"/>
          </w:rPr>
          <w:delText>30</w:delText>
        </w:r>
        <w:r w:rsidDel="00964E30">
          <w:rPr>
            <w:rFonts w:hint="eastAsia"/>
            <w:color w:val="000000" w:themeColor="text1"/>
            <w:szCs w:val="24"/>
          </w:rPr>
          <w:delText>日至</w:delText>
        </w:r>
        <w:r w:rsidDel="00964E30">
          <w:rPr>
            <w:rFonts w:hint="eastAsia"/>
            <w:color w:val="000000" w:themeColor="text1"/>
            <w:szCs w:val="24"/>
          </w:rPr>
          <w:delText>2029</w:delText>
        </w:r>
        <w:r w:rsidDel="00964E30">
          <w:rPr>
            <w:rFonts w:hint="eastAsia"/>
            <w:color w:val="000000" w:themeColor="text1"/>
            <w:szCs w:val="24"/>
          </w:rPr>
          <w:delText>年</w:delText>
        </w:r>
        <w:r w:rsidDel="00964E30">
          <w:rPr>
            <w:rFonts w:hint="eastAsia"/>
            <w:color w:val="000000" w:themeColor="text1"/>
            <w:szCs w:val="24"/>
          </w:rPr>
          <w:delText>12</w:delText>
        </w:r>
        <w:r w:rsidDel="00964E30">
          <w:rPr>
            <w:rFonts w:hint="eastAsia"/>
            <w:color w:val="000000" w:themeColor="text1"/>
            <w:szCs w:val="24"/>
          </w:rPr>
          <w:delText>月</w:delText>
        </w:r>
        <w:r w:rsidDel="00964E30">
          <w:rPr>
            <w:rFonts w:hint="eastAsia"/>
            <w:color w:val="000000" w:themeColor="text1"/>
            <w:szCs w:val="24"/>
          </w:rPr>
          <w:delText>31</w:delText>
        </w:r>
        <w:r w:rsidDel="00964E30">
          <w:rPr>
            <w:rFonts w:hint="eastAsia"/>
            <w:color w:val="000000" w:themeColor="text1"/>
            <w:szCs w:val="24"/>
          </w:rPr>
          <w:delText>日止发生的主债权提供保证担保；</w:delText>
        </w:r>
      </w:del>
    </w:p>
    <w:p w14:paraId="07ACEDE9" w14:textId="734E253F" w:rsidR="005F457E" w:rsidDel="00964E30" w:rsidRDefault="00000000">
      <w:pPr>
        <w:spacing w:after="0" w:line="312" w:lineRule="auto"/>
        <w:ind w:firstLine="480"/>
        <w:rPr>
          <w:del w:id="4848" w:author="Si-yuan LIU" w:date="2026-07-24T14:26:00Z" w16du:dateUtc="2026-07-24T06:26:00Z"/>
          <w:color w:val="000000" w:themeColor="text1"/>
          <w:szCs w:val="24"/>
        </w:rPr>
      </w:pPr>
      <w:del w:id="4849" w:author="Si-yuan LIU" w:date="2026-07-24T14:26:00Z" w16du:dateUtc="2026-07-24T06:26:00Z">
        <w:r w:rsidDel="00964E30">
          <w:rPr>
            <w:rFonts w:hint="eastAsia"/>
            <w:color w:val="000000" w:themeColor="text1"/>
            <w:szCs w:val="24"/>
          </w:rPr>
          <w:delText>7</w:delText>
        </w:r>
        <w:r w:rsidDel="00964E30">
          <w:rPr>
            <w:rFonts w:hint="eastAsia"/>
            <w:color w:val="000000" w:themeColor="text1"/>
            <w:szCs w:val="24"/>
          </w:rPr>
          <w:delText>）奥飞数据与中国银行南沙分行签订了编号为</w:delText>
        </w:r>
        <w:r w:rsidDel="00964E30">
          <w:rPr>
            <w:rFonts w:hint="eastAsia"/>
            <w:color w:val="000000" w:themeColor="text1"/>
            <w:szCs w:val="24"/>
          </w:rPr>
          <w:delText>GZY4795420240013</w:delText>
        </w:r>
        <w:r w:rsidDel="00964E30">
          <w:rPr>
            <w:rFonts w:hint="eastAsia"/>
            <w:color w:val="000000" w:themeColor="text1"/>
            <w:szCs w:val="24"/>
          </w:rPr>
          <w:delText>的《最高额质押合同》，约定奥飞数据将其持有的总投资约为</w:delText>
        </w:r>
        <w:r w:rsidDel="00964E30">
          <w:rPr>
            <w:rFonts w:hint="eastAsia"/>
            <w:color w:val="000000" w:themeColor="text1"/>
            <w:szCs w:val="24"/>
          </w:rPr>
          <w:delText>1.2</w:delText>
        </w:r>
        <w:r w:rsidDel="00964E30">
          <w:rPr>
            <w:rFonts w:hint="eastAsia"/>
            <w:color w:val="000000" w:themeColor="text1"/>
            <w:szCs w:val="24"/>
          </w:rPr>
          <w:delText>亿元的奥飞数据数字智慧产业园（二期）项目所有应收账款向中国银行南沙分行提供质押担保并办理了相应的质押登记手续；</w:delText>
        </w:r>
      </w:del>
    </w:p>
    <w:p w14:paraId="102FC596" w14:textId="6F56725B" w:rsidR="005F457E" w:rsidDel="00964E30" w:rsidRDefault="00000000">
      <w:pPr>
        <w:spacing w:after="0" w:line="312" w:lineRule="auto"/>
        <w:ind w:firstLine="480"/>
        <w:rPr>
          <w:del w:id="4850" w:author="Si-yuan LIU" w:date="2026-07-24T14:26:00Z" w16du:dateUtc="2026-07-24T06:26:00Z"/>
          <w:color w:val="000000" w:themeColor="text1"/>
          <w:szCs w:val="24"/>
        </w:rPr>
      </w:pPr>
      <w:del w:id="4851" w:author="Si-yuan LIU" w:date="2026-07-24T14:26:00Z" w16du:dateUtc="2026-07-24T06:26:00Z">
        <w:r w:rsidDel="00964E30">
          <w:rPr>
            <w:rFonts w:hint="eastAsia"/>
            <w:color w:val="000000" w:themeColor="text1"/>
            <w:szCs w:val="24"/>
          </w:rPr>
          <w:delText>8</w:delText>
        </w:r>
        <w:r w:rsidDel="00964E30">
          <w:rPr>
            <w:rFonts w:hint="eastAsia"/>
            <w:color w:val="000000" w:themeColor="text1"/>
            <w:szCs w:val="24"/>
          </w:rPr>
          <w:delText>）冯康与中国银行南沙分行签订了编号为</w:delText>
        </w:r>
        <w:r w:rsidDel="00964E30">
          <w:rPr>
            <w:rFonts w:hint="eastAsia"/>
            <w:color w:val="000000" w:themeColor="text1"/>
            <w:szCs w:val="24"/>
          </w:rPr>
          <w:delText>GBZ4795420240313</w:delText>
        </w:r>
        <w:r w:rsidDel="00964E30">
          <w:rPr>
            <w:rFonts w:hint="eastAsia"/>
            <w:color w:val="000000" w:themeColor="text1"/>
            <w:szCs w:val="24"/>
          </w:rPr>
          <w:delText>的《最高额保证合同》，约定冯康为奥融科技与中国银行南沙分行之间自</w:delText>
        </w:r>
        <w:r w:rsidDel="00964E30">
          <w:rPr>
            <w:rFonts w:hint="eastAsia"/>
            <w:color w:val="000000" w:themeColor="text1"/>
            <w:szCs w:val="24"/>
          </w:rPr>
          <w:delText>2024</w:delText>
        </w:r>
        <w:r w:rsidDel="00964E30">
          <w:rPr>
            <w:rFonts w:hint="eastAsia"/>
            <w:color w:val="000000" w:themeColor="text1"/>
            <w:szCs w:val="24"/>
          </w:rPr>
          <w:delText>年</w:delText>
        </w:r>
        <w:r w:rsidDel="00964E30">
          <w:rPr>
            <w:rFonts w:hint="eastAsia"/>
            <w:color w:val="000000" w:themeColor="text1"/>
            <w:szCs w:val="24"/>
          </w:rPr>
          <w:delText>10</w:delText>
        </w:r>
        <w:r w:rsidDel="00964E30">
          <w:rPr>
            <w:rFonts w:hint="eastAsia"/>
            <w:color w:val="000000" w:themeColor="text1"/>
            <w:szCs w:val="24"/>
          </w:rPr>
          <w:delText>月</w:delText>
        </w:r>
        <w:r w:rsidDel="00964E30">
          <w:rPr>
            <w:rFonts w:hint="eastAsia"/>
            <w:color w:val="000000" w:themeColor="text1"/>
            <w:szCs w:val="24"/>
          </w:rPr>
          <w:delText>30</w:delText>
        </w:r>
        <w:r w:rsidDel="00964E30">
          <w:rPr>
            <w:rFonts w:hint="eastAsia"/>
            <w:color w:val="000000" w:themeColor="text1"/>
            <w:szCs w:val="24"/>
          </w:rPr>
          <w:delText>日至</w:delText>
        </w:r>
        <w:r w:rsidDel="00964E30">
          <w:rPr>
            <w:rFonts w:hint="eastAsia"/>
            <w:color w:val="000000" w:themeColor="text1"/>
            <w:szCs w:val="24"/>
          </w:rPr>
          <w:delText>2029</w:delText>
        </w:r>
        <w:r w:rsidDel="00964E30">
          <w:rPr>
            <w:rFonts w:hint="eastAsia"/>
            <w:color w:val="000000" w:themeColor="text1"/>
            <w:szCs w:val="24"/>
          </w:rPr>
          <w:delText>年</w:delText>
        </w:r>
        <w:r w:rsidDel="00964E30">
          <w:rPr>
            <w:rFonts w:hint="eastAsia"/>
            <w:color w:val="000000" w:themeColor="text1"/>
            <w:szCs w:val="24"/>
          </w:rPr>
          <w:delText>12</w:delText>
        </w:r>
        <w:r w:rsidDel="00964E30">
          <w:rPr>
            <w:rFonts w:hint="eastAsia"/>
            <w:color w:val="000000" w:themeColor="text1"/>
            <w:szCs w:val="24"/>
          </w:rPr>
          <w:delText>月</w:delText>
        </w:r>
        <w:r w:rsidDel="00964E30">
          <w:rPr>
            <w:rFonts w:hint="eastAsia"/>
            <w:color w:val="000000" w:themeColor="text1"/>
            <w:szCs w:val="24"/>
          </w:rPr>
          <w:delText>31</w:delText>
        </w:r>
        <w:r w:rsidDel="00964E30">
          <w:rPr>
            <w:rFonts w:hint="eastAsia"/>
            <w:color w:val="000000" w:themeColor="text1"/>
            <w:szCs w:val="24"/>
          </w:rPr>
          <w:delText>日止发生的主债权提供保证担保；</w:delText>
        </w:r>
      </w:del>
    </w:p>
    <w:p w14:paraId="13BBB8FA" w14:textId="500146DF" w:rsidR="005F457E" w:rsidDel="00964E30" w:rsidRDefault="00000000">
      <w:pPr>
        <w:spacing w:after="0" w:line="312" w:lineRule="auto"/>
        <w:ind w:firstLine="480"/>
        <w:rPr>
          <w:del w:id="4852" w:author="Si-yuan LIU" w:date="2026-07-24T14:26:00Z" w16du:dateUtc="2026-07-24T06:26:00Z"/>
          <w:color w:val="000000" w:themeColor="text1"/>
          <w:szCs w:val="24"/>
        </w:rPr>
      </w:pPr>
      <w:del w:id="4853" w:author="Si-yuan LIU" w:date="2026-07-24T14:26:00Z" w16du:dateUtc="2026-07-24T06:26:00Z">
        <w:r w:rsidDel="00964E30">
          <w:rPr>
            <w:rFonts w:hint="eastAsia"/>
            <w:color w:val="000000" w:themeColor="text1"/>
            <w:szCs w:val="24"/>
          </w:rPr>
          <w:delText>9</w:delText>
        </w:r>
        <w:r w:rsidDel="00964E30">
          <w:rPr>
            <w:rFonts w:hint="eastAsia"/>
            <w:color w:val="000000" w:themeColor="text1"/>
            <w:szCs w:val="24"/>
          </w:rPr>
          <w:delText>）奥融科技与中国银行南沙分行签订了编号为</w:delText>
        </w:r>
        <w:r w:rsidDel="00964E30">
          <w:rPr>
            <w:rFonts w:hint="eastAsia"/>
            <w:color w:val="000000" w:themeColor="text1"/>
            <w:szCs w:val="24"/>
          </w:rPr>
          <w:delText>GDY4795420240019</w:delText>
        </w:r>
        <w:r w:rsidDel="00964E30">
          <w:rPr>
            <w:rFonts w:hint="eastAsia"/>
            <w:color w:val="000000" w:themeColor="text1"/>
            <w:szCs w:val="24"/>
          </w:rPr>
          <w:delText>的《最高额抵押合同》，约定奥融科技将其持有的奥飞数据数字智慧产业园项目用地</w:delText>
        </w:r>
        <w:r w:rsidDel="00964E30">
          <w:rPr>
            <w:rFonts w:hint="eastAsia"/>
            <w:color w:val="000000" w:themeColor="text1"/>
            <w:szCs w:val="24"/>
          </w:rPr>
          <w:delText>/</w:delText>
        </w:r>
        <w:r w:rsidDel="00964E30">
          <w:rPr>
            <w:rFonts w:hint="eastAsia"/>
            <w:color w:val="000000" w:themeColor="text1"/>
            <w:szCs w:val="24"/>
          </w:rPr>
          <w:delText>房屋所有权向中国银行南沙分行提供抵押担保并办理了相应的抵押登记手续，所有权</w:delText>
        </w:r>
        <w:r w:rsidDel="00964E30">
          <w:rPr>
            <w:rFonts w:hint="eastAsia"/>
            <w:color w:val="000000" w:themeColor="text1"/>
            <w:szCs w:val="24"/>
          </w:rPr>
          <w:delText>/</w:delText>
        </w:r>
        <w:r w:rsidDel="00964E30">
          <w:rPr>
            <w:rFonts w:hint="eastAsia"/>
            <w:color w:val="000000" w:themeColor="text1"/>
            <w:szCs w:val="24"/>
          </w:rPr>
          <w:delText>使用权归属（权利凭证号码）为粤</w:delText>
        </w:r>
        <w:r w:rsidDel="00964E30">
          <w:rPr>
            <w:rFonts w:hint="eastAsia"/>
            <w:color w:val="000000" w:themeColor="text1"/>
            <w:szCs w:val="24"/>
          </w:rPr>
          <w:delText>(2023)</w:delText>
        </w:r>
        <w:r w:rsidDel="00964E30">
          <w:rPr>
            <w:rFonts w:hint="eastAsia"/>
            <w:color w:val="000000" w:themeColor="text1"/>
            <w:szCs w:val="24"/>
          </w:rPr>
          <w:delText>广州市不动产权第</w:delText>
        </w:r>
        <w:r w:rsidDel="00964E30">
          <w:rPr>
            <w:rFonts w:hint="eastAsia"/>
            <w:color w:val="000000" w:themeColor="text1"/>
            <w:szCs w:val="24"/>
          </w:rPr>
          <w:delText>11052885</w:delText>
        </w:r>
        <w:r w:rsidDel="00964E30">
          <w:rPr>
            <w:rFonts w:hint="eastAsia"/>
            <w:color w:val="000000" w:themeColor="text1"/>
            <w:szCs w:val="24"/>
          </w:rPr>
          <w:delText>号；</w:delText>
        </w:r>
      </w:del>
    </w:p>
    <w:p w14:paraId="1A971101" w14:textId="531693CC" w:rsidR="005F457E" w:rsidDel="00964E30" w:rsidRDefault="00000000">
      <w:pPr>
        <w:pStyle w:val="a0"/>
        <w:spacing w:after="0" w:line="312" w:lineRule="auto"/>
        <w:ind w:firstLine="480"/>
        <w:rPr>
          <w:del w:id="4854" w:author="Si-yuan LIU" w:date="2026-07-24T14:26:00Z" w16du:dateUtc="2026-07-24T06:26:00Z"/>
        </w:rPr>
      </w:pPr>
      <w:del w:id="4855" w:author="Si-yuan LIU" w:date="2026-07-24T14:26:00Z" w16du:dateUtc="2026-07-24T06:26:00Z">
        <w:r w:rsidDel="00964E30">
          <w:rPr>
            <w:color w:val="000000" w:themeColor="text1"/>
            <w:szCs w:val="24"/>
          </w:rPr>
          <w:delText>10</w:delText>
        </w:r>
        <w:r w:rsidDel="00964E30">
          <w:rPr>
            <w:rFonts w:hint="eastAsia"/>
            <w:color w:val="000000" w:themeColor="text1"/>
            <w:szCs w:val="24"/>
          </w:rPr>
          <w:delText>）奥融科技与中国银行南沙分行签订了编号为</w:delText>
        </w:r>
        <w:r w:rsidDel="00964E30">
          <w:rPr>
            <w:color w:val="000000" w:themeColor="text1"/>
            <w:szCs w:val="24"/>
          </w:rPr>
          <w:delText>GZY4795420240014</w:delText>
        </w:r>
        <w:r w:rsidDel="00964E30">
          <w:rPr>
            <w:rFonts w:hint="eastAsia"/>
            <w:color w:val="000000" w:themeColor="text1"/>
            <w:szCs w:val="24"/>
          </w:rPr>
          <w:delText>的《最高额质押合同》，约定奥融科技将其持有的总投资约为</w:delText>
        </w:r>
        <w:r w:rsidDel="00964E30">
          <w:rPr>
            <w:color w:val="000000" w:themeColor="text1"/>
            <w:szCs w:val="24"/>
          </w:rPr>
          <w:delText>1.2</w:delText>
        </w:r>
        <w:r w:rsidDel="00964E30">
          <w:rPr>
            <w:rFonts w:hint="eastAsia"/>
            <w:color w:val="000000" w:themeColor="text1"/>
            <w:szCs w:val="24"/>
          </w:rPr>
          <w:delText>亿元的奥飞数据数字智慧产业园（二期）项目所有应收账款向中国银行南沙分行提供质押担保并办理了相应的质押登记手续。</w:delText>
        </w:r>
      </w:del>
    </w:p>
    <w:p w14:paraId="5963452B" w14:textId="6617B89A" w:rsidR="005F457E" w:rsidDel="00964E30" w:rsidRDefault="00000000">
      <w:pPr>
        <w:spacing w:after="0" w:line="312" w:lineRule="auto"/>
        <w:ind w:firstLine="480"/>
        <w:rPr>
          <w:del w:id="4856" w:author="Si-yuan LIU" w:date="2026-07-24T14:26:00Z" w16du:dateUtc="2026-07-24T06:26:00Z"/>
          <w:color w:val="000000" w:themeColor="text1"/>
          <w:szCs w:val="24"/>
        </w:rPr>
      </w:pPr>
      <w:del w:id="4857" w:author="Si-yuan LIU" w:date="2026-07-24T14:26:00Z" w16du:dateUtc="2026-07-24T06:26:00Z">
        <w:r w:rsidDel="00964E30">
          <w:rPr>
            <w:rFonts w:hint="eastAsia"/>
            <w:color w:val="000000" w:themeColor="text1"/>
            <w:szCs w:val="24"/>
          </w:rPr>
          <w:delText>就上述担保的解除安排，奥融科技已</w:delText>
        </w:r>
      </w:del>
      <w:ins w:id="4858" w:author="怡然 刘" w:date="2026-06-23T14:32:00Z">
        <w:del w:id="4859" w:author="Si-yuan LIU" w:date="2026-07-24T14:26:00Z" w16du:dateUtc="2026-07-24T06:26:00Z">
          <w:r w:rsidDel="00964E30">
            <w:rPr>
              <w:rFonts w:hint="eastAsia"/>
              <w:color w:val="000000" w:themeColor="text1"/>
              <w:szCs w:val="24"/>
            </w:rPr>
            <w:delText>于</w:delText>
          </w:r>
          <w:r w:rsidDel="00964E30">
            <w:rPr>
              <w:rFonts w:hint="eastAsia"/>
              <w:color w:val="000000" w:themeColor="text1"/>
              <w:szCs w:val="24"/>
            </w:rPr>
            <w:delText>2</w:delText>
          </w:r>
          <w:r w:rsidDel="00964E30">
            <w:rPr>
              <w:color w:val="000000" w:themeColor="text1"/>
              <w:szCs w:val="24"/>
            </w:rPr>
            <w:delText>026</w:delText>
          </w:r>
          <w:r w:rsidDel="00964E30">
            <w:rPr>
              <w:rFonts w:hint="eastAsia"/>
              <w:color w:val="000000" w:themeColor="text1"/>
              <w:szCs w:val="24"/>
            </w:rPr>
            <w:delText>年</w:delText>
          </w:r>
          <w:r w:rsidDel="00964E30">
            <w:rPr>
              <w:rFonts w:hint="eastAsia"/>
              <w:color w:val="000000" w:themeColor="text1"/>
              <w:szCs w:val="24"/>
            </w:rPr>
            <w:delText>6</w:delText>
          </w:r>
          <w:r w:rsidDel="00964E30">
            <w:rPr>
              <w:rFonts w:hint="eastAsia"/>
              <w:color w:val="000000" w:themeColor="text1"/>
              <w:szCs w:val="24"/>
            </w:rPr>
            <w:delText>月</w:delText>
          </w:r>
          <w:r w:rsidDel="00964E30">
            <w:rPr>
              <w:rFonts w:hint="eastAsia"/>
              <w:color w:val="000000" w:themeColor="text1"/>
              <w:szCs w:val="24"/>
            </w:rPr>
            <w:delText>2</w:delText>
          </w:r>
          <w:r w:rsidDel="00964E30">
            <w:rPr>
              <w:color w:val="000000" w:themeColor="text1"/>
              <w:szCs w:val="24"/>
            </w:rPr>
            <w:delText>2</w:delText>
          </w:r>
          <w:r w:rsidDel="00964E30">
            <w:rPr>
              <w:rFonts w:hint="eastAsia"/>
              <w:color w:val="000000" w:themeColor="text1"/>
              <w:szCs w:val="24"/>
            </w:rPr>
            <w:delText>日</w:delText>
          </w:r>
        </w:del>
      </w:ins>
      <w:del w:id="4860" w:author="Si-yuan LIU" w:date="2026-07-24T14:26:00Z" w16du:dateUtc="2026-07-24T06:26:00Z">
        <w:r w:rsidDel="00964E30">
          <w:rPr>
            <w:rFonts w:hint="eastAsia"/>
            <w:color w:val="000000" w:themeColor="text1"/>
            <w:szCs w:val="24"/>
          </w:rPr>
          <w:delText>与中国银行南沙分行沟通，拟取得</w:delText>
        </w:r>
      </w:del>
      <w:ins w:id="4861" w:author="怡然 刘" w:date="2026-06-23T14:31:00Z">
        <w:del w:id="4862" w:author="Si-yuan LIU" w:date="2026-07-24T14:26:00Z" w16du:dateUtc="2026-07-24T06:26:00Z">
          <w:r w:rsidDel="00964E30">
            <w:rPr>
              <w:rFonts w:hint="eastAsia"/>
              <w:color w:val="000000" w:themeColor="text1"/>
              <w:szCs w:val="24"/>
            </w:rPr>
            <w:delText>中国银行南沙分行《</w:delText>
          </w:r>
        </w:del>
      </w:ins>
      <w:ins w:id="4863" w:author="怡然 刘" w:date="2026-06-23T14:32:00Z">
        <w:del w:id="4864" w:author="Si-yuan LIU" w:date="2026-07-24T14:26:00Z" w16du:dateUtc="2026-07-24T06:26:00Z">
          <w:r w:rsidDel="00964E30">
            <w:rPr>
              <w:rFonts w:hint="eastAsia"/>
              <w:color w:val="000000" w:themeColor="text1"/>
              <w:szCs w:val="24"/>
            </w:rPr>
            <w:delText>关于提前还款并解除担保的同意函</w:delText>
          </w:r>
        </w:del>
      </w:ins>
      <w:ins w:id="4865" w:author="怡然 刘" w:date="2026-06-23T14:31:00Z">
        <w:del w:id="4866" w:author="Si-yuan LIU" w:date="2026-07-24T14:26:00Z" w16du:dateUtc="2026-07-24T06:26:00Z">
          <w:r w:rsidDel="00964E30">
            <w:rPr>
              <w:rFonts w:hint="eastAsia"/>
              <w:color w:val="000000" w:themeColor="text1"/>
              <w:szCs w:val="24"/>
            </w:rPr>
            <w:delText>》</w:delText>
          </w:r>
        </w:del>
      </w:ins>
      <w:ins w:id="4867" w:author="怡然 刘" w:date="2026-06-23T14:32:00Z">
        <w:del w:id="4868" w:author="Si-yuan LIU" w:date="2026-07-24T14:26:00Z" w16du:dateUtc="2026-07-24T06:26:00Z">
          <w:r w:rsidDel="00964E30">
            <w:rPr>
              <w:rFonts w:hint="eastAsia"/>
              <w:color w:val="000000" w:themeColor="text1"/>
              <w:szCs w:val="24"/>
            </w:rPr>
            <w:delText>，</w:delText>
          </w:r>
        </w:del>
      </w:ins>
      <w:del w:id="4869" w:author="Si-yuan LIU" w:date="2026-07-24T14:26:00Z" w16du:dateUtc="2026-07-24T06:26:00Z">
        <w:r w:rsidDel="00964E30">
          <w:rPr>
            <w:rFonts w:hint="eastAsia"/>
            <w:color w:val="000000" w:themeColor="text1"/>
            <w:szCs w:val="24"/>
          </w:rPr>
          <w:delText>其同意奥融科技提前一次性偿还《借款合同》项下全部款项并配合办理担保注销登记的书面证明文件。截至本申报材料出具之日，上述函件正在履行银行内部审批手续</w:delText>
        </w:r>
      </w:del>
      <w:ins w:id="4870" w:author="怡然 刘" w:date="2026-06-23T14:32:00Z">
        <w:del w:id="4871" w:author="Si-yuan LIU" w:date="2026-07-24T14:26:00Z" w16du:dateUtc="2026-07-24T06:26:00Z">
          <w:r w:rsidDel="00964E30">
            <w:rPr>
              <w:rFonts w:hint="eastAsia"/>
              <w:color w:val="000000" w:themeColor="text1"/>
              <w:szCs w:val="24"/>
            </w:rPr>
            <w:delText>，</w:delText>
          </w:r>
        </w:del>
      </w:ins>
      <w:ins w:id="4872" w:author="怡然 刘" w:date="2026-06-23T14:33:00Z">
        <w:del w:id="4873" w:author="Si-yuan LIU" w:date="2026-07-24T14:26:00Z" w16du:dateUtc="2026-07-24T06:26:00Z">
          <w:r w:rsidDel="00964E30">
            <w:rPr>
              <w:rFonts w:hint="eastAsia"/>
              <w:color w:val="000000" w:themeColor="text1"/>
              <w:szCs w:val="24"/>
            </w:rPr>
            <w:delText>且</w:delText>
          </w:r>
        </w:del>
      </w:ins>
      <w:ins w:id="4874" w:author="怡然 刘" w:date="2026-06-23T14:32:00Z">
        <w:del w:id="4875" w:author="Si-yuan LIU" w:date="2026-07-24T14:26:00Z" w16du:dateUtc="2026-07-24T06:26:00Z">
          <w:r w:rsidDel="00964E30">
            <w:rPr>
              <w:rFonts w:hint="eastAsia"/>
              <w:color w:val="000000" w:themeColor="text1"/>
              <w:szCs w:val="24"/>
            </w:rPr>
            <w:delText>对广州奥融</w:delText>
          </w:r>
        </w:del>
      </w:ins>
      <w:ins w:id="4876" w:author="Kelly Tan" w:date="2026-06-25T13:07:00Z">
        <w:del w:id="4877" w:author="Si-yuan LIU" w:date="2026-07-24T14:26:00Z" w16du:dateUtc="2026-07-24T06:26:00Z">
          <w:r w:rsidDel="00964E30">
            <w:rPr>
              <w:rFonts w:hint="eastAsia"/>
              <w:color w:val="000000" w:themeColor="text1"/>
              <w:szCs w:val="24"/>
            </w:rPr>
            <w:delText>奥融科技</w:delText>
          </w:r>
        </w:del>
      </w:ins>
      <w:ins w:id="4878" w:author="怡然 刘" w:date="2026-06-23T14:32:00Z">
        <w:del w:id="4879" w:author="Si-yuan LIU" w:date="2026-07-24T14:26:00Z" w16du:dateUtc="2026-07-24T06:26:00Z">
          <w:r w:rsidDel="00964E30">
            <w:rPr>
              <w:rFonts w:hint="eastAsia"/>
              <w:color w:val="000000" w:themeColor="text1"/>
              <w:szCs w:val="24"/>
            </w:rPr>
            <w:delText>将其持有的基础设施项目作为底层基础设施项目申请发行基础设施</w:delText>
          </w:r>
          <w:r w:rsidDel="00964E30">
            <w:rPr>
              <w:rFonts w:hint="eastAsia"/>
              <w:color w:val="000000" w:themeColor="text1"/>
              <w:szCs w:val="24"/>
            </w:rPr>
            <w:delText>REITs</w:delText>
          </w:r>
          <w:r w:rsidDel="00964E30">
            <w:rPr>
              <w:rFonts w:hint="eastAsia"/>
              <w:color w:val="000000" w:themeColor="text1"/>
              <w:szCs w:val="24"/>
            </w:rPr>
            <w:delText>及相关交易方案无异议。</w:delText>
          </w:r>
        </w:del>
      </w:ins>
      <w:del w:id="4880" w:author="Si-yuan LIU" w:date="2026-07-24T14:26:00Z" w16du:dateUtc="2026-07-24T06:26:00Z">
        <w:r w:rsidDel="00964E30">
          <w:rPr>
            <w:rFonts w:hint="eastAsia"/>
            <w:color w:val="000000" w:themeColor="text1"/>
            <w:szCs w:val="24"/>
          </w:rPr>
          <w:delText>。</w:delText>
        </w:r>
      </w:del>
    </w:p>
    <w:p w14:paraId="7502CD4F" w14:textId="498A06F4" w:rsidR="005F457E" w:rsidDel="00964E30" w:rsidRDefault="00000000">
      <w:pPr>
        <w:spacing w:after="0" w:line="312" w:lineRule="auto"/>
        <w:ind w:firstLine="480"/>
        <w:rPr>
          <w:del w:id="4881" w:author="Si-yuan LIU" w:date="2026-07-24T14:26:00Z" w16du:dateUtc="2026-07-24T06:26:00Z"/>
          <w:color w:val="000000" w:themeColor="text1"/>
          <w:szCs w:val="24"/>
        </w:rPr>
      </w:pPr>
      <w:del w:id="4882" w:author="Si-yuan LIU" w:date="2026-07-24T14:26:00Z" w16du:dateUtc="2026-07-24T06:26:00Z">
        <w:r w:rsidDel="00964E30">
          <w:rPr>
            <w:rFonts w:hint="eastAsia"/>
            <w:color w:val="000000" w:themeColor="text1"/>
            <w:szCs w:val="24"/>
          </w:rPr>
          <w:delText>除上述情况外，基础设施项目不存在其他权利限制的情况；在取得银行同意且奥融科技提前偿还《借款合同》项下的剩余贷款本息之后，前述《最高额抵押合同》《最高额质押合同》项下所担保的主债权消灭，《最高额抵押合同》《最高额质押合同》项下的抵押权、质押权亦同时消灭；在中国银行南沙分行配合完成注销不动产抵押登记及应收账款质押登记手续之后，基础设施资产中的不动产及基础设施项目项下所产生的应收账款不存在抵押、质押或其他权利限制。此外，</w:delText>
        </w:r>
        <w:r w:rsidDel="00964E30">
          <w:rPr>
            <w:color w:val="000000" w:themeColor="text1"/>
            <w:szCs w:val="24"/>
          </w:rPr>
          <w:delText>根据《借款合同》约定，</w:delText>
        </w:r>
        <w:r w:rsidDel="00964E30">
          <w:rPr>
            <w:color w:val="000000" w:themeColor="text1"/>
            <w:szCs w:val="24"/>
          </w:rPr>
          <w:delText>“</w:delText>
        </w:r>
        <w:r w:rsidDel="00964E30">
          <w:rPr>
            <w:color w:val="000000" w:themeColor="text1"/>
            <w:szCs w:val="24"/>
          </w:rPr>
          <w:delText>如借款人发生进行合并、分立、减资、股权转让、对外投资、实质性增加债务融资、重大资产和债权转让以及其他可能对借款人的偿债能力产生不利影响的事项时，须事先征得贷款人的书面同意</w:delText>
        </w:r>
        <w:r w:rsidDel="00964E30">
          <w:rPr>
            <w:color w:val="000000" w:themeColor="text1"/>
            <w:szCs w:val="24"/>
          </w:rPr>
          <w:delText>”</w:delText>
        </w:r>
        <w:r w:rsidDel="00964E30">
          <w:rPr>
            <w:color w:val="000000" w:themeColor="text1"/>
            <w:szCs w:val="24"/>
          </w:rPr>
          <w:delText>，因此，在取得中国银行南沙分行书面同意的情况下，基础设施项目的上述转让限制可以解除。</w:delText>
        </w:r>
      </w:del>
    </w:p>
    <w:p w14:paraId="5580078D" w14:textId="4E43C8D6" w:rsidR="005F457E" w:rsidDel="00964E30" w:rsidRDefault="00000000">
      <w:pPr>
        <w:spacing w:after="0" w:line="312" w:lineRule="auto"/>
        <w:ind w:firstLine="480"/>
        <w:rPr>
          <w:del w:id="4883" w:author="Si-yuan LIU" w:date="2026-07-24T14:26:00Z" w16du:dateUtc="2026-07-24T06:26:00Z"/>
          <w:color w:val="000000" w:themeColor="text1"/>
          <w:szCs w:val="24"/>
        </w:rPr>
      </w:pPr>
      <w:del w:id="4884" w:author="Si-yuan LIU" w:date="2026-07-24T14:26:00Z" w16du:dateUtc="2026-07-24T06:26:00Z">
        <w:r w:rsidDel="00964E30">
          <w:rPr>
            <w:color w:val="000000" w:themeColor="text1"/>
            <w:szCs w:val="24"/>
          </w:rPr>
          <w:delText>3.</w:delText>
        </w:r>
        <w:r w:rsidDel="00964E30">
          <w:rPr>
            <w:rFonts w:hint="eastAsia"/>
            <w:color w:val="000000" w:themeColor="text1"/>
            <w:szCs w:val="24"/>
          </w:rPr>
          <w:delText>承诺函出具情况</w:delText>
        </w:r>
      </w:del>
    </w:p>
    <w:p w14:paraId="2BAE8B02" w14:textId="4A232DFD" w:rsidR="005F457E" w:rsidDel="00964E30" w:rsidRDefault="00000000">
      <w:pPr>
        <w:spacing w:after="0" w:line="312" w:lineRule="auto"/>
        <w:ind w:firstLine="480"/>
        <w:rPr>
          <w:del w:id="4885" w:author="Si-yuan LIU" w:date="2026-07-24T14:26:00Z" w16du:dateUtc="2026-07-24T06:26:00Z"/>
          <w:color w:val="000000" w:themeColor="text1"/>
          <w:szCs w:val="24"/>
        </w:rPr>
      </w:pPr>
      <w:del w:id="4886" w:author="Si-yuan LIU" w:date="2026-07-24T14:26:00Z" w16du:dateUtc="2026-07-24T06:26:00Z">
        <w:r w:rsidDel="00964E30">
          <w:rPr>
            <w:rFonts w:hint="eastAsia"/>
            <w:color w:val="000000" w:themeColor="text1"/>
            <w:szCs w:val="24"/>
          </w:rPr>
          <w:delText>（</w:delText>
        </w:r>
        <w:r w:rsidDel="00964E30">
          <w:rPr>
            <w:color w:val="000000" w:themeColor="text1"/>
            <w:szCs w:val="24"/>
          </w:rPr>
          <w:delText>1</w:delText>
        </w:r>
        <w:r w:rsidDel="00964E30">
          <w:rPr>
            <w:rFonts w:hint="eastAsia"/>
            <w:color w:val="000000" w:themeColor="text1"/>
            <w:szCs w:val="24"/>
          </w:rPr>
          <w:delText>）原始权益人出具承诺函情况</w:delText>
        </w:r>
      </w:del>
    </w:p>
    <w:p w14:paraId="62179CF2" w14:textId="68E4831A" w:rsidR="005F457E" w:rsidDel="00964E30" w:rsidRDefault="00000000">
      <w:pPr>
        <w:spacing w:after="0" w:line="312" w:lineRule="auto"/>
        <w:ind w:firstLine="480"/>
        <w:rPr>
          <w:del w:id="4887" w:author="Si-yuan LIU" w:date="2026-07-24T14:26:00Z" w16du:dateUtc="2026-07-24T06:26:00Z"/>
          <w:color w:val="000000" w:themeColor="text1"/>
          <w:szCs w:val="24"/>
        </w:rPr>
      </w:pPr>
      <w:del w:id="4888" w:author="Si-yuan LIU" w:date="2026-07-24T14:26:00Z" w16du:dateUtc="2026-07-24T06:26:00Z">
        <w:r w:rsidDel="00964E30">
          <w:rPr>
            <w:rFonts w:hint="eastAsia"/>
            <w:color w:val="000000" w:themeColor="text1"/>
            <w:szCs w:val="24"/>
          </w:rPr>
          <w:delText>原始权益人奥飞数据、固安聚龙、昊盈科技分别于</w:delText>
        </w:r>
        <w:r w:rsidDel="00964E30">
          <w:rPr>
            <w:color w:val="000000" w:themeColor="text1"/>
            <w:szCs w:val="24"/>
          </w:rPr>
          <w:delText>2026</w:delText>
        </w:r>
        <w:r w:rsidDel="00964E30">
          <w:rPr>
            <w:rFonts w:hint="eastAsia"/>
            <w:color w:val="000000" w:themeColor="text1"/>
            <w:szCs w:val="24"/>
          </w:rPr>
          <w:delText>年</w:delText>
        </w:r>
        <w:r w:rsidDel="00964E30">
          <w:rPr>
            <w:rFonts w:hint="eastAsia"/>
            <w:color w:val="000000" w:themeColor="text1"/>
            <w:szCs w:val="24"/>
          </w:rPr>
          <w:delText>5</w:delText>
        </w:r>
        <w:r w:rsidDel="00964E30">
          <w:rPr>
            <w:rFonts w:hint="eastAsia"/>
            <w:color w:val="000000" w:themeColor="text1"/>
            <w:szCs w:val="24"/>
          </w:rPr>
          <w:delText>月</w:delText>
        </w:r>
        <w:r w:rsidDel="00964E30">
          <w:rPr>
            <w:rFonts w:hint="eastAsia"/>
            <w:color w:val="000000" w:themeColor="text1"/>
            <w:szCs w:val="24"/>
          </w:rPr>
          <w:delText>2</w:delText>
        </w:r>
        <w:r w:rsidDel="00964E30">
          <w:rPr>
            <w:color w:val="000000" w:themeColor="text1"/>
            <w:szCs w:val="24"/>
          </w:rPr>
          <w:delText>9</w:delText>
        </w:r>
        <w:r w:rsidDel="00964E30">
          <w:rPr>
            <w:rFonts w:hint="eastAsia"/>
            <w:color w:val="000000" w:themeColor="text1"/>
            <w:szCs w:val="24"/>
          </w:rPr>
          <w:delText>日出具《广东奥飞数据科技股份有限公司关于奥飞数据中心基础设施领域不动产投资信托基金（</w:delText>
        </w:r>
        <w:r w:rsidDel="00964E30">
          <w:rPr>
            <w:color w:val="000000" w:themeColor="text1"/>
            <w:szCs w:val="24"/>
          </w:rPr>
          <w:delText>REITs</w:delText>
        </w:r>
        <w:r w:rsidDel="00964E30">
          <w:rPr>
            <w:rFonts w:hint="eastAsia"/>
            <w:color w:val="000000" w:themeColor="text1"/>
            <w:szCs w:val="24"/>
          </w:rPr>
          <w:delText>）项目的承诺函》、《固安聚龙自动化设备有限公司关于奥飞数据中心基础设施领域不动产投资信托基金（</w:delText>
        </w:r>
        <w:r w:rsidDel="00964E30">
          <w:rPr>
            <w:color w:val="000000" w:themeColor="text1"/>
            <w:szCs w:val="24"/>
          </w:rPr>
          <w:delText>REITs</w:delText>
        </w:r>
        <w:r w:rsidDel="00964E30">
          <w:rPr>
            <w:rFonts w:hint="eastAsia"/>
            <w:color w:val="000000" w:themeColor="text1"/>
            <w:szCs w:val="24"/>
          </w:rPr>
          <w:delText>）项目的承诺函》、《广州市昊盈计算机科技有限公司关于奥飞数据中心基础设施领域不动产投资信托基金（</w:delText>
        </w:r>
        <w:r w:rsidDel="00964E30">
          <w:rPr>
            <w:color w:val="000000" w:themeColor="text1"/>
            <w:szCs w:val="24"/>
          </w:rPr>
          <w:delText>REITs</w:delText>
        </w:r>
        <w:r w:rsidDel="00964E30">
          <w:rPr>
            <w:rFonts w:hint="eastAsia"/>
            <w:color w:val="000000" w:themeColor="text1"/>
            <w:szCs w:val="24"/>
          </w:rPr>
          <w:delText>）项目的承诺函》，就项目可转让性承诺：“本公司在本项目的申报材料中已经披露了基础设施</w:delText>
        </w:r>
        <w:r w:rsidDel="00964E30">
          <w:rPr>
            <w:rFonts w:hint="eastAsia"/>
            <w:color w:val="000000" w:themeColor="text1"/>
            <w:szCs w:val="24"/>
          </w:rPr>
          <w:delText>REITs</w:delText>
        </w:r>
        <w:r w:rsidDel="00964E30">
          <w:rPr>
            <w:rFonts w:hint="eastAsia"/>
            <w:color w:val="000000" w:themeColor="text1"/>
            <w:szCs w:val="24"/>
          </w:rPr>
          <w:delText>所涉转让事项相关的所有限定条件，对法律法规、政策规定、投资管理等方面的转让限定条件不存在任何缺失、遗漏或虚假陈述，已如实办理法律法规、政策规定、投资管理等方面所有与资产转让相关事项”。</w:delText>
        </w:r>
      </w:del>
    </w:p>
    <w:p w14:paraId="3EECEC38" w14:textId="58353B79" w:rsidR="005F457E" w:rsidDel="00964E30" w:rsidRDefault="00000000">
      <w:pPr>
        <w:spacing w:after="0" w:line="312" w:lineRule="auto"/>
        <w:ind w:firstLine="480"/>
        <w:rPr>
          <w:del w:id="4889" w:author="Si-yuan LIU" w:date="2026-07-24T14:26:00Z" w16du:dateUtc="2026-07-24T06:26:00Z"/>
          <w:color w:val="000000" w:themeColor="text1"/>
          <w:szCs w:val="24"/>
        </w:rPr>
      </w:pPr>
      <w:del w:id="4890" w:author="Si-yuan LIU" w:date="2026-07-24T14:26:00Z" w16du:dateUtc="2026-07-24T06:26:00Z">
        <w:r w:rsidDel="00964E30">
          <w:rPr>
            <w:rFonts w:hint="eastAsia"/>
            <w:color w:val="000000" w:themeColor="text1"/>
            <w:szCs w:val="24"/>
          </w:rPr>
          <w:delText>相关情况详见附件</w:delText>
        </w:r>
        <w:r w:rsidDel="00964E30">
          <w:rPr>
            <w:rFonts w:hint="eastAsia"/>
            <w:color w:val="000000" w:themeColor="text1"/>
            <w:szCs w:val="24"/>
          </w:rPr>
          <w:delText>17-1</w:delText>
        </w:r>
        <w:r w:rsidDel="00964E30">
          <w:rPr>
            <w:rFonts w:hint="eastAsia"/>
            <w:color w:val="000000" w:themeColor="text1"/>
            <w:szCs w:val="24"/>
          </w:rPr>
          <w:delText>、</w:delText>
        </w:r>
        <w:r w:rsidDel="00964E30">
          <w:rPr>
            <w:rFonts w:hint="eastAsia"/>
            <w:color w:val="000000" w:themeColor="text1"/>
            <w:szCs w:val="24"/>
          </w:rPr>
          <w:delText>17-2</w:delText>
        </w:r>
        <w:r w:rsidDel="00964E30">
          <w:rPr>
            <w:rFonts w:hint="eastAsia"/>
            <w:color w:val="000000" w:themeColor="text1"/>
            <w:szCs w:val="24"/>
          </w:rPr>
          <w:delText>、</w:delText>
        </w:r>
        <w:r w:rsidDel="00964E30">
          <w:rPr>
            <w:rFonts w:hint="eastAsia"/>
            <w:color w:val="000000" w:themeColor="text1"/>
            <w:szCs w:val="24"/>
          </w:rPr>
          <w:delText>17-3</w:delText>
        </w:r>
        <w:r w:rsidDel="00964E30">
          <w:rPr>
            <w:rFonts w:hint="eastAsia"/>
            <w:color w:val="000000" w:themeColor="text1"/>
            <w:szCs w:val="24"/>
          </w:rPr>
          <w:delText>。</w:delText>
        </w:r>
      </w:del>
    </w:p>
    <w:p w14:paraId="222F074C" w14:textId="7FCE1A14" w:rsidR="005F457E" w:rsidDel="00964E30" w:rsidRDefault="00000000">
      <w:pPr>
        <w:spacing w:after="0" w:line="312" w:lineRule="auto"/>
        <w:ind w:firstLine="480"/>
        <w:rPr>
          <w:del w:id="4891" w:author="Si-yuan LIU" w:date="2026-07-24T14:26:00Z" w16du:dateUtc="2026-07-24T06:26:00Z"/>
          <w:color w:val="000000" w:themeColor="text1"/>
          <w:szCs w:val="24"/>
        </w:rPr>
      </w:pPr>
      <w:del w:id="4892" w:author="Si-yuan LIU" w:date="2026-07-24T14:26:00Z" w16du:dateUtc="2026-07-24T06:26:00Z">
        <w:r w:rsidDel="00964E30">
          <w:rPr>
            <w:rFonts w:hint="eastAsia"/>
            <w:color w:val="000000" w:themeColor="text1"/>
            <w:szCs w:val="24"/>
          </w:rPr>
          <w:delText>（</w:delText>
        </w:r>
        <w:r w:rsidDel="00964E30">
          <w:rPr>
            <w:color w:val="000000" w:themeColor="text1"/>
            <w:szCs w:val="24"/>
          </w:rPr>
          <w:delText>2</w:delText>
        </w:r>
        <w:r w:rsidDel="00964E30">
          <w:rPr>
            <w:rFonts w:hint="eastAsia"/>
            <w:color w:val="000000" w:themeColor="text1"/>
            <w:szCs w:val="24"/>
          </w:rPr>
          <w:delText>）基金管理人相关承诺</w:delText>
        </w:r>
      </w:del>
    </w:p>
    <w:p w14:paraId="0137B81E" w14:textId="0BB80ADD" w:rsidR="005F457E" w:rsidDel="00964E30" w:rsidRDefault="00000000">
      <w:pPr>
        <w:spacing w:after="0" w:line="312" w:lineRule="auto"/>
        <w:ind w:firstLine="480"/>
        <w:rPr>
          <w:del w:id="4893" w:author="Si-yuan LIU" w:date="2026-07-24T14:26:00Z" w16du:dateUtc="2026-07-24T06:26:00Z"/>
          <w:color w:val="000000" w:themeColor="text1"/>
          <w:szCs w:val="24"/>
        </w:rPr>
      </w:pPr>
      <w:del w:id="4894" w:author="Si-yuan LIU" w:date="2026-07-24T14:26:00Z" w16du:dateUtc="2026-07-24T06:26:00Z">
        <w:r w:rsidDel="00964E30">
          <w:rPr>
            <w:rFonts w:hint="eastAsia"/>
            <w:color w:val="000000" w:themeColor="text1"/>
            <w:szCs w:val="24"/>
          </w:rPr>
          <w:delText>基金管理人南方基金于</w:delText>
        </w:r>
        <w:r w:rsidDel="00964E30">
          <w:rPr>
            <w:color w:val="000000" w:themeColor="text1"/>
            <w:szCs w:val="24"/>
          </w:rPr>
          <w:delText>2026</w:delText>
        </w:r>
        <w:r w:rsidDel="00964E30">
          <w:rPr>
            <w:rFonts w:hint="eastAsia"/>
            <w:color w:val="000000" w:themeColor="text1"/>
            <w:szCs w:val="24"/>
          </w:rPr>
          <w:delText>年</w:delText>
        </w:r>
        <w:r w:rsidDel="00964E30">
          <w:rPr>
            <w:color w:val="000000" w:themeColor="text1"/>
            <w:szCs w:val="24"/>
          </w:rPr>
          <w:delText>【】</w:delText>
        </w:r>
      </w:del>
      <w:ins w:id="4895" w:author="唐潇" w:date="2026-07-08T13:28:00Z">
        <w:del w:id="4896" w:author="Si-yuan LIU" w:date="2026-07-24T14:26:00Z" w16du:dateUtc="2026-07-24T06:26:00Z">
          <w:r w:rsidDel="00964E30">
            <w:rPr>
              <w:rFonts w:hint="eastAsia"/>
              <w:color w:val="000000" w:themeColor="text1"/>
              <w:szCs w:val="24"/>
            </w:rPr>
            <w:delText>7</w:delText>
          </w:r>
        </w:del>
      </w:ins>
      <w:del w:id="4897" w:author="Si-yuan LIU" w:date="2026-07-24T14:26:00Z" w16du:dateUtc="2026-07-24T06:26:00Z">
        <w:r w:rsidDel="00964E30">
          <w:rPr>
            <w:rFonts w:hint="eastAsia"/>
            <w:color w:val="000000" w:themeColor="text1"/>
            <w:szCs w:val="24"/>
          </w:rPr>
          <w:delText>月</w:delText>
        </w:r>
        <w:r w:rsidDel="00964E30">
          <w:rPr>
            <w:color w:val="000000" w:themeColor="text1"/>
            <w:szCs w:val="24"/>
          </w:rPr>
          <w:delText>【】</w:delText>
        </w:r>
      </w:del>
      <w:ins w:id="4898" w:author="唐潇" w:date="2026-07-08T13:28:00Z">
        <w:del w:id="4899" w:author="Si-yuan LIU" w:date="2026-07-24T14:26:00Z" w16du:dateUtc="2026-07-24T06:26:00Z">
          <w:r w:rsidDel="00964E30">
            <w:rPr>
              <w:rFonts w:hint="eastAsia"/>
              <w:color w:val="000000" w:themeColor="text1"/>
              <w:szCs w:val="24"/>
            </w:rPr>
            <w:delText>8</w:delText>
          </w:r>
        </w:del>
      </w:ins>
      <w:del w:id="4900" w:author="Si-yuan LIU" w:date="2026-07-24T14:26:00Z" w16du:dateUtc="2026-07-24T06:26:00Z">
        <w:r w:rsidDel="00964E30">
          <w:rPr>
            <w:rFonts w:hint="eastAsia"/>
            <w:color w:val="000000" w:themeColor="text1"/>
            <w:szCs w:val="24"/>
          </w:rPr>
          <w:delText>日出具了《</w:delText>
        </w:r>
        <w:r w:rsidDel="00964E30">
          <w:rPr>
            <w:color w:val="000000" w:themeColor="text1"/>
            <w:szCs w:val="24"/>
          </w:rPr>
          <w:delText>南方基金管理股份有限公司关于奥飞数据中心基础设施领域不动产投资信托基金（</w:delText>
        </w:r>
        <w:r w:rsidDel="00964E30">
          <w:rPr>
            <w:color w:val="000000" w:themeColor="text1"/>
            <w:szCs w:val="24"/>
          </w:rPr>
          <w:delText>REITs</w:delText>
        </w:r>
        <w:r w:rsidDel="00964E30">
          <w:rPr>
            <w:color w:val="000000" w:themeColor="text1"/>
            <w:szCs w:val="24"/>
          </w:rPr>
          <w:delText>）项目的承诺函</w:delText>
        </w:r>
        <w:r w:rsidDel="00964E30">
          <w:rPr>
            <w:rFonts w:hint="eastAsia"/>
            <w:color w:val="000000" w:themeColor="text1"/>
            <w:szCs w:val="24"/>
          </w:rPr>
          <w:delText>》，就项目可转让性承诺：“本公司已了解法律法规、政策规定、投资管理等方面项目转让存在的所有限制，认可项目转让限制处理方式，如基金份额公开发售后出现任何项目转让限制有关风险，我们将依据法律法规、政策规定和监管部门的要求及时进行处理”。</w:delText>
        </w:r>
      </w:del>
    </w:p>
    <w:p w14:paraId="519F11A4" w14:textId="75045407" w:rsidR="005F457E" w:rsidDel="00964E30" w:rsidRDefault="00000000">
      <w:pPr>
        <w:spacing w:after="0" w:line="312" w:lineRule="auto"/>
        <w:ind w:firstLine="480"/>
        <w:rPr>
          <w:del w:id="4901" w:author="Si-yuan LIU" w:date="2026-07-24T14:26:00Z" w16du:dateUtc="2026-07-24T06:26:00Z"/>
          <w:color w:val="000000" w:themeColor="text1"/>
          <w:szCs w:val="24"/>
        </w:rPr>
      </w:pPr>
      <w:del w:id="4902" w:author="Si-yuan LIU" w:date="2026-07-24T14:26:00Z" w16du:dateUtc="2026-07-24T06:26:00Z">
        <w:r w:rsidDel="00964E30">
          <w:rPr>
            <w:rFonts w:hint="eastAsia"/>
            <w:color w:val="000000" w:themeColor="text1"/>
            <w:szCs w:val="24"/>
          </w:rPr>
          <w:delText>相关情况详见附件</w:delText>
        </w:r>
        <w:r w:rsidDel="00964E30">
          <w:rPr>
            <w:rFonts w:hint="eastAsia"/>
            <w:color w:val="000000" w:themeColor="text1"/>
            <w:szCs w:val="24"/>
          </w:rPr>
          <w:delText>18-1</w:delText>
        </w:r>
        <w:r w:rsidDel="00964E30">
          <w:rPr>
            <w:rFonts w:hint="eastAsia"/>
            <w:color w:val="000000" w:themeColor="text1"/>
            <w:szCs w:val="24"/>
          </w:rPr>
          <w:delText>。</w:delText>
        </w:r>
      </w:del>
    </w:p>
    <w:p w14:paraId="5E74AA00" w14:textId="60758F31" w:rsidR="005F457E" w:rsidDel="00964E30" w:rsidRDefault="00000000">
      <w:pPr>
        <w:spacing w:after="0" w:line="312" w:lineRule="auto"/>
        <w:ind w:firstLine="480"/>
        <w:rPr>
          <w:del w:id="4903" w:author="Si-yuan LIU" w:date="2026-07-24T14:26:00Z" w16du:dateUtc="2026-07-24T06:26:00Z"/>
          <w:color w:val="000000" w:themeColor="text1"/>
          <w:szCs w:val="24"/>
        </w:rPr>
      </w:pPr>
      <w:del w:id="4904" w:author="Si-yuan LIU" w:date="2026-07-24T14:26:00Z" w16du:dateUtc="2026-07-24T06:26:00Z">
        <w:r w:rsidDel="00964E30">
          <w:rPr>
            <w:rFonts w:hint="eastAsia"/>
            <w:color w:val="000000" w:themeColor="text1"/>
            <w:szCs w:val="24"/>
          </w:rPr>
          <w:delText>（</w:delText>
        </w:r>
        <w:r w:rsidDel="00964E30">
          <w:rPr>
            <w:color w:val="000000" w:themeColor="text1"/>
            <w:szCs w:val="24"/>
          </w:rPr>
          <w:delText>3</w:delText>
        </w:r>
        <w:r w:rsidDel="00964E30">
          <w:rPr>
            <w:rFonts w:hint="eastAsia"/>
            <w:color w:val="000000" w:themeColor="text1"/>
            <w:szCs w:val="24"/>
          </w:rPr>
          <w:delText>）律师事务所就项目可转让性出具的法律意见</w:delText>
        </w:r>
      </w:del>
    </w:p>
    <w:p w14:paraId="0EA58F7C" w14:textId="0474A792" w:rsidR="005F457E" w:rsidDel="00964E30" w:rsidRDefault="00000000">
      <w:pPr>
        <w:spacing w:after="0" w:line="312" w:lineRule="auto"/>
        <w:ind w:firstLine="480"/>
        <w:rPr>
          <w:del w:id="4905" w:author="Si-yuan LIU" w:date="2026-07-24T14:26:00Z" w16du:dateUtc="2026-07-24T06:26:00Z"/>
          <w:color w:val="000000" w:themeColor="text1"/>
          <w:szCs w:val="24"/>
        </w:rPr>
      </w:pPr>
      <w:del w:id="4906" w:author="Si-yuan LIU" w:date="2026-07-24T14:26:00Z" w16du:dateUtc="2026-07-24T06:26:00Z">
        <w:r w:rsidDel="00964E30">
          <w:rPr>
            <w:rFonts w:hint="eastAsia"/>
            <w:color w:val="000000" w:themeColor="text1"/>
            <w:szCs w:val="24"/>
          </w:rPr>
          <w:delText>国浩律师（广州）事务所已出具《法律意见书》，就项目可转让性发表法律意见：“除本法律意见已披露的权利负担和限制以及转让限定条件外，基础设施项目不存在其他抵押、查封、扣押、冻结等他项权利限制，广州奥融股权可以依法进行转让。</w:delText>
        </w:r>
        <w:r w:rsidDel="00964E30">
          <w:rPr>
            <w:rStyle w:val="afa"/>
            <w:rFonts w:hint="eastAsia"/>
            <w:color w:val="000000" w:themeColor="text1"/>
            <w:sz w:val="24"/>
            <w:szCs w:val="24"/>
          </w:rPr>
          <w:delText>”</w:delText>
        </w:r>
      </w:del>
    </w:p>
    <w:p w14:paraId="7D259F5A" w14:textId="3FB9A6E9" w:rsidR="005F457E" w:rsidDel="00964E30" w:rsidRDefault="00000000">
      <w:pPr>
        <w:spacing w:after="0" w:line="312" w:lineRule="auto"/>
        <w:ind w:firstLine="480"/>
        <w:rPr>
          <w:del w:id="4907" w:author="Si-yuan LIU" w:date="2026-07-24T14:26:00Z" w16du:dateUtc="2026-07-24T06:26:00Z"/>
          <w:color w:val="000000" w:themeColor="text1"/>
          <w:szCs w:val="24"/>
        </w:rPr>
      </w:pPr>
      <w:del w:id="4908" w:author="Si-yuan LIU" w:date="2026-07-24T14:26:00Z" w16du:dateUtc="2026-07-24T06:26:00Z">
        <w:r w:rsidDel="00964E30">
          <w:rPr>
            <w:rFonts w:hint="eastAsia"/>
            <w:color w:val="000000" w:themeColor="text1"/>
            <w:szCs w:val="24"/>
          </w:rPr>
          <w:delText>相关情况详见附件</w:delText>
        </w:r>
        <w:r w:rsidDel="00964E30">
          <w:rPr>
            <w:rFonts w:hint="eastAsia"/>
            <w:color w:val="000000" w:themeColor="text1"/>
            <w:szCs w:val="24"/>
          </w:rPr>
          <w:delText>19-1</w:delText>
        </w:r>
        <w:r w:rsidDel="00964E30">
          <w:rPr>
            <w:rFonts w:hint="eastAsia"/>
            <w:color w:val="000000" w:themeColor="text1"/>
            <w:szCs w:val="24"/>
          </w:rPr>
          <w:delText>。</w:delText>
        </w:r>
      </w:del>
    </w:p>
    <w:p w14:paraId="5E98A43C" w14:textId="248A9966" w:rsidR="005F457E" w:rsidDel="00964E30" w:rsidRDefault="00000000">
      <w:pPr>
        <w:pStyle w:val="2"/>
        <w:rPr>
          <w:del w:id="4909" w:author="Si-yuan LIU" w:date="2026-07-24T14:26:00Z" w16du:dateUtc="2026-07-24T06:26:00Z"/>
        </w:rPr>
      </w:pPr>
      <w:bookmarkStart w:id="4910" w:name="_Toc223783773"/>
      <w:del w:id="4911" w:author="Si-yuan LIU" w:date="2026-07-24T14:26:00Z" w16du:dateUtc="2026-07-24T06:26:00Z">
        <w:r w:rsidDel="00964E30">
          <w:rPr>
            <w:rFonts w:hint="eastAsia"/>
          </w:rPr>
          <w:delText>（五）政府和社会资本合作（</w:delText>
        </w:r>
        <w:r w:rsidDel="00964E30">
          <w:delText>PPP</w:delText>
        </w:r>
        <w:r w:rsidDel="00964E30">
          <w:rPr>
            <w:rFonts w:hint="eastAsia"/>
          </w:rPr>
          <w:delText>）项目合规情况</w:delText>
        </w:r>
        <w:bookmarkEnd w:id="4720"/>
        <w:bookmarkEnd w:id="4721"/>
        <w:bookmarkEnd w:id="4722"/>
        <w:bookmarkEnd w:id="4910"/>
      </w:del>
    </w:p>
    <w:p w14:paraId="20E18869" w14:textId="4BE461BE" w:rsidR="005F457E" w:rsidDel="00964E30" w:rsidRDefault="00000000">
      <w:pPr>
        <w:spacing w:after="0" w:line="312" w:lineRule="auto"/>
        <w:ind w:firstLine="480"/>
        <w:rPr>
          <w:del w:id="4912" w:author="Si-yuan LIU" w:date="2026-07-24T14:26:00Z" w16du:dateUtc="2026-07-24T06:26:00Z"/>
          <w:color w:val="000000" w:themeColor="text1"/>
          <w:szCs w:val="24"/>
        </w:rPr>
      </w:pPr>
      <w:del w:id="4913" w:author="Si-yuan LIU" w:date="2026-07-24T14:26:00Z" w16du:dateUtc="2026-07-24T06:26:00Z">
        <w:r w:rsidDel="00964E30">
          <w:rPr>
            <w:rFonts w:hint="eastAsia"/>
            <w:color w:val="000000" w:themeColor="text1"/>
            <w:szCs w:val="24"/>
          </w:rPr>
          <w:delText>不涉及。</w:delText>
        </w:r>
      </w:del>
    </w:p>
    <w:p w14:paraId="1199B2F9" w14:textId="1706ED73" w:rsidR="005F457E" w:rsidDel="00964E30" w:rsidRDefault="00000000">
      <w:pPr>
        <w:pStyle w:val="2"/>
        <w:rPr>
          <w:del w:id="4914" w:author="Si-yuan LIU" w:date="2026-07-24T14:26:00Z" w16du:dateUtc="2026-07-24T06:26:00Z"/>
        </w:rPr>
      </w:pPr>
      <w:bookmarkStart w:id="4915" w:name="_Toc223783774"/>
      <w:bookmarkStart w:id="4916" w:name="_Toc1334573159_WPSOffice_Level2"/>
      <w:bookmarkStart w:id="4917" w:name="_Toc585500572_WPSOffice_Level2"/>
      <w:bookmarkStart w:id="4918" w:name="_Toc1513703896_WPSOffice_Level2"/>
      <w:del w:id="4919" w:author="Si-yuan LIU" w:date="2026-07-24T14:26:00Z" w16du:dateUtc="2026-07-24T06:26:00Z">
        <w:r w:rsidDel="00964E30">
          <w:rPr>
            <w:rFonts w:hint="eastAsia"/>
          </w:rPr>
          <w:delText>（六）税收处理情况</w:delText>
        </w:r>
        <w:bookmarkEnd w:id="4915"/>
        <w:bookmarkEnd w:id="4916"/>
        <w:bookmarkEnd w:id="4917"/>
        <w:bookmarkEnd w:id="4918"/>
      </w:del>
    </w:p>
    <w:p w14:paraId="07E8C8CE" w14:textId="40F32453" w:rsidR="005F457E" w:rsidDel="00964E30" w:rsidRDefault="00000000">
      <w:pPr>
        <w:spacing w:after="0" w:line="312" w:lineRule="auto"/>
        <w:ind w:firstLine="480"/>
        <w:rPr>
          <w:del w:id="4920" w:author="Si-yuan LIU" w:date="2026-07-24T14:26:00Z" w16du:dateUtc="2026-07-24T06:26:00Z"/>
          <w:color w:val="000000" w:themeColor="text1"/>
          <w:szCs w:val="24"/>
        </w:rPr>
      </w:pPr>
      <w:del w:id="4921" w:author="Si-yuan LIU" w:date="2026-07-24T14:26:00Z" w16du:dateUtc="2026-07-24T06:26:00Z">
        <w:r w:rsidDel="00964E30">
          <w:rPr>
            <w:color w:val="000000" w:themeColor="text1"/>
            <w:szCs w:val="24"/>
          </w:rPr>
          <w:delText>1.</w:delText>
        </w:r>
        <w:r w:rsidDel="00964E30">
          <w:rPr>
            <w:rFonts w:hint="eastAsia"/>
            <w:color w:val="000000" w:themeColor="text1"/>
            <w:szCs w:val="24"/>
          </w:rPr>
          <w:delText>发起人（原始权益人）对项目依法依规缴纳税收的承诺情况</w:delText>
        </w:r>
      </w:del>
    </w:p>
    <w:p w14:paraId="063FD76D" w14:textId="2830A65C" w:rsidR="005F457E" w:rsidDel="00964E30" w:rsidRDefault="00000000">
      <w:pPr>
        <w:spacing w:after="0" w:line="312" w:lineRule="auto"/>
        <w:ind w:firstLine="480"/>
        <w:rPr>
          <w:del w:id="4922" w:author="Si-yuan LIU" w:date="2026-07-24T14:26:00Z" w16du:dateUtc="2026-07-24T06:26:00Z"/>
          <w:color w:val="000000" w:themeColor="text1"/>
          <w:szCs w:val="24"/>
        </w:rPr>
      </w:pPr>
      <w:del w:id="4923" w:author="Si-yuan LIU" w:date="2026-07-24T14:26:00Z" w16du:dateUtc="2026-07-24T06:26:00Z">
        <w:r w:rsidDel="00964E30">
          <w:rPr>
            <w:color w:val="000000" w:themeColor="text1"/>
            <w:szCs w:val="24"/>
          </w:rPr>
          <w:delText>2026</w:delText>
        </w:r>
        <w:r w:rsidDel="00964E30">
          <w:rPr>
            <w:rFonts w:hint="eastAsia"/>
            <w:color w:val="000000" w:themeColor="text1"/>
            <w:szCs w:val="24"/>
          </w:rPr>
          <w:delText>年</w:delText>
        </w:r>
        <w:r w:rsidDel="00964E30">
          <w:rPr>
            <w:rFonts w:hint="eastAsia"/>
            <w:color w:val="000000" w:themeColor="text1"/>
            <w:szCs w:val="24"/>
          </w:rPr>
          <w:delText>5</w:delText>
        </w:r>
        <w:r w:rsidDel="00964E30">
          <w:rPr>
            <w:rFonts w:hint="eastAsia"/>
            <w:color w:val="000000" w:themeColor="text1"/>
            <w:szCs w:val="24"/>
          </w:rPr>
          <w:delText>月</w:delText>
        </w:r>
        <w:r w:rsidDel="00964E30">
          <w:rPr>
            <w:rFonts w:hint="eastAsia"/>
            <w:color w:val="000000" w:themeColor="text1"/>
            <w:szCs w:val="24"/>
          </w:rPr>
          <w:delText>2</w:delText>
        </w:r>
        <w:r w:rsidDel="00964E30">
          <w:rPr>
            <w:color w:val="000000" w:themeColor="text1"/>
            <w:szCs w:val="24"/>
          </w:rPr>
          <w:delText>9</w:delText>
        </w:r>
        <w:r w:rsidDel="00964E30">
          <w:rPr>
            <w:rFonts w:hint="eastAsia"/>
            <w:color w:val="000000" w:themeColor="text1"/>
            <w:szCs w:val="24"/>
          </w:rPr>
          <w:delText>日，奥飞数据出具《广东奥飞数据科技股份有限公司关于奥飞数据中心基础设施领域不动产投资信托基金（</w:delText>
        </w:r>
        <w:r w:rsidDel="00964E30">
          <w:rPr>
            <w:color w:val="000000" w:themeColor="text1"/>
            <w:szCs w:val="24"/>
          </w:rPr>
          <w:delText>REITs</w:delText>
        </w:r>
        <w:r w:rsidDel="00964E30">
          <w:rPr>
            <w:rFonts w:hint="eastAsia"/>
            <w:color w:val="000000" w:themeColor="text1"/>
            <w:szCs w:val="24"/>
          </w:rPr>
          <w:delText>）项目的承诺函》，就项目依法依规缴纳税收承诺：“基础设施</w:delText>
        </w:r>
        <w:r w:rsidDel="00964E30">
          <w:rPr>
            <w:color w:val="000000" w:themeColor="text1"/>
            <w:szCs w:val="24"/>
          </w:rPr>
          <w:delText>REITs</w:delText>
        </w:r>
        <w:r w:rsidDel="00964E30">
          <w:rPr>
            <w:rFonts w:hint="eastAsia"/>
            <w:color w:val="000000" w:themeColor="text1"/>
            <w:szCs w:val="24"/>
          </w:rPr>
          <w:delText>发行或存续期间，如税务机关要求补充缴纳发行基础设施</w:delText>
        </w:r>
        <w:r w:rsidDel="00964E30">
          <w:rPr>
            <w:color w:val="000000" w:themeColor="text1"/>
            <w:szCs w:val="24"/>
          </w:rPr>
          <w:delText>REITs</w:delText>
        </w:r>
        <w:r w:rsidDel="00964E30">
          <w:rPr>
            <w:rFonts w:hint="eastAsia"/>
            <w:color w:val="000000" w:themeColor="text1"/>
            <w:szCs w:val="24"/>
          </w:rPr>
          <w:delText>中资产重组和股权转让（截至完成股权交割）过程可能涉及的相关税费，本公司将按要求缴纳（或全额补偿基础设施</w:delText>
        </w:r>
        <w:r w:rsidDel="00964E30">
          <w:rPr>
            <w:color w:val="000000" w:themeColor="text1"/>
            <w:szCs w:val="24"/>
          </w:rPr>
          <w:delText>REITs</w:delText>
        </w:r>
        <w:r w:rsidDel="00964E30">
          <w:rPr>
            <w:rFonts w:hint="eastAsia"/>
            <w:color w:val="000000" w:themeColor="text1"/>
            <w:szCs w:val="24"/>
          </w:rPr>
          <w:delText>持有的其他相关缴税主体）相应税金（含滞纳金和罚金）并承担所有相关经济和法律责任”。具体内容详见附件</w:delText>
        </w:r>
        <w:r w:rsidDel="00964E30">
          <w:rPr>
            <w:color w:val="000000" w:themeColor="text1"/>
            <w:szCs w:val="24"/>
          </w:rPr>
          <w:delText>21-1</w:delText>
        </w:r>
        <w:r w:rsidDel="00964E30">
          <w:rPr>
            <w:rFonts w:hint="eastAsia"/>
            <w:color w:val="000000" w:themeColor="text1"/>
            <w:szCs w:val="24"/>
          </w:rPr>
          <w:delText>。</w:delText>
        </w:r>
      </w:del>
    </w:p>
    <w:p w14:paraId="086C3E36" w14:textId="4C797B7B" w:rsidR="005F457E" w:rsidDel="00964E30" w:rsidRDefault="00000000">
      <w:pPr>
        <w:spacing w:after="0" w:line="312" w:lineRule="auto"/>
        <w:ind w:firstLine="480"/>
        <w:rPr>
          <w:del w:id="4924" w:author="Si-yuan LIU" w:date="2026-07-24T14:26:00Z" w16du:dateUtc="2026-07-24T06:26:00Z"/>
          <w:color w:val="000000" w:themeColor="text1"/>
          <w:szCs w:val="24"/>
        </w:rPr>
      </w:pPr>
      <w:del w:id="4925" w:author="Si-yuan LIU" w:date="2026-07-24T14:26:00Z" w16du:dateUtc="2026-07-24T06:26:00Z">
        <w:r w:rsidDel="00964E30">
          <w:rPr>
            <w:color w:val="000000" w:themeColor="text1"/>
            <w:szCs w:val="24"/>
          </w:rPr>
          <w:delText>2026</w:delText>
        </w:r>
        <w:r w:rsidDel="00964E30">
          <w:rPr>
            <w:rFonts w:hint="eastAsia"/>
            <w:color w:val="000000" w:themeColor="text1"/>
            <w:szCs w:val="24"/>
          </w:rPr>
          <w:delText>年</w:delText>
        </w:r>
        <w:r w:rsidDel="00964E30">
          <w:rPr>
            <w:rFonts w:hint="eastAsia"/>
            <w:color w:val="000000" w:themeColor="text1"/>
            <w:szCs w:val="24"/>
          </w:rPr>
          <w:delText>5</w:delText>
        </w:r>
        <w:r w:rsidDel="00964E30">
          <w:rPr>
            <w:rFonts w:hint="eastAsia"/>
            <w:color w:val="000000" w:themeColor="text1"/>
            <w:szCs w:val="24"/>
          </w:rPr>
          <w:delText>月</w:delText>
        </w:r>
        <w:r w:rsidDel="00964E30">
          <w:rPr>
            <w:rFonts w:hint="eastAsia"/>
            <w:color w:val="000000" w:themeColor="text1"/>
            <w:szCs w:val="24"/>
          </w:rPr>
          <w:delText>2</w:delText>
        </w:r>
        <w:r w:rsidDel="00964E30">
          <w:rPr>
            <w:color w:val="000000" w:themeColor="text1"/>
            <w:szCs w:val="24"/>
          </w:rPr>
          <w:delText>9</w:delText>
        </w:r>
        <w:r w:rsidDel="00964E30">
          <w:rPr>
            <w:rFonts w:hint="eastAsia"/>
            <w:color w:val="000000" w:themeColor="text1"/>
            <w:szCs w:val="24"/>
          </w:rPr>
          <w:delText>日，固安聚龙出具《固安聚龙自动化设备有限公司关于奥飞数据中心基础设施领域不动产投资信托基金（</w:delText>
        </w:r>
        <w:r w:rsidDel="00964E30">
          <w:rPr>
            <w:color w:val="000000" w:themeColor="text1"/>
            <w:szCs w:val="24"/>
          </w:rPr>
          <w:delText>REITs</w:delText>
        </w:r>
        <w:r w:rsidDel="00964E30">
          <w:rPr>
            <w:rFonts w:hint="eastAsia"/>
            <w:color w:val="000000" w:themeColor="text1"/>
            <w:szCs w:val="24"/>
          </w:rPr>
          <w:delText>）项目的承诺函》，就项目依法依规缴纳税收承诺：“基础设施</w:delText>
        </w:r>
        <w:r w:rsidDel="00964E30">
          <w:rPr>
            <w:color w:val="000000" w:themeColor="text1"/>
            <w:szCs w:val="24"/>
          </w:rPr>
          <w:delText>REITs</w:delText>
        </w:r>
        <w:r w:rsidDel="00964E30">
          <w:rPr>
            <w:rFonts w:hint="eastAsia"/>
            <w:color w:val="000000" w:themeColor="text1"/>
            <w:szCs w:val="24"/>
          </w:rPr>
          <w:delText>发行或存续期间，如税务机关要求补充缴纳发行基础设施</w:delText>
        </w:r>
        <w:r w:rsidDel="00964E30">
          <w:rPr>
            <w:color w:val="000000" w:themeColor="text1"/>
            <w:szCs w:val="24"/>
          </w:rPr>
          <w:delText>REITs</w:delText>
        </w:r>
        <w:r w:rsidDel="00964E30">
          <w:rPr>
            <w:rFonts w:hint="eastAsia"/>
            <w:color w:val="000000" w:themeColor="text1"/>
            <w:szCs w:val="24"/>
          </w:rPr>
          <w:delText>中资产重组和股权转让（截至完成股权交割）过程可能涉及的相关税费，本公司将按要求缴纳（或全额补偿基础设施</w:delText>
        </w:r>
        <w:r w:rsidDel="00964E30">
          <w:rPr>
            <w:color w:val="000000" w:themeColor="text1"/>
            <w:szCs w:val="24"/>
          </w:rPr>
          <w:delText>REITs</w:delText>
        </w:r>
        <w:r w:rsidDel="00964E30">
          <w:rPr>
            <w:rFonts w:hint="eastAsia"/>
            <w:color w:val="000000" w:themeColor="text1"/>
            <w:szCs w:val="24"/>
          </w:rPr>
          <w:delText>持有的其他相关缴税主体）相应税金（含滞纳金和罚金）并承担所有相关经济和法律责任”。具体内容详见附件</w:delText>
        </w:r>
        <w:r w:rsidDel="00964E30">
          <w:rPr>
            <w:color w:val="000000" w:themeColor="text1"/>
            <w:szCs w:val="24"/>
          </w:rPr>
          <w:delText>21-2</w:delText>
        </w:r>
        <w:r w:rsidDel="00964E30">
          <w:rPr>
            <w:rFonts w:hint="eastAsia"/>
            <w:color w:val="000000" w:themeColor="text1"/>
            <w:szCs w:val="24"/>
          </w:rPr>
          <w:delText>。</w:delText>
        </w:r>
      </w:del>
    </w:p>
    <w:p w14:paraId="0AA05B0F" w14:textId="081A3D71" w:rsidR="005F457E" w:rsidDel="00964E30" w:rsidRDefault="00000000">
      <w:pPr>
        <w:spacing w:after="0" w:line="312" w:lineRule="auto"/>
        <w:ind w:firstLine="480"/>
        <w:rPr>
          <w:del w:id="4926" w:author="Si-yuan LIU" w:date="2026-07-24T14:26:00Z" w16du:dateUtc="2026-07-24T06:26:00Z"/>
          <w:color w:val="000000" w:themeColor="text1"/>
          <w:szCs w:val="24"/>
        </w:rPr>
      </w:pPr>
      <w:del w:id="4927" w:author="Si-yuan LIU" w:date="2026-07-24T14:26:00Z" w16du:dateUtc="2026-07-24T06:26:00Z">
        <w:r w:rsidDel="00964E30">
          <w:rPr>
            <w:color w:val="000000" w:themeColor="text1"/>
            <w:szCs w:val="24"/>
          </w:rPr>
          <w:delText>2026</w:delText>
        </w:r>
        <w:r w:rsidDel="00964E30">
          <w:rPr>
            <w:rFonts w:hint="eastAsia"/>
            <w:color w:val="000000" w:themeColor="text1"/>
            <w:szCs w:val="24"/>
          </w:rPr>
          <w:delText>年</w:delText>
        </w:r>
        <w:r w:rsidDel="00964E30">
          <w:rPr>
            <w:rFonts w:hint="eastAsia"/>
            <w:color w:val="000000" w:themeColor="text1"/>
            <w:szCs w:val="24"/>
          </w:rPr>
          <w:delText>5</w:delText>
        </w:r>
        <w:r w:rsidDel="00964E30">
          <w:rPr>
            <w:rFonts w:hint="eastAsia"/>
            <w:color w:val="000000" w:themeColor="text1"/>
            <w:szCs w:val="24"/>
          </w:rPr>
          <w:delText>月</w:delText>
        </w:r>
        <w:r w:rsidDel="00964E30">
          <w:rPr>
            <w:rFonts w:hint="eastAsia"/>
            <w:color w:val="000000" w:themeColor="text1"/>
            <w:szCs w:val="24"/>
          </w:rPr>
          <w:delText>2</w:delText>
        </w:r>
        <w:r w:rsidDel="00964E30">
          <w:rPr>
            <w:color w:val="000000" w:themeColor="text1"/>
            <w:szCs w:val="24"/>
          </w:rPr>
          <w:delText>9</w:delText>
        </w:r>
        <w:r w:rsidDel="00964E30">
          <w:rPr>
            <w:rFonts w:hint="eastAsia"/>
            <w:color w:val="000000" w:themeColor="text1"/>
            <w:szCs w:val="24"/>
          </w:rPr>
          <w:delText>日，昊盈科技出具《广州市昊盈计算机科技有限公司关于奥飞数据中心基础设施领域不动产投资信托基金（</w:delText>
        </w:r>
        <w:r w:rsidDel="00964E30">
          <w:rPr>
            <w:color w:val="000000" w:themeColor="text1"/>
            <w:szCs w:val="24"/>
          </w:rPr>
          <w:delText>REITs</w:delText>
        </w:r>
        <w:r w:rsidDel="00964E30">
          <w:rPr>
            <w:rFonts w:hint="eastAsia"/>
            <w:color w:val="000000" w:themeColor="text1"/>
            <w:szCs w:val="24"/>
          </w:rPr>
          <w:delText>）项目的承诺函》，就项目依法依规缴纳税收承诺：“基础设施</w:delText>
        </w:r>
        <w:r w:rsidDel="00964E30">
          <w:rPr>
            <w:color w:val="000000" w:themeColor="text1"/>
            <w:szCs w:val="24"/>
          </w:rPr>
          <w:delText>REITs</w:delText>
        </w:r>
        <w:r w:rsidDel="00964E30">
          <w:rPr>
            <w:rFonts w:hint="eastAsia"/>
            <w:color w:val="000000" w:themeColor="text1"/>
            <w:szCs w:val="24"/>
          </w:rPr>
          <w:delText>发行或存续期间，如税务机关要求补充缴纳发行基础设施</w:delText>
        </w:r>
        <w:r w:rsidDel="00964E30">
          <w:rPr>
            <w:color w:val="000000" w:themeColor="text1"/>
            <w:szCs w:val="24"/>
          </w:rPr>
          <w:delText>REITs</w:delText>
        </w:r>
        <w:r w:rsidDel="00964E30">
          <w:rPr>
            <w:rFonts w:hint="eastAsia"/>
            <w:color w:val="000000" w:themeColor="text1"/>
            <w:szCs w:val="24"/>
          </w:rPr>
          <w:delText>中资产重组和股权转让（截至完成股权交割）过程可能涉及的相关税费，本公司将按要求缴纳（或全额补偿基础设施</w:delText>
        </w:r>
        <w:r w:rsidDel="00964E30">
          <w:rPr>
            <w:color w:val="000000" w:themeColor="text1"/>
            <w:szCs w:val="24"/>
          </w:rPr>
          <w:delText>REITs</w:delText>
        </w:r>
        <w:r w:rsidDel="00964E30">
          <w:rPr>
            <w:rFonts w:hint="eastAsia"/>
            <w:color w:val="000000" w:themeColor="text1"/>
            <w:szCs w:val="24"/>
          </w:rPr>
          <w:delText>持有的其他相关缴税主体）相应税金（含滞纳金和罚金）并承担所有相关经济和法律责任”。具体内容详见附件</w:delText>
        </w:r>
        <w:r w:rsidDel="00964E30">
          <w:rPr>
            <w:color w:val="000000" w:themeColor="text1"/>
            <w:szCs w:val="24"/>
          </w:rPr>
          <w:delText>21-3</w:delText>
        </w:r>
        <w:r w:rsidDel="00964E30">
          <w:rPr>
            <w:rFonts w:hint="eastAsia"/>
            <w:color w:val="000000" w:themeColor="text1"/>
            <w:szCs w:val="24"/>
          </w:rPr>
          <w:delText>。</w:delText>
        </w:r>
      </w:del>
    </w:p>
    <w:p w14:paraId="3B9B5A03" w14:textId="12A43A5A" w:rsidR="005F457E" w:rsidDel="00964E30" w:rsidRDefault="00000000">
      <w:pPr>
        <w:spacing w:after="0" w:line="312" w:lineRule="auto"/>
        <w:ind w:firstLine="480"/>
        <w:rPr>
          <w:del w:id="4928" w:author="Si-yuan LIU" w:date="2026-07-24T14:26:00Z" w16du:dateUtc="2026-07-24T06:26:00Z"/>
          <w:color w:val="000000" w:themeColor="text1"/>
          <w:szCs w:val="24"/>
        </w:rPr>
      </w:pPr>
      <w:del w:id="4929" w:author="Si-yuan LIU" w:date="2026-07-24T14:26:00Z" w16du:dateUtc="2026-07-24T06:26:00Z">
        <w:r w:rsidDel="00964E30">
          <w:rPr>
            <w:color w:val="000000" w:themeColor="text1"/>
            <w:szCs w:val="24"/>
          </w:rPr>
          <w:delText>2.</w:delText>
        </w:r>
        <w:r w:rsidDel="00964E30">
          <w:rPr>
            <w:rFonts w:hint="eastAsia"/>
            <w:color w:val="000000" w:themeColor="text1"/>
            <w:szCs w:val="24"/>
          </w:rPr>
          <w:delText>项目涉税情况</w:delText>
        </w:r>
      </w:del>
    </w:p>
    <w:p w14:paraId="51D8E800" w14:textId="7CCE16EC" w:rsidR="005F457E" w:rsidDel="00964E30" w:rsidRDefault="00000000">
      <w:pPr>
        <w:spacing w:after="0" w:line="312" w:lineRule="auto"/>
        <w:ind w:firstLine="480"/>
        <w:rPr>
          <w:del w:id="4930" w:author="Si-yuan LIU" w:date="2026-07-24T14:26:00Z" w16du:dateUtc="2026-07-24T06:26:00Z"/>
          <w:color w:val="000000" w:themeColor="text1"/>
          <w:szCs w:val="24"/>
        </w:rPr>
        <w:sectPr w:rsidR="005F457E" w:rsidDel="00964E30">
          <w:pgSz w:w="11906" w:h="16838"/>
          <w:pgMar w:top="1984" w:right="1616" w:bottom="1814" w:left="1616" w:header="851" w:footer="1361" w:gutter="0"/>
          <w:cols w:space="425"/>
          <w:docGrid w:linePitch="588"/>
        </w:sectPr>
      </w:pPr>
      <w:del w:id="4931" w:author="Si-yuan LIU" w:date="2026-07-24T14:26:00Z" w16du:dateUtc="2026-07-24T06:26:00Z">
        <w:r w:rsidDel="00964E30">
          <w:rPr>
            <w:rFonts w:hint="eastAsia"/>
            <w:color w:val="000000" w:themeColor="text1"/>
            <w:szCs w:val="24"/>
          </w:rPr>
          <w:delText>本项目拟纳税情况如下：</w:delText>
        </w:r>
      </w:del>
    </w:p>
    <w:p w14:paraId="3397E02A" w14:textId="48397FA2" w:rsidR="005F457E" w:rsidDel="00964E30" w:rsidRDefault="00000000">
      <w:pPr>
        <w:spacing w:after="0" w:line="312" w:lineRule="auto"/>
        <w:ind w:firstLineChars="0" w:firstLine="0"/>
        <w:jc w:val="center"/>
        <w:rPr>
          <w:del w:id="4932" w:author="Si-yuan LIU" w:date="2026-07-24T14:26:00Z" w16du:dateUtc="2026-07-24T06:26:00Z"/>
          <w:color w:val="000000" w:themeColor="text1"/>
          <w:szCs w:val="24"/>
        </w:rPr>
      </w:pPr>
      <w:del w:id="4933" w:author="Si-yuan LIU" w:date="2026-07-24T14:26:00Z" w16du:dateUtc="2026-07-24T06:26:00Z">
        <w:r w:rsidDel="00964E30">
          <w:rPr>
            <w:rFonts w:hint="eastAsia"/>
            <w:color w:val="000000" w:themeColor="text1"/>
            <w:szCs w:val="24"/>
          </w:rPr>
          <w:delText>表</w:delText>
        </w:r>
        <w:r w:rsidDel="00964E30">
          <w:rPr>
            <w:color w:val="000000" w:themeColor="text1"/>
            <w:szCs w:val="24"/>
          </w:rPr>
          <w:delText xml:space="preserve"> </w:delText>
        </w:r>
        <w:r w:rsidDel="00964E30">
          <w:rPr>
            <w:color w:val="000000" w:themeColor="text1"/>
            <w:szCs w:val="24"/>
          </w:rPr>
          <w:fldChar w:fldCharType="begin"/>
        </w:r>
        <w:r w:rsidDel="00964E30">
          <w:rPr>
            <w:color w:val="000000" w:themeColor="text1"/>
            <w:szCs w:val="24"/>
          </w:rPr>
          <w:delInstrText xml:space="preserve"> SEQ </w:delInstrText>
        </w:r>
        <w:r w:rsidDel="00964E30">
          <w:rPr>
            <w:rFonts w:hint="eastAsia"/>
            <w:color w:val="000000" w:themeColor="text1"/>
            <w:szCs w:val="24"/>
          </w:rPr>
          <w:delInstrText>表</w:delInstrText>
        </w:r>
        <w:r w:rsidDel="00964E30">
          <w:rPr>
            <w:color w:val="000000" w:themeColor="text1"/>
            <w:szCs w:val="24"/>
          </w:rPr>
          <w:delInstrText xml:space="preserve"> \* ARABIC </w:delInstrText>
        </w:r>
        <w:r w:rsidDel="00964E30">
          <w:rPr>
            <w:color w:val="000000" w:themeColor="text1"/>
            <w:szCs w:val="24"/>
          </w:rPr>
          <w:fldChar w:fldCharType="separate"/>
        </w:r>
      </w:del>
      <w:ins w:id="4934" w:author="怡然 刘 [2]" w:date="2026-07-08T15:02:00Z">
        <w:del w:id="4935" w:author="Si-yuan LIU" w:date="2026-07-24T14:26:00Z" w16du:dateUtc="2026-07-24T06:26:00Z">
          <w:r w:rsidR="004A5B2B" w:rsidDel="00964E30">
            <w:rPr>
              <w:noProof/>
              <w:color w:val="000000" w:themeColor="text1"/>
              <w:szCs w:val="24"/>
            </w:rPr>
            <w:delText>29</w:delText>
          </w:r>
        </w:del>
      </w:ins>
      <w:ins w:id="4936" w:author="Bentayga-" w:date="2026-07-05T17:09:00Z">
        <w:del w:id="4937" w:author="Si-yuan LIU" w:date="2026-07-24T14:26:00Z" w16du:dateUtc="2026-07-24T06:26:00Z">
          <w:r w:rsidDel="00964E30">
            <w:rPr>
              <w:noProof/>
              <w:color w:val="000000" w:themeColor="text1"/>
              <w:szCs w:val="24"/>
            </w:rPr>
            <w:delText>29</w:delText>
          </w:r>
        </w:del>
      </w:ins>
      <w:del w:id="4938" w:author="Si-yuan LIU" w:date="2026-07-24T14:26:00Z" w16du:dateUtc="2026-07-24T06:26:00Z">
        <w:r w:rsidDel="00964E30">
          <w:rPr>
            <w:noProof/>
            <w:color w:val="000000" w:themeColor="text1"/>
            <w:szCs w:val="24"/>
          </w:rPr>
          <w:delText>29</w:delText>
        </w:r>
        <w:r w:rsidDel="00964E30">
          <w:rPr>
            <w:color w:val="000000" w:themeColor="text1"/>
            <w:szCs w:val="24"/>
          </w:rPr>
          <w:fldChar w:fldCharType="end"/>
        </w:r>
        <w:r w:rsidDel="00964E30">
          <w:rPr>
            <w:color w:val="000000" w:themeColor="text1"/>
            <w:szCs w:val="24"/>
          </w:rPr>
          <w:delText xml:space="preserve"> </w:delText>
        </w:r>
        <w:r w:rsidDel="00964E30">
          <w:rPr>
            <w:rFonts w:hint="eastAsia"/>
            <w:color w:val="000000" w:themeColor="text1"/>
            <w:szCs w:val="24"/>
          </w:rPr>
          <w:delText>拟纳税情况表</w:delText>
        </w:r>
      </w:del>
    </w:p>
    <w:tbl>
      <w:tblPr>
        <w:tblW w:w="517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Change w:id="4939" w:author="怡然 刘 [2]" w:date="2026-07-08T11:22:00Z">
          <w:tblPr>
            <w:tblW w:w="543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PrChange>
      </w:tblPr>
      <w:tblGrid>
        <w:gridCol w:w="947"/>
        <w:gridCol w:w="210"/>
        <w:gridCol w:w="210"/>
        <w:gridCol w:w="1692"/>
        <w:gridCol w:w="955"/>
        <w:gridCol w:w="236"/>
        <w:gridCol w:w="236"/>
        <w:gridCol w:w="125"/>
        <w:gridCol w:w="236"/>
        <w:gridCol w:w="4287"/>
        <w:gridCol w:w="1042"/>
        <w:gridCol w:w="71"/>
        <w:gridCol w:w="673"/>
        <w:gridCol w:w="33"/>
        <w:gridCol w:w="392"/>
        <w:gridCol w:w="503"/>
        <w:gridCol w:w="589"/>
        <w:gridCol w:w="6"/>
        <w:gridCol w:w="413"/>
        <w:gridCol w:w="403"/>
        <w:gridCol w:w="49"/>
        <w:gridCol w:w="21"/>
        <w:gridCol w:w="31"/>
        <w:gridCol w:w="135"/>
        <w:tblGridChange w:id="4940">
          <w:tblGrid>
            <w:gridCol w:w="1037"/>
            <w:gridCol w:w="8"/>
            <w:gridCol w:w="112"/>
            <w:gridCol w:w="283"/>
            <w:gridCol w:w="282"/>
            <w:gridCol w:w="382"/>
            <w:gridCol w:w="677"/>
            <w:gridCol w:w="236"/>
            <w:gridCol w:w="42"/>
            <w:gridCol w:w="312"/>
            <w:gridCol w:w="232"/>
            <w:gridCol w:w="236"/>
            <w:gridCol w:w="772"/>
            <w:gridCol w:w="236"/>
            <w:gridCol w:w="3732"/>
            <w:gridCol w:w="810"/>
            <w:gridCol w:w="757"/>
            <w:gridCol w:w="30"/>
            <w:gridCol w:w="159"/>
            <w:gridCol w:w="131"/>
            <w:gridCol w:w="487"/>
            <w:gridCol w:w="267"/>
            <w:gridCol w:w="330"/>
            <w:gridCol w:w="40"/>
            <w:gridCol w:w="258"/>
            <w:gridCol w:w="477"/>
            <w:gridCol w:w="445"/>
            <w:gridCol w:w="86"/>
            <w:gridCol w:w="31"/>
            <w:gridCol w:w="421"/>
            <w:gridCol w:w="479"/>
            <w:gridCol w:w="57"/>
            <w:gridCol w:w="117"/>
            <w:gridCol w:w="108"/>
            <w:gridCol w:w="50"/>
            <w:gridCol w:w="49"/>
          </w:tblGrid>
        </w:tblGridChange>
      </w:tblGrid>
      <w:tr w:rsidR="005F457E" w:rsidDel="00964E30" w14:paraId="50630139" w14:textId="4156C828" w:rsidTr="005F457E">
        <w:trPr>
          <w:gridBefore w:val="2"/>
          <w:gridAfter w:val="3"/>
          <w:wBefore w:w="1157" w:type="dxa"/>
          <w:wAfter w:w="138" w:type="dxa"/>
          <w:trHeight w:val="550"/>
          <w:tblHeader/>
          <w:jc w:val="center"/>
          <w:del w:id="4941" w:author="Si-yuan LIU" w:date="2026-07-24T14:26:00Z" w16du:dateUtc="2026-07-24T06:26:00Z"/>
          <w:trPrChange w:id="4942" w:author="怡然 刘 [2]" w:date="2026-07-08T11:22:00Z">
            <w:trPr>
              <w:gridBefore w:val="2"/>
              <w:gridAfter w:val="3"/>
              <w:wBefore w:w="1045" w:type="dxa"/>
              <w:wAfter w:w="205" w:type="dxa"/>
              <w:trHeight w:val="550"/>
              <w:tblHeader/>
              <w:jc w:val="center"/>
            </w:trPr>
          </w:trPrChange>
        </w:trPr>
        <w:tc>
          <w:tcPr>
            <w:tcW w:w="632" w:type="pct"/>
            <w:gridSpan w:val="2"/>
            <w:vAlign w:val="center"/>
            <w:tcPrChange w:id="4943" w:author="怡然 刘 [2]" w:date="2026-07-08T11:22:00Z">
              <w:tcPr>
                <w:tcW w:w="241" w:type="pct"/>
                <w:gridSpan w:val="3"/>
                <w:vAlign w:val="center"/>
              </w:tcPr>
            </w:tcPrChange>
          </w:tcPr>
          <w:p w14:paraId="2D190B72" w14:textId="625A39D6" w:rsidR="005F457E" w:rsidDel="00964E30" w:rsidRDefault="00000000">
            <w:pPr>
              <w:widowControl/>
              <w:adjustRightInd w:val="0"/>
              <w:snapToGrid w:val="0"/>
              <w:spacing w:after="0" w:line="240" w:lineRule="auto"/>
              <w:ind w:firstLineChars="0" w:firstLine="0"/>
              <w:jc w:val="center"/>
              <w:textAlignment w:val="auto"/>
              <w:rPr>
                <w:del w:id="4944" w:author="Si-yuan LIU" w:date="2026-07-24T14:26:00Z" w16du:dateUtc="2026-07-24T06:26:00Z"/>
                <w:b/>
                <w:bCs/>
                <w:color w:val="000000"/>
                <w:kern w:val="0"/>
                <w:sz w:val="21"/>
                <w:szCs w:val="21"/>
              </w:rPr>
            </w:pPr>
            <w:del w:id="4945" w:author="Si-yuan LIU" w:date="2026-07-24T14:26:00Z" w16du:dateUtc="2026-07-24T06:26:00Z">
              <w:r w:rsidDel="00964E30">
                <w:rPr>
                  <w:rFonts w:hint="eastAsia"/>
                  <w:b/>
                  <w:bCs/>
                  <w:color w:val="000000"/>
                  <w:kern w:val="0"/>
                  <w:sz w:val="21"/>
                  <w:szCs w:val="21"/>
                </w:rPr>
                <w:delText>阶段</w:delText>
              </w:r>
            </w:del>
          </w:p>
        </w:tc>
        <w:tc>
          <w:tcPr>
            <w:tcW w:w="590" w:type="pct"/>
            <w:gridSpan w:val="4"/>
            <w:vAlign w:val="center"/>
            <w:tcPrChange w:id="4946" w:author="怡然 刘 [2]" w:date="2026-07-08T11:22:00Z">
              <w:tcPr>
                <w:tcW w:w="672" w:type="pct"/>
                <w:gridSpan w:val="6"/>
                <w:vAlign w:val="center"/>
              </w:tcPr>
            </w:tcPrChange>
          </w:tcPr>
          <w:p w14:paraId="34D8F0BA" w14:textId="01538507" w:rsidR="005F457E" w:rsidDel="00964E30" w:rsidRDefault="00000000">
            <w:pPr>
              <w:widowControl/>
              <w:adjustRightInd w:val="0"/>
              <w:snapToGrid w:val="0"/>
              <w:spacing w:after="0" w:line="240" w:lineRule="auto"/>
              <w:ind w:firstLineChars="0" w:firstLine="0"/>
              <w:jc w:val="center"/>
              <w:textAlignment w:val="auto"/>
              <w:rPr>
                <w:del w:id="4947" w:author="Si-yuan LIU" w:date="2026-07-24T14:26:00Z" w16du:dateUtc="2026-07-24T06:26:00Z"/>
                <w:b/>
                <w:bCs/>
                <w:color w:val="000000"/>
                <w:kern w:val="0"/>
                <w:sz w:val="21"/>
                <w:szCs w:val="21"/>
              </w:rPr>
            </w:pPr>
            <w:del w:id="4948" w:author="Si-yuan LIU" w:date="2026-07-24T14:26:00Z" w16du:dateUtc="2026-07-24T06:26:00Z">
              <w:r w:rsidDel="00964E30">
                <w:rPr>
                  <w:rFonts w:hint="eastAsia"/>
                  <w:b/>
                  <w:bCs/>
                  <w:color w:val="000000"/>
                  <w:kern w:val="0"/>
                  <w:sz w:val="21"/>
                  <w:szCs w:val="21"/>
                </w:rPr>
                <w:delText>税种</w:delText>
              </w:r>
            </w:del>
          </w:p>
        </w:tc>
        <w:tc>
          <w:tcPr>
            <w:tcW w:w="87" w:type="pct"/>
            <w:vAlign w:val="center"/>
            <w:tcPrChange w:id="4949" w:author="怡然 刘 [2]" w:date="2026-07-08T11:22:00Z">
              <w:tcPr>
                <w:tcW w:w="83" w:type="pct"/>
                <w:vAlign w:val="center"/>
              </w:tcPr>
            </w:tcPrChange>
          </w:tcPr>
          <w:p w14:paraId="6A18E1DD" w14:textId="6A4AA7BA" w:rsidR="005F457E" w:rsidDel="00964E30" w:rsidRDefault="00000000">
            <w:pPr>
              <w:widowControl/>
              <w:adjustRightInd w:val="0"/>
              <w:snapToGrid w:val="0"/>
              <w:spacing w:after="0" w:line="240" w:lineRule="auto"/>
              <w:ind w:firstLineChars="0" w:firstLine="0"/>
              <w:jc w:val="center"/>
              <w:textAlignment w:val="auto"/>
              <w:rPr>
                <w:del w:id="4950" w:author="Si-yuan LIU" w:date="2026-07-24T14:26:00Z" w16du:dateUtc="2026-07-24T06:26:00Z"/>
                <w:b/>
                <w:bCs/>
                <w:color w:val="000000"/>
                <w:kern w:val="0"/>
                <w:sz w:val="21"/>
                <w:szCs w:val="21"/>
              </w:rPr>
            </w:pPr>
            <w:del w:id="4951" w:author="Si-yuan LIU" w:date="2026-07-24T14:26:00Z" w16du:dateUtc="2026-07-24T06:26:00Z">
              <w:r w:rsidDel="00964E30">
                <w:rPr>
                  <w:rFonts w:hint="eastAsia"/>
                  <w:b/>
                  <w:bCs/>
                  <w:color w:val="000000"/>
                  <w:kern w:val="0"/>
                  <w:sz w:val="21"/>
                  <w:szCs w:val="21"/>
                </w:rPr>
                <w:delText>是否</w:delText>
              </w:r>
            </w:del>
          </w:p>
          <w:p w14:paraId="0197E106" w14:textId="31794878" w:rsidR="005F457E" w:rsidDel="00964E30" w:rsidRDefault="00000000">
            <w:pPr>
              <w:widowControl/>
              <w:adjustRightInd w:val="0"/>
              <w:snapToGrid w:val="0"/>
              <w:spacing w:after="0" w:line="240" w:lineRule="auto"/>
              <w:ind w:firstLineChars="0" w:firstLine="0"/>
              <w:jc w:val="center"/>
              <w:textAlignment w:val="auto"/>
              <w:rPr>
                <w:del w:id="4952" w:author="Si-yuan LIU" w:date="2026-07-24T14:26:00Z" w16du:dateUtc="2026-07-24T06:26:00Z"/>
                <w:b/>
                <w:bCs/>
                <w:color w:val="000000"/>
                <w:kern w:val="0"/>
                <w:sz w:val="21"/>
                <w:szCs w:val="21"/>
              </w:rPr>
            </w:pPr>
            <w:del w:id="4953" w:author="Si-yuan LIU" w:date="2026-07-24T14:26:00Z" w16du:dateUtc="2026-07-24T06:26:00Z">
              <w:r w:rsidDel="00964E30">
                <w:rPr>
                  <w:rFonts w:hint="eastAsia"/>
                  <w:b/>
                  <w:bCs/>
                  <w:color w:val="000000"/>
                  <w:kern w:val="0"/>
                  <w:sz w:val="21"/>
                  <w:szCs w:val="21"/>
                </w:rPr>
                <w:delText>涉及</w:delText>
              </w:r>
            </w:del>
          </w:p>
        </w:tc>
        <w:tc>
          <w:tcPr>
            <w:tcW w:w="1984" w:type="pct"/>
            <w:gridSpan w:val="2"/>
            <w:vAlign w:val="center"/>
            <w:tcPrChange w:id="4954" w:author="怡然 刘 [2]" w:date="2026-07-08T11:22:00Z">
              <w:tcPr>
                <w:tcW w:w="1963" w:type="pct"/>
                <w:gridSpan w:val="4"/>
                <w:vAlign w:val="center"/>
              </w:tcPr>
            </w:tcPrChange>
          </w:tcPr>
          <w:p w14:paraId="3AA0414D" w14:textId="22EEA165" w:rsidR="005F457E" w:rsidDel="00964E30" w:rsidRDefault="00000000">
            <w:pPr>
              <w:widowControl/>
              <w:adjustRightInd w:val="0"/>
              <w:snapToGrid w:val="0"/>
              <w:spacing w:after="0" w:line="240" w:lineRule="auto"/>
              <w:ind w:firstLineChars="0" w:firstLine="0"/>
              <w:jc w:val="center"/>
              <w:textAlignment w:val="auto"/>
              <w:rPr>
                <w:del w:id="4955" w:author="Si-yuan LIU" w:date="2026-07-24T14:26:00Z" w16du:dateUtc="2026-07-24T06:26:00Z"/>
                <w:b/>
                <w:bCs/>
                <w:color w:val="000000"/>
                <w:kern w:val="0"/>
                <w:sz w:val="21"/>
                <w:szCs w:val="21"/>
              </w:rPr>
            </w:pPr>
            <w:del w:id="4956" w:author="Si-yuan LIU" w:date="2026-07-24T14:26:00Z" w16du:dateUtc="2026-07-24T06:26:00Z">
              <w:r w:rsidDel="00964E30">
                <w:rPr>
                  <w:rFonts w:hint="eastAsia"/>
                  <w:b/>
                  <w:bCs/>
                  <w:color w:val="000000"/>
                  <w:kern w:val="0"/>
                  <w:sz w:val="21"/>
                  <w:szCs w:val="21"/>
                </w:rPr>
                <w:delText>计税依据和公式</w:delText>
              </w:r>
            </w:del>
          </w:p>
        </w:tc>
        <w:tc>
          <w:tcPr>
            <w:tcW w:w="302" w:type="pct"/>
            <w:gridSpan w:val="3"/>
            <w:vAlign w:val="center"/>
            <w:tcPrChange w:id="4957" w:author="怡然 刘 [2]" w:date="2026-07-08T11:22:00Z">
              <w:tcPr>
                <w:tcW w:w="384" w:type="pct"/>
                <w:gridSpan w:val="4"/>
                <w:vAlign w:val="center"/>
              </w:tcPr>
            </w:tcPrChange>
          </w:tcPr>
          <w:p w14:paraId="30F60190" w14:textId="52DC3FE0" w:rsidR="005F457E" w:rsidDel="00964E30" w:rsidRDefault="00000000">
            <w:pPr>
              <w:widowControl/>
              <w:adjustRightInd w:val="0"/>
              <w:snapToGrid w:val="0"/>
              <w:spacing w:after="0" w:line="240" w:lineRule="auto"/>
              <w:ind w:firstLineChars="0" w:firstLine="0"/>
              <w:jc w:val="center"/>
              <w:textAlignment w:val="auto"/>
              <w:rPr>
                <w:del w:id="4958" w:author="Si-yuan LIU" w:date="2026-07-24T14:26:00Z" w16du:dateUtc="2026-07-24T06:26:00Z"/>
                <w:b/>
                <w:bCs/>
                <w:color w:val="000000"/>
                <w:kern w:val="0"/>
                <w:sz w:val="21"/>
                <w:szCs w:val="21"/>
              </w:rPr>
            </w:pPr>
            <w:del w:id="4959" w:author="Si-yuan LIU" w:date="2026-07-24T14:26:00Z" w16du:dateUtc="2026-07-24T06:26:00Z">
              <w:r w:rsidDel="00964E30">
                <w:rPr>
                  <w:rFonts w:hint="eastAsia"/>
                  <w:b/>
                  <w:bCs/>
                  <w:color w:val="000000"/>
                  <w:kern w:val="0"/>
                  <w:sz w:val="21"/>
                  <w:szCs w:val="21"/>
                </w:rPr>
                <w:delText>应纳税额（万元）</w:delText>
              </w:r>
            </w:del>
          </w:p>
        </w:tc>
        <w:tc>
          <w:tcPr>
            <w:tcW w:w="340" w:type="pct"/>
            <w:gridSpan w:val="2"/>
            <w:vAlign w:val="center"/>
            <w:tcPrChange w:id="4960" w:author="怡然 刘 [2]" w:date="2026-07-08T11:22:00Z">
              <w:tcPr>
                <w:tcW w:w="386" w:type="pct"/>
                <w:gridSpan w:val="3"/>
                <w:vAlign w:val="center"/>
              </w:tcPr>
            </w:tcPrChange>
          </w:tcPr>
          <w:p w14:paraId="68A6C767" w14:textId="07DA35F3" w:rsidR="005F457E" w:rsidDel="00964E30" w:rsidRDefault="00000000">
            <w:pPr>
              <w:widowControl/>
              <w:adjustRightInd w:val="0"/>
              <w:snapToGrid w:val="0"/>
              <w:spacing w:after="0" w:line="240" w:lineRule="auto"/>
              <w:ind w:firstLineChars="0" w:firstLine="0"/>
              <w:jc w:val="center"/>
              <w:textAlignment w:val="auto"/>
              <w:rPr>
                <w:del w:id="4961" w:author="Si-yuan LIU" w:date="2026-07-24T14:26:00Z" w16du:dateUtc="2026-07-24T06:26:00Z"/>
                <w:b/>
                <w:bCs/>
                <w:color w:val="000000"/>
                <w:kern w:val="0"/>
                <w:sz w:val="21"/>
                <w:szCs w:val="21"/>
              </w:rPr>
            </w:pPr>
            <w:del w:id="4962" w:author="Si-yuan LIU" w:date="2026-07-24T14:26:00Z" w16du:dateUtc="2026-07-24T06:26:00Z">
              <w:r w:rsidDel="00964E30">
                <w:rPr>
                  <w:rFonts w:hint="eastAsia"/>
                  <w:b/>
                  <w:bCs/>
                  <w:color w:val="000000"/>
                  <w:kern w:val="0"/>
                  <w:sz w:val="21"/>
                  <w:szCs w:val="21"/>
                </w:rPr>
                <w:delText>已纳税额（万元）</w:delText>
              </w:r>
            </w:del>
          </w:p>
        </w:tc>
        <w:tc>
          <w:tcPr>
            <w:tcW w:w="388" w:type="pct"/>
            <w:gridSpan w:val="3"/>
            <w:vAlign w:val="center"/>
            <w:tcPrChange w:id="4963" w:author="怡然 刘 [2]" w:date="2026-07-08T11:22:00Z">
              <w:tcPr>
                <w:tcW w:w="477" w:type="pct"/>
                <w:gridSpan w:val="6"/>
                <w:vAlign w:val="center"/>
              </w:tcPr>
            </w:tcPrChange>
          </w:tcPr>
          <w:p w14:paraId="613CAF4E" w14:textId="17C64121" w:rsidR="005F457E" w:rsidDel="00964E30" w:rsidRDefault="00000000">
            <w:pPr>
              <w:widowControl/>
              <w:adjustRightInd w:val="0"/>
              <w:snapToGrid w:val="0"/>
              <w:spacing w:after="0" w:line="240" w:lineRule="auto"/>
              <w:ind w:firstLineChars="0" w:firstLine="0"/>
              <w:jc w:val="center"/>
              <w:textAlignment w:val="auto"/>
              <w:rPr>
                <w:del w:id="4964" w:author="Si-yuan LIU" w:date="2026-07-24T14:26:00Z" w16du:dateUtc="2026-07-24T06:26:00Z"/>
                <w:b/>
                <w:bCs/>
                <w:color w:val="000000"/>
                <w:kern w:val="0"/>
                <w:sz w:val="21"/>
                <w:szCs w:val="21"/>
              </w:rPr>
            </w:pPr>
            <w:del w:id="4965" w:author="Si-yuan LIU" w:date="2026-07-24T14:26:00Z" w16du:dateUtc="2026-07-24T06:26:00Z">
              <w:r w:rsidDel="00964E30">
                <w:rPr>
                  <w:rFonts w:hint="eastAsia"/>
                  <w:b/>
                  <w:bCs/>
                  <w:color w:val="000000"/>
                  <w:kern w:val="0"/>
                  <w:sz w:val="21"/>
                  <w:szCs w:val="21"/>
                </w:rPr>
                <w:delText>纳税地点</w:delText>
              </w:r>
            </w:del>
          </w:p>
        </w:tc>
        <w:tc>
          <w:tcPr>
            <w:tcW w:w="261" w:type="pct"/>
            <w:gridSpan w:val="2"/>
            <w:vAlign w:val="center"/>
            <w:tcPrChange w:id="4966" w:author="怡然 刘 [2]" w:date="2026-07-08T11:22:00Z">
              <w:tcPr>
                <w:tcW w:w="386" w:type="pct"/>
                <w:gridSpan w:val="4"/>
                <w:vAlign w:val="center"/>
              </w:tcPr>
            </w:tcPrChange>
          </w:tcPr>
          <w:p w14:paraId="701E2AF6" w14:textId="17D0D3B7" w:rsidR="005F457E" w:rsidDel="00964E30" w:rsidRDefault="00000000">
            <w:pPr>
              <w:widowControl/>
              <w:adjustRightInd w:val="0"/>
              <w:snapToGrid w:val="0"/>
              <w:spacing w:after="0" w:line="240" w:lineRule="auto"/>
              <w:ind w:firstLineChars="0" w:firstLine="0"/>
              <w:jc w:val="center"/>
              <w:textAlignment w:val="auto"/>
              <w:rPr>
                <w:del w:id="4967" w:author="Si-yuan LIU" w:date="2026-07-24T14:26:00Z" w16du:dateUtc="2026-07-24T06:26:00Z"/>
                <w:b/>
                <w:bCs/>
                <w:color w:val="000000"/>
                <w:kern w:val="0"/>
                <w:sz w:val="21"/>
                <w:szCs w:val="21"/>
              </w:rPr>
            </w:pPr>
            <w:del w:id="4968" w:author="Si-yuan LIU" w:date="2026-07-24T14:26:00Z" w16du:dateUtc="2026-07-24T06:26:00Z">
              <w:r w:rsidDel="00964E30">
                <w:rPr>
                  <w:rFonts w:hint="eastAsia"/>
                  <w:b/>
                  <w:bCs/>
                  <w:color w:val="000000"/>
                  <w:kern w:val="0"/>
                  <w:sz w:val="21"/>
                  <w:szCs w:val="21"/>
                </w:rPr>
                <w:delText>纳税人</w:delText>
              </w:r>
            </w:del>
          </w:p>
        </w:tc>
      </w:tr>
      <w:tr w:rsidR="005F457E" w:rsidDel="00964E30" w14:paraId="5AEEDB1D" w14:textId="1977F946" w:rsidTr="005F457E">
        <w:trPr>
          <w:gridBefore w:val="2"/>
          <w:gridAfter w:val="4"/>
          <w:wBefore w:w="1157" w:type="dxa"/>
          <w:wAfter w:w="236" w:type="dxa"/>
          <w:trHeight w:val="290"/>
          <w:tblHeader/>
          <w:jc w:val="center"/>
          <w:del w:id="4969" w:author="Si-yuan LIU" w:date="2026-07-24T14:26:00Z" w16du:dateUtc="2026-07-24T06:26:00Z"/>
          <w:trPrChange w:id="4970" w:author="怡然 刘 [2]" w:date="2026-07-08T11:22:00Z">
            <w:trPr>
              <w:gridBefore w:val="2"/>
              <w:gridAfter w:val="4"/>
              <w:wBefore w:w="1045" w:type="dxa"/>
              <w:wAfter w:w="379" w:type="dxa"/>
              <w:trHeight w:val="290"/>
              <w:jc w:val="center"/>
            </w:trPr>
          </w:trPrChange>
        </w:trPr>
        <w:tc>
          <w:tcPr>
            <w:tcW w:w="632" w:type="pct"/>
            <w:gridSpan w:val="2"/>
            <w:vMerge w:val="restart"/>
            <w:vAlign w:val="center"/>
            <w:tcPrChange w:id="4971" w:author="怡然 刘 [2]" w:date="2026-07-08T11:22:00Z">
              <w:tcPr>
                <w:tcW w:w="241" w:type="pct"/>
                <w:gridSpan w:val="3"/>
                <w:vMerge w:val="restart"/>
                <w:vAlign w:val="center"/>
              </w:tcPr>
            </w:tcPrChange>
          </w:tcPr>
          <w:p w14:paraId="0132CA3E" w14:textId="520B427D" w:rsidR="005F457E" w:rsidDel="00964E30" w:rsidRDefault="00000000">
            <w:pPr>
              <w:widowControl/>
              <w:adjustRightInd w:val="0"/>
              <w:snapToGrid w:val="0"/>
              <w:spacing w:after="0" w:line="240" w:lineRule="auto"/>
              <w:ind w:firstLineChars="0" w:firstLine="0"/>
              <w:jc w:val="center"/>
              <w:textAlignment w:val="auto"/>
              <w:rPr>
                <w:del w:id="4972" w:author="Si-yuan LIU" w:date="2026-07-24T14:26:00Z" w16du:dateUtc="2026-07-24T06:26:00Z"/>
                <w:color w:val="000000"/>
                <w:kern w:val="0"/>
                <w:sz w:val="21"/>
                <w:szCs w:val="21"/>
              </w:rPr>
            </w:pPr>
            <w:del w:id="4973" w:author="Si-yuan LIU" w:date="2026-07-24T14:26:00Z" w16du:dateUtc="2026-07-24T06:26:00Z">
              <w:r w:rsidDel="00964E30">
                <w:rPr>
                  <w:rFonts w:hint="eastAsia"/>
                  <w:color w:val="000000"/>
                  <w:kern w:val="0"/>
                  <w:sz w:val="21"/>
                  <w:szCs w:val="21"/>
                </w:rPr>
                <w:delText>资产重组</w:delText>
              </w:r>
            </w:del>
          </w:p>
        </w:tc>
        <w:tc>
          <w:tcPr>
            <w:tcW w:w="3916" w:type="pct"/>
            <w:gridSpan w:val="16"/>
            <w:vAlign w:val="center"/>
            <w:tcPrChange w:id="4974" w:author="怡然 刘 [2]" w:date="2026-07-08T11:22:00Z">
              <w:tcPr>
                <w:tcW w:w="4286" w:type="pct"/>
                <w:gridSpan w:val="26"/>
                <w:vAlign w:val="center"/>
              </w:tcPr>
            </w:tcPrChange>
          </w:tcPr>
          <w:p w14:paraId="14855A88" w14:textId="65EEE945" w:rsidR="005F457E" w:rsidDel="00964E30" w:rsidRDefault="00000000">
            <w:pPr>
              <w:widowControl/>
              <w:adjustRightInd w:val="0"/>
              <w:snapToGrid w:val="0"/>
              <w:spacing w:after="0" w:line="240" w:lineRule="auto"/>
              <w:ind w:firstLineChars="0" w:firstLine="0"/>
              <w:textAlignment w:val="auto"/>
              <w:rPr>
                <w:del w:id="4975" w:author="Si-yuan LIU" w:date="2026-07-24T14:26:00Z" w16du:dateUtc="2026-07-24T06:26:00Z"/>
                <w:color w:val="000000"/>
                <w:kern w:val="0"/>
                <w:sz w:val="21"/>
                <w:szCs w:val="21"/>
              </w:rPr>
            </w:pPr>
            <w:del w:id="4976" w:author="Si-yuan LIU" w:date="2026-07-24T14:26:00Z" w16du:dateUtc="2026-07-24T06:26:00Z">
              <w:r w:rsidDel="00964E30">
                <w:rPr>
                  <w:color w:val="000000"/>
                  <w:kern w:val="0"/>
                  <w:sz w:val="21"/>
                  <w:szCs w:val="21"/>
                  <w:lang w:val="en"/>
                </w:rPr>
                <w:delText>1</w:delText>
              </w:r>
              <w:r w:rsidDel="00964E30">
                <w:rPr>
                  <w:rFonts w:hint="eastAsia"/>
                  <w:color w:val="000000"/>
                  <w:kern w:val="0"/>
                  <w:sz w:val="21"/>
                  <w:szCs w:val="21"/>
                  <w:lang w:val="en"/>
                </w:rPr>
                <w:delText>、奥飞数据将</w:delText>
              </w:r>
              <w:r w:rsidDel="00964E30">
                <w:rPr>
                  <w:color w:val="000000"/>
                  <w:kern w:val="0"/>
                  <w:sz w:val="21"/>
                  <w:szCs w:val="21"/>
                  <w:lang w:val="en"/>
                </w:rPr>
                <w:delText>36%</w:delText>
              </w:r>
              <w:r w:rsidDel="00964E30">
                <w:rPr>
                  <w:rFonts w:hint="eastAsia"/>
                  <w:color w:val="000000"/>
                  <w:kern w:val="0"/>
                  <w:sz w:val="21"/>
                  <w:szCs w:val="21"/>
                  <w:lang w:val="en"/>
                </w:rPr>
                <w:delText>奥融科技股权转让给固安聚龙</w:delText>
              </w:r>
            </w:del>
          </w:p>
        </w:tc>
      </w:tr>
      <w:tr w:rsidR="005F457E" w:rsidDel="00964E30" w14:paraId="6D4B8D2B" w14:textId="7C81BC18" w:rsidTr="005F457E">
        <w:trPr>
          <w:gridBefore w:val="2"/>
          <w:gridAfter w:val="3"/>
          <w:wBefore w:w="1157" w:type="dxa"/>
          <w:wAfter w:w="138" w:type="dxa"/>
          <w:trHeight w:val="290"/>
          <w:tblHeader/>
          <w:jc w:val="center"/>
          <w:del w:id="4977" w:author="Si-yuan LIU" w:date="2026-07-24T14:26:00Z" w16du:dateUtc="2026-07-24T06:26:00Z"/>
          <w:trPrChange w:id="4978" w:author="怡然 刘 [2]" w:date="2026-07-08T11:22:00Z">
            <w:trPr>
              <w:gridBefore w:val="2"/>
              <w:gridAfter w:val="3"/>
              <w:wBefore w:w="1045" w:type="dxa"/>
              <w:wAfter w:w="205" w:type="dxa"/>
              <w:trHeight w:val="290"/>
              <w:jc w:val="center"/>
            </w:trPr>
          </w:trPrChange>
        </w:trPr>
        <w:tc>
          <w:tcPr>
            <w:tcW w:w="632" w:type="pct"/>
            <w:gridSpan w:val="2"/>
            <w:vMerge/>
            <w:vAlign w:val="center"/>
            <w:tcPrChange w:id="4979" w:author="怡然 刘 [2]" w:date="2026-07-08T11:22:00Z">
              <w:tcPr>
                <w:tcW w:w="241" w:type="pct"/>
                <w:gridSpan w:val="3"/>
                <w:vMerge/>
                <w:vAlign w:val="center"/>
              </w:tcPr>
            </w:tcPrChange>
          </w:tcPr>
          <w:p w14:paraId="1858C65C" w14:textId="2AA2B9EA" w:rsidR="005F457E" w:rsidDel="00964E30" w:rsidRDefault="005F457E">
            <w:pPr>
              <w:widowControl/>
              <w:adjustRightInd w:val="0"/>
              <w:snapToGrid w:val="0"/>
              <w:spacing w:after="0" w:line="240" w:lineRule="auto"/>
              <w:ind w:firstLineChars="0" w:firstLine="0"/>
              <w:jc w:val="left"/>
              <w:textAlignment w:val="auto"/>
              <w:rPr>
                <w:del w:id="4980" w:author="Si-yuan LIU" w:date="2026-07-24T14:26:00Z" w16du:dateUtc="2026-07-24T06:26:00Z"/>
                <w:color w:val="000000"/>
                <w:kern w:val="0"/>
                <w:sz w:val="21"/>
                <w:szCs w:val="21"/>
              </w:rPr>
            </w:pPr>
          </w:p>
        </w:tc>
        <w:tc>
          <w:tcPr>
            <w:tcW w:w="590" w:type="pct"/>
            <w:gridSpan w:val="4"/>
            <w:vAlign w:val="center"/>
            <w:tcPrChange w:id="4981" w:author="怡然 刘 [2]" w:date="2026-07-08T11:22:00Z">
              <w:tcPr>
                <w:tcW w:w="672" w:type="pct"/>
                <w:gridSpan w:val="6"/>
                <w:vAlign w:val="center"/>
              </w:tcPr>
            </w:tcPrChange>
          </w:tcPr>
          <w:p w14:paraId="20BE78E9" w14:textId="378D88D7" w:rsidR="005F457E" w:rsidDel="00964E30" w:rsidRDefault="00000000">
            <w:pPr>
              <w:widowControl/>
              <w:adjustRightInd w:val="0"/>
              <w:snapToGrid w:val="0"/>
              <w:spacing w:after="0" w:line="240" w:lineRule="auto"/>
              <w:ind w:firstLineChars="0" w:firstLine="0"/>
              <w:jc w:val="center"/>
              <w:textAlignment w:val="auto"/>
              <w:rPr>
                <w:del w:id="4982" w:author="Si-yuan LIU" w:date="2026-07-24T14:26:00Z" w16du:dateUtc="2026-07-24T06:26:00Z"/>
                <w:color w:val="000000"/>
                <w:kern w:val="0"/>
                <w:sz w:val="21"/>
                <w:szCs w:val="21"/>
              </w:rPr>
            </w:pPr>
            <w:del w:id="4983" w:author="Si-yuan LIU" w:date="2026-07-24T14:26:00Z" w16du:dateUtc="2026-07-24T06:26:00Z">
              <w:r w:rsidDel="00964E30">
                <w:rPr>
                  <w:rFonts w:hint="eastAsia"/>
                  <w:color w:val="000000"/>
                  <w:kern w:val="0"/>
                  <w:sz w:val="21"/>
                  <w:szCs w:val="21"/>
                </w:rPr>
                <w:delText>增值税</w:delText>
              </w:r>
            </w:del>
          </w:p>
        </w:tc>
        <w:tc>
          <w:tcPr>
            <w:tcW w:w="87" w:type="pct"/>
            <w:vAlign w:val="center"/>
            <w:tcPrChange w:id="4984" w:author="怡然 刘 [2]" w:date="2026-07-08T11:22:00Z">
              <w:tcPr>
                <w:tcW w:w="83" w:type="pct"/>
                <w:vAlign w:val="center"/>
              </w:tcPr>
            </w:tcPrChange>
          </w:tcPr>
          <w:p w14:paraId="4631530B" w14:textId="3A9EB8A0" w:rsidR="005F457E" w:rsidDel="00964E30" w:rsidRDefault="00000000">
            <w:pPr>
              <w:widowControl/>
              <w:adjustRightInd w:val="0"/>
              <w:snapToGrid w:val="0"/>
              <w:spacing w:after="0" w:line="240" w:lineRule="auto"/>
              <w:ind w:firstLineChars="0" w:firstLine="0"/>
              <w:textAlignment w:val="auto"/>
              <w:rPr>
                <w:del w:id="4985" w:author="Si-yuan LIU" w:date="2026-07-24T14:26:00Z" w16du:dateUtc="2026-07-24T06:26:00Z"/>
                <w:color w:val="000000"/>
                <w:kern w:val="0"/>
                <w:sz w:val="21"/>
                <w:szCs w:val="21"/>
              </w:rPr>
            </w:pPr>
            <w:del w:id="4986" w:author="Si-yuan LIU" w:date="2026-07-24T14:26:00Z" w16du:dateUtc="2026-07-24T06:26:00Z">
              <w:r w:rsidDel="00964E30">
                <w:rPr>
                  <w:rFonts w:hint="eastAsia"/>
                  <w:color w:val="000000"/>
                  <w:kern w:val="0"/>
                  <w:sz w:val="21"/>
                  <w:szCs w:val="21"/>
                </w:rPr>
                <w:delText>否</w:delText>
              </w:r>
            </w:del>
          </w:p>
        </w:tc>
        <w:tc>
          <w:tcPr>
            <w:tcW w:w="1984" w:type="pct"/>
            <w:gridSpan w:val="2"/>
            <w:vAlign w:val="center"/>
            <w:tcPrChange w:id="4987" w:author="怡然 刘 [2]" w:date="2026-07-08T11:22:00Z">
              <w:tcPr>
                <w:tcW w:w="1963" w:type="pct"/>
                <w:gridSpan w:val="4"/>
                <w:vAlign w:val="center"/>
              </w:tcPr>
            </w:tcPrChange>
          </w:tcPr>
          <w:p w14:paraId="6D4BA303" w14:textId="6CAE2524" w:rsidR="005F457E" w:rsidDel="00964E30" w:rsidRDefault="00000000">
            <w:pPr>
              <w:widowControl/>
              <w:adjustRightInd w:val="0"/>
              <w:snapToGrid w:val="0"/>
              <w:spacing w:after="0" w:line="240" w:lineRule="auto"/>
              <w:ind w:firstLineChars="0" w:firstLine="0"/>
              <w:textAlignment w:val="auto"/>
              <w:rPr>
                <w:del w:id="4988" w:author="Si-yuan LIU" w:date="2026-07-24T14:26:00Z" w16du:dateUtc="2026-07-24T06:26:00Z"/>
                <w:color w:val="000000"/>
                <w:kern w:val="0"/>
                <w:sz w:val="21"/>
                <w:szCs w:val="21"/>
              </w:rPr>
            </w:pPr>
            <w:del w:id="4989" w:author="Si-yuan LIU" w:date="2026-07-24T14:26:00Z" w16du:dateUtc="2026-07-24T06:26:00Z">
              <w:r w:rsidDel="00964E30">
                <w:rPr>
                  <w:color w:val="000000"/>
                  <w:kern w:val="0"/>
                  <w:sz w:val="21"/>
                  <w:szCs w:val="21"/>
                  <w:lang w:val="en"/>
                </w:rPr>
                <w:delText>/</w:delText>
              </w:r>
            </w:del>
          </w:p>
        </w:tc>
        <w:tc>
          <w:tcPr>
            <w:tcW w:w="302" w:type="pct"/>
            <w:gridSpan w:val="3"/>
            <w:vAlign w:val="center"/>
            <w:tcPrChange w:id="4990" w:author="怡然 刘 [2]" w:date="2026-07-08T11:22:00Z">
              <w:tcPr>
                <w:tcW w:w="384" w:type="pct"/>
                <w:gridSpan w:val="4"/>
                <w:vAlign w:val="center"/>
              </w:tcPr>
            </w:tcPrChange>
          </w:tcPr>
          <w:p w14:paraId="09B99803" w14:textId="28DC876D" w:rsidR="005F457E" w:rsidDel="00964E30" w:rsidRDefault="00000000">
            <w:pPr>
              <w:widowControl/>
              <w:adjustRightInd w:val="0"/>
              <w:snapToGrid w:val="0"/>
              <w:spacing w:after="0" w:line="240" w:lineRule="auto"/>
              <w:ind w:firstLineChars="0" w:firstLine="0"/>
              <w:textAlignment w:val="auto"/>
              <w:rPr>
                <w:del w:id="4991" w:author="Si-yuan LIU" w:date="2026-07-24T14:26:00Z" w16du:dateUtc="2026-07-24T06:26:00Z"/>
                <w:color w:val="000000"/>
                <w:kern w:val="0"/>
                <w:sz w:val="21"/>
                <w:szCs w:val="21"/>
              </w:rPr>
            </w:pPr>
            <w:del w:id="4992" w:author="Si-yuan LIU" w:date="2026-07-24T14:26:00Z" w16du:dateUtc="2026-07-24T06:26:00Z">
              <w:r w:rsidDel="00964E30">
                <w:rPr>
                  <w:color w:val="000000"/>
                  <w:kern w:val="0"/>
                  <w:sz w:val="21"/>
                  <w:szCs w:val="21"/>
                  <w:lang w:val="en"/>
                </w:rPr>
                <w:delText>/</w:delText>
              </w:r>
            </w:del>
          </w:p>
        </w:tc>
        <w:tc>
          <w:tcPr>
            <w:tcW w:w="340" w:type="pct"/>
            <w:gridSpan w:val="2"/>
            <w:vAlign w:val="center"/>
            <w:tcPrChange w:id="4993" w:author="怡然 刘 [2]" w:date="2026-07-08T11:22:00Z">
              <w:tcPr>
                <w:tcW w:w="386" w:type="pct"/>
                <w:gridSpan w:val="3"/>
                <w:vAlign w:val="center"/>
              </w:tcPr>
            </w:tcPrChange>
          </w:tcPr>
          <w:p w14:paraId="3009708D" w14:textId="676BAD64" w:rsidR="005F457E" w:rsidDel="00964E30" w:rsidRDefault="00000000">
            <w:pPr>
              <w:widowControl/>
              <w:adjustRightInd w:val="0"/>
              <w:snapToGrid w:val="0"/>
              <w:spacing w:after="0" w:line="240" w:lineRule="auto"/>
              <w:ind w:firstLineChars="0" w:firstLine="0"/>
              <w:textAlignment w:val="auto"/>
              <w:rPr>
                <w:del w:id="4994" w:author="Si-yuan LIU" w:date="2026-07-24T14:26:00Z" w16du:dateUtc="2026-07-24T06:26:00Z"/>
                <w:color w:val="000000"/>
                <w:kern w:val="0"/>
                <w:sz w:val="21"/>
                <w:szCs w:val="21"/>
              </w:rPr>
            </w:pPr>
            <w:del w:id="4995" w:author="Si-yuan LIU" w:date="2026-07-24T14:26:00Z" w16du:dateUtc="2026-07-24T06:26:00Z">
              <w:r w:rsidDel="00964E30">
                <w:rPr>
                  <w:color w:val="000000"/>
                  <w:kern w:val="0"/>
                  <w:sz w:val="21"/>
                  <w:szCs w:val="21"/>
                  <w:lang w:val="en"/>
                </w:rPr>
                <w:delText>/</w:delText>
              </w:r>
            </w:del>
          </w:p>
        </w:tc>
        <w:tc>
          <w:tcPr>
            <w:tcW w:w="388" w:type="pct"/>
            <w:gridSpan w:val="3"/>
            <w:vAlign w:val="center"/>
            <w:tcPrChange w:id="4996" w:author="怡然 刘 [2]" w:date="2026-07-08T11:22:00Z">
              <w:tcPr>
                <w:tcW w:w="477" w:type="pct"/>
                <w:gridSpan w:val="6"/>
                <w:vAlign w:val="center"/>
              </w:tcPr>
            </w:tcPrChange>
          </w:tcPr>
          <w:p w14:paraId="752F934E" w14:textId="60175E2A" w:rsidR="005F457E" w:rsidDel="00964E30" w:rsidRDefault="00000000">
            <w:pPr>
              <w:widowControl/>
              <w:adjustRightInd w:val="0"/>
              <w:snapToGrid w:val="0"/>
              <w:spacing w:after="0" w:line="240" w:lineRule="auto"/>
              <w:ind w:firstLineChars="0" w:firstLine="0"/>
              <w:textAlignment w:val="auto"/>
              <w:rPr>
                <w:del w:id="4997" w:author="Si-yuan LIU" w:date="2026-07-24T14:26:00Z" w16du:dateUtc="2026-07-24T06:26:00Z"/>
                <w:color w:val="000000"/>
                <w:kern w:val="0"/>
                <w:sz w:val="21"/>
                <w:szCs w:val="21"/>
              </w:rPr>
            </w:pPr>
            <w:del w:id="4998" w:author="Si-yuan LIU" w:date="2026-07-24T14:26:00Z" w16du:dateUtc="2026-07-24T06:26:00Z">
              <w:r w:rsidDel="00964E30">
                <w:rPr>
                  <w:color w:val="000000"/>
                  <w:kern w:val="0"/>
                  <w:sz w:val="21"/>
                  <w:szCs w:val="21"/>
                  <w:lang w:val="en"/>
                </w:rPr>
                <w:delText>/</w:delText>
              </w:r>
            </w:del>
          </w:p>
        </w:tc>
        <w:tc>
          <w:tcPr>
            <w:tcW w:w="261" w:type="pct"/>
            <w:gridSpan w:val="2"/>
            <w:vAlign w:val="center"/>
            <w:tcPrChange w:id="4999" w:author="怡然 刘 [2]" w:date="2026-07-08T11:22:00Z">
              <w:tcPr>
                <w:tcW w:w="386" w:type="pct"/>
                <w:gridSpan w:val="4"/>
                <w:vAlign w:val="center"/>
              </w:tcPr>
            </w:tcPrChange>
          </w:tcPr>
          <w:p w14:paraId="3D331F7B" w14:textId="1F5E3771" w:rsidR="005F457E" w:rsidDel="00964E30" w:rsidRDefault="00000000">
            <w:pPr>
              <w:widowControl/>
              <w:adjustRightInd w:val="0"/>
              <w:snapToGrid w:val="0"/>
              <w:spacing w:after="0" w:line="240" w:lineRule="auto"/>
              <w:ind w:firstLineChars="0" w:firstLine="0"/>
              <w:textAlignment w:val="auto"/>
              <w:rPr>
                <w:del w:id="5000" w:author="Si-yuan LIU" w:date="2026-07-24T14:26:00Z" w16du:dateUtc="2026-07-24T06:26:00Z"/>
                <w:color w:val="000000"/>
                <w:kern w:val="0"/>
                <w:sz w:val="21"/>
                <w:szCs w:val="21"/>
              </w:rPr>
            </w:pPr>
            <w:del w:id="5001" w:author="Si-yuan LIU" w:date="2026-07-24T14:26:00Z" w16du:dateUtc="2026-07-24T06:26:00Z">
              <w:r w:rsidDel="00964E30">
                <w:rPr>
                  <w:color w:val="000000"/>
                  <w:kern w:val="0"/>
                  <w:sz w:val="21"/>
                  <w:szCs w:val="21"/>
                  <w:lang w:val="en"/>
                </w:rPr>
                <w:delText>/</w:delText>
              </w:r>
            </w:del>
          </w:p>
        </w:tc>
      </w:tr>
      <w:tr w:rsidR="005F457E" w:rsidDel="00964E30" w14:paraId="74FE9790" w14:textId="0B168F1D" w:rsidTr="005F457E">
        <w:trPr>
          <w:gridBefore w:val="2"/>
          <w:gridAfter w:val="3"/>
          <w:wBefore w:w="1157" w:type="dxa"/>
          <w:wAfter w:w="138" w:type="dxa"/>
          <w:trHeight w:val="550"/>
          <w:tblHeader/>
          <w:jc w:val="center"/>
          <w:del w:id="5002" w:author="Si-yuan LIU" w:date="2026-07-24T14:26:00Z" w16du:dateUtc="2026-07-24T06:26:00Z"/>
          <w:trPrChange w:id="5003" w:author="怡然 刘 [2]" w:date="2026-07-08T11:22:00Z">
            <w:trPr>
              <w:gridBefore w:val="2"/>
              <w:gridAfter w:val="3"/>
              <w:wBefore w:w="1045" w:type="dxa"/>
              <w:wAfter w:w="205" w:type="dxa"/>
              <w:trHeight w:val="550"/>
              <w:jc w:val="center"/>
            </w:trPr>
          </w:trPrChange>
        </w:trPr>
        <w:tc>
          <w:tcPr>
            <w:tcW w:w="632" w:type="pct"/>
            <w:gridSpan w:val="2"/>
            <w:vMerge/>
            <w:vAlign w:val="center"/>
            <w:tcPrChange w:id="5004" w:author="怡然 刘 [2]" w:date="2026-07-08T11:22:00Z">
              <w:tcPr>
                <w:tcW w:w="241" w:type="pct"/>
                <w:gridSpan w:val="3"/>
                <w:vMerge/>
                <w:vAlign w:val="center"/>
              </w:tcPr>
            </w:tcPrChange>
          </w:tcPr>
          <w:p w14:paraId="0673A283" w14:textId="1819E0F4" w:rsidR="005F457E" w:rsidDel="00964E30" w:rsidRDefault="005F457E">
            <w:pPr>
              <w:widowControl/>
              <w:adjustRightInd w:val="0"/>
              <w:snapToGrid w:val="0"/>
              <w:spacing w:after="0" w:line="240" w:lineRule="auto"/>
              <w:ind w:firstLineChars="0" w:firstLine="0"/>
              <w:jc w:val="left"/>
              <w:textAlignment w:val="auto"/>
              <w:rPr>
                <w:del w:id="5005" w:author="Si-yuan LIU" w:date="2026-07-24T14:26:00Z" w16du:dateUtc="2026-07-24T06:26:00Z"/>
                <w:color w:val="000000"/>
                <w:kern w:val="0"/>
                <w:sz w:val="21"/>
                <w:szCs w:val="21"/>
              </w:rPr>
            </w:pPr>
          </w:p>
        </w:tc>
        <w:tc>
          <w:tcPr>
            <w:tcW w:w="590" w:type="pct"/>
            <w:gridSpan w:val="4"/>
            <w:vAlign w:val="center"/>
            <w:tcPrChange w:id="5006" w:author="怡然 刘 [2]" w:date="2026-07-08T11:22:00Z">
              <w:tcPr>
                <w:tcW w:w="672" w:type="pct"/>
                <w:gridSpan w:val="6"/>
                <w:vAlign w:val="center"/>
              </w:tcPr>
            </w:tcPrChange>
          </w:tcPr>
          <w:p w14:paraId="1D2E20AF" w14:textId="73B159B4" w:rsidR="005F457E" w:rsidDel="00964E30" w:rsidRDefault="00000000">
            <w:pPr>
              <w:widowControl/>
              <w:adjustRightInd w:val="0"/>
              <w:snapToGrid w:val="0"/>
              <w:spacing w:after="0" w:line="240" w:lineRule="auto"/>
              <w:ind w:firstLineChars="0" w:firstLine="0"/>
              <w:jc w:val="center"/>
              <w:textAlignment w:val="auto"/>
              <w:rPr>
                <w:del w:id="5007" w:author="Si-yuan LIU" w:date="2026-07-24T14:26:00Z" w16du:dateUtc="2026-07-24T06:26:00Z"/>
                <w:color w:val="000000"/>
                <w:kern w:val="0"/>
                <w:sz w:val="21"/>
                <w:szCs w:val="21"/>
              </w:rPr>
            </w:pPr>
            <w:del w:id="5008" w:author="Si-yuan LIU" w:date="2026-07-24T14:26:00Z" w16du:dateUtc="2026-07-24T06:26:00Z">
              <w:r w:rsidDel="00964E30">
                <w:rPr>
                  <w:rFonts w:hint="eastAsia"/>
                  <w:color w:val="000000"/>
                  <w:kern w:val="0"/>
                  <w:sz w:val="21"/>
                  <w:szCs w:val="21"/>
                </w:rPr>
                <w:delText>土地增值税</w:delText>
              </w:r>
            </w:del>
          </w:p>
        </w:tc>
        <w:tc>
          <w:tcPr>
            <w:tcW w:w="87" w:type="pct"/>
            <w:vAlign w:val="center"/>
            <w:tcPrChange w:id="5009" w:author="怡然 刘 [2]" w:date="2026-07-08T11:22:00Z">
              <w:tcPr>
                <w:tcW w:w="83" w:type="pct"/>
                <w:vAlign w:val="center"/>
              </w:tcPr>
            </w:tcPrChange>
          </w:tcPr>
          <w:p w14:paraId="0DA889AE" w14:textId="135F314C" w:rsidR="005F457E" w:rsidDel="00964E30" w:rsidRDefault="00000000">
            <w:pPr>
              <w:widowControl/>
              <w:adjustRightInd w:val="0"/>
              <w:snapToGrid w:val="0"/>
              <w:spacing w:after="0" w:line="240" w:lineRule="auto"/>
              <w:ind w:firstLineChars="0" w:firstLine="0"/>
              <w:textAlignment w:val="auto"/>
              <w:rPr>
                <w:del w:id="5010" w:author="Si-yuan LIU" w:date="2026-07-24T14:26:00Z" w16du:dateUtc="2026-07-24T06:26:00Z"/>
                <w:color w:val="000000"/>
                <w:kern w:val="0"/>
                <w:sz w:val="21"/>
                <w:szCs w:val="21"/>
              </w:rPr>
            </w:pPr>
            <w:del w:id="5011" w:author="Si-yuan LIU" w:date="2026-07-24T14:26:00Z" w16du:dateUtc="2026-07-24T06:26:00Z">
              <w:r w:rsidDel="00964E30">
                <w:rPr>
                  <w:rFonts w:hint="eastAsia"/>
                  <w:color w:val="000000"/>
                  <w:kern w:val="0"/>
                  <w:sz w:val="21"/>
                  <w:szCs w:val="21"/>
                </w:rPr>
                <w:delText>否</w:delText>
              </w:r>
            </w:del>
          </w:p>
        </w:tc>
        <w:tc>
          <w:tcPr>
            <w:tcW w:w="1984" w:type="pct"/>
            <w:gridSpan w:val="2"/>
            <w:vAlign w:val="center"/>
            <w:tcPrChange w:id="5012" w:author="怡然 刘 [2]" w:date="2026-07-08T11:22:00Z">
              <w:tcPr>
                <w:tcW w:w="1963" w:type="pct"/>
                <w:gridSpan w:val="4"/>
                <w:vAlign w:val="center"/>
              </w:tcPr>
            </w:tcPrChange>
          </w:tcPr>
          <w:p w14:paraId="15B6A338" w14:textId="12C02AAF" w:rsidR="005F457E" w:rsidDel="00964E30" w:rsidRDefault="00000000">
            <w:pPr>
              <w:widowControl/>
              <w:adjustRightInd w:val="0"/>
              <w:snapToGrid w:val="0"/>
              <w:spacing w:after="0" w:line="240" w:lineRule="auto"/>
              <w:ind w:firstLineChars="0" w:firstLine="0"/>
              <w:textAlignment w:val="auto"/>
              <w:rPr>
                <w:del w:id="5013" w:author="Si-yuan LIU" w:date="2026-07-24T14:26:00Z" w16du:dateUtc="2026-07-24T06:26:00Z"/>
                <w:color w:val="000000"/>
                <w:kern w:val="0"/>
                <w:sz w:val="21"/>
                <w:szCs w:val="21"/>
              </w:rPr>
            </w:pPr>
            <w:del w:id="5014" w:author="Si-yuan LIU" w:date="2026-07-24T14:26:00Z" w16du:dateUtc="2026-07-24T06:26:00Z">
              <w:r w:rsidDel="00964E30">
                <w:rPr>
                  <w:color w:val="000000"/>
                  <w:kern w:val="0"/>
                  <w:sz w:val="21"/>
                  <w:szCs w:val="21"/>
                  <w:lang w:val="en"/>
                </w:rPr>
                <w:delText>/</w:delText>
              </w:r>
            </w:del>
          </w:p>
        </w:tc>
        <w:tc>
          <w:tcPr>
            <w:tcW w:w="302" w:type="pct"/>
            <w:gridSpan w:val="3"/>
            <w:vAlign w:val="center"/>
            <w:tcPrChange w:id="5015" w:author="怡然 刘 [2]" w:date="2026-07-08T11:22:00Z">
              <w:tcPr>
                <w:tcW w:w="384" w:type="pct"/>
                <w:gridSpan w:val="4"/>
                <w:vAlign w:val="center"/>
              </w:tcPr>
            </w:tcPrChange>
          </w:tcPr>
          <w:p w14:paraId="1AA04801" w14:textId="2E57CAFB" w:rsidR="005F457E" w:rsidDel="00964E30" w:rsidRDefault="00000000">
            <w:pPr>
              <w:widowControl/>
              <w:adjustRightInd w:val="0"/>
              <w:snapToGrid w:val="0"/>
              <w:spacing w:after="0" w:line="240" w:lineRule="auto"/>
              <w:ind w:firstLineChars="0" w:firstLine="0"/>
              <w:textAlignment w:val="auto"/>
              <w:rPr>
                <w:del w:id="5016" w:author="Si-yuan LIU" w:date="2026-07-24T14:26:00Z" w16du:dateUtc="2026-07-24T06:26:00Z"/>
                <w:color w:val="000000"/>
                <w:kern w:val="0"/>
                <w:sz w:val="21"/>
                <w:szCs w:val="21"/>
              </w:rPr>
            </w:pPr>
            <w:del w:id="5017" w:author="Si-yuan LIU" w:date="2026-07-24T14:26:00Z" w16du:dateUtc="2026-07-24T06:26:00Z">
              <w:r w:rsidDel="00964E30">
                <w:rPr>
                  <w:color w:val="000000"/>
                  <w:kern w:val="0"/>
                  <w:sz w:val="21"/>
                  <w:szCs w:val="21"/>
                  <w:lang w:val="en"/>
                </w:rPr>
                <w:delText>/</w:delText>
              </w:r>
            </w:del>
          </w:p>
        </w:tc>
        <w:tc>
          <w:tcPr>
            <w:tcW w:w="340" w:type="pct"/>
            <w:gridSpan w:val="2"/>
            <w:vAlign w:val="center"/>
            <w:tcPrChange w:id="5018" w:author="怡然 刘 [2]" w:date="2026-07-08T11:22:00Z">
              <w:tcPr>
                <w:tcW w:w="386" w:type="pct"/>
                <w:gridSpan w:val="3"/>
                <w:vAlign w:val="center"/>
              </w:tcPr>
            </w:tcPrChange>
          </w:tcPr>
          <w:p w14:paraId="11F70BBC" w14:textId="6145220F" w:rsidR="005F457E" w:rsidDel="00964E30" w:rsidRDefault="00000000">
            <w:pPr>
              <w:widowControl/>
              <w:adjustRightInd w:val="0"/>
              <w:snapToGrid w:val="0"/>
              <w:spacing w:after="0" w:line="240" w:lineRule="auto"/>
              <w:ind w:firstLineChars="0" w:firstLine="0"/>
              <w:textAlignment w:val="auto"/>
              <w:rPr>
                <w:del w:id="5019" w:author="Si-yuan LIU" w:date="2026-07-24T14:26:00Z" w16du:dateUtc="2026-07-24T06:26:00Z"/>
                <w:color w:val="000000"/>
                <w:kern w:val="0"/>
                <w:sz w:val="21"/>
                <w:szCs w:val="21"/>
              </w:rPr>
            </w:pPr>
            <w:del w:id="5020" w:author="Si-yuan LIU" w:date="2026-07-24T14:26:00Z" w16du:dateUtc="2026-07-24T06:26:00Z">
              <w:r w:rsidDel="00964E30">
                <w:rPr>
                  <w:color w:val="000000"/>
                  <w:kern w:val="0"/>
                  <w:sz w:val="21"/>
                  <w:szCs w:val="21"/>
                  <w:lang w:val="en"/>
                </w:rPr>
                <w:delText>/</w:delText>
              </w:r>
            </w:del>
          </w:p>
        </w:tc>
        <w:tc>
          <w:tcPr>
            <w:tcW w:w="388" w:type="pct"/>
            <w:gridSpan w:val="3"/>
            <w:vAlign w:val="center"/>
            <w:tcPrChange w:id="5021" w:author="怡然 刘 [2]" w:date="2026-07-08T11:22:00Z">
              <w:tcPr>
                <w:tcW w:w="477" w:type="pct"/>
                <w:gridSpan w:val="6"/>
                <w:vAlign w:val="center"/>
              </w:tcPr>
            </w:tcPrChange>
          </w:tcPr>
          <w:p w14:paraId="4D89D5B5" w14:textId="782C8734" w:rsidR="005F457E" w:rsidDel="00964E30" w:rsidRDefault="00000000">
            <w:pPr>
              <w:widowControl/>
              <w:adjustRightInd w:val="0"/>
              <w:snapToGrid w:val="0"/>
              <w:spacing w:after="0" w:line="240" w:lineRule="auto"/>
              <w:ind w:firstLineChars="0" w:firstLine="0"/>
              <w:textAlignment w:val="auto"/>
              <w:rPr>
                <w:del w:id="5022" w:author="Si-yuan LIU" w:date="2026-07-24T14:26:00Z" w16du:dateUtc="2026-07-24T06:26:00Z"/>
                <w:color w:val="000000"/>
                <w:kern w:val="0"/>
                <w:sz w:val="21"/>
                <w:szCs w:val="21"/>
              </w:rPr>
            </w:pPr>
            <w:del w:id="5023" w:author="Si-yuan LIU" w:date="2026-07-24T14:26:00Z" w16du:dateUtc="2026-07-24T06:26:00Z">
              <w:r w:rsidDel="00964E30">
                <w:rPr>
                  <w:color w:val="000000"/>
                  <w:kern w:val="0"/>
                  <w:sz w:val="21"/>
                  <w:szCs w:val="21"/>
                  <w:lang w:val="en"/>
                </w:rPr>
                <w:delText>/</w:delText>
              </w:r>
            </w:del>
          </w:p>
        </w:tc>
        <w:tc>
          <w:tcPr>
            <w:tcW w:w="261" w:type="pct"/>
            <w:gridSpan w:val="2"/>
            <w:vAlign w:val="center"/>
            <w:tcPrChange w:id="5024" w:author="怡然 刘 [2]" w:date="2026-07-08T11:22:00Z">
              <w:tcPr>
                <w:tcW w:w="386" w:type="pct"/>
                <w:gridSpan w:val="4"/>
                <w:vAlign w:val="center"/>
              </w:tcPr>
            </w:tcPrChange>
          </w:tcPr>
          <w:p w14:paraId="3BD85340" w14:textId="78590B61" w:rsidR="005F457E" w:rsidDel="00964E30" w:rsidRDefault="00000000">
            <w:pPr>
              <w:widowControl/>
              <w:adjustRightInd w:val="0"/>
              <w:snapToGrid w:val="0"/>
              <w:spacing w:after="0" w:line="240" w:lineRule="auto"/>
              <w:ind w:firstLineChars="0" w:firstLine="0"/>
              <w:textAlignment w:val="auto"/>
              <w:rPr>
                <w:del w:id="5025" w:author="Si-yuan LIU" w:date="2026-07-24T14:26:00Z" w16du:dateUtc="2026-07-24T06:26:00Z"/>
                <w:color w:val="000000"/>
                <w:kern w:val="0"/>
                <w:sz w:val="21"/>
                <w:szCs w:val="21"/>
              </w:rPr>
            </w:pPr>
            <w:del w:id="5026" w:author="Si-yuan LIU" w:date="2026-07-24T14:26:00Z" w16du:dateUtc="2026-07-24T06:26:00Z">
              <w:r w:rsidDel="00964E30">
                <w:rPr>
                  <w:color w:val="000000"/>
                  <w:kern w:val="0"/>
                  <w:sz w:val="21"/>
                  <w:szCs w:val="21"/>
                  <w:lang w:val="en"/>
                </w:rPr>
                <w:delText>/</w:delText>
              </w:r>
            </w:del>
          </w:p>
        </w:tc>
      </w:tr>
      <w:tr w:rsidR="005F457E" w:rsidDel="00964E30" w14:paraId="5CB8F13A" w14:textId="6E88DD2E" w:rsidTr="005F457E">
        <w:trPr>
          <w:gridBefore w:val="2"/>
          <w:gridAfter w:val="3"/>
          <w:wBefore w:w="1157" w:type="dxa"/>
          <w:wAfter w:w="138" w:type="dxa"/>
          <w:trHeight w:val="1560"/>
          <w:tblHeader/>
          <w:jc w:val="center"/>
          <w:del w:id="5027" w:author="Si-yuan LIU" w:date="2026-07-24T14:26:00Z" w16du:dateUtc="2026-07-24T06:26:00Z"/>
          <w:trPrChange w:id="5028" w:author="怡然 刘 [2]" w:date="2026-07-08T11:22:00Z">
            <w:trPr>
              <w:gridBefore w:val="2"/>
              <w:gridAfter w:val="3"/>
              <w:wBefore w:w="1045" w:type="dxa"/>
              <w:wAfter w:w="205" w:type="dxa"/>
              <w:trHeight w:val="1560"/>
              <w:jc w:val="center"/>
            </w:trPr>
          </w:trPrChange>
        </w:trPr>
        <w:tc>
          <w:tcPr>
            <w:tcW w:w="632" w:type="pct"/>
            <w:gridSpan w:val="2"/>
            <w:vMerge/>
            <w:vAlign w:val="center"/>
            <w:tcPrChange w:id="5029" w:author="怡然 刘 [2]" w:date="2026-07-08T11:22:00Z">
              <w:tcPr>
                <w:tcW w:w="241" w:type="pct"/>
                <w:gridSpan w:val="3"/>
                <w:vMerge/>
                <w:vAlign w:val="center"/>
              </w:tcPr>
            </w:tcPrChange>
          </w:tcPr>
          <w:p w14:paraId="66095CEE" w14:textId="7B7CFD36" w:rsidR="005F457E" w:rsidDel="00964E30" w:rsidRDefault="005F457E">
            <w:pPr>
              <w:widowControl/>
              <w:adjustRightInd w:val="0"/>
              <w:snapToGrid w:val="0"/>
              <w:spacing w:after="0" w:line="240" w:lineRule="auto"/>
              <w:ind w:firstLineChars="0" w:firstLine="0"/>
              <w:jc w:val="left"/>
              <w:textAlignment w:val="auto"/>
              <w:rPr>
                <w:del w:id="5030" w:author="Si-yuan LIU" w:date="2026-07-24T14:26:00Z" w16du:dateUtc="2026-07-24T06:26:00Z"/>
                <w:color w:val="000000"/>
                <w:kern w:val="0"/>
                <w:sz w:val="21"/>
                <w:szCs w:val="21"/>
              </w:rPr>
            </w:pPr>
          </w:p>
        </w:tc>
        <w:tc>
          <w:tcPr>
            <w:tcW w:w="590" w:type="pct"/>
            <w:gridSpan w:val="4"/>
            <w:vAlign w:val="center"/>
            <w:tcPrChange w:id="5031" w:author="怡然 刘 [2]" w:date="2026-07-08T11:22:00Z">
              <w:tcPr>
                <w:tcW w:w="672" w:type="pct"/>
                <w:gridSpan w:val="6"/>
                <w:vAlign w:val="center"/>
              </w:tcPr>
            </w:tcPrChange>
          </w:tcPr>
          <w:p w14:paraId="103F0CC7" w14:textId="0EE11002" w:rsidR="005F457E" w:rsidDel="00964E30" w:rsidRDefault="00000000">
            <w:pPr>
              <w:widowControl/>
              <w:adjustRightInd w:val="0"/>
              <w:snapToGrid w:val="0"/>
              <w:spacing w:after="0" w:line="240" w:lineRule="auto"/>
              <w:ind w:firstLineChars="0" w:firstLine="0"/>
              <w:jc w:val="center"/>
              <w:textAlignment w:val="auto"/>
              <w:rPr>
                <w:del w:id="5032" w:author="Si-yuan LIU" w:date="2026-07-24T14:26:00Z" w16du:dateUtc="2026-07-24T06:26:00Z"/>
                <w:color w:val="000000"/>
                <w:kern w:val="0"/>
                <w:sz w:val="21"/>
                <w:szCs w:val="21"/>
              </w:rPr>
            </w:pPr>
            <w:del w:id="5033" w:author="Si-yuan LIU" w:date="2026-07-24T14:26:00Z" w16du:dateUtc="2026-07-24T06:26:00Z">
              <w:r w:rsidDel="00964E30">
                <w:rPr>
                  <w:rFonts w:hint="eastAsia"/>
                  <w:color w:val="000000"/>
                  <w:kern w:val="0"/>
                  <w:sz w:val="21"/>
                  <w:szCs w:val="21"/>
                </w:rPr>
                <w:delText>企业所得税</w:delText>
              </w:r>
            </w:del>
          </w:p>
        </w:tc>
        <w:tc>
          <w:tcPr>
            <w:tcW w:w="87" w:type="pct"/>
            <w:vAlign w:val="center"/>
            <w:tcPrChange w:id="5034" w:author="怡然 刘 [2]" w:date="2026-07-08T11:22:00Z">
              <w:tcPr>
                <w:tcW w:w="83" w:type="pct"/>
                <w:vAlign w:val="center"/>
              </w:tcPr>
            </w:tcPrChange>
          </w:tcPr>
          <w:p w14:paraId="5DD9DA80" w14:textId="23535813" w:rsidR="005F457E" w:rsidDel="00964E30" w:rsidRDefault="00000000">
            <w:pPr>
              <w:widowControl/>
              <w:adjustRightInd w:val="0"/>
              <w:snapToGrid w:val="0"/>
              <w:spacing w:after="0" w:line="240" w:lineRule="auto"/>
              <w:ind w:firstLineChars="0" w:firstLine="0"/>
              <w:textAlignment w:val="auto"/>
              <w:rPr>
                <w:del w:id="5035" w:author="Si-yuan LIU" w:date="2026-07-24T14:26:00Z" w16du:dateUtc="2026-07-24T06:26:00Z"/>
                <w:color w:val="000000"/>
                <w:kern w:val="0"/>
                <w:sz w:val="21"/>
                <w:szCs w:val="21"/>
              </w:rPr>
            </w:pPr>
            <w:del w:id="5036" w:author="Si-yuan LIU" w:date="2026-07-24T14:26:00Z" w16du:dateUtc="2026-07-24T06:26:00Z">
              <w:r w:rsidDel="00964E30">
                <w:rPr>
                  <w:rFonts w:hint="eastAsia"/>
                  <w:color w:val="000000"/>
                  <w:kern w:val="0"/>
                  <w:sz w:val="21"/>
                  <w:szCs w:val="21"/>
                  <w:lang w:val="en"/>
                </w:rPr>
                <w:delText>是</w:delText>
              </w:r>
            </w:del>
          </w:p>
        </w:tc>
        <w:tc>
          <w:tcPr>
            <w:tcW w:w="1984" w:type="pct"/>
            <w:gridSpan w:val="2"/>
            <w:vAlign w:val="center"/>
            <w:tcPrChange w:id="5037" w:author="怡然 刘 [2]" w:date="2026-07-08T11:22:00Z">
              <w:tcPr>
                <w:tcW w:w="1963" w:type="pct"/>
                <w:gridSpan w:val="4"/>
                <w:vAlign w:val="center"/>
              </w:tcPr>
            </w:tcPrChange>
          </w:tcPr>
          <w:p w14:paraId="09A040C9" w14:textId="5416A718" w:rsidR="005F457E" w:rsidDel="00964E30" w:rsidRDefault="00000000">
            <w:pPr>
              <w:widowControl/>
              <w:adjustRightInd w:val="0"/>
              <w:snapToGrid w:val="0"/>
              <w:spacing w:after="0" w:line="240" w:lineRule="auto"/>
              <w:ind w:firstLineChars="0" w:firstLine="0"/>
              <w:textAlignment w:val="auto"/>
              <w:rPr>
                <w:del w:id="5038" w:author="Si-yuan LIU" w:date="2026-07-24T14:26:00Z" w16du:dateUtc="2026-07-24T06:26:00Z"/>
                <w:color w:val="000000"/>
                <w:kern w:val="0"/>
                <w:sz w:val="21"/>
                <w:szCs w:val="21"/>
                <w:lang w:val="en"/>
              </w:rPr>
            </w:pPr>
            <w:del w:id="5039" w:author="Si-yuan LIU" w:date="2026-07-24T14:26:00Z" w16du:dateUtc="2026-07-24T06:26:00Z">
              <w:r w:rsidDel="00964E30">
                <w:rPr>
                  <w:rFonts w:hint="eastAsia"/>
                  <w:color w:val="000000"/>
                  <w:kern w:val="0"/>
                  <w:sz w:val="21"/>
                  <w:szCs w:val="21"/>
                  <w:lang w:val="en"/>
                </w:rPr>
                <w:delText>奥飞数据转让奥融科技股权，需确认股权转让所得，计入股权转让当年的应纳税所得额</w:delText>
              </w:r>
              <w:r w:rsidDel="00964E30">
                <w:rPr>
                  <w:color w:val="000000"/>
                  <w:kern w:val="0"/>
                  <w:sz w:val="21"/>
                  <w:szCs w:val="21"/>
                  <w:lang w:val="en"/>
                </w:rPr>
                <w:delText>。奥飞数据为高新技术企业，减按</w:delText>
              </w:r>
              <w:r w:rsidDel="00964E30">
                <w:rPr>
                  <w:color w:val="000000"/>
                  <w:kern w:val="0"/>
                  <w:sz w:val="21"/>
                  <w:szCs w:val="21"/>
                  <w:lang w:val="en"/>
                </w:rPr>
                <w:delText>15</w:delText>
              </w:r>
              <w:r w:rsidDel="00964E30">
                <w:rPr>
                  <w:color w:val="000000"/>
                  <w:kern w:val="0"/>
                  <w:sz w:val="21"/>
                  <w:szCs w:val="21"/>
                  <w:lang w:val="en"/>
                </w:rPr>
                <w:delText>％的税率征收企业所得税</w:delText>
              </w:r>
            </w:del>
          </w:p>
          <w:p w14:paraId="63E22227" w14:textId="3C32450F" w:rsidR="005F457E" w:rsidDel="00964E30" w:rsidRDefault="00000000">
            <w:pPr>
              <w:widowControl/>
              <w:adjustRightInd w:val="0"/>
              <w:snapToGrid w:val="0"/>
              <w:spacing w:after="0" w:line="240" w:lineRule="auto"/>
              <w:ind w:firstLineChars="0" w:firstLine="0"/>
              <w:textAlignment w:val="auto"/>
              <w:rPr>
                <w:del w:id="5040" w:author="Si-yuan LIU" w:date="2026-07-24T14:26:00Z" w16du:dateUtc="2026-07-24T06:26:00Z"/>
                <w:color w:val="000000"/>
                <w:kern w:val="0"/>
                <w:sz w:val="21"/>
                <w:szCs w:val="21"/>
                <w:lang w:val="en"/>
              </w:rPr>
            </w:pPr>
            <w:del w:id="5041" w:author="Si-yuan LIU" w:date="2026-07-24T14:26:00Z" w16du:dateUtc="2026-07-24T06:26:00Z">
              <w:r w:rsidDel="00964E30">
                <w:rPr>
                  <w:color w:val="000000"/>
                  <w:kern w:val="0"/>
                  <w:sz w:val="21"/>
                  <w:szCs w:val="21"/>
                  <w:lang w:val="en"/>
                </w:rPr>
                <w:delText>政策依据：中华人民共和国企业所得税法</w:delText>
              </w:r>
            </w:del>
          </w:p>
          <w:p w14:paraId="754528C7" w14:textId="7B2E1300" w:rsidR="005F457E" w:rsidDel="00964E30" w:rsidRDefault="00000000">
            <w:pPr>
              <w:widowControl/>
              <w:adjustRightInd w:val="0"/>
              <w:snapToGrid w:val="0"/>
              <w:spacing w:after="0" w:line="240" w:lineRule="auto"/>
              <w:ind w:firstLineChars="0" w:firstLine="0"/>
              <w:textAlignment w:val="auto"/>
              <w:rPr>
                <w:del w:id="5042" w:author="Si-yuan LIU" w:date="2026-07-24T14:26:00Z" w16du:dateUtc="2026-07-24T06:26:00Z"/>
                <w:color w:val="000000"/>
                <w:kern w:val="0"/>
                <w:sz w:val="21"/>
                <w:szCs w:val="21"/>
              </w:rPr>
            </w:pPr>
            <w:del w:id="5043" w:author="Si-yuan LIU" w:date="2026-07-24T14:26:00Z" w16du:dateUtc="2026-07-24T06:26:00Z">
              <w:r w:rsidDel="00964E30">
                <w:rPr>
                  <w:rFonts w:hint="eastAsia"/>
                  <w:color w:val="000000"/>
                  <w:kern w:val="0"/>
                  <w:sz w:val="21"/>
                  <w:szCs w:val="21"/>
                  <w:lang w:val="en"/>
                </w:rPr>
                <w:delText>计算公式：（股权转让收入</w:delText>
              </w:r>
              <w:r w:rsidDel="00964E30">
                <w:rPr>
                  <w:color w:val="000000"/>
                  <w:kern w:val="0"/>
                  <w:sz w:val="21"/>
                  <w:szCs w:val="21"/>
                  <w:lang w:val="en"/>
                </w:rPr>
                <w:delText>31,800</w:delText>
              </w:r>
              <w:r w:rsidDel="00964E30">
                <w:rPr>
                  <w:rFonts w:hint="eastAsia"/>
                  <w:color w:val="000000"/>
                  <w:kern w:val="0"/>
                  <w:sz w:val="21"/>
                  <w:szCs w:val="21"/>
                  <w:lang w:val="en"/>
                </w:rPr>
                <w:delText>万元</w:delText>
              </w:r>
              <w:r w:rsidDel="00964E30">
                <w:rPr>
                  <w:color w:val="000000"/>
                  <w:kern w:val="0"/>
                  <w:sz w:val="21"/>
                  <w:szCs w:val="21"/>
                  <w:lang w:val="en"/>
                </w:rPr>
                <w:delText>-</w:delText>
              </w:r>
              <w:r w:rsidDel="00964E30">
                <w:rPr>
                  <w:rFonts w:hint="eastAsia"/>
                  <w:color w:val="000000"/>
                  <w:kern w:val="0"/>
                  <w:sz w:val="21"/>
                  <w:szCs w:val="21"/>
                  <w:lang w:val="en"/>
                </w:rPr>
                <w:delText>计税基础</w:delText>
              </w:r>
              <w:r w:rsidDel="00964E30">
                <w:rPr>
                  <w:color w:val="000000"/>
                  <w:kern w:val="0"/>
                  <w:sz w:val="21"/>
                  <w:szCs w:val="21"/>
                  <w:lang w:val="en"/>
                </w:rPr>
                <w:delText>17,900</w:delText>
              </w:r>
              <w:r w:rsidDel="00964E30">
                <w:rPr>
                  <w:rFonts w:hint="eastAsia"/>
                  <w:color w:val="000000"/>
                  <w:kern w:val="0"/>
                  <w:sz w:val="21"/>
                  <w:szCs w:val="21"/>
                  <w:lang w:val="en"/>
                </w:rPr>
                <w:delText>万元）</w:delText>
              </w:r>
              <w:r w:rsidDel="00964E30">
                <w:rPr>
                  <w:color w:val="000000"/>
                  <w:kern w:val="0"/>
                  <w:sz w:val="21"/>
                  <w:szCs w:val="21"/>
                  <w:lang w:val="en"/>
                </w:rPr>
                <w:delText>*15%=2,085</w:delText>
              </w:r>
              <w:r w:rsidDel="00964E30">
                <w:rPr>
                  <w:rFonts w:hint="eastAsia"/>
                  <w:color w:val="000000"/>
                  <w:kern w:val="0"/>
                  <w:sz w:val="21"/>
                  <w:szCs w:val="21"/>
                  <w:lang w:val="en"/>
                </w:rPr>
                <w:delText>万元</w:delText>
              </w:r>
            </w:del>
          </w:p>
        </w:tc>
        <w:tc>
          <w:tcPr>
            <w:tcW w:w="302" w:type="pct"/>
            <w:gridSpan w:val="3"/>
            <w:vAlign w:val="center"/>
            <w:tcPrChange w:id="5044" w:author="怡然 刘 [2]" w:date="2026-07-08T11:22:00Z">
              <w:tcPr>
                <w:tcW w:w="384" w:type="pct"/>
                <w:gridSpan w:val="4"/>
                <w:vAlign w:val="center"/>
              </w:tcPr>
            </w:tcPrChange>
          </w:tcPr>
          <w:p w14:paraId="793A48BC" w14:textId="44550F66" w:rsidR="005F457E" w:rsidDel="00964E30" w:rsidRDefault="00000000">
            <w:pPr>
              <w:widowControl/>
              <w:adjustRightInd w:val="0"/>
              <w:snapToGrid w:val="0"/>
              <w:spacing w:after="0" w:line="240" w:lineRule="auto"/>
              <w:ind w:firstLineChars="0" w:firstLine="0"/>
              <w:textAlignment w:val="auto"/>
              <w:rPr>
                <w:del w:id="5045" w:author="Si-yuan LIU" w:date="2026-07-24T14:26:00Z" w16du:dateUtc="2026-07-24T06:26:00Z"/>
                <w:color w:val="000000"/>
                <w:kern w:val="0"/>
                <w:sz w:val="21"/>
                <w:szCs w:val="21"/>
              </w:rPr>
            </w:pPr>
            <w:del w:id="5046" w:author="Si-yuan LIU" w:date="2026-07-24T14:26:00Z" w16du:dateUtc="2026-07-24T06:26:00Z">
              <w:r w:rsidDel="00964E30">
                <w:rPr>
                  <w:color w:val="000000"/>
                  <w:kern w:val="0"/>
                  <w:sz w:val="21"/>
                  <w:szCs w:val="21"/>
                  <w:lang w:val="en"/>
                </w:rPr>
                <w:delText>2,085.00</w:delText>
              </w:r>
            </w:del>
          </w:p>
        </w:tc>
        <w:tc>
          <w:tcPr>
            <w:tcW w:w="340" w:type="pct"/>
            <w:gridSpan w:val="2"/>
            <w:vAlign w:val="center"/>
            <w:tcPrChange w:id="5047" w:author="怡然 刘 [2]" w:date="2026-07-08T11:22:00Z">
              <w:tcPr>
                <w:tcW w:w="386" w:type="pct"/>
                <w:gridSpan w:val="3"/>
                <w:vAlign w:val="center"/>
              </w:tcPr>
            </w:tcPrChange>
          </w:tcPr>
          <w:p w14:paraId="4C054A9C" w14:textId="4318FD57" w:rsidR="005F457E" w:rsidDel="00964E30" w:rsidRDefault="00000000">
            <w:pPr>
              <w:widowControl/>
              <w:adjustRightInd w:val="0"/>
              <w:snapToGrid w:val="0"/>
              <w:spacing w:after="0" w:line="240" w:lineRule="auto"/>
              <w:ind w:firstLineChars="0" w:firstLine="0"/>
              <w:textAlignment w:val="auto"/>
              <w:rPr>
                <w:del w:id="5048" w:author="Si-yuan LIU" w:date="2026-07-24T14:26:00Z" w16du:dateUtc="2026-07-24T06:26:00Z"/>
                <w:color w:val="000000"/>
                <w:kern w:val="0"/>
                <w:sz w:val="21"/>
                <w:szCs w:val="21"/>
              </w:rPr>
            </w:pPr>
            <w:del w:id="5049" w:author="Si-yuan LIU" w:date="2026-07-24T14:26:00Z" w16du:dateUtc="2026-07-24T06:26:00Z">
              <w:r w:rsidDel="00964E30">
                <w:rPr>
                  <w:color w:val="000000"/>
                  <w:kern w:val="0"/>
                  <w:sz w:val="21"/>
                  <w:szCs w:val="21"/>
                  <w:lang w:val="en"/>
                </w:rPr>
                <w:delText>/</w:delText>
              </w:r>
            </w:del>
          </w:p>
        </w:tc>
        <w:tc>
          <w:tcPr>
            <w:tcW w:w="388" w:type="pct"/>
            <w:gridSpan w:val="3"/>
            <w:vAlign w:val="center"/>
            <w:tcPrChange w:id="5050" w:author="怡然 刘 [2]" w:date="2026-07-08T11:22:00Z">
              <w:tcPr>
                <w:tcW w:w="477" w:type="pct"/>
                <w:gridSpan w:val="6"/>
                <w:vAlign w:val="center"/>
              </w:tcPr>
            </w:tcPrChange>
          </w:tcPr>
          <w:p w14:paraId="020C1552" w14:textId="307C5921" w:rsidR="005F457E" w:rsidDel="00964E30" w:rsidRDefault="00000000">
            <w:pPr>
              <w:widowControl/>
              <w:adjustRightInd w:val="0"/>
              <w:snapToGrid w:val="0"/>
              <w:spacing w:after="0" w:line="240" w:lineRule="auto"/>
              <w:ind w:firstLineChars="0" w:firstLine="0"/>
              <w:textAlignment w:val="auto"/>
              <w:rPr>
                <w:del w:id="5051" w:author="Si-yuan LIU" w:date="2026-07-24T14:26:00Z" w16du:dateUtc="2026-07-24T06:26:00Z"/>
                <w:color w:val="000000"/>
                <w:kern w:val="0"/>
                <w:sz w:val="21"/>
                <w:szCs w:val="21"/>
              </w:rPr>
            </w:pPr>
            <w:del w:id="5052" w:author="Si-yuan LIU" w:date="2026-07-24T14:26:00Z" w16du:dateUtc="2026-07-24T06:26:00Z">
              <w:r w:rsidDel="00964E30">
                <w:rPr>
                  <w:rFonts w:hint="eastAsia"/>
                  <w:color w:val="000000"/>
                  <w:kern w:val="0"/>
                  <w:sz w:val="21"/>
                  <w:szCs w:val="21"/>
                </w:rPr>
                <w:delText>国家税务总局广州市南沙区税务局</w:delText>
              </w:r>
            </w:del>
          </w:p>
        </w:tc>
        <w:tc>
          <w:tcPr>
            <w:tcW w:w="261" w:type="pct"/>
            <w:gridSpan w:val="2"/>
            <w:vAlign w:val="center"/>
            <w:tcPrChange w:id="5053" w:author="怡然 刘 [2]" w:date="2026-07-08T11:22:00Z">
              <w:tcPr>
                <w:tcW w:w="386" w:type="pct"/>
                <w:gridSpan w:val="4"/>
                <w:vAlign w:val="center"/>
              </w:tcPr>
            </w:tcPrChange>
          </w:tcPr>
          <w:p w14:paraId="249AABAE" w14:textId="597B6970" w:rsidR="005F457E" w:rsidDel="00964E30" w:rsidRDefault="00000000">
            <w:pPr>
              <w:widowControl/>
              <w:adjustRightInd w:val="0"/>
              <w:snapToGrid w:val="0"/>
              <w:spacing w:after="0" w:line="240" w:lineRule="auto"/>
              <w:ind w:firstLineChars="0" w:firstLine="0"/>
              <w:textAlignment w:val="auto"/>
              <w:rPr>
                <w:del w:id="5054" w:author="Si-yuan LIU" w:date="2026-07-24T14:26:00Z" w16du:dateUtc="2026-07-24T06:26:00Z"/>
                <w:color w:val="000000"/>
                <w:kern w:val="0"/>
                <w:sz w:val="21"/>
                <w:szCs w:val="21"/>
              </w:rPr>
            </w:pPr>
            <w:del w:id="5055" w:author="Si-yuan LIU" w:date="2026-07-24T14:26:00Z" w16du:dateUtc="2026-07-24T06:26:00Z">
              <w:r w:rsidDel="00964E30">
                <w:rPr>
                  <w:rFonts w:hint="eastAsia"/>
                  <w:color w:val="000000"/>
                  <w:kern w:val="0"/>
                  <w:sz w:val="21"/>
                  <w:szCs w:val="21"/>
                </w:rPr>
                <w:delText>奥飞数据</w:delText>
              </w:r>
            </w:del>
          </w:p>
        </w:tc>
      </w:tr>
      <w:tr w:rsidR="005F457E" w:rsidDel="00964E30" w14:paraId="45223D88" w14:textId="7B2334F9" w:rsidTr="005F457E">
        <w:trPr>
          <w:gridBefore w:val="2"/>
          <w:gridAfter w:val="3"/>
          <w:wBefore w:w="1157" w:type="dxa"/>
          <w:wAfter w:w="138" w:type="dxa"/>
          <w:trHeight w:val="1608"/>
          <w:tblHeader/>
          <w:jc w:val="center"/>
          <w:del w:id="5056" w:author="Si-yuan LIU" w:date="2026-07-24T14:26:00Z" w16du:dateUtc="2026-07-24T06:26:00Z"/>
          <w:trPrChange w:id="5057" w:author="怡然 刘 [2]" w:date="2026-07-08T11:22:00Z">
            <w:trPr>
              <w:gridBefore w:val="2"/>
              <w:gridAfter w:val="3"/>
              <w:wBefore w:w="1045" w:type="dxa"/>
              <w:wAfter w:w="205" w:type="dxa"/>
              <w:trHeight w:val="1608"/>
              <w:jc w:val="center"/>
            </w:trPr>
          </w:trPrChange>
        </w:trPr>
        <w:tc>
          <w:tcPr>
            <w:tcW w:w="632" w:type="pct"/>
            <w:gridSpan w:val="2"/>
            <w:vMerge/>
            <w:vAlign w:val="center"/>
            <w:tcPrChange w:id="5058" w:author="怡然 刘 [2]" w:date="2026-07-08T11:22:00Z">
              <w:tcPr>
                <w:tcW w:w="241" w:type="pct"/>
                <w:gridSpan w:val="3"/>
                <w:vMerge/>
                <w:vAlign w:val="center"/>
              </w:tcPr>
            </w:tcPrChange>
          </w:tcPr>
          <w:p w14:paraId="3E0B25B2" w14:textId="139A1258" w:rsidR="005F457E" w:rsidDel="00964E30" w:rsidRDefault="005F457E">
            <w:pPr>
              <w:widowControl/>
              <w:adjustRightInd w:val="0"/>
              <w:snapToGrid w:val="0"/>
              <w:spacing w:after="0" w:line="240" w:lineRule="auto"/>
              <w:ind w:firstLineChars="0" w:firstLine="0"/>
              <w:jc w:val="left"/>
              <w:textAlignment w:val="auto"/>
              <w:rPr>
                <w:del w:id="5059" w:author="Si-yuan LIU" w:date="2026-07-24T14:26:00Z" w16du:dateUtc="2026-07-24T06:26:00Z"/>
                <w:color w:val="000000"/>
                <w:kern w:val="0"/>
                <w:sz w:val="21"/>
                <w:szCs w:val="21"/>
              </w:rPr>
            </w:pPr>
          </w:p>
        </w:tc>
        <w:tc>
          <w:tcPr>
            <w:tcW w:w="590" w:type="pct"/>
            <w:gridSpan w:val="4"/>
            <w:vAlign w:val="center"/>
            <w:tcPrChange w:id="5060" w:author="怡然 刘 [2]" w:date="2026-07-08T11:22:00Z">
              <w:tcPr>
                <w:tcW w:w="672" w:type="pct"/>
                <w:gridSpan w:val="6"/>
                <w:vAlign w:val="center"/>
              </w:tcPr>
            </w:tcPrChange>
          </w:tcPr>
          <w:p w14:paraId="4CB1FF85" w14:textId="5C2903B5" w:rsidR="005F457E" w:rsidDel="00964E30" w:rsidRDefault="00000000">
            <w:pPr>
              <w:widowControl/>
              <w:adjustRightInd w:val="0"/>
              <w:snapToGrid w:val="0"/>
              <w:spacing w:after="0" w:line="240" w:lineRule="auto"/>
              <w:ind w:firstLineChars="0" w:firstLine="0"/>
              <w:jc w:val="center"/>
              <w:textAlignment w:val="auto"/>
              <w:rPr>
                <w:del w:id="5061" w:author="Si-yuan LIU" w:date="2026-07-24T14:26:00Z" w16du:dateUtc="2026-07-24T06:26:00Z"/>
                <w:color w:val="000000"/>
                <w:kern w:val="0"/>
                <w:sz w:val="21"/>
                <w:szCs w:val="21"/>
              </w:rPr>
            </w:pPr>
            <w:del w:id="5062" w:author="Si-yuan LIU" w:date="2026-07-24T14:26:00Z" w16du:dateUtc="2026-07-24T06:26:00Z">
              <w:r w:rsidDel="00964E30">
                <w:rPr>
                  <w:rFonts w:hint="eastAsia"/>
                  <w:color w:val="000000"/>
                  <w:kern w:val="0"/>
                  <w:sz w:val="21"/>
                  <w:szCs w:val="21"/>
                </w:rPr>
                <w:delText>印花税</w:delText>
              </w:r>
            </w:del>
          </w:p>
        </w:tc>
        <w:tc>
          <w:tcPr>
            <w:tcW w:w="87" w:type="pct"/>
            <w:vAlign w:val="center"/>
            <w:tcPrChange w:id="5063" w:author="怡然 刘 [2]" w:date="2026-07-08T11:22:00Z">
              <w:tcPr>
                <w:tcW w:w="83" w:type="pct"/>
                <w:vAlign w:val="center"/>
              </w:tcPr>
            </w:tcPrChange>
          </w:tcPr>
          <w:p w14:paraId="63A473B2" w14:textId="4803A926" w:rsidR="005F457E" w:rsidDel="00964E30" w:rsidRDefault="00000000">
            <w:pPr>
              <w:widowControl/>
              <w:adjustRightInd w:val="0"/>
              <w:snapToGrid w:val="0"/>
              <w:spacing w:after="0" w:line="240" w:lineRule="auto"/>
              <w:ind w:firstLineChars="0" w:firstLine="0"/>
              <w:textAlignment w:val="auto"/>
              <w:rPr>
                <w:del w:id="5064" w:author="Si-yuan LIU" w:date="2026-07-24T14:26:00Z" w16du:dateUtc="2026-07-24T06:26:00Z"/>
                <w:color w:val="000000"/>
                <w:kern w:val="0"/>
                <w:sz w:val="21"/>
                <w:szCs w:val="21"/>
              </w:rPr>
            </w:pPr>
            <w:del w:id="5065" w:author="Si-yuan LIU" w:date="2026-07-24T14:26:00Z" w16du:dateUtc="2026-07-24T06:26:00Z">
              <w:r w:rsidDel="00964E30">
                <w:rPr>
                  <w:rFonts w:hint="eastAsia"/>
                  <w:color w:val="000000"/>
                  <w:kern w:val="0"/>
                  <w:sz w:val="21"/>
                  <w:szCs w:val="21"/>
                  <w:lang w:val="en"/>
                </w:rPr>
                <w:delText>是</w:delText>
              </w:r>
            </w:del>
          </w:p>
        </w:tc>
        <w:tc>
          <w:tcPr>
            <w:tcW w:w="1984" w:type="pct"/>
            <w:gridSpan w:val="2"/>
            <w:vAlign w:val="center"/>
            <w:tcPrChange w:id="5066" w:author="怡然 刘 [2]" w:date="2026-07-08T11:22:00Z">
              <w:tcPr>
                <w:tcW w:w="1963" w:type="pct"/>
                <w:gridSpan w:val="4"/>
                <w:vAlign w:val="center"/>
              </w:tcPr>
            </w:tcPrChange>
          </w:tcPr>
          <w:p w14:paraId="36F76076" w14:textId="6A9E6BE9" w:rsidR="005F457E" w:rsidDel="00964E30" w:rsidRDefault="00000000">
            <w:pPr>
              <w:widowControl/>
              <w:adjustRightInd w:val="0"/>
              <w:snapToGrid w:val="0"/>
              <w:spacing w:after="0" w:line="240" w:lineRule="auto"/>
              <w:ind w:firstLineChars="0" w:firstLine="0"/>
              <w:textAlignment w:val="auto"/>
              <w:rPr>
                <w:del w:id="5067" w:author="Si-yuan LIU" w:date="2026-07-24T14:26:00Z" w16du:dateUtc="2026-07-24T06:26:00Z"/>
                <w:color w:val="000000"/>
                <w:kern w:val="0"/>
                <w:sz w:val="21"/>
                <w:szCs w:val="21"/>
                <w:lang w:val="en"/>
              </w:rPr>
            </w:pPr>
            <w:del w:id="5068" w:author="Si-yuan LIU" w:date="2026-07-24T14:26:00Z" w16du:dateUtc="2026-07-24T06:26:00Z">
              <w:r w:rsidDel="00964E30">
                <w:rPr>
                  <w:rFonts w:hint="eastAsia"/>
                  <w:color w:val="000000"/>
                  <w:kern w:val="0"/>
                  <w:sz w:val="21"/>
                  <w:szCs w:val="21"/>
                  <w:lang w:val="en"/>
                </w:rPr>
                <w:delText>按照股权转让金额依据产权转移书据</w:delText>
              </w:r>
              <w:r w:rsidDel="00964E30">
                <w:rPr>
                  <w:color w:val="000000"/>
                  <w:kern w:val="0"/>
                  <w:sz w:val="21"/>
                  <w:szCs w:val="21"/>
                  <w:lang w:val="en"/>
                </w:rPr>
                <w:delText>0.05%</w:delText>
              </w:r>
              <w:r w:rsidDel="00964E30">
                <w:rPr>
                  <w:rFonts w:hint="eastAsia"/>
                  <w:color w:val="000000"/>
                  <w:kern w:val="0"/>
                  <w:sz w:val="21"/>
                  <w:szCs w:val="21"/>
                  <w:lang w:val="en"/>
                </w:rPr>
                <w:delText>计算缴纳（双边）</w:delText>
              </w:r>
            </w:del>
          </w:p>
          <w:p w14:paraId="4B3C5ED1" w14:textId="13711808" w:rsidR="005F457E" w:rsidDel="00964E30" w:rsidRDefault="00000000">
            <w:pPr>
              <w:widowControl/>
              <w:adjustRightInd w:val="0"/>
              <w:snapToGrid w:val="0"/>
              <w:spacing w:after="0" w:line="240" w:lineRule="auto"/>
              <w:ind w:firstLineChars="0" w:firstLine="0"/>
              <w:textAlignment w:val="auto"/>
              <w:rPr>
                <w:del w:id="5069" w:author="Si-yuan LIU" w:date="2026-07-24T14:26:00Z" w16du:dateUtc="2026-07-24T06:26:00Z"/>
                <w:color w:val="000000"/>
                <w:kern w:val="0"/>
                <w:sz w:val="21"/>
                <w:szCs w:val="21"/>
                <w:lang w:val="en"/>
              </w:rPr>
            </w:pPr>
            <w:del w:id="5070" w:author="Si-yuan LIU" w:date="2026-07-24T14:26:00Z" w16du:dateUtc="2026-07-24T06:26:00Z">
              <w:r w:rsidDel="00964E30">
                <w:rPr>
                  <w:rFonts w:hint="eastAsia"/>
                  <w:color w:val="000000"/>
                  <w:kern w:val="0"/>
                  <w:sz w:val="21"/>
                  <w:szCs w:val="21"/>
                  <w:lang w:val="en"/>
                </w:rPr>
                <w:delText>政策依据：中华人民共和国印花税法</w:delText>
              </w:r>
            </w:del>
          </w:p>
          <w:p w14:paraId="660E4A7F" w14:textId="4FD3B483" w:rsidR="005F457E" w:rsidDel="00964E30" w:rsidRDefault="00000000">
            <w:pPr>
              <w:widowControl/>
              <w:adjustRightInd w:val="0"/>
              <w:snapToGrid w:val="0"/>
              <w:spacing w:after="0" w:line="240" w:lineRule="auto"/>
              <w:ind w:firstLineChars="0" w:firstLine="0"/>
              <w:textAlignment w:val="auto"/>
              <w:rPr>
                <w:del w:id="5071" w:author="Si-yuan LIU" w:date="2026-07-24T14:26:00Z" w16du:dateUtc="2026-07-24T06:26:00Z"/>
                <w:color w:val="000000"/>
                <w:kern w:val="0"/>
                <w:sz w:val="21"/>
                <w:szCs w:val="21"/>
              </w:rPr>
            </w:pPr>
            <w:del w:id="5072" w:author="Si-yuan LIU" w:date="2026-07-24T14:26:00Z" w16du:dateUtc="2026-07-24T06:26:00Z">
              <w:r w:rsidDel="00964E30">
                <w:rPr>
                  <w:rFonts w:hint="eastAsia"/>
                  <w:color w:val="000000"/>
                  <w:kern w:val="0"/>
                  <w:sz w:val="21"/>
                  <w:szCs w:val="21"/>
                  <w:lang w:val="en"/>
                </w:rPr>
                <w:delText>计算公式：股权转让对价</w:delText>
              </w:r>
              <w:r w:rsidDel="00964E30">
                <w:rPr>
                  <w:color w:val="000000"/>
                  <w:kern w:val="0"/>
                  <w:sz w:val="21"/>
                  <w:szCs w:val="21"/>
                  <w:lang w:val="en"/>
                </w:rPr>
                <w:delText>31,800</w:delText>
              </w:r>
              <w:r w:rsidDel="00964E30">
                <w:rPr>
                  <w:rFonts w:hint="eastAsia"/>
                  <w:color w:val="000000"/>
                  <w:kern w:val="0"/>
                  <w:sz w:val="21"/>
                  <w:szCs w:val="21"/>
                  <w:lang w:val="en"/>
                </w:rPr>
                <w:delText>万元</w:delText>
              </w:r>
              <w:r w:rsidDel="00964E30">
                <w:rPr>
                  <w:color w:val="000000"/>
                  <w:kern w:val="0"/>
                  <w:sz w:val="21"/>
                  <w:szCs w:val="21"/>
                  <w:lang w:val="en"/>
                </w:rPr>
                <w:delText>*0.05%*2=31.8</w:delText>
              </w:r>
              <w:r w:rsidDel="00964E30">
                <w:rPr>
                  <w:rFonts w:hint="eastAsia"/>
                  <w:color w:val="000000"/>
                  <w:kern w:val="0"/>
                  <w:sz w:val="21"/>
                  <w:szCs w:val="21"/>
                  <w:lang w:val="en"/>
                </w:rPr>
                <w:delText>0</w:delText>
              </w:r>
              <w:r w:rsidDel="00964E30">
                <w:rPr>
                  <w:rFonts w:hint="eastAsia"/>
                  <w:color w:val="000000"/>
                  <w:kern w:val="0"/>
                  <w:sz w:val="21"/>
                  <w:szCs w:val="21"/>
                  <w:lang w:val="en"/>
                </w:rPr>
                <w:delText>万元</w:delText>
              </w:r>
            </w:del>
          </w:p>
        </w:tc>
        <w:tc>
          <w:tcPr>
            <w:tcW w:w="302" w:type="pct"/>
            <w:gridSpan w:val="3"/>
            <w:vAlign w:val="center"/>
            <w:tcPrChange w:id="5073" w:author="怡然 刘 [2]" w:date="2026-07-08T11:22:00Z">
              <w:tcPr>
                <w:tcW w:w="384" w:type="pct"/>
                <w:gridSpan w:val="4"/>
                <w:vAlign w:val="center"/>
              </w:tcPr>
            </w:tcPrChange>
          </w:tcPr>
          <w:p w14:paraId="4D4CCA6B" w14:textId="0F5658F8" w:rsidR="005F457E" w:rsidDel="00964E30" w:rsidRDefault="00000000">
            <w:pPr>
              <w:widowControl/>
              <w:adjustRightInd w:val="0"/>
              <w:snapToGrid w:val="0"/>
              <w:spacing w:after="0" w:line="240" w:lineRule="auto"/>
              <w:ind w:firstLineChars="0" w:firstLine="0"/>
              <w:textAlignment w:val="auto"/>
              <w:rPr>
                <w:del w:id="5074" w:author="Si-yuan LIU" w:date="2026-07-24T14:26:00Z" w16du:dateUtc="2026-07-24T06:26:00Z"/>
                <w:color w:val="000000"/>
                <w:kern w:val="0"/>
                <w:sz w:val="21"/>
                <w:szCs w:val="21"/>
              </w:rPr>
            </w:pPr>
            <w:del w:id="5075" w:author="Si-yuan LIU" w:date="2026-07-24T14:26:00Z" w16du:dateUtc="2026-07-24T06:26:00Z">
              <w:r w:rsidDel="00964E30">
                <w:rPr>
                  <w:color w:val="000000"/>
                  <w:kern w:val="0"/>
                  <w:sz w:val="21"/>
                  <w:szCs w:val="21"/>
                  <w:lang w:val="en"/>
                </w:rPr>
                <w:delText>31.80</w:delText>
              </w:r>
            </w:del>
          </w:p>
        </w:tc>
        <w:tc>
          <w:tcPr>
            <w:tcW w:w="340" w:type="pct"/>
            <w:gridSpan w:val="2"/>
            <w:vAlign w:val="center"/>
            <w:tcPrChange w:id="5076" w:author="怡然 刘 [2]" w:date="2026-07-08T11:22:00Z">
              <w:tcPr>
                <w:tcW w:w="386" w:type="pct"/>
                <w:gridSpan w:val="3"/>
                <w:vAlign w:val="center"/>
              </w:tcPr>
            </w:tcPrChange>
          </w:tcPr>
          <w:p w14:paraId="15FE545F" w14:textId="56B6DDDB" w:rsidR="005F457E" w:rsidDel="00964E30" w:rsidRDefault="00000000">
            <w:pPr>
              <w:widowControl/>
              <w:adjustRightInd w:val="0"/>
              <w:snapToGrid w:val="0"/>
              <w:spacing w:after="0" w:line="240" w:lineRule="auto"/>
              <w:ind w:firstLineChars="0" w:firstLine="0"/>
              <w:textAlignment w:val="auto"/>
              <w:rPr>
                <w:del w:id="5077" w:author="Si-yuan LIU" w:date="2026-07-24T14:26:00Z" w16du:dateUtc="2026-07-24T06:26:00Z"/>
                <w:color w:val="000000"/>
                <w:kern w:val="0"/>
                <w:sz w:val="21"/>
                <w:szCs w:val="21"/>
              </w:rPr>
            </w:pPr>
            <w:del w:id="5078" w:author="Si-yuan LIU" w:date="2026-07-24T14:26:00Z" w16du:dateUtc="2026-07-24T06:26:00Z">
              <w:r w:rsidDel="00964E30">
                <w:rPr>
                  <w:color w:val="000000"/>
                  <w:kern w:val="0"/>
                  <w:sz w:val="21"/>
                  <w:szCs w:val="21"/>
                </w:rPr>
                <w:delText>/</w:delText>
              </w:r>
            </w:del>
          </w:p>
        </w:tc>
        <w:tc>
          <w:tcPr>
            <w:tcW w:w="388" w:type="pct"/>
            <w:gridSpan w:val="3"/>
            <w:vAlign w:val="center"/>
            <w:tcPrChange w:id="5079" w:author="怡然 刘 [2]" w:date="2026-07-08T11:22:00Z">
              <w:tcPr>
                <w:tcW w:w="477" w:type="pct"/>
                <w:gridSpan w:val="6"/>
                <w:vAlign w:val="center"/>
              </w:tcPr>
            </w:tcPrChange>
          </w:tcPr>
          <w:p w14:paraId="58F790C2" w14:textId="3AE04997" w:rsidR="005F457E" w:rsidDel="00964E30" w:rsidRDefault="00000000">
            <w:pPr>
              <w:widowControl/>
              <w:adjustRightInd w:val="0"/>
              <w:snapToGrid w:val="0"/>
              <w:spacing w:after="0" w:line="240" w:lineRule="auto"/>
              <w:ind w:firstLineChars="0" w:firstLine="0"/>
              <w:textAlignment w:val="auto"/>
              <w:rPr>
                <w:del w:id="5080" w:author="Si-yuan LIU" w:date="2026-07-24T14:26:00Z" w16du:dateUtc="2026-07-24T06:26:00Z"/>
                <w:color w:val="000000"/>
                <w:kern w:val="0"/>
                <w:sz w:val="21"/>
                <w:szCs w:val="21"/>
              </w:rPr>
            </w:pPr>
            <w:del w:id="5081" w:author="Si-yuan LIU" w:date="2026-07-24T14:26:00Z" w16du:dateUtc="2026-07-24T06:26:00Z">
              <w:r w:rsidDel="00964E30">
                <w:rPr>
                  <w:rFonts w:hint="eastAsia"/>
                  <w:color w:val="000000"/>
                  <w:kern w:val="0"/>
                  <w:sz w:val="21"/>
                  <w:szCs w:val="21"/>
                </w:rPr>
                <w:delText>国家税务总局广州市南沙区税务局、国家税务廊坊市税务局</w:delText>
              </w:r>
            </w:del>
          </w:p>
        </w:tc>
        <w:tc>
          <w:tcPr>
            <w:tcW w:w="261" w:type="pct"/>
            <w:gridSpan w:val="2"/>
            <w:vAlign w:val="center"/>
            <w:tcPrChange w:id="5082" w:author="怡然 刘 [2]" w:date="2026-07-08T11:22:00Z">
              <w:tcPr>
                <w:tcW w:w="386" w:type="pct"/>
                <w:gridSpan w:val="4"/>
                <w:vAlign w:val="center"/>
              </w:tcPr>
            </w:tcPrChange>
          </w:tcPr>
          <w:p w14:paraId="2C7950EC" w14:textId="02366090" w:rsidR="005F457E" w:rsidDel="00964E30" w:rsidRDefault="00000000">
            <w:pPr>
              <w:widowControl/>
              <w:adjustRightInd w:val="0"/>
              <w:snapToGrid w:val="0"/>
              <w:spacing w:after="0" w:line="240" w:lineRule="auto"/>
              <w:ind w:firstLineChars="0" w:firstLine="0"/>
              <w:textAlignment w:val="auto"/>
              <w:rPr>
                <w:del w:id="5083" w:author="Si-yuan LIU" w:date="2026-07-24T14:26:00Z" w16du:dateUtc="2026-07-24T06:26:00Z"/>
                <w:color w:val="000000"/>
                <w:kern w:val="0"/>
                <w:sz w:val="21"/>
                <w:szCs w:val="21"/>
              </w:rPr>
            </w:pPr>
            <w:del w:id="5084" w:author="Si-yuan LIU" w:date="2026-07-24T14:26:00Z" w16du:dateUtc="2026-07-24T06:26:00Z">
              <w:r w:rsidDel="00964E30">
                <w:rPr>
                  <w:rFonts w:hint="eastAsia"/>
                  <w:color w:val="000000"/>
                  <w:kern w:val="0"/>
                  <w:sz w:val="21"/>
                  <w:szCs w:val="21"/>
                </w:rPr>
                <w:delText>奥飞数据、固安聚龙</w:delText>
              </w:r>
            </w:del>
          </w:p>
        </w:tc>
      </w:tr>
      <w:tr w:rsidR="005F457E" w:rsidDel="00964E30" w14:paraId="12AB0D90" w14:textId="5651AE76" w:rsidTr="005F457E">
        <w:trPr>
          <w:gridBefore w:val="2"/>
          <w:gridAfter w:val="3"/>
          <w:wBefore w:w="1157" w:type="dxa"/>
          <w:wAfter w:w="138" w:type="dxa"/>
          <w:trHeight w:val="290"/>
          <w:tblHeader/>
          <w:jc w:val="center"/>
          <w:del w:id="5085" w:author="Si-yuan LIU" w:date="2026-07-24T14:26:00Z" w16du:dateUtc="2026-07-24T06:26:00Z"/>
          <w:trPrChange w:id="5086" w:author="怡然 刘 [2]" w:date="2026-07-08T11:22:00Z">
            <w:trPr>
              <w:gridBefore w:val="2"/>
              <w:gridAfter w:val="3"/>
              <w:wBefore w:w="1045" w:type="dxa"/>
              <w:wAfter w:w="205" w:type="dxa"/>
              <w:trHeight w:val="290"/>
              <w:jc w:val="center"/>
            </w:trPr>
          </w:trPrChange>
        </w:trPr>
        <w:tc>
          <w:tcPr>
            <w:tcW w:w="632" w:type="pct"/>
            <w:gridSpan w:val="2"/>
            <w:vMerge/>
            <w:vAlign w:val="center"/>
            <w:tcPrChange w:id="5087" w:author="怡然 刘 [2]" w:date="2026-07-08T11:22:00Z">
              <w:tcPr>
                <w:tcW w:w="241" w:type="pct"/>
                <w:gridSpan w:val="3"/>
                <w:vMerge/>
                <w:vAlign w:val="center"/>
              </w:tcPr>
            </w:tcPrChange>
          </w:tcPr>
          <w:p w14:paraId="4D9F7567" w14:textId="10B42B4D" w:rsidR="005F457E" w:rsidDel="00964E30" w:rsidRDefault="005F457E">
            <w:pPr>
              <w:widowControl/>
              <w:adjustRightInd w:val="0"/>
              <w:snapToGrid w:val="0"/>
              <w:spacing w:after="0" w:line="240" w:lineRule="auto"/>
              <w:ind w:firstLineChars="0" w:firstLine="0"/>
              <w:jc w:val="left"/>
              <w:textAlignment w:val="auto"/>
              <w:rPr>
                <w:del w:id="5088" w:author="Si-yuan LIU" w:date="2026-07-24T14:26:00Z" w16du:dateUtc="2026-07-24T06:26:00Z"/>
                <w:color w:val="000000"/>
                <w:kern w:val="0"/>
                <w:sz w:val="21"/>
                <w:szCs w:val="21"/>
              </w:rPr>
            </w:pPr>
          </w:p>
        </w:tc>
        <w:tc>
          <w:tcPr>
            <w:tcW w:w="590" w:type="pct"/>
            <w:gridSpan w:val="4"/>
            <w:vAlign w:val="center"/>
            <w:tcPrChange w:id="5089" w:author="怡然 刘 [2]" w:date="2026-07-08T11:22:00Z">
              <w:tcPr>
                <w:tcW w:w="672" w:type="pct"/>
                <w:gridSpan w:val="6"/>
                <w:vAlign w:val="center"/>
              </w:tcPr>
            </w:tcPrChange>
          </w:tcPr>
          <w:p w14:paraId="7967D8F1" w14:textId="405D4E66" w:rsidR="005F457E" w:rsidDel="00964E30" w:rsidRDefault="00000000">
            <w:pPr>
              <w:widowControl/>
              <w:adjustRightInd w:val="0"/>
              <w:snapToGrid w:val="0"/>
              <w:spacing w:after="0" w:line="240" w:lineRule="auto"/>
              <w:ind w:firstLineChars="0" w:firstLine="0"/>
              <w:jc w:val="center"/>
              <w:textAlignment w:val="auto"/>
              <w:rPr>
                <w:del w:id="5090" w:author="Si-yuan LIU" w:date="2026-07-24T14:26:00Z" w16du:dateUtc="2026-07-24T06:26:00Z"/>
                <w:color w:val="000000"/>
                <w:kern w:val="0"/>
                <w:sz w:val="21"/>
                <w:szCs w:val="21"/>
              </w:rPr>
            </w:pPr>
            <w:del w:id="5091" w:author="Si-yuan LIU" w:date="2026-07-24T14:26:00Z" w16du:dateUtc="2026-07-24T06:26:00Z">
              <w:r w:rsidDel="00964E30">
                <w:rPr>
                  <w:rFonts w:hint="eastAsia"/>
                  <w:color w:val="000000"/>
                  <w:kern w:val="0"/>
                  <w:sz w:val="21"/>
                  <w:szCs w:val="21"/>
                </w:rPr>
                <w:delText>契税</w:delText>
              </w:r>
            </w:del>
          </w:p>
        </w:tc>
        <w:tc>
          <w:tcPr>
            <w:tcW w:w="87" w:type="pct"/>
            <w:vAlign w:val="center"/>
            <w:tcPrChange w:id="5092" w:author="怡然 刘 [2]" w:date="2026-07-08T11:22:00Z">
              <w:tcPr>
                <w:tcW w:w="83" w:type="pct"/>
                <w:vAlign w:val="center"/>
              </w:tcPr>
            </w:tcPrChange>
          </w:tcPr>
          <w:p w14:paraId="1FFA7E4E" w14:textId="418AA100" w:rsidR="005F457E" w:rsidDel="00964E30" w:rsidRDefault="00000000">
            <w:pPr>
              <w:widowControl/>
              <w:adjustRightInd w:val="0"/>
              <w:snapToGrid w:val="0"/>
              <w:spacing w:after="0" w:line="240" w:lineRule="auto"/>
              <w:ind w:firstLineChars="0" w:firstLine="0"/>
              <w:textAlignment w:val="auto"/>
              <w:rPr>
                <w:del w:id="5093" w:author="Si-yuan LIU" w:date="2026-07-24T14:26:00Z" w16du:dateUtc="2026-07-24T06:26:00Z"/>
                <w:color w:val="000000"/>
                <w:kern w:val="0"/>
                <w:sz w:val="21"/>
                <w:szCs w:val="21"/>
              </w:rPr>
            </w:pPr>
            <w:del w:id="5094" w:author="Si-yuan LIU" w:date="2026-07-24T14:26:00Z" w16du:dateUtc="2026-07-24T06:26:00Z">
              <w:r w:rsidDel="00964E30">
                <w:rPr>
                  <w:rFonts w:hint="eastAsia"/>
                  <w:color w:val="000000"/>
                  <w:kern w:val="0"/>
                  <w:sz w:val="21"/>
                  <w:szCs w:val="21"/>
                </w:rPr>
                <w:delText>否</w:delText>
              </w:r>
            </w:del>
          </w:p>
        </w:tc>
        <w:tc>
          <w:tcPr>
            <w:tcW w:w="1984" w:type="pct"/>
            <w:gridSpan w:val="2"/>
            <w:vAlign w:val="center"/>
            <w:tcPrChange w:id="5095" w:author="怡然 刘 [2]" w:date="2026-07-08T11:22:00Z">
              <w:tcPr>
                <w:tcW w:w="1963" w:type="pct"/>
                <w:gridSpan w:val="4"/>
                <w:vAlign w:val="center"/>
              </w:tcPr>
            </w:tcPrChange>
          </w:tcPr>
          <w:p w14:paraId="67CC2769" w14:textId="41E928A0" w:rsidR="005F457E" w:rsidDel="00964E30" w:rsidRDefault="00000000">
            <w:pPr>
              <w:widowControl/>
              <w:adjustRightInd w:val="0"/>
              <w:snapToGrid w:val="0"/>
              <w:spacing w:after="0" w:line="240" w:lineRule="auto"/>
              <w:ind w:firstLineChars="0" w:firstLine="0"/>
              <w:textAlignment w:val="auto"/>
              <w:rPr>
                <w:del w:id="5096" w:author="Si-yuan LIU" w:date="2026-07-24T14:26:00Z" w16du:dateUtc="2026-07-24T06:26:00Z"/>
                <w:color w:val="000000"/>
                <w:kern w:val="0"/>
                <w:sz w:val="21"/>
                <w:szCs w:val="21"/>
              </w:rPr>
            </w:pPr>
            <w:del w:id="5097" w:author="Si-yuan LIU" w:date="2026-07-24T14:26:00Z" w16du:dateUtc="2026-07-24T06:26:00Z">
              <w:r w:rsidDel="00964E30">
                <w:rPr>
                  <w:color w:val="000000"/>
                  <w:kern w:val="0"/>
                  <w:sz w:val="21"/>
                  <w:szCs w:val="21"/>
                  <w:lang w:val="en"/>
                </w:rPr>
                <w:delText>/</w:delText>
              </w:r>
            </w:del>
          </w:p>
        </w:tc>
        <w:tc>
          <w:tcPr>
            <w:tcW w:w="302" w:type="pct"/>
            <w:gridSpan w:val="3"/>
            <w:vAlign w:val="center"/>
            <w:tcPrChange w:id="5098" w:author="怡然 刘 [2]" w:date="2026-07-08T11:22:00Z">
              <w:tcPr>
                <w:tcW w:w="384" w:type="pct"/>
                <w:gridSpan w:val="4"/>
                <w:vAlign w:val="center"/>
              </w:tcPr>
            </w:tcPrChange>
          </w:tcPr>
          <w:p w14:paraId="1E10E660" w14:textId="2B0F524C" w:rsidR="005F457E" w:rsidDel="00964E30" w:rsidRDefault="00000000">
            <w:pPr>
              <w:widowControl/>
              <w:adjustRightInd w:val="0"/>
              <w:snapToGrid w:val="0"/>
              <w:spacing w:after="0" w:line="240" w:lineRule="auto"/>
              <w:ind w:firstLineChars="0" w:firstLine="0"/>
              <w:textAlignment w:val="auto"/>
              <w:rPr>
                <w:del w:id="5099" w:author="Si-yuan LIU" w:date="2026-07-24T14:26:00Z" w16du:dateUtc="2026-07-24T06:26:00Z"/>
                <w:color w:val="000000"/>
                <w:kern w:val="0"/>
                <w:sz w:val="21"/>
                <w:szCs w:val="21"/>
              </w:rPr>
            </w:pPr>
            <w:del w:id="5100" w:author="Si-yuan LIU" w:date="2026-07-24T14:26:00Z" w16du:dateUtc="2026-07-24T06:26:00Z">
              <w:r w:rsidDel="00964E30">
                <w:rPr>
                  <w:color w:val="000000"/>
                  <w:kern w:val="0"/>
                  <w:sz w:val="21"/>
                  <w:szCs w:val="21"/>
                  <w:lang w:val="en"/>
                </w:rPr>
                <w:delText>/</w:delText>
              </w:r>
            </w:del>
          </w:p>
        </w:tc>
        <w:tc>
          <w:tcPr>
            <w:tcW w:w="340" w:type="pct"/>
            <w:gridSpan w:val="2"/>
            <w:vAlign w:val="center"/>
            <w:tcPrChange w:id="5101" w:author="怡然 刘 [2]" w:date="2026-07-08T11:22:00Z">
              <w:tcPr>
                <w:tcW w:w="386" w:type="pct"/>
                <w:gridSpan w:val="3"/>
                <w:vAlign w:val="center"/>
              </w:tcPr>
            </w:tcPrChange>
          </w:tcPr>
          <w:p w14:paraId="0962B4B0" w14:textId="5840DBCF" w:rsidR="005F457E" w:rsidDel="00964E30" w:rsidRDefault="00000000">
            <w:pPr>
              <w:widowControl/>
              <w:adjustRightInd w:val="0"/>
              <w:snapToGrid w:val="0"/>
              <w:spacing w:after="0" w:line="240" w:lineRule="auto"/>
              <w:ind w:firstLineChars="0" w:firstLine="0"/>
              <w:textAlignment w:val="auto"/>
              <w:rPr>
                <w:del w:id="5102" w:author="Si-yuan LIU" w:date="2026-07-24T14:26:00Z" w16du:dateUtc="2026-07-24T06:26:00Z"/>
                <w:color w:val="000000"/>
                <w:kern w:val="0"/>
                <w:sz w:val="21"/>
                <w:szCs w:val="21"/>
              </w:rPr>
            </w:pPr>
            <w:del w:id="5103" w:author="Si-yuan LIU" w:date="2026-07-24T14:26:00Z" w16du:dateUtc="2026-07-24T06:26:00Z">
              <w:r w:rsidDel="00964E30">
                <w:rPr>
                  <w:color w:val="000000"/>
                  <w:kern w:val="0"/>
                  <w:sz w:val="21"/>
                  <w:szCs w:val="21"/>
                  <w:lang w:val="en"/>
                </w:rPr>
                <w:delText>/</w:delText>
              </w:r>
            </w:del>
          </w:p>
        </w:tc>
        <w:tc>
          <w:tcPr>
            <w:tcW w:w="388" w:type="pct"/>
            <w:gridSpan w:val="3"/>
            <w:vAlign w:val="center"/>
            <w:tcPrChange w:id="5104" w:author="怡然 刘 [2]" w:date="2026-07-08T11:22:00Z">
              <w:tcPr>
                <w:tcW w:w="477" w:type="pct"/>
                <w:gridSpan w:val="6"/>
                <w:vAlign w:val="center"/>
              </w:tcPr>
            </w:tcPrChange>
          </w:tcPr>
          <w:p w14:paraId="2ABA862D" w14:textId="13311394" w:rsidR="005F457E" w:rsidDel="00964E30" w:rsidRDefault="00000000">
            <w:pPr>
              <w:widowControl/>
              <w:adjustRightInd w:val="0"/>
              <w:snapToGrid w:val="0"/>
              <w:spacing w:after="0" w:line="240" w:lineRule="auto"/>
              <w:ind w:firstLineChars="0" w:firstLine="0"/>
              <w:textAlignment w:val="auto"/>
              <w:rPr>
                <w:del w:id="5105" w:author="Si-yuan LIU" w:date="2026-07-24T14:26:00Z" w16du:dateUtc="2026-07-24T06:26:00Z"/>
                <w:color w:val="000000"/>
                <w:kern w:val="0"/>
                <w:sz w:val="21"/>
                <w:szCs w:val="21"/>
              </w:rPr>
            </w:pPr>
            <w:del w:id="5106" w:author="Si-yuan LIU" w:date="2026-07-24T14:26:00Z" w16du:dateUtc="2026-07-24T06:26:00Z">
              <w:r w:rsidDel="00964E30">
                <w:rPr>
                  <w:color w:val="000000"/>
                  <w:kern w:val="0"/>
                  <w:sz w:val="21"/>
                  <w:szCs w:val="21"/>
                  <w:lang w:val="en"/>
                </w:rPr>
                <w:delText>/</w:delText>
              </w:r>
            </w:del>
          </w:p>
        </w:tc>
        <w:tc>
          <w:tcPr>
            <w:tcW w:w="261" w:type="pct"/>
            <w:gridSpan w:val="2"/>
            <w:vAlign w:val="center"/>
            <w:tcPrChange w:id="5107" w:author="怡然 刘 [2]" w:date="2026-07-08T11:22:00Z">
              <w:tcPr>
                <w:tcW w:w="386" w:type="pct"/>
                <w:gridSpan w:val="4"/>
                <w:vAlign w:val="center"/>
              </w:tcPr>
            </w:tcPrChange>
          </w:tcPr>
          <w:p w14:paraId="50BA35B4" w14:textId="1DD382E8" w:rsidR="005F457E" w:rsidDel="00964E30" w:rsidRDefault="00000000">
            <w:pPr>
              <w:widowControl/>
              <w:adjustRightInd w:val="0"/>
              <w:snapToGrid w:val="0"/>
              <w:spacing w:after="0" w:line="240" w:lineRule="auto"/>
              <w:ind w:firstLineChars="0" w:firstLine="0"/>
              <w:textAlignment w:val="auto"/>
              <w:rPr>
                <w:del w:id="5108" w:author="Si-yuan LIU" w:date="2026-07-24T14:26:00Z" w16du:dateUtc="2026-07-24T06:26:00Z"/>
                <w:color w:val="000000"/>
                <w:kern w:val="0"/>
                <w:sz w:val="21"/>
                <w:szCs w:val="21"/>
              </w:rPr>
            </w:pPr>
            <w:del w:id="5109" w:author="Si-yuan LIU" w:date="2026-07-24T14:26:00Z" w16du:dateUtc="2026-07-24T06:26:00Z">
              <w:r w:rsidDel="00964E30">
                <w:rPr>
                  <w:color w:val="000000"/>
                  <w:kern w:val="0"/>
                  <w:sz w:val="21"/>
                  <w:szCs w:val="21"/>
                  <w:lang w:val="en"/>
                </w:rPr>
                <w:delText>/</w:delText>
              </w:r>
            </w:del>
          </w:p>
        </w:tc>
      </w:tr>
      <w:tr w:rsidR="005F457E" w:rsidDel="00964E30" w14:paraId="1609272D" w14:textId="053431BE" w:rsidTr="005F457E">
        <w:trPr>
          <w:gridBefore w:val="2"/>
          <w:gridAfter w:val="3"/>
          <w:wBefore w:w="1157" w:type="dxa"/>
          <w:wAfter w:w="138" w:type="dxa"/>
          <w:trHeight w:val="290"/>
          <w:tblHeader/>
          <w:jc w:val="center"/>
          <w:del w:id="5110" w:author="Si-yuan LIU" w:date="2026-07-24T14:26:00Z" w16du:dateUtc="2026-07-24T06:26:00Z"/>
          <w:trPrChange w:id="5111" w:author="怡然 刘 [2]" w:date="2026-07-08T11:22:00Z">
            <w:trPr>
              <w:gridBefore w:val="2"/>
              <w:gridAfter w:val="3"/>
              <w:wBefore w:w="1045" w:type="dxa"/>
              <w:wAfter w:w="205" w:type="dxa"/>
              <w:trHeight w:val="290"/>
              <w:jc w:val="center"/>
            </w:trPr>
          </w:trPrChange>
        </w:trPr>
        <w:tc>
          <w:tcPr>
            <w:tcW w:w="632" w:type="pct"/>
            <w:gridSpan w:val="2"/>
            <w:vMerge/>
            <w:vAlign w:val="center"/>
            <w:tcPrChange w:id="5112" w:author="怡然 刘 [2]" w:date="2026-07-08T11:22:00Z">
              <w:tcPr>
                <w:tcW w:w="241" w:type="pct"/>
                <w:gridSpan w:val="3"/>
                <w:vMerge/>
                <w:vAlign w:val="center"/>
              </w:tcPr>
            </w:tcPrChange>
          </w:tcPr>
          <w:p w14:paraId="4734189E" w14:textId="169EB6D7" w:rsidR="005F457E" w:rsidDel="00964E30" w:rsidRDefault="005F457E">
            <w:pPr>
              <w:widowControl/>
              <w:adjustRightInd w:val="0"/>
              <w:snapToGrid w:val="0"/>
              <w:spacing w:after="0" w:line="240" w:lineRule="auto"/>
              <w:ind w:firstLineChars="0" w:firstLine="0"/>
              <w:jc w:val="left"/>
              <w:textAlignment w:val="auto"/>
              <w:rPr>
                <w:del w:id="5113" w:author="Si-yuan LIU" w:date="2026-07-24T14:26:00Z" w16du:dateUtc="2026-07-24T06:26:00Z"/>
                <w:color w:val="000000"/>
                <w:kern w:val="0"/>
                <w:sz w:val="21"/>
                <w:szCs w:val="21"/>
              </w:rPr>
            </w:pPr>
          </w:p>
        </w:tc>
        <w:tc>
          <w:tcPr>
            <w:tcW w:w="590" w:type="pct"/>
            <w:gridSpan w:val="4"/>
            <w:vAlign w:val="center"/>
            <w:tcPrChange w:id="5114" w:author="怡然 刘 [2]" w:date="2026-07-08T11:22:00Z">
              <w:tcPr>
                <w:tcW w:w="672" w:type="pct"/>
                <w:gridSpan w:val="6"/>
                <w:vAlign w:val="center"/>
              </w:tcPr>
            </w:tcPrChange>
          </w:tcPr>
          <w:p w14:paraId="34A12DEE" w14:textId="626D7B77" w:rsidR="005F457E" w:rsidDel="00964E30" w:rsidRDefault="00000000">
            <w:pPr>
              <w:widowControl/>
              <w:adjustRightInd w:val="0"/>
              <w:snapToGrid w:val="0"/>
              <w:spacing w:after="0" w:line="240" w:lineRule="auto"/>
              <w:ind w:firstLineChars="0" w:firstLine="0"/>
              <w:jc w:val="center"/>
              <w:textAlignment w:val="auto"/>
              <w:rPr>
                <w:del w:id="5115" w:author="Si-yuan LIU" w:date="2026-07-24T14:26:00Z" w16du:dateUtc="2026-07-24T06:26:00Z"/>
                <w:color w:val="000000"/>
                <w:kern w:val="0"/>
                <w:sz w:val="21"/>
                <w:szCs w:val="21"/>
              </w:rPr>
            </w:pPr>
            <w:del w:id="5116" w:author="Si-yuan LIU" w:date="2026-07-24T14:26:00Z" w16du:dateUtc="2026-07-24T06:26:00Z">
              <w:r w:rsidDel="00964E30">
                <w:rPr>
                  <w:rFonts w:hint="eastAsia"/>
                  <w:color w:val="000000"/>
                  <w:kern w:val="0"/>
                  <w:sz w:val="21"/>
                  <w:szCs w:val="21"/>
                </w:rPr>
                <w:delText>其他</w:delText>
              </w:r>
            </w:del>
          </w:p>
        </w:tc>
        <w:tc>
          <w:tcPr>
            <w:tcW w:w="87" w:type="pct"/>
            <w:vAlign w:val="center"/>
            <w:tcPrChange w:id="5117" w:author="怡然 刘 [2]" w:date="2026-07-08T11:22:00Z">
              <w:tcPr>
                <w:tcW w:w="83" w:type="pct"/>
                <w:vAlign w:val="center"/>
              </w:tcPr>
            </w:tcPrChange>
          </w:tcPr>
          <w:p w14:paraId="266BD6B5" w14:textId="67D07DB8" w:rsidR="005F457E" w:rsidDel="00964E30" w:rsidRDefault="00000000">
            <w:pPr>
              <w:widowControl/>
              <w:adjustRightInd w:val="0"/>
              <w:snapToGrid w:val="0"/>
              <w:spacing w:after="0" w:line="240" w:lineRule="auto"/>
              <w:ind w:firstLineChars="0" w:firstLine="0"/>
              <w:textAlignment w:val="auto"/>
              <w:rPr>
                <w:del w:id="5118" w:author="Si-yuan LIU" w:date="2026-07-24T14:26:00Z" w16du:dateUtc="2026-07-24T06:26:00Z"/>
                <w:color w:val="000000"/>
                <w:kern w:val="0"/>
                <w:sz w:val="21"/>
                <w:szCs w:val="21"/>
              </w:rPr>
            </w:pPr>
            <w:del w:id="5119" w:author="Si-yuan LIU" w:date="2026-07-24T14:26:00Z" w16du:dateUtc="2026-07-24T06:26:00Z">
              <w:r w:rsidDel="00964E30">
                <w:rPr>
                  <w:rFonts w:hint="eastAsia"/>
                  <w:color w:val="000000"/>
                  <w:kern w:val="0"/>
                  <w:sz w:val="21"/>
                  <w:szCs w:val="21"/>
                </w:rPr>
                <w:delText>否</w:delText>
              </w:r>
            </w:del>
          </w:p>
        </w:tc>
        <w:tc>
          <w:tcPr>
            <w:tcW w:w="1984" w:type="pct"/>
            <w:gridSpan w:val="2"/>
            <w:vAlign w:val="center"/>
            <w:tcPrChange w:id="5120" w:author="怡然 刘 [2]" w:date="2026-07-08T11:22:00Z">
              <w:tcPr>
                <w:tcW w:w="1963" w:type="pct"/>
                <w:gridSpan w:val="4"/>
                <w:vAlign w:val="center"/>
              </w:tcPr>
            </w:tcPrChange>
          </w:tcPr>
          <w:p w14:paraId="1218B007" w14:textId="30CCE7B4" w:rsidR="005F457E" w:rsidDel="00964E30" w:rsidRDefault="00000000">
            <w:pPr>
              <w:widowControl/>
              <w:adjustRightInd w:val="0"/>
              <w:snapToGrid w:val="0"/>
              <w:spacing w:after="0" w:line="240" w:lineRule="auto"/>
              <w:ind w:firstLineChars="0" w:firstLine="0"/>
              <w:textAlignment w:val="auto"/>
              <w:rPr>
                <w:del w:id="5121" w:author="Si-yuan LIU" w:date="2026-07-24T14:26:00Z" w16du:dateUtc="2026-07-24T06:26:00Z"/>
                <w:color w:val="000000"/>
                <w:kern w:val="0"/>
                <w:sz w:val="21"/>
                <w:szCs w:val="21"/>
              </w:rPr>
            </w:pPr>
            <w:del w:id="5122" w:author="Si-yuan LIU" w:date="2026-07-24T14:26:00Z" w16du:dateUtc="2026-07-24T06:26:00Z">
              <w:r w:rsidDel="00964E30">
                <w:rPr>
                  <w:color w:val="000000"/>
                  <w:kern w:val="0"/>
                  <w:sz w:val="21"/>
                  <w:szCs w:val="21"/>
                  <w:lang w:val="en"/>
                </w:rPr>
                <w:delText>/</w:delText>
              </w:r>
            </w:del>
          </w:p>
        </w:tc>
        <w:tc>
          <w:tcPr>
            <w:tcW w:w="302" w:type="pct"/>
            <w:gridSpan w:val="3"/>
            <w:vAlign w:val="center"/>
            <w:tcPrChange w:id="5123" w:author="怡然 刘 [2]" w:date="2026-07-08T11:22:00Z">
              <w:tcPr>
                <w:tcW w:w="384" w:type="pct"/>
                <w:gridSpan w:val="4"/>
                <w:vAlign w:val="center"/>
              </w:tcPr>
            </w:tcPrChange>
          </w:tcPr>
          <w:p w14:paraId="5825C0F4" w14:textId="529C2B7C" w:rsidR="005F457E" w:rsidDel="00964E30" w:rsidRDefault="00000000">
            <w:pPr>
              <w:widowControl/>
              <w:adjustRightInd w:val="0"/>
              <w:snapToGrid w:val="0"/>
              <w:spacing w:after="0" w:line="240" w:lineRule="auto"/>
              <w:ind w:firstLineChars="0" w:firstLine="0"/>
              <w:textAlignment w:val="auto"/>
              <w:rPr>
                <w:del w:id="5124" w:author="Si-yuan LIU" w:date="2026-07-24T14:26:00Z" w16du:dateUtc="2026-07-24T06:26:00Z"/>
                <w:color w:val="000000"/>
                <w:kern w:val="0"/>
                <w:sz w:val="21"/>
                <w:szCs w:val="21"/>
              </w:rPr>
            </w:pPr>
            <w:del w:id="5125" w:author="Si-yuan LIU" w:date="2026-07-24T14:26:00Z" w16du:dateUtc="2026-07-24T06:26:00Z">
              <w:r w:rsidDel="00964E30">
                <w:rPr>
                  <w:color w:val="000000"/>
                  <w:kern w:val="0"/>
                  <w:sz w:val="21"/>
                  <w:szCs w:val="21"/>
                  <w:lang w:val="en"/>
                </w:rPr>
                <w:delText>/</w:delText>
              </w:r>
            </w:del>
          </w:p>
        </w:tc>
        <w:tc>
          <w:tcPr>
            <w:tcW w:w="340" w:type="pct"/>
            <w:gridSpan w:val="2"/>
            <w:vAlign w:val="center"/>
            <w:tcPrChange w:id="5126" w:author="怡然 刘 [2]" w:date="2026-07-08T11:22:00Z">
              <w:tcPr>
                <w:tcW w:w="386" w:type="pct"/>
                <w:gridSpan w:val="3"/>
                <w:vAlign w:val="center"/>
              </w:tcPr>
            </w:tcPrChange>
          </w:tcPr>
          <w:p w14:paraId="3B682443" w14:textId="5D2DD06E" w:rsidR="005F457E" w:rsidDel="00964E30" w:rsidRDefault="00000000">
            <w:pPr>
              <w:widowControl/>
              <w:adjustRightInd w:val="0"/>
              <w:snapToGrid w:val="0"/>
              <w:spacing w:after="0" w:line="240" w:lineRule="auto"/>
              <w:ind w:firstLineChars="0" w:firstLine="0"/>
              <w:textAlignment w:val="auto"/>
              <w:rPr>
                <w:del w:id="5127" w:author="Si-yuan LIU" w:date="2026-07-24T14:26:00Z" w16du:dateUtc="2026-07-24T06:26:00Z"/>
                <w:color w:val="000000"/>
                <w:kern w:val="0"/>
                <w:sz w:val="21"/>
                <w:szCs w:val="21"/>
              </w:rPr>
            </w:pPr>
            <w:del w:id="5128" w:author="Si-yuan LIU" w:date="2026-07-24T14:26:00Z" w16du:dateUtc="2026-07-24T06:26:00Z">
              <w:r w:rsidDel="00964E30">
                <w:rPr>
                  <w:color w:val="000000"/>
                  <w:kern w:val="0"/>
                  <w:sz w:val="21"/>
                  <w:szCs w:val="21"/>
                  <w:lang w:val="en"/>
                </w:rPr>
                <w:delText>/</w:delText>
              </w:r>
            </w:del>
          </w:p>
        </w:tc>
        <w:tc>
          <w:tcPr>
            <w:tcW w:w="388" w:type="pct"/>
            <w:gridSpan w:val="3"/>
            <w:vAlign w:val="center"/>
            <w:tcPrChange w:id="5129" w:author="怡然 刘 [2]" w:date="2026-07-08T11:22:00Z">
              <w:tcPr>
                <w:tcW w:w="477" w:type="pct"/>
                <w:gridSpan w:val="6"/>
                <w:vAlign w:val="center"/>
              </w:tcPr>
            </w:tcPrChange>
          </w:tcPr>
          <w:p w14:paraId="2543ED17" w14:textId="7B55B701" w:rsidR="005F457E" w:rsidDel="00964E30" w:rsidRDefault="00000000">
            <w:pPr>
              <w:widowControl/>
              <w:adjustRightInd w:val="0"/>
              <w:snapToGrid w:val="0"/>
              <w:spacing w:after="0" w:line="240" w:lineRule="auto"/>
              <w:ind w:firstLineChars="0" w:firstLine="0"/>
              <w:textAlignment w:val="auto"/>
              <w:rPr>
                <w:del w:id="5130" w:author="Si-yuan LIU" w:date="2026-07-24T14:26:00Z" w16du:dateUtc="2026-07-24T06:26:00Z"/>
                <w:color w:val="000000"/>
                <w:kern w:val="0"/>
                <w:sz w:val="21"/>
                <w:szCs w:val="21"/>
              </w:rPr>
            </w:pPr>
            <w:del w:id="5131" w:author="Si-yuan LIU" w:date="2026-07-24T14:26:00Z" w16du:dateUtc="2026-07-24T06:26:00Z">
              <w:r w:rsidDel="00964E30">
                <w:rPr>
                  <w:color w:val="000000"/>
                  <w:kern w:val="0"/>
                  <w:sz w:val="21"/>
                  <w:szCs w:val="21"/>
                  <w:lang w:val="en"/>
                </w:rPr>
                <w:delText>/</w:delText>
              </w:r>
            </w:del>
          </w:p>
        </w:tc>
        <w:tc>
          <w:tcPr>
            <w:tcW w:w="261" w:type="pct"/>
            <w:gridSpan w:val="2"/>
            <w:vAlign w:val="center"/>
            <w:tcPrChange w:id="5132" w:author="怡然 刘 [2]" w:date="2026-07-08T11:22:00Z">
              <w:tcPr>
                <w:tcW w:w="386" w:type="pct"/>
                <w:gridSpan w:val="4"/>
                <w:vAlign w:val="center"/>
              </w:tcPr>
            </w:tcPrChange>
          </w:tcPr>
          <w:p w14:paraId="39EB6186" w14:textId="075FE72C" w:rsidR="005F457E" w:rsidDel="00964E30" w:rsidRDefault="00000000">
            <w:pPr>
              <w:widowControl/>
              <w:adjustRightInd w:val="0"/>
              <w:snapToGrid w:val="0"/>
              <w:spacing w:after="0" w:line="240" w:lineRule="auto"/>
              <w:ind w:firstLineChars="0" w:firstLine="0"/>
              <w:textAlignment w:val="auto"/>
              <w:rPr>
                <w:del w:id="5133" w:author="Si-yuan LIU" w:date="2026-07-24T14:26:00Z" w16du:dateUtc="2026-07-24T06:26:00Z"/>
                <w:color w:val="000000"/>
                <w:kern w:val="0"/>
                <w:sz w:val="21"/>
                <w:szCs w:val="21"/>
              </w:rPr>
            </w:pPr>
            <w:del w:id="5134" w:author="Si-yuan LIU" w:date="2026-07-24T14:26:00Z" w16du:dateUtc="2026-07-24T06:26:00Z">
              <w:r w:rsidDel="00964E30">
                <w:rPr>
                  <w:color w:val="000000"/>
                  <w:kern w:val="0"/>
                  <w:sz w:val="21"/>
                  <w:szCs w:val="21"/>
                  <w:lang w:val="en"/>
                </w:rPr>
                <w:delText>/</w:delText>
              </w:r>
            </w:del>
          </w:p>
        </w:tc>
      </w:tr>
      <w:tr w:rsidR="005F457E" w:rsidDel="00964E30" w14:paraId="49AFD183" w14:textId="5B6DAA57" w:rsidTr="005F457E">
        <w:trPr>
          <w:gridBefore w:val="2"/>
          <w:gridAfter w:val="4"/>
          <w:wBefore w:w="1157" w:type="dxa"/>
          <w:wAfter w:w="236" w:type="dxa"/>
          <w:trHeight w:val="290"/>
          <w:tblHeader/>
          <w:jc w:val="center"/>
          <w:del w:id="5135" w:author="Si-yuan LIU" w:date="2026-07-24T14:26:00Z" w16du:dateUtc="2026-07-24T06:26:00Z"/>
          <w:trPrChange w:id="5136" w:author="怡然 刘 [2]" w:date="2026-07-08T11:22:00Z">
            <w:trPr>
              <w:gridBefore w:val="2"/>
              <w:gridAfter w:val="4"/>
              <w:wBefore w:w="1045" w:type="dxa"/>
              <w:wAfter w:w="379" w:type="dxa"/>
              <w:trHeight w:val="290"/>
              <w:jc w:val="center"/>
            </w:trPr>
          </w:trPrChange>
        </w:trPr>
        <w:tc>
          <w:tcPr>
            <w:tcW w:w="632" w:type="pct"/>
            <w:gridSpan w:val="2"/>
            <w:vMerge/>
            <w:vAlign w:val="center"/>
            <w:tcPrChange w:id="5137" w:author="怡然 刘 [2]" w:date="2026-07-08T11:22:00Z">
              <w:tcPr>
                <w:tcW w:w="241" w:type="pct"/>
                <w:gridSpan w:val="3"/>
                <w:vMerge/>
                <w:vAlign w:val="center"/>
              </w:tcPr>
            </w:tcPrChange>
          </w:tcPr>
          <w:p w14:paraId="7830A67C" w14:textId="3E6506B0" w:rsidR="005F457E" w:rsidDel="00964E30" w:rsidRDefault="005F457E">
            <w:pPr>
              <w:widowControl/>
              <w:adjustRightInd w:val="0"/>
              <w:snapToGrid w:val="0"/>
              <w:spacing w:after="0" w:line="240" w:lineRule="auto"/>
              <w:ind w:firstLineChars="0" w:firstLine="0"/>
              <w:jc w:val="left"/>
              <w:textAlignment w:val="auto"/>
              <w:rPr>
                <w:del w:id="5138" w:author="Si-yuan LIU" w:date="2026-07-24T14:26:00Z" w16du:dateUtc="2026-07-24T06:26:00Z"/>
                <w:color w:val="000000"/>
                <w:kern w:val="0"/>
                <w:sz w:val="21"/>
                <w:szCs w:val="21"/>
              </w:rPr>
            </w:pPr>
          </w:p>
        </w:tc>
        <w:tc>
          <w:tcPr>
            <w:tcW w:w="3916" w:type="pct"/>
            <w:gridSpan w:val="16"/>
            <w:vAlign w:val="center"/>
            <w:tcPrChange w:id="5139" w:author="怡然 刘 [2]" w:date="2026-07-08T11:22:00Z">
              <w:tcPr>
                <w:tcW w:w="4286" w:type="pct"/>
                <w:gridSpan w:val="26"/>
                <w:vAlign w:val="center"/>
              </w:tcPr>
            </w:tcPrChange>
          </w:tcPr>
          <w:p w14:paraId="7D6FEBA3" w14:textId="7BFE075E" w:rsidR="005F457E" w:rsidDel="00964E30" w:rsidRDefault="00000000">
            <w:pPr>
              <w:widowControl/>
              <w:adjustRightInd w:val="0"/>
              <w:snapToGrid w:val="0"/>
              <w:spacing w:after="0" w:line="240" w:lineRule="auto"/>
              <w:ind w:firstLineChars="0" w:firstLine="0"/>
              <w:textAlignment w:val="auto"/>
              <w:rPr>
                <w:del w:id="5140" w:author="Si-yuan LIU" w:date="2026-07-24T14:26:00Z" w16du:dateUtc="2026-07-24T06:26:00Z"/>
                <w:color w:val="000000"/>
                <w:kern w:val="0"/>
                <w:sz w:val="21"/>
                <w:szCs w:val="21"/>
              </w:rPr>
            </w:pPr>
            <w:del w:id="5141" w:author="Si-yuan LIU" w:date="2026-07-24T14:26:00Z" w16du:dateUtc="2026-07-24T06:26:00Z">
              <w:r w:rsidDel="00964E30">
                <w:rPr>
                  <w:color w:val="000000"/>
                  <w:kern w:val="0"/>
                  <w:sz w:val="21"/>
                  <w:szCs w:val="21"/>
                  <w:lang w:val="en"/>
                </w:rPr>
                <w:delText>2</w:delText>
              </w:r>
              <w:r w:rsidDel="00964E30">
                <w:rPr>
                  <w:rFonts w:hint="eastAsia"/>
                  <w:color w:val="000000"/>
                  <w:kern w:val="0"/>
                  <w:sz w:val="21"/>
                  <w:szCs w:val="21"/>
                  <w:lang w:val="en"/>
                </w:rPr>
                <w:delText>、</w:delText>
              </w:r>
              <w:r w:rsidDel="00964E30">
                <w:rPr>
                  <w:rFonts w:hint="eastAsia"/>
                  <w:color w:val="000000"/>
                  <w:kern w:val="0"/>
                  <w:sz w:val="21"/>
                  <w:szCs w:val="21"/>
                </w:rPr>
                <w:delText>昊盈科技</w:delText>
              </w:r>
              <w:r w:rsidDel="00964E30">
                <w:rPr>
                  <w:rFonts w:hint="eastAsia"/>
                  <w:color w:val="000000"/>
                  <w:kern w:val="0"/>
                  <w:sz w:val="21"/>
                  <w:szCs w:val="21"/>
                  <w:lang w:val="en"/>
                </w:rPr>
                <w:delText>回购天泽奥融持有的</w:delText>
              </w:r>
              <w:r w:rsidDel="00964E30">
                <w:rPr>
                  <w:color w:val="000000"/>
                  <w:kern w:val="0"/>
                  <w:sz w:val="21"/>
                  <w:szCs w:val="21"/>
                  <w:lang w:val="en"/>
                </w:rPr>
                <w:delText>23.47%</w:delText>
              </w:r>
              <w:r w:rsidDel="00964E30">
                <w:rPr>
                  <w:rFonts w:hint="eastAsia"/>
                  <w:color w:val="000000"/>
                  <w:kern w:val="0"/>
                  <w:sz w:val="21"/>
                  <w:szCs w:val="21"/>
                  <w:lang w:val="en"/>
                </w:rPr>
                <w:delText>奥融科技股权</w:delText>
              </w:r>
            </w:del>
          </w:p>
        </w:tc>
      </w:tr>
      <w:tr w:rsidR="005F457E" w:rsidDel="00964E30" w14:paraId="18581219" w14:textId="3B00616F" w:rsidTr="005F457E">
        <w:trPr>
          <w:gridBefore w:val="2"/>
          <w:gridAfter w:val="3"/>
          <w:wBefore w:w="1157" w:type="dxa"/>
          <w:wAfter w:w="138" w:type="dxa"/>
          <w:trHeight w:val="290"/>
          <w:tblHeader/>
          <w:jc w:val="center"/>
          <w:del w:id="5142" w:author="Si-yuan LIU" w:date="2026-07-24T14:26:00Z" w16du:dateUtc="2026-07-24T06:26:00Z"/>
          <w:trPrChange w:id="5143" w:author="怡然 刘 [2]" w:date="2026-07-08T11:22:00Z">
            <w:trPr>
              <w:gridBefore w:val="2"/>
              <w:gridAfter w:val="3"/>
              <w:wBefore w:w="1045" w:type="dxa"/>
              <w:wAfter w:w="205" w:type="dxa"/>
              <w:trHeight w:val="290"/>
              <w:jc w:val="center"/>
            </w:trPr>
          </w:trPrChange>
        </w:trPr>
        <w:tc>
          <w:tcPr>
            <w:tcW w:w="632" w:type="pct"/>
            <w:gridSpan w:val="2"/>
            <w:vMerge/>
            <w:vAlign w:val="center"/>
            <w:tcPrChange w:id="5144" w:author="怡然 刘 [2]" w:date="2026-07-08T11:22:00Z">
              <w:tcPr>
                <w:tcW w:w="241" w:type="pct"/>
                <w:gridSpan w:val="3"/>
                <w:vMerge/>
                <w:vAlign w:val="center"/>
              </w:tcPr>
            </w:tcPrChange>
          </w:tcPr>
          <w:p w14:paraId="79056DD2" w14:textId="192CBBED" w:rsidR="005F457E" w:rsidDel="00964E30" w:rsidRDefault="005F457E">
            <w:pPr>
              <w:widowControl/>
              <w:adjustRightInd w:val="0"/>
              <w:snapToGrid w:val="0"/>
              <w:spacing w:after="0" w:line="240" w:lineRule="auto"/>
              <w:ind w:firstLineChars="0" w:firstLine="0"/>
              <w:jc w:val="left"/>
              <w:textAlignment w:val="auto"/>
              <w:rPr>
                <w:del w:id="5145" w:author="Si-yuan LIU" w:date="2026-07-24T14:26:00Z" w16du:dateUtc="2026-07-24T06:26:00Z"/>
                <w:color w:val="000000"/>
                <w:kern w:val="0"/>
                <w:sz w:val="21"/>
                <w:szCs w:val="21"/>
              </w:rPr>
            </w:pPr>
          </w:p>
        </w:tc>
        <w:tc>
          <w:tcPr>
            <w:tcW w:w="590" w:type="pct"/>
            <w:gridSpan w:val="4"/>
            <w:vAlign w:val="center"/>
            <w:tcPrChange w:id="5146" w:author="怡然 刘 [2]" w:date="2026-07-08T11:22:00Z">
              <w:tcPr>
                <w:tcW w:w="672" w:type="pct"/>
                <w:gridSpan w:val="6"/>
                <w:vAlign w:val="center"/>
              </w:tcPr>
            </w:tcPrChange>
          </w:tcPr>
          <w:p w14:paraId="60530C52" w14:textId="7499B494" w:rsidR="005F457E" w:rsidDel="00964E30" w:rsidRDefault="00000000">
            <w:pPr>
              <w:widowControl/>
              <w:adjustRightInd w:val="0"/>
              <w:snapToGrid w:val="0"/>
              <w:spacing w:after="0" w:line="240" w:lineRule="auto"/>
              <w:ind w:firstLineChars="0" w:firstLine="0"/>
              <w:jc w:val="center"/>
              <w:textAlignment w:val="auto"/>
              <w:rPr>
                <w:del w:id="5147" w:author="Si-yuan LIU" w:date="2026-07-24T14:26:00Z" w16du:dateUtc="2026-07-24T06:26:00Z"/>
                <w:color w:val="000000"/>
                <w:kern w:val="0"/>
                <w:sz w:val="21"/>
                <w:szCs w:val="21"/>
              </w:rPr>
            </w:pPr>
            <w:del w:id="5148" w:author="Si-yuan LIU" w:date="2026-07-24T14:26:00Z" w16du:dateUtc="2026-07-24T06:26:00Z">
              <w:r w:rsidDel="00964E30">
                <w:rPr>
                  <w:rFonts w:hint="eastAsia"/>
                  <w:color w:val="000000"/>
                  <w:kern w:val="0"/>
                  <w:sz w:val="21"/>
                  <w:szCs w:val="21"/>
                </w:rPr>
                <w:delText>增值税</w:delText>
              </w:r>
            </w:del>
          </w:p>
        </w:tc>
        <w:tc>
          <w:tcPr>
            <w:tcW w:w="87" w:type="pct"/>
            <w:vAlign w:val="center"/>
            <w:tcPrChange w:id="5149" w:author="怡然 刘 [2]" w:date="2026-07-08T11:22:00Z">
              <w:tcPr>
                <w:tcW w:w="83" w:type="pct"/>
                <w:vAlign w:val="center"/>
              </w:tcPr>
            </w:tcPrChange>
          </w:tcPr>
          <w:p w14:paraId="6D0C8984" w14:textId="0014A179" w:rsidR="005F457E" w:rsidDel="00964E30" w:rsidRDefault="00000000">
            <w:pPr>
              <w:widowControl/>
              <w:adjustRightInd w:val="0"/>
              <w:snapToGrid w:val="0"/>
              <w:spacing w:after="0" w:line="240" w:lineRule="auto"/>
              <w:ind w:firstLineChars="0" w:firstLine="0"/>
              <w:textAlignment w:val="auto"/>
              <w:rPr>
                <w:del w:id="5150" w:author="Si-yuan LIU" w:date="2026-07-24T14:26:00Z" w16du:dateUtc="2026-07-24T06:26:00Z"/>
                <w:color w:val="000000"/>
                <w:kern w:val="0"/>
                <w:sz w:val="21"/>
                <w:szCs w:val="21"/>
              </w:rPr>
            </w:pPr>
            <w:del w:id="5151" w:author="Si-yuan LIU" w:date="2026-07-24T14:26:00Z" w16du:dateUtc="2026-07-24T06:26:00Z">
              <w:r w:rsidDel="00964E30">
                <w:rPr>
                  <w:rFonts w:hint="eastAsia"/>
                  <w:color w:val="000000"/>
                  <w:kern w:val="0"/>
                  <w:sz w:val="21"/>
                  <w:szCs w:val="21"/>
                </w:rPr>
                <w:delText>否</w:delText>
              </w:r>
            </w:del>
          </w:p>
        </w:tc>
        <w:tc>
          <w:tcPr>
            <w:tcW w:w="1984" w:type="pct"/>
            <w:gridSpan w:val="2"/>
            <w:vAlign w:val="center"/>
            <w:tcPrChange w:id="5152" w:author="怡然 刘 [2]" w:date="2026-07-08T11:22:00Z">
              <w:tcPr>
                <w:tcW w:w="1963" w:type="pct"/>
                <w:gridSpan w:val="4"/>
                <w:vAlign w:val="center"/>
              </w:tcPr>
            </w:tcPrChange>
          </w:tcPr>
          <w:p w14:paraId="15048418" w14:textId="7026FEB7" w:rsidR="005F457E" w:rsidDel="00964E30" w:rsidRDefault="00000000">
            <w:pPr>
              <w:widowControl/>
              <w:adjustRightInd w:val="0"/>
              <w:snapToGrid w:val="0"/>
              <w:spacing w:after="0" w:line="240" w:lineRule="auto"/>
              <w:ind w:firstLineChars="0" w:firstLine="0"/>
              <w:textAlignment w:val="auto"/>
              <w:rPr>
                <w:del w:id="5153" w:author="Si-yuan LIU" w:date="2026-07-24T14:26:00Z" w16du:dateUtc="2026-07-24T06:26:00Z"/>
                <w:color w:val="000000"/>
                <w:kern w:val="0"/>
                <w:sz w:val="21"/>
                <w:szCs w:val="21"/>
              </w:rPr>
            </w:pPr>
            <w:del w:id="5154" w:author="Si-yuan LIU" w:date="2026-07-24T14:26:00Z" w16du:dateUtc="2026-07-24T06:26:00Z">
              <w:r w:rsidDel="00964E30">
                <w:rPr>
                  <w:color w:val="000000"/>
                  <w:kern w:val="0"/>
                  <w:sz w:val="21"/>
                  <w:szCs w:val="21"/>
                  <w:lang w:val="en"/>
                </w:rPr>
                <w:delText>/</w:delText>
              </w:r>
            </w:del>
          </w:p>
        </w:tc>
        <w:tc>
          <w:tcPr>
            <w:tcW w:w="302" w:type="pct"/>
            <w:gridSpan w:val="3"/>
            <w:vAlign w:val="center"/>
            <w:tcPrChange w:id="5155" w:author="怡然 刘 [2]" w:date="2026-07-08T11:22:00Z">
              <w:tcPr>
                <w:tcW w:w="384" w:type="pct"/>
                <w:gridSpan w:val="4"/>
                <w:vAlign w:val="center"/>
              </w:tcPr>
            </w:tcPrChange>
          </w:tcPr>
          <w:p w14:paraId="694C3900" w14:textId="50417515" w:rsidR="005F457E" w:rsidDel="00964E30" w:rsidRDefault="00000000">
            <w:pPr>
              <w:widowControl/>
              <w:adjustRightInd w:val="0"/>
              <w:snapToGrid w:val="0"/>
              <w:spacing w:after="0" w:line="240" w:lineRule="auto"/>
              <w:ind w:firstLineChars="0" w:firstLine="0"/>
              <w:textAlignment w:val="auto"/>
              <w:rPr>
                <w:del w:id="5156" w:author="Si-yuan LIU" w:date="2026-07-24T14:26:00Z" w16du:dateUtc="2026-07-24T06:26:00Z"/>
                <w:color w:val="000000"/>
                <w:kern w:val="0"/>
                <w:sz w:val="21"/>
                <w:szCs w:val="21"/>
              </w:rPr>
            </w:pPr>
            <w:del w:id="5157" w:author="Si-yuan LIU" w:date="2026-07-24T14:26:00Z" w16du:dateUtc="2026-07-24T06:26:00Z">
              <w:r w:rsidDel="00964E30">
                <w:rPr>
                  <w:color w:val="000000"/>
                  <w:kern w:val="0"/>
                  <w:sz w:val="21"/>
                  <w:szCs w:val="21"/>
                  <w:lang w:val="en"/>
                </w:rPr>
                <w:delText>/</w:delText>
              </w:r>
            </w:del>
          </w:p>
        </w:tc>
        <w:tc>
          <w:tcPr>
            <w:tcW w:w="340" w:type="pct"/>
            <w:gridSpan w:val="2"/>
            <w:vAlign w:val="center"/>
            <w:tcPrChange w:id="5158" w:author="怡然 刘 [2]" w:date="2026-07-08T11:22:00Z">
              <w:tcPr>
                <w:tcW w:w="386" w:type="pct"/>
                <w:gridSpan w:val="3"/>
                <w:vAlign w:val="center"/>
              </w:tcPr>
            </w:tcPrChange>
          </w:tcPr>
          <w:p w14:paraId="2C339C41" w14:textId="6FA8831E" w:rsidR="005F457E" w:rsidDel="00964E30" w:rsidRDefault="00000000">
            <w:pPr>
              <w:widowControl/>
              <w:adjustRightInd w:val="0"/>
              <w:snapToGrid w:val="0"/>
              <w:spacing w:after="0" w:line="240" w:lineRule="auto"/>
              <w:ind w:firstLineChars="0" w:firstLine="0"/>
              <w:textAlignment w:val="auto"/>
              <w:rPr>
                <w:del w:id="5159" w:author="Si-yuan LIU" w:date="2026-07-24T14:26:00Z" w16du:dateUtc="2026-07-24T06:26:00Z"/>
                <w:color w:val="000000"/>
                <w:kern w:val="0"/>
                <w:sz w:val="21"/>
                <w:szCs w:val="21"/>
              </w:rPr>
            </w:pPr>
            <w:del w:id="5160" w:author="Si-yuan LIU" w:date="2026-07-24T14:26:00Z" w16du:dateUtc="2026-07-24T06:26:00Z">
              <w:r w:rsidDel="00964E30">
                <w:rPr>
                  <w:color w:val="000000"/>
                  <w:kern w:val="0"/>
                  <w:sz w:val="21"/>
                  <w:szCs w:val="21"/>
                  <w:lang w:val="en"/>
                </w:rPr>
                <w:delText>/</w:delText>
              </w:r>
            </w:del>
          </w:p>
        </w:tc>
        <w:tc>
          <w:tcPr>
            <w:tcW w:w="388" w:type="pct"/>
            <w:gridSpan w:val="3"/>
            <w:vAlign w:val="center"/>
            <w:tcPrChange w:id="5161" w:author="怡然 刘 [2]" w:date="2026-07-08T11:22:00Z">
              <w:tcPr>
                <w:tcW w:w="477" w:type="pct"/>
                <w:gridSpan w:val="6"/>
                <w:vAlign w:val="center"/>
              </w:tcPr>
            </w:tcPrChange>
          </w:tcPr>
          <w:p w14:paraId="52FE28A1" w14:textId="5B206B9F" w:rsidR="005F457E" w:rsidDel="00964E30" w:rsidRDefault="00000000">
            <w:pPr>
              <w:widowControl/>
              <w:adjustRightInd w:val="0"/>
              <w:snapToGrid w:val="0"/>
              <w:spacing w:after="0" w:line="240" w:lineRule="auto"/>
              <w:ind w:firstLineChars="0" w:firstLine="0"/>
              <w:textAlignment w:val="auto"/>
              <w:rPr>
                <w:del w:id="5162" w:author="Si-yuan LIU" w:date="2026-07-24T14:26:00Z" w16du:dateUtc="2026-07-24T06:26:00Z"/>
                <w:color w:val="000000"/>
                <w:kern w:val="0"/>
                <w:sz w:val="21"/>
                <w:szCs w:val="21"/>
              </w:rPr>
            </w:pPr>
            <w:del w:id="5163" w:author="Si-yuan LIU" w:date="2026-07-24T14:26:00Z" w16du:dateUtc="2026-07-24T06:26:00Z">
              <w:r w:rsidDel="00964E30">
                <w:rPr>
                  <w:color w:val="000000"/>
                  <w:kern w:val="0"/>
                  <w:sz w:val="21"/>
                  <w:szCs w:val="21"/>
                  <w:lang w:val="en"/>
                </w:rPr>
                <w:delText>/</w:delText>
              </w:r>
            </w:del>
          </w:p>
        </w:tc>
        <w:tc>
          <w:tcPr>
            <w:tcW w:w="261" w:type="pct"/>
            <w:gridSpan w:val="2"/>
            <w:vAlign w:val="center"/>
            <w:tcPrChange w:id="5164" w:author="怡然 刘 [2]" w:date="2026-07-08T11:22:00Z">
              <w:tcPr>
                <w:tcW w:w="386" w:type="pct"/>
                <w:gridSpan w:val="4"/>
                <w:vAlign w:val="center"/>
              </w:tcPr>
            </w:tcPrChange>
          </w:tcPr>
          <w:p w14:paraId="7B69791C" w14:textId="3ADC9301" w:rsidR="005F457E" w:rsidDel="00964E30" w:rsidRDefault="00000000">
            <w:pPr>
              <w:widowControl/>
              <w:adjustRightInd w:val="0"/>
              <w:snapToGrid w:val="0"/>
              <w:spacing w:after="0" w:line="240" w:lineRule="auto"/>
              <w:ind w:firstLineChars="0" w:firstLine="0"/>
              <w:textAlignment w:val="auto"/>
              <w:rPr>
                <w:del w:id="5165" w:author="Si-yuan LIU" w:date="2026-07-24T14:26:00Z" w16du:dateUtc="2026-07-24T06:26:00Z"/>
                <w:color w:val="000000"/>
                <w:kern w:val="0"/>
                <w:sz w:val="21"/>
                <w:szCs w:val="21"/>
              </w:rPr>
            </w:pPr>
            <w:del w:id="5166" w:author="Si-yuan LIU" w:date="2026-07-24T14:26:00Z" w16du:dateUtc="2026-07-24T06:26:00Z">
              <w:r w:rsidDel="00964E30">
                <w:rPr>
                  <w:color w:val="000000"/>
                  <w:kern w:val="0"/>
                  <w:sz w:val="21"/>
                  <w:szCs w:val="21"/>
                  <w:lang w:val="en"/>
                </w:rPr>
                <w:delText>/</w:delText>
              </w:r>
            </w:del>
          </w:p>
        </w:tc>
      </w:tr>
      <w:tr w:rsidR="005F457E" w:rsidDel="00964E30" w14:paraId="08DD4A22" w14:textId="2AB37D1C" w:rsidTr="005F457E">
        <w:trPr>
          <w:gridBefore w:val="2"/>
          <w:gridAfter w:val="3"/>
          <w:wBefore w:w="1157" w:type="dxa"/>
          <w:wAfter w:w="138" w:type="dxa"/>
          <w:trHeight w:val="550"/>
          <w:tblHeader/>
          <w:jc w:val="center"/>
          <w:del w:id="5167" w:author="Si-yuan LIU" w:date="2026-07-24T14:26:00Z" w16du:dateUtc="2026-07-24T06:26:00Z"/>
          <w:trPrChange w:id="5168" w:author="怡然 刘 [2]" w:date="2026-07-08T11:22:00Z">
            <w:trPr>
              <w:gridBefore w:val="2"/>
              <w:gridAfter w:val="3"/>
              <w:wBefore w:w="1045" w:type="dxa"/>
              <w:wAfter w:w="205" w:type="dxa"/>
              <w:trHeight w:val="550"/>
              <w:jc w:val="center"/>
            </w:trPr>
          </w:trPrChange>
        </w:trPr>
        <w:tc>
          <w:tcPr>
            <w:tcW w:w="632" w:type="pct"/>
            <w:gridSpan w:val="2"/>
            <w:vMerge/>
            <w:vAlign w:val="center"/>
            <w:tcPrChange w:id="5169" w:author="怡然 刘 [2]" w:date="2026-07-08T11:22:00Z">
              <w:tcPr>
                <w:tcW w:w="241" w:type="pct"/>
                <w:gridSpan w:val="3"/>
                <w:vMerge/>
                <w:vAlign w:val="center"/>
              </w:tcPr>
            </w:tcPrChange>
          </w:tcPr>
          <w:p w14:paraId="05BB045B" w14:textId="18A6B186" w:rsidR="005F457E" w:rsidDel="00964E30" w:rsidRDefault="005F457E">
            <w:pPr>
              <w:widowControl/>
              <w:adjustRightInd w:val="0"/>
              <w:snapToGrid w:val="0"/>
              <w:spacing w:after="0" w:line="240" w:lineRule="auto"/>
              <w:ind w:firstLineChars="0" w:firstLine="0"/>
              <w:jc w:val="left"/>
              <w:textAlignment w:val="auto"/>
              <w:rPr>
                <w:del w:id="5170" w:author="Si-yuan LIU" w:date="2026-07-24T14:26:00Z" w16du:dateUtc="2026-07-24T06:26:00Z"/>
                <w:color w:val="000000"/>
                <w:kern w:val="0"/>
                <w:sz w:val="21"/>
                <w:szCs w:val="21"/>
              </w:rPr>
            </w:pPr>
          </w:p>
        </w:tc>
        <w:tc>
          <w:tcPr>
            <w:tcW w:w="590" w:type="pct"/>
            <w:gridSpan w:val="4"/>
            <w:vAlign w:val="center"/>
            <w:tcPrChange w:id="5171" w:author="怡然 刘 [2]" w:date="2026-07-08T11:22:00Z">
              <w:tcPr>
                <w:tcW w:w="672" w:type="pct"/>
                <w:gridSpan w:val="6"/>
                <w:vAlign w:val="center"/>
              </w:tcPr>
            </w:tcPrChange>
          </w:tcPr>
          <w:p w14:paraId="72A2BE2B" w14:textId="4FB7C001" w:rsidR="005F457E" w:rsidDel="00964E30" w:rsidRDefault="00000000">
            <w:pPr>
              <w:widowControl/>
              <w:adjustRightInd w:val="0"/>
              <w:snapToGrid w:val="0"/>
              <w:spacing w:after="0" w:line="240" w:lineRule="auto"/>
              <w:ind w:firstLineChars="0" w:firstLine="0"/>
              <w:jc w:val="center"/>
              <w:textAlignment w:val="auto"/>
              <w:rPr>
                <w:del w:id="5172" w:author="Si-yuan LIU" w:date="2026-07-24T14:26:00Z" w16du:dateUtc="2026-07-24T06:26:00Z"/>
                <w:color w:val="000000"/>
                <w:kern w:val="0"/>
                <w:sz w:val="21"/>
                <w:szCs w:val="21"/>
              </w:rPr>
            </w:pPr>
            <w:del w:id="5173" w:author="Si-yuan LIU" w:date="2026-07-24T14:26:00Z" w16du:dateUtc="2026-07-24T06:26:00Z">
              <w:r w:rsidDel="00964E30">
                <w:rPr>
                  <w:rFonts w:hint="eastAsia"/>
                  <w:color w:val="000000"/>
                  <w:kern w:val="0"/>
                  <w:sz w:val="21"/>
                  <w:szCs w:val="21"/>
                </w:rPr>
                <w:delText>土地增值税</w:delText>
              </w:r>
            </w:del>
          </w:p>
        </w:tc>
        <w:tc>
          <w:tcPr>
            <w:tcW w:w="87" w:type="pct"/>
            <w:vAlign w:val="center"/>
            <w:tcPrChange w:id="5174" w:author="怡然 刘 [2]" w:date="2026-07-08T11:22:00Z">
              <w:tcPr>
                <w:tcW w:w="83" w:type="pct"/>
                <w:vAlign w:val="center"/>
              </w:tcPr>
            </w:tcPrChange>
          </w:tcPr>
          <w:p w14:paraId="686670C7" w14:textId="5B1B9059" w:rsidR="005F457E" w:rsidDel="00964E30" w:rsidRDefault="00000000">
            <w:pPr>
              <w:widowControl/>
              <w:adjustRightInd w:val="0"/>
              <w:snapToGrid w:val="0"/>
              <w:spacing w:after="0" w:line="240" w:lineRule="auto"/>
              <w:ind w:firstLineChars="0" w:firstLine="0"/>
              <w:textAlignment w:val="auto"/>
              <w:rPr>
                <w:del w:id="5175" w:author="Si-yuan LIU" w:date="2026-07-24T14:26:00Z" w16du:dateUtc="2026-07-24T06:26:00Z"/>
                <w:color w:val="000000"/>
                <w:kern w:val="0"/>
                <w:sz w:val="21"/>
                <w:szCs w:val="21"/>
              </w:rPr>
            </w:pPr>
            <w:del w:id="5176" w:author="Si-yuan LIU" w:date="2026-07-24T14:26:00Z" w16du:dateUtc="2026-07-24T06:26:00Z">
              <w:r w:rsidDel="00964E30">
                <w:rPr>
                  <w:rFonts w:hint="eastAsia"/>
                  <w:color w:val="000000"/>
                  <w:kern w:val="0"/>
                  <w:sz w:val="21"/>
                  <w:szCs w:val="21"/>
                </w:rPr>
                <w:delText>否</w:delText>
              </w:r>
            </w:del>
          </w:p>
        </w:tc>
        <w:tc>
          <w:tcPr>
            <w:tcW w:w="1984" w:type="pct"/>
            <w:gridSpan w:val="2"/>
            <w:vAlign w:val="center"/>
            <w:tcPrChange w:id="5177" w:author="怡然 刘 [2]" w:date="2026-07-08T11:22:00Z">
              <w:tcPr>
                <w:tcW w:w="1963" w:type="pct"/>
                <w:gridSpan w:val="4"/>
                <w:vAlign w:val="center"/>
              </w:tcPr>
            </w:tcPrChange>
          </w:tcPr>
          <w:p w14:paraId="3D01778E" w14:textId="2B1AAD98" w:rsidR="005F457E" w:rsidDel="00964E30" w:rsidRDefault="00000000">
            <w:pPr>
              <w:ind w:firstLine="420"/>
              <w:rPr>
                <w:del w:id="5178" w:author="Si-yuan LIU" w:date="2026-07-24T14:26:00Z" w16du:dateUtc="2026-07-24T06:26:00Z"/>
                <w:sz w:val="21"/>
                <w:szCs w:val="21"/>
              </w:rPr>
            </w:pPr>
            <w:del w:id="5179" w:author="Si-yuan LIU" w:date="2026-07-24T14:26:00Z" w16du:dateUtc="2026-07-24T06:26:00Z">
              <w:r w:rsidDel="00964E30">
                <w:rPr>
                  <w:color w:val="000000"/>
                  <w:kern w:val="0"/>
                  <w:sz w:val="21"/>
                  <w:szCs w:val="21"/>
                  <w:lang w:val="en"/>
                </w:rPr>
                <w:delText>/</w:delText>
              </w:r>
            </w:del>
          </w:p>
        </w:tc>
        <w:tc>
          <w:tcPr>
            <w:tcW w:w="302" w:type="pct"/>
            <w:gridSpan w:val="3"/>
            <w:vAlign w:val="center"/>
            <w:tcPrChange w:id="5180" w:author="怡然 刘 [2]" w:date="2026-07-08T11:22:00Z">
              <w:tcPr>
                <w:tcW w:w="384" w:type="pct"/>
                <w:gridSpan w:val="4"/>
                <w:vAlign w:val="center"/>
              </w:tcPr>
            </w:tcPrChange>
          </w:tcPr>
          <w:p w14:paraId="7C5466B0" w14:textId="5BB71875" w:rsidR="005F457E" w:rsidDel="00964E30" w:rsidRDefault="00000000">
            <w:pPr>
              <w:widowControl/>
              <w:adjustRightInd w:val="0"/>
              <w:snapToGrid w:val="0"/>
              <w:spacing w:after="0" w:line="240" w:lineRule="auto"/>
              <w:ind w:firstLineChars="0" w:firstLine="0"/>
              <w:textAlignment w:val="auto"/>
              <w:rPr>
                <w:del w:id="5181" w:author="Si-yuan LIU" w:date="2026-07-24T14:26:00Z" w16du:dateUtc="2026-07-24T06:26:00Z"/>
                <w:color w:val="000000"/>
                <w:kern w:val="0"/>
                <w:sz w:val="21"/>
                <w:szCs w:val="21"/>
              </w:rPr>
            </w:pPr>
            <w:del w:id="5182" w:author="Si-yuan LIU" w:date="2026-07-24T14:26:00Z" w16du:dateUtc="2026-07-24T06:26:00Z">
              <w:r w:rsidDel="00964E30">
                <w:rPr>
                  <w:color w:val="000000"/>
                  <w:kern w:val="0"/>
                  <w:sz w:val="21"/>
                  <w:szCs w:val="21"/>
                  <w:lang w:val="en"/>
                </w:rPr>
                <w:delText>/</w:delText>
              </w:r>
            </w:del>
          </w:p>
        </w:tc>
        <w:tc>
          <w:tcPr>
            <w:tcW w:w="340" w:type="pct"/>
            <w:gridSpan w:val="2"/>
            <w:vAlign w:val="center"/>
            <w:tcPrChange w:id="5183" w:author="怡然 刘 [2]" w:date="2026-07-08T11:22:00Z">
              <w:tcPr>
                <w:tcW w:w="386" w:type="pct"/>
                <w:gridSpan w:val="3"/>
                <w:vAlign w:val="center"/>
              </w:tcPr>
            </w:tcPrChange>
          </w:tcPr>
          <w:p w14:paraId="4CF4618D" w14:textId="1342A471" w:rsidR="005F457E" w:rsidDel="00964E30" w:rsidRDefault="00000000">
            <w:pPr>
              <w:widowControl/>
              <w:adjustRightInd w:val="0"/>
              <w:snapToGrid w:val="0"/>
              <w:spacing w:after="0" w:line="240" w:lineRule="auto"/>
              <w:ind w:firstLineChars="0" w:firstLine="0"/>
              <w:textAlignment w:val="auto"/>
              <w:rPr>
                <w:del w:id="5184" w:author="Si-yuan LIU" w:date="2026-07-24T14:26:00Z" w16du:dateUtc="2026-07-24T06:26:00Z"/>
                <w:color w:val="000000"/>
                <w:kern w:val="0"/>
                <w:sz w:val="21"/>
                <w:szCs w:val="21"/>
              </w:rPr>
            </w:pPr>
            <w:del w:id="5185" w:author="Si-yuan LIU" w:date="2026-07-24T14:26:00Z" w16du:dateUtc="2026-07-24T06:26:00Z">
              <w:r w:rsidDel="00964E30">
                <w:rPr>
                  <w:color w:val="000000"/>
                  <w:kern w:val="0"/>
                  <w:sz w:val="21"/>
                  <w:szCs w:val="21"/>
                  <w:lang w:val="en"/>
                </w:rPr>
                <w:delText>/</w:delText>
              </w:r>
            </w:del>
          </w:p>
        </w:tc>
        <w:tc>
          <w:tcPr>
            <w:tcW w:w="388" w:type="pct"/>
            <w:gridSpan w:val="3"/>
            <w:vAlign w:val="center"/>
            <w:tcPrChange w:id="5186" w:author="怡然 刘 [2]" w:date="2026-07-08T11:22:00Z">
              <w:tcPr>
                <w:tcW w:w="477" w:type="pct"/>
                <w:gridSpan w:val="6"/>
                <w:vAlign w:val="center"/>
              </w:tcPr>
            </w:tcPrChange>
          </w:tcPr>
          <w:p w14:paraId="564F428D" w14:textId="0812D955" w:rsidR="005F457E" w:rsidDel="00964E30" w:rsidRDefault="00000000">
            <w:pPr>
              <w:widowControl/>
              <w:adjustRightInd w:val="0"/>
              <w:snapToGrid w:val="0"/>
              <w:spacing w:after="0" w:line="240" w:lineRule="auto"/>
              <w:ind w:firstLineChars="0" w:firstLine="0"/>
              <w:textAlignment w:val="auto"/>
              <w:rPr>
                <w:del w:id="5187" w:author="Si-yuan LIU" w:date="2026-07-24T14:26:00Z" w16du:dateUtc="2026-07-24T06:26:00Z"/>
                <w:color w:val="000000"/>
                <w:kern w:val="0"/>
                <w:sz w:val="21"/>
                <w:szCs w:val="21"/>
              </w:rPr>
            </w:pPr>
            <w:del w:id="5188" w:author="Si-yuan LIU" w:date="2026-07-24T14:26:00Z" w16du:dateUtc="2026-07-24T06:26:00Z">
              <w:r w:rsidDel="00964E30">
                <w:rPr>
                  <w:color w:val="000000"/>
                  <w:kern w:val="0"/>
                  <w:sz w:val="21"/>
                  <w:szCs w:val="21"/>
                  <w:lang w:val="en"/>
                </w:rPr>
                <w:delText>/</w:delText>
              </w:r>
            </w:del>
          </w:p>
        </w:tc>
        <w:tc>
          <w:tcPr>
            <w:tcW w:w="261" w:type="pct"/>
            <w:gridSpan w:val="2"/>
            <w:vAlign w:val="center"/>
            <w:tcPrChange w:id="5189" w:author="怡然 刘 [2]" w:date="2026-07-08T11:22:00Z">
              <w:tcPr>
                <w:tcW w:w="386" w:type="pct"/>
                <w:gridSpan w:val="4"/>
                <w:vAlign w:val="center"/>
              </w:tcPr>
            </w:tcPrChange>
          </w:tcPr>
          <w:p w14:paraId="39B8FD61" w14:textId="62B73D31" w:rsidR="005F457E" w:rsidDel="00964E30" w:rsidRDefault="00000000">
            <w:pPr>
              <w:widowControl/>
              <w:adjustRightInd w:val="0"/>
              <w:snapToGrid w:val="0"/>
              <w:spacing w:after="0" w:line="240" w:lineRule="auto"/>
              <w:ind w:firstLineChars="0" w:firstLine="0"/>
              <w:textAlignment w:val="auto"/>
              <w:rPr>
                <w:del w:id="5190" w:author="Si-yuan LIU" w:date="2026-07-24T14:26:00Z" w16du:dateUtc="2026-07-24T06:26:00Z"/>
                <w:color w:val="000000"/>
                <w:kern w:val="0"/>
                <w:sz w:val="21"/>
                <w:szCs w:val="21"/>
              </w:rPr>
            </w:pPr>
            <w:del w:id="5191" w:author="Si-yuan LIU" w:date="2026-07-24T14:26:00Z" w16du:dateUtc="2026-07-24T06:26:00Z">
              <w:r w:rsidDel="00964E30">
                <w:rPr>
                  <w:color w:val="000000"/>
                  <w:kern w:val="0"/>
                  <w:sz w:val="21"/>
                  <w:szCs w:val="21"/>
                  <w:lang w:val="en"/>
                </w:rPr>
                <w:delText>/</w:delText>
              </w:r>
            </w:del>
          </w:p>
        </w:tc>
      </w:tr>
      <w:tr w:rsidR="005F457E" w:rsidDel="00964E30" w14:paraId="3D08B5E2" w14:textId="691142E0" w:rsidTr="005F457E">
        <w:trPr>
          <w:gridBefore w:val="2"/>
          <w:gridAfter w:val="3"/>
          <w:wBefore w:w="1157" w:type="dxa"/>
          <w:wAfter w:w="138" w:type="dxa"/>
          <w:trHeight w:val="2826"/>
          <w:tblHeader/>
          <w:jc w:val="center"/>
          <w:del w:id="5192" w:author="Si-yuan LIU" w:date="2026-07-24T14:26:00Z" w16du:dateUtc="2026-07-24T06:26:00Z"/>
          <w:trPrChange w:id="5193" w:author="怡然 刘 [2]" w:date="2026-07-08T11:22:00Z">
            <w:trPr>
              <w:gridBefore w:val="2"/>
              <w:gridAfter w:val="3"/>
              <w:wBefore w:w="1045" w:type="dxa"/>
              <w:wAfter w:w="205" w:type="dxa"/>
              <w:trHeight w:val="2826"/>
              <w:jc w:val="center"/>
            </w:trPr>
          </w:trPrChange>
        </w:trPr>
        <w:tc>
          <w:tcPr>
            <w:tcW w:w="632" w:type="pct"/>
            <w:gridSpan w:val="2"/>
            <w:vMerge/>
            <w:vAlign w:val="center"/>
            <w:tcPrChange w:id="5194" w:author="怡然 刘 [2]" w:date="2026-07-08T11:22:00Z">
              <w:tcPr>
                <w:tcW w:w="241" w:type="pct"/>
                <w:gridSpan w:val="3"/>
                <w:vMerge/>
                <w:vAlign w:val="center"/>
              </w:tcPr>
            </w:tcPrChange>
          </w:tcPr>
          <w:p w14:paraId="2C71B04D" w14:textId="42D35BC3" w:rsidR="005F457E" w:rsidDel="00964E30" w:rsidRDefault="005F457E">
            <w:pPr>
              <w:widowControl/>
              <w:adjustRightInd w:val="0"/>
              <w:snapToGrid w:val="0"/>
              <w:spacing w:after="0" w:line="240" w:lineRule="auto"/>
              <w:ind w:firstLineChars="0" w:firstLine="0"/>
              <w:jc w:val="left"/>
              <w:textAlignment w:val="auto"/>
              <w:rPr>
                <w:del w:id="5195" w:author="Si-yuan LIU" w:date="2026-07-24T14:26:00Z" w16du:dateUtc="2026-07-24T06:26:00Z"/>
                <w:color w:val="000000"/>
                <w:kern w:val="0"/>
                <w:sz w:val="21"/>
                <w:szCs w:val="21"/>
              </w:rPr>
            </w:pPr>
          </w:p>
        </w:tc>
        <w:tc>
          <w:tcPr>
            <w:tcW w:w="590" w:type="pct"/>
            <w:gridSpan w:val="4"/>
            <w:vAlign w:val="center"/>
            <w:tcPrChange w:id="5196" w:author="怡然 刘 [2]" w:date="2026-07-08T11:22:00Z">
              <w:tcPr>
                <w:tcW w:w="672" w:type="pct"/>
                <w:gridSpan w:val="6"/>
                <w:vAlign w:val="center"/>
              </w:tcPr>
            </w:tcPrChange>
          </w:tcPr>
          <w:p w14:paraId="20854B6C" w14:textId="1CCA3E14" w:rsidR="005F457E" w:rsidDel="00964E30" w:rsidRDefault="00000000">
            <w:pPr>
              <w:widowControl/>
              <w:adjustRightInd w:val="0"/>
              <w:snapToGrid w:val="0"/>
              <w:spacing w:after="0" w:line="240" w:lineRule="auto"/>
              <w:ind w:firstLineChars="0" w:firstLine="0"/>
              <w:jc w:val="center"/>
              <w:textAlignment w:val="auto"/>
              <w:rPr>
                <w:del w:id="5197" w:author="Si-yuan LIU" w:date="2026-07-24T14:26:00Z" w16du:dateUtc="2026-07-24T06:26:00Z"/>
                <w:color w:val="000000"/>
                <w:kern w:val="0"/>
                <w:sz w:val="21"/>
                <w:szCs w:val="21"/>
              </w:rPr>
            </w:pPr>
            <w:del w:id="5198" w:author="Si-yuan LIU" w:date="2026-07-24T14:26:00Z" w16du:dateUtc="2026-07-24T06:26:00Z">
              <w:r w:rsidDel="00964E30">
                <w:rPr>
                  <w:rFonts w:hint="eastAsia"/>
                  <w:color w:val="000000"/>
                  <w:kern w:val="0"/>
                  <w:sz w:val="21"/>
                  <w:szCs w:val="21"/>
                </w:rPr>
                <w:delText>企业所得税</w:delText>
              </w:r>
            </w:del>
          </w:p>
        </w:tc>
        <w:tc>
          <w:tcPr>
            <w:tcW w:w="87" w:type="pct"/>
            <w:vAlign w:val="center"/>
            <w:tcPrChange w:id="5199" w:author="怡然 刘 [2]" w:date="2026-07-08T11:22:00Z">
              <w:tcPr>
                <w:tcW w:w="83" w:type="pct"/>
                <w:vAlign w:val="center"/>
              </w:tcPr>
            </w:tcPrChange>
          </w:tcPr>
          <w:p w14:paraId="34AB32B8" w14:textId="732F87CB" w:rsidR="005F457E" w:rsidDel="00964E30" w:rsidRDefault="00000000">
            <w:pPr>
              <w:widowControl/>
              <w:adjustRightInd w:val="0"/>
              <w:snapToGrid w:val="0"/>
              <w:spacing w:after="0" w:line="240" w:lineRule="auto"/>
              <w:ind w:firstLineChars="0" w:firstLine="0"/>
              <w:textAlignment w:val="auto"/>
              <w:rPr>
                <w:del w:id="5200" w:author="Si-yuan LIU" w:date="2026-07-24T14:26:00Z" w16du:dateUtc="2026-07-24T06:26:00Z"/>
                <w:color w:val="000000"/>
                <w:kern w:val="0"/>
                <w:sz w:val="21"/>
                <w:szCs w:val="21"/>
              </w:rPr>
            </w:pPr>
            <w:del w:id="5201" w:author="Si-yuan LIU" w:date="2026-07-24T14:26:00Z" w16du:dateUtc="2026-07-24T06:26:00Z">
              <w:r w:rsidDel="00964E30">
                <w:rPr>
                  <w:rFonts w:hint="eastAsia"/>
                  <w:color w:val="000000"/>
                  <w:kern w:val="0"/>
                  <w:sz w:val="21"/>
                  <w:szCs w:val="21"/>
                  <w:lang w:val="en"/>
                </w:rPr>
                <w:delText>是</w:delText>
              </w:r>
            </w:del>
          </w:p>
        </w:tc>
        <w:tc>
          <w:tcPr>
            <w:tcW w:w="1984" w:type="pct"/>
            <w:gridSpan w:val="2"/>
            <w:vAlign w:val="center"/>
            <w:tcPrChange w:id="5202" w:author="怡然 刘 [2]" w:date="2026-07-08T11:22:00Z">
              <w:tcPr>
                <w:tcW w:w="1963" w:type="pct"/>
                <w:gridSpan w:val="4"/>
                <w:vAlign w:val="center"/>
              </w:tcPr>
            </w:tcPrChange>
          </w:tcPr>
          <w:p w14:paraId="26C5976F" w14:textId="7DFC91C3" w:rsidR="005F457E" w:rsidDel="00964E30" w:rsidRDefault="00000000">
            <w:pPr>
              <w:widowControl/>
              <w:adjustRightInd w:val="0"/>
              <w:snapToGrid w:val="0"/>
              <w:spacing w:after="0" w:line="240" w:lineRule="auto"/>
              <w:ind w:firstLineChars="0" w:firstLine="0"/>
              <w:textAlignment w:val="auto"/>
              <w:rPr>
                <w:del w:id="5203" w:author="Si-yuan LIU" w:date="2026-07-24T14:26:00Z" w16du:dateUtc="2026-07-24T06:26:00Z"/>
                <w:color w:val="000000"/>
                <w:kern w:val="0"/>
                <w:sz w:val="21"/>
                <w:szCs w:val="21"/>
                <w:lang w:val="en"/>
              </w:rPr>
            </w:pPr>
            <w:del w:id="5204" w:author="Si-yuan LIU" w:date="2026-07-24T14:26:00Z" w16du:dateUtc="2026-07-24T06:26:00Z">
              <w:r w:rsidDel="00964E30">
                <w:rPr>
                  <w:rFonts w:hint="eastAsia"/>
                  <w:color w:val="000000"/>
                  <w:kern w:val="0"/>
                  <w:sz w:val="21"/>
                  <w:szCs w:val="21"/>
                  <w:lang w:val="en"/>
                </w:rPr>
                <w:delText>天泽奥融转让奥融科技股权，需确认股权转让的所得，但天泽奥融为合伙企业，不属于企业所得税的纳税义务人，而奥飞数据作为天泽奥融的有限合伙人需遵循</w:delText>
              </w:r>
              <w:r w:rsidDel="00964E30">
                <w:rPr>
                  <w:color w:val="000000"/>
                  <w:kern w:val="0"/>
                  <w:sz w:val="21"/>
                  <w:szCs w:val="21"/>
                  <w:lang w:val="en"/>
                </w:rPr>
                <w:delText>“</w:delText>
              </w:r>
              <w:r w:rsidDel="00964E30">
                <w:rPr>
                  <w:rFonts w:hint="eastAsia"/>
                  <w:color w:val="000000"/>
                  <w:kern w:val="0"/>
                  <w:sz w:val="21"/>
                  <w:szCs w:val="21"/>
                  <w:lang w:val="en"/>
                </w:rPr>
                <w:delText>先分后税</w:delText>
              </w:r>
              <w:r w:rsidDel="00964E30">
                <w:rPr>
                  <w:color w:val="000000"/>
                  <w:kern w:val="0"/>
                  <w:sz w:val="21"/>
                  <w:szCs w:val="21"/>
                  <w:lang w:val="en"/>
                </w:rPr>
                <w:delText>”</w:delText>
              </w:r>
              <w:r w:rsidDel="00964E30">
                <w:rPr>
                  <w:rFonts w:hint="eastAsia"/>
                  <w:color w:val="000000"/>
                  <w:kern w:val="0"/>
                  <w:sz w:val="21"/>
                  <w:szCs w:val="21"/>
                  <w:lang w:val="en"/>
                </w:rPr>
                <w:delText>原则，待天泽奥融按照合伙协议规定的比例分配转让所得后，奥飞数据再计算缴纳相应的企业所得税。奥飞数据出资额占天泽奥融总出资额的</w:delText>
              </w:r>
              <w:r w:rsidDel="00964E30">
                <w:rPr>
                  <w:color w:val="000000"/>
                  <w:kern w:val="0"/>
                  <w:sz w:val="21"/>
                  <w:szCs w:val="21"/>
                  <w:lang w:val="en"/>
                </w:rPr>
                <w:delText>40%</w:delText>
              </w:r>
              <w:r w:rsidDel="00964E30">
                <w:rPr>
                  <w:color w:val="000000"/>
                  <w:kern w:val="0"/>
                  <w:sz w:val="21"/>
                  <w:szCs w:val="21"/>
                  <w:lang w:val="en"/>
                </w:rPr>
                <w:delText>。奥飞数据为高新技术企业，减按</w:delText>
              </w:r>
              <w:r w:rsidDel="00964E30">
                <w:rPr>
                  <w:color w:val="000000"/>
                  <w:kern w:val="0"/>
                  <w:sz w:val="21"/>
                  <w:szCs w:val="21"/>
                  <w:lang w:val="en"/>
                </w:rPr>
                <w:delText>15</w:delText>
              </w:r>
              <w:r w:rsidDel="00964E30">
                <w:rPr>
                  <w:color w:val="000000"/>
                  <w:kern w:val="0"/>
                  <w:sz w:val="21"/>
                  <w:szCs w:val="21"/>
                  <w:lang w:val="en"/>
                </w:rPr>
                <w:delText>％的税率征收企业所得税</w:delText>
              </w:r>
            </w:del>
          </w:p>
          <w:p w14:paraId="054F47F5" w14:textId="4C4D872A" w:rsidR="005F457E" w:rsidDel="00964E30" w:rsidRDefault="00000000">
            <w:pPr>
              <w:widowControl/>
              <w:adjustRightInd w:val="0"/>
              <w:snapToGrid w:val="0"/>
              <w:spacing w:after="0" w:line="240" w:lineRule="auto"/>
              <w:ind w:firstLineChars="0" w:firstLine="0"/>
              <w:textAlignment w:val="auto"/>
              <w:rPr>
                <w:del w:id="5205" w:author="Si-yuan LIU" w:date="2026-07-24T14:26:00Z" w16du:dateUtc="2026-07-24T06:26:00Z"/>
                <w:color w:val="000000"/>
                <w:kern w:val="0"/>
                <w:sz w:val="21"/>
                <w:szCs w:val="21"/>
                <w:lang w:val="en"/>
              </w:rPr>
            </w:pPr>
            <w:del w:id="5206" w:author="Si-yuan LIU" w:date="2026-07-24T14:26:00Z" w16du:dateUtc="2026-07-24T06:26:00Z">
              <w:r w:rsidDel="00964E30">
                <w:rPr>
                  <w:color w:val="000000"/>
                  <w:kern w:val="0"/>
                  <w:sz w:val="21"/>
                  <w:szCs w:val="21"/>
                  <w:lang w:val="en"/>
                </w:rPr>
                <w:delText>政策依据：中华人民共和国企业所得税法</w:delText>
              </w:r>
            </w:del>
          </w:p>
          <w:p w14:paraId="4D88322F" w14:textId="7D6071BF" w:rsidR="005F457E" w:rsidDel="00964E30" w:rsidRDefault="00000000">
            <w:pPr>
              <w:widowControl/>
              <w:adjustRightInd w:val="0"/>
              <w:snapToGrid w:val="0"/>
              <w:spacing w:after="0" w:line="240" w:lineRule="auto"/>
              <w:ind w:firstLineChars="0" w:firstLine="0"/>
              <w:textAlignment w:val="auto"/>
              <w:rPr>
                <w:del w:id="5207" w:author="Si-yuan LIU" w:date="2026-07-24T14:26:00Z" w16du:dateUtc="2026-07-24T06:26:00Z"/>
                <w:color w:val="000000"/>
                <w:kern w:val="0"/>
                <w:sz w:val="21"/>
                <w:szCs w:val="21"/>
              </w:rPr>
            </w:pPr>
            <w:del w:id="5208" w:author="Si-yuan LIU" w:date="2026-07-24T14:26:00Z" w16du:dateUtc="2026-07-24T06:26:00Z">
              <w:r w:rsidDel="00964E30">
                <w:rPr>
                  <w:rFonts w:hint="eastAsia"/>
                  <w:color w:val="000000"/>
                  <w:kern w:val="0"/>
                  <w:sz w:val="21"/>
                  <w:szCs w:val="21"/>
                  <w:lang w:val="en"/>
                </w:rPr>
                <w:delText>计算公式：（股权转让收入</w:delText>
              </w:r>
              <w:r w:rsidDel="00964E30">
                <w:rPr>
                  <w:color w:val="000000"/>
                  <w:kern w:val="0"/>
                  <w:sz w:val="21"/>
                  <w:szCs w:val="21"/>
                  <w:lang w:val="en"/>
                </w:rPr>
                <w:delText>47,452.15</w:delText>
              </w:r>
              <w:r w:rsidDel="00964E30">
                <w:rPr>
                  <w:rFonts w:hint="eastAsia"/>
                  <w:color w:val="000000"/>
                  <w:kern w:val="0"/>
                  <w:sz w:val="21"/>
                  <w:szCs w:val="21"/>
                  <w:lang w:val="en"/>
                </w:rPr>
                <w:delText>万元</w:delText>
              </w:r>
              <w:r w:rsidDel="00964E30">
                <w:rPr>
                  <w:color w:val="000000"/>
                  <w:kern w:val="0"/>
                  <w:sz w:val="21"/>
                  <w:szCs w:val="21"/>
                  <w:lang w:val="en"/>
                </w:rPr>
                <w:delText>-</w:delText>
              </w:r>
              <w:r w:rsidDel="00964E30">
                <w:rPr>
                  <w:rFonts w:hint="eastAsia"/>
                  <w:color w:val="000000"/>
                  <w:kern w:val="0"/>
                  <w:sz w:val="21"/>
                  <w:szCs w:val="21"/>
                  <w:lang w:val="en"/>
                </w:rPr>
                <w:delText>计税基础</w:delText>
              </w:r>
              <w:r w:rsidDel="00964E30">
                <w:rPr>
                  <w:color w:val="000000"/>
                  <w:kern w:val="0"/>
                  <w:sz w:val="21"/>
                  <w:szCs w:val="21"/>
                  <w:lang w:val="en"/>
                </w:rPr>
                <w:delText>46,000</w:delText>
              </w:r>
              <w:r w:rsidDel="00964E30">
                <w:rPr>
                  <w:rFonts w:hint="eastAsia"/>
                  <w:color w:val="000000"/>
                  <w:kern w:val="0"/>
                  <w:sz w:val="21"/>
                  <w:szCs w:val="21"/>
                  <w:lang w:val="en"/>
                </w:rPr>
                <w:delText>万元）</w:delText>
              </w:r>
              <w:r w:rsidDel="00964E30">
                <w:rPr>
                  <w:color w:val="000000"/>
                  <w:kern w:val="0"/>
                  <w:sz w:val="21"/>
                  <w:szCs w:val="21"/>
                  <w:lang w:val="en"/>
                </w:rPr>
                <w:delText>*40%*15%=87.13</w:delText>
              </w:r>
              <w:r w:rsidDel="00964E30">
                <w:rPr>
                  <w:rFonts w:hint="eastAsia"/>
                  <w:color w:val="000000"/>
                  <w:kern w:val="0"/>
                  <w:sz w:val="21"/>
                  <w:szCs w:val="21"/>
                  <w:lang w:val="en"/>
                </w:rPr>
                <w:delText>万元</w:delText>
              </w:r>
            </w:del>
          </w:p>
        </w:tc>
        <w:tc>
          <w:tcPr>
            <w:tcW w:w="302" w:type="pct"/>
            <w:gridSpan w:val="3"/>
            <w:vAlign w:val="center"/>
            <w:tcPrChange w:id="5209" w:author="怡然 刘 [2]" w:date="2026-07-08T11:22:00Z">
              <w:tcPr>
                <w:tcW w:w="384" w:type="pct"/>
                <w:gridSpan w:val="4"/>
                <w:vAlign w:val="center"/>
              </w:tcPr>
            </w:tcPrChange>
          </w:tcPr>
          <w:p w14:paraId="7CFA070B" w14:textId="19191928" w:rsidR="005F457E" w:rsidDel="00964E30" w:rsidRDefault="00000000">
            <w:pPr>
              <w:widowControl/>
              <w:adjustRightInd w:val="0"/>
              <w:snapToGrid w:val="0"/>
              <w:spacing w:after="0" w:line="240" w:lineRule="auto"/>
              <w:ind w:firstLineChars="0" w:firstLine="0"/>
              <w:textAlignment w:val="auto"/>
              <w:rPr>
                <w:del w:id="5210" w:author="Si-yuan LIU" w:date="2026-07-24T14:26:00Z" w16du:dateUtc="2026-07-24T06:26:00Z"/>
                <w:color w:val="000000"/>
                <w:kern w:val="0"/>
                <w:sz w:val="21"/>
                <w:szCs w:val="21"/>
              </w:rPr>
            </w:pPr>
            <w:del w:id="5211" w:author="Si-yuan LIU" w:date="2026-07-24T14:26:00Z" w16du:dateUtc="2026-07-24T06:26:00Z">
              <w:r w:rsidDel="00964E30">
                <w:rPr>
                  <w:color w:val="000000"/>
                  <w:kern w:val="0"/>
                  <w:sz w:val="21"/>
                  <w:szCs w:val="21"/>
                </w:rPr>
                <w:delText>87.13</w:delText>
              </w:r>
            </w:del>
          </w:p>
        </w:tc>
        <w:tc>
          <w:tcPr>
            <w:tcW w:w="340" w:type="pct"/>
            <w:gridSpan w:val="2"/>
            <w:vAlign w:val="center"/>
            <w:tcPrChange w:id="5212" w:author="怡然 刘 [2]" w:date="2026-07-08T11:22:00Z">
              <w:tcPr>
                <w:tcW w:w="386" w:type="pct"/>
                <w:gridSpan w:val="3"/>
                <w:vAlign w:val="center"/>
              </w:tcPr>
            </w:tcPrChange>
          </w:tcPr>
          <w:p w14:paraId="1EED2643" w14:textId="1ABDE5C8" w:rsidR="005F457E" w:rsidDel="00964E30" w:rsidRDefault="00000000">
            <w:pPr>
              <w:widowControl/>
              <w:adjustRightInd w:val="0"/>
              <w:snapToGrid w:val="0"/>
              <w:spacing w:after="0" w:line="240" w:lineRule="auto"/>
              <w:ind w:firstLineChars="0" w:firstLine="0"/>
              <w:textAlignment w:val="auto"/>
              <w:rPr>
                <w:del w:id="5213" w:author="Si-yuan LIU" w:date="2026-07-24T14:26:00Z" w16du:dateUtc="2026-07-24T06:26:00Z"/>
                <w:color w:val="000000"/>
                <w:kern w:val="0"/>
                <w:sz w:val="21"/>
                <w:szCs w:val="21"/>
              </w:rPr>
            </w:pPr>
            <w:del w:id="5214" w:author="Si-yuan LIU" w:date="2026-07-24T14:26:00Z" w16du:dateUtc="2026-07-24T06:26:00Z">
              <w:r w:rsidDel="00964E30">
                <w:rPr>
                  <w:color w:val="000000"/>
                  <w:kern w:val="0"/>
                  <w:sz w:val="21"/>
                  <w:szCs w:val="21"/>
                </w:rPr>
                <w:delText>/</w:delText>
              </w:r>
            </w:del>
          </w:p>
        </w:tc>
        <w:tc>
          <w:tcPr>
            <w:tcW w:w="388" w:type="pct"/>
            <w:gridSpan w:val="3"/>
            <w:vAlign w:val="center"/>
            <w:tcPrChange w:id="5215" w:author="怡然 刘 [2]" w:date="2026-07-08T11:22:00Z">
              <w:tcPr>
                <w:tcW w:w="477" w:type="pct"/>
                <w:gridSpan w:val="6"/>
                <w:vAlign w:val="center"/>
              </w:tcPr>
            </w:tcPrChange>
          </w:tcPr>
          <w:p w14:paraId="0AE19629" w14:textId="5B2D340F" w:rsidR="005F457E" w:rsidDel="00964E30" w:rsidRDefault="00000000">
            <w:pPr>
              <w:widowControl/>
              <w:adjustRightInd w:val="0"/>
              <w:snapToGrid w:val="0"/>
              <w:spacing w:after="0" w:line="240" w:lineRule="auto"/>
              <w:ind w:firstLineChars="0" w:firstLine="0"/>
              <w:textAlignment w:val="auto"/>
              <w:rPr>
                <w:del w:id="5216" w:author="Si-yuan LIU" w:date="2026-07-24T14:26:00Z" w16du:dateUtc="2026-07-24T06:26:00Z"/>
                <w:color w:val="000000"/>
                <w:kern w:val="0"/>
                <w:sz w:val="21"/>
                <w:szCs w:val="21"/>
              </w:rPr>
            </w:pPr>
            <w:del w:id="5217" w:author="Si-yuan LIU" w:date="2026-07-24T14:26:00Z" w16du:dateUtc="2026-07-24T06:26:00Z">
              <w:r w:rsidDel="00964E30">
                <w:rPr>
                  <w:rFonts w:hint="eastAsia"/>
                  <w:color w:val="000000"/>
                  <w:kern w:val="0"/>
                  <w:sz w:val="21"/>
                  <w:szCs w:val="21"/>
                </w:rPr>
                <w:delText>国家税务总局广州市南沙区税务局</w:delText>
              </w:r>
            </w:del>
          </w:p>
        </w:tc>
        <w:tc>
          <w:tcPr>
            <w:tcW w:w="261" w:type="pct"/>
            <w:gridSpan w:val="2"/>
            <w:vAlign w:val="center"/>
            <w:tcPrChange w:id="5218" w:author="怡然 刘 [2]" w:date="2026-07-08T11:22:00Z">
              <w:tcPr>
                <w:tcW w:w="386" w:type="pct"/>
                <w:gridSpan w:val="4"/>
                <w:vAlign w:val="center"/>
              </w:tcPr>
            </w:tcPrChange>
          </w:tcPr>
          <w:p w14:paraId="0B4A50C1" w14:textId="6E4BB2A4" w:rsidR="005F457E" w:rsidDel="00964E30" w:rsidRDefault="00000000">
            <w:pPr>
              <w:widowControl/>
              <w:adjustRightInd w:val="0"/>
              <w:snapToGrid w:val="0"/>
              <w:spacing w:after="0" w:line="240" w:lineRule="auto"/>
              <w:ind w:firstLineChars="0" w:firstLine="0"/>
              <w:textAlignment w:val="auto"/>
              <w:rPr>
                <w:del w:id="5219" w:author="Si-yuan LIU" w:date="2026-07-24T14:26:00Z" w16du:dateUtc="2026-07-24T06:26:00Z"/>
                <w:color w:val="000000"/>
                <w:kern w:val="0"/>
                <w:sz w:val="21"/>
                <w:szCs w:val="21"/>
              </w:rPr>
            </w:pPr>
            <w:del w:id="5220" w:author="Si-yuan LIU" w:date="2026-07-24T14:26:00Z" w16du:dateUtc="2026-07-24T06:26:00Z">
              <w:r w:rsidDel="00964E30">
                <w:rPr>
                  <w:rFonts w:hint="eastAsia"/>
                  <w:color w:val="000000"/>
                  <w:kern w:val="0"/>
                  <w:sz w:val="21"/>
                  <w:szCs w:val="21"/>
                </w:rPr>
                <w:delText>奥飞数据</w:delText>
              </w:r>
            </w:del>
          </w:p>
        </w:tc>
      </w:tr>
      <w:tr w:rsidR="005F457E" w:rsidDel="00964E30" w14:paraId="25826792" w14:textId="5FB50EBD" w:rsidTr="005F457E">
        <w:trPr>
          <w:gridBefore w:val="2"/>
          <w:gridAfter w:val="3"/>
          <w:wBefore w:w="1157" w:type="dxa"/>
          <w:wAfter w:w="138" w:type="dxa"/>
          <w:trHeight w:val="1553"/>
          <w:tblHeader/>
          <w:jc w:val="center"/>
          <w:del w:id="5221" w:author="Si-yuan LIU" w:date="2026-07-24T14:26:00Z" w16du:dateUtc="2026-07-24T06:26:00Z"/>
          <w:trPrChange w:id="5222" w:author="怡然 刘 [2]" w:date="2026-07-08T11:22:00Z">
            <w:trPr>
              <w:gridBefore w:val="2"/>
              <w:gridAfter w:val="3"/>
              <w:wBefore w:w="1045" w:type="dxa"/>
              <w:wAfter w:w="205" w:type="dxa"/>
              <w:trHeight w:val="1553"/>
              <w:jc w:val="center"/>
            </w:trPr>
          </w:trPrChange>
        </w:trPr>
        <w:tc>
          <w:tcPr>
            <w:tcW w:w="632" w:type="pct"/>
            <w:gridSpan w:val="2"/>
            <w:vMerge/>
            <w:vAlign w:val="center"/>
            <w:tcPrChange w:id="5223" w:author="怡然 刘 [2]" w:date="2026-07-08T11:22:00Z">
              <w:tcPr>
                <w:tcW w:w="241" w:type="pct"/>
                <w:gridSpan w:val="3"/>
                <w:vMerge/>
                <w:vAlign w:val="center"/>
              </w:tcPr>
            </w:tcPrChange>
          </w:tcPr>
          <w:p w14:paraId="12367AAB" w14:textId="563F6A9C" w:rsidR="005F457E" w:rsidDel="00964E30" w:rsidRDefault="005F457E">
            <w:pPr>
              <w:widowControl/>
              <w:adjustRightInd w:val="0"/>
              <w:snapToGrid w:val="0"/>
              <w:spacing w:after="0" w:line="240" w:lineRule="auto"/>
              <w:ind w:firstLineChars="0" w:firstLine="0"/>
              <w:jc w:val="left"/>
              <w:textAlignment w:val="auto"/>
              <w:rPr>
                <w:del w:id="5224" w:author="Si-yuan LIU" w:date="2026-07-24T14:26:00Z" w16du:dateUtc="2026-07-24T06:26:00Z"/>
                <w:color w:val="000000"/>
                <w:kern w:val="0"/>
                <w:sz w:val="21"/>
                <w:szCs w:val="21"/>
              </w:rPr>
            </w:pPr>
          </w:p>
        </w:tc>
        <w:tc>
          <w:tcPr>
            <w:tcW w:w="590" w:type="pct"/>
            <w:gridSpan w:val="4"/>
            <w:vAlign w:val="center"/>
            <w:tcPrChange w:id="5225" w:author="怡然 刘 [2]" w:date="2026-07-08T11:22:00Z">
              <w:tcPr>
                <w:tcW w:w="672" w:type="pct"/>
                <w:gridSpan w:val="6"/>
                <w:vAlign w:val="center"/>
              </w:tcPr>
            </w:tcPrChange>
          </w:tcPr>
          <w:p w14:paraId="4F0CA43F" w14:textId="762B682F" w:rsidR="005F457E" w:rsidDel="00964E30" w:rsidRDefault="00000000">
            <w:pPr>
              <w:widowControl/>
              <w:adjustRightInd w:val="0"/>
              <w:snapToGrid w:val="0"/>
              <w:spacing w:after="0" w:line="240" w:lineRule="auto"/>
              <w:ind w:firstLineChars="0" w:firstLine="0"/>
              <w:jc w:val="center"/>
              <w:textAlignment w:val="auto"/>
              <w:rPr>
                <w:del w:id="5226" w:author="Si-yuan LIU" w:date="2026-07-24T14:26:00Z" w16du:dateUtc="2026-07-24T06:26:00Z"/>
                <w:color w:val="000000"/>
                <w:kern w:val="0"/>
                <w:sz w:val="21"/>
                <w:szCs w:val="21"/>
              </w:rPr>
            </w:pPr>
            <w:del w:id="5227" w:author="Si-yuan LIU" w:date="2026-07-24T14:26:00Z" w16du:dateUtc="2026-07-24T06:26:00Z">
              <w:r w:rsidDel="00964E30">
                <w:rPr>
                  <w:rFonts w:hint="eastAsia"/>
                  <w:color w:val="000000"/>
                  <w:kern w:val="0"/>
                  <w:sz w:val="21"/>
                  <w:szCs w:val="21"/>
                </w:rPr>
                <w:delText>印花税</w:delText>
              </w:r>
            </w:del>
          </w:p>
        </w:tc>
        <w:tc>
          <w:tcPr>
            <w:tcW w:w="87" w:type="pct"/>
            <w:vAlign w:val="center"/>
            <w:tcPrChange w:id="5228" w:author="怡然 刘 [2]" w:date="2026-07-08T11:22:00Z">
              <w:tcPr>
                <w:tcW w:w="83" w:type="pct"/>
                <w:vAlign w:val="center"/>
              </w:tcPr>
            </w:tcPrChange>
          </w:tcPr>
          <w:p w14:paraId="3305F295" w14:textId="536BA42B" w:rsidR="005F457E" w:rsidDel="00964E30" w:rsidRDefault="00000000">
            <w:pPr>
              <w:widowControl/>
              <w:adjustRightInd w:val="0"/>
              <w:snapToGrid w:val="0"/>
              <w:spacing w:after="0" w:line="240" w:lineRule="auto"/>
              <w:ind w:firstLineChars="0" w:firstLine="0"/>
              <w:textAlignment w:val="auto"/>
              <w:rPr>
                <w:del w:id="5229" w:author="Si-yuan LIU" w:date="2026-07-24T14:26:00Z" w16du:dateUtc="2026-07-24T06:26:00Z"/>
                <w:color w:val="000000"/>
                <w:kern w:val="0"/>
                <w:sz w:val="21"/>
                <w:szCs w:val="21"/>
              </w:rPr>
            </w:pPr>
            <w:del w:id="5230" w:author="Si-yuan LIU" w:date="2026-07-24T14:26:00Z" w16du:dateUtc="2026-07-24T06:26:00Z">
              <w:r w:rsidDel="00964E30">
                <w:rPr>
                  <w:rFonts w:hint="eastAsia"/>
                  <w:color w:val="000000"/>
                  <w:kern w:val="0"/>
                  <w:sz w:val="21"/>
                  <w:szCs w:val="21"/>
                  <w:lang w:val="en"/>
                </w:rPr>
                <w:delText>是</w:delText>
              </w:r>
            </w:del>
          </w:p>
        </w:tc>
        <w:tc>
          <w:tcPr>
            <w:tcW w:w="1984" w:type="pct"/>
            <w:gridSpan w:val="2"/>
            <w:vAlign w:val="center"/>
            <w:tcPrChange w:id="5231" w:author="怡然 刘 [2]" w:date="2026-07-08T11:22:00Z">
              <w:tcPr>
                <w:tcW w:w="1963" w:type="pct"/>
                <w:gridSpan w:val="4"/>
                <w:vAlign w:val="center"/>
              </w:tcPr>
            </w:tcPrChange>
          </w:tcPr>
          <w:p w14:paraId="063814FA" w14:textId="5FDBC5A9" w:rsidR="005F457E" w:rsidDel="00964E30" w:rsidRDefault="00000000">
            <w:pPr>
              <w:widowControl/>
              <w:adjustRightInd w:val="0"/>
              <w:snapToGrid w:val="0"/>
              <w:spacing w:after="0" w:line="240" w:lineRule="auto"/>
              <w:ind w:firstLineChars="0" w:firstLine="0"/>
              <w:textAlignment w:val="auto"/>
              <w:rPr>
                <w:del w:id="5232" w:author="Si-yuan LIU" w:date="2026-07-24T14:26:00Z" w16du:dateUtc="2026-07-24T06:26:00Z"/>
                <w:color w:val="000000"/>
                <w:kern w:val="0"/>
                <w:sz w:val="21"/>
                <w:szCs w:val="21"/>
                <w:lang w:val="en"/>
              </w:rPr>
            </w:pPr>
            <w:del w:id="5233" w:author="Si-yuan LIU" w:date="2026-07-24T14:26:00Z" w16du:dateUtc="2026-07-24T06:26:00Z">
              <w:r w:rsidDel="00964E30">
                <w:rPr>
                  <w:rFonts w:hint="eastAsia"/>
                  <w:color w:val="000000"/>
                  <w:kern w:val="0"/>
                  <w:sz w:val="21"/>
                  <w:szCs w:val="21"/>
                  <w:lang w:val="en"/>
                </w:rPr>
                <w:delText>按照股权转让金额依据产权转移书据</w:delText>
              </w:r>
              <w:r w:rsidDel="00964E30">
                <w:rPr>
                  <w:color w:val="000000"/>
                  <w:kern w:val="0"/>
                  <w:sz w:val="21"/>
                  <w:szCs w:val="21"/>
                  <w:lang w:val="en"/>
                </w:rPr>
                <w:delText>0.05%</w:delText>
              </w:r>
              <w:r w:rsidDel="00964E30">
                <w:rPr>
                  <w:rFonts w:hint="eastAsia"/>
                  <w:color w:val="000000"/>
                  <w:kern w:val="0"/>
                  <w:sz w:val="21"/>
                  <w:szCs w:val="21"/>
                  <w:lang w:val="en"/>
                </w:rPr>
                <w:delText>计算缴纳（双边）</w:delText>
              </w:r>
            </w:del>
          </w:p>
          <w:p w14:paraId="30895BF1" w14:textId="22364EBF" w:rsidR="005F457E" w:rsidDel="00964E30" w:rsidRDefault="00000000">
            <w:pPr>
              <w:widowControl/>
              <w:adjustRightInd w:val="0"/>
              <w:snapToGrid w:val="0"/>
              <w:spacing w:after="0" w:line="240" w:lineRule="auto"/>
              <w:ind w:firstLineChars="0" w:firstLine="0"/>
              <w:textAlignment w:val="auto"/>
              <w:rPr>
                <w:del w:id="5234" w:author="Si-yuan LIU" w:date="2026-07-24T14:26:00Z" w16du:dateUtc="2026-07-24T06:26:00Z"/>
                <w:color w:val="000000"/>
                <w:kern w:val="0"/>
                <w:sz w:val="21"/>
                <w:szCs w:val="21"/>
                <w:lang w:val="en"/>
              </w:rPr>
            </w:pPr>
            <w:del w:id="5235" w:author="Si-yuan LIU" w:date="2026-07-24T14:26:00Z" w16du:dateUtc="2026-07-24T06:26:00Z">
              <w:r w:rsidDel="00964E30">
                <w:rPr>
                  <w:rFonts w:hint="eastAsia"/>
                  <w:color w:val="000000"/>
                  <w:kern w:val="0"/>
                  <w:sz w:val="21"/>
                  <w:szCs w:val="21"/>
                  <w:lang w:val="en"/>
                </w:rPr>
                <w:delText>政策依据：中华人民共和国印花税法</w:delText>
              </w:r>
            </w:del>
          </w:p>
          <w:p w14:paraId="2098EAF8" w14:textId="09AB2C26" w:rsidR="005F457E" w:rsidDel="00964E30" w:rsidRDefault="00000000">
            <w:pPr>
              <w:widowControl/>
              <w:adjustRightInd w:val="0"/>
              <w:snapToGrid w:val="0"/>
              <w:spacing w:after="0" w:line="240" w:lineRule="auto"/>
              <w:ind w:firstLineChars="0" w:firstLine="0"/>
              <w:textAlignment w:val="auto"/>
              <w:rPr>
                <w:del w:id="5236" w:author="Si-yuan LIU" w:date="2026-07-24T14:26:00Z" w16du:dateUtc="2026-07-24T06:26:00Z"/>
                <w:color w:val="000000"/>
                <w:kern w:val="0"/>
                <w:sz w:val="21"/>
                <w:szCs w:val="21"/>
              </w:rPr>
            </w:pPr>
            <w:del w:id="5237" w:author="Si-yuan LIU" w:date="2026-07-24T14:26:00Z" w16du:dateUtc="2026-07-24T06:26:00Z">
              <w:r w:rsidDel="00964E30">
                <w:rPr>
                  <w:rFonts w:hint="eastAsia"/>
                  <w:color w:val="000000"/>
                  <w:kern w:val="0"/>
                  <w:sz w:val="21"/>
                  <w:szCs w:val="21"/>
                  <w:lang w:val="en"/>
                </w:rPr>
                <w:delText>计算公式：股权转让对价</w:delText>
              </w:r>
              <w:r w:rsidDel="00964E30">
                <w:rPr>
                  <w:color w:val="000000"/>
                  <w:kern w:val="0"/>
                  <w:sz w:val="21"/>
                  <w:szCs w:val="21"/>
                  <w:lang w:val="en"/>
                </w:rPr>
                <w:delText>47,452.15</w:delText>
              </w:r>
              <w:r w:rsidDel="00964E30">
                <w:rPr>
                  <w:rFonts w:hint="eastAsia"/>
                  <w:color w:val="000000"/>
                  <w:kern w:val="0"/>
                  <w:sz w:val="21"/>
                  <w:szCs w:val="21"/>
                  <w:lang w:val="en"/>
                </w:rPr>
                <w:delText>万元</w:delText>
              </w:r>
              <w:r w:rsidDel="00964E30">
                <w:rPr>
                  <w:color w:val="000000"/>
                  <w:kern w:val="0"/>
                  <w:sz w:val="21"/>
                  <w:szCs w:val="21"/>
                  <w:lang w:val="en"/>
                </w:rPr>
                <w:delText>*0.05%*2=47.46</w:delText>
              </w:r>
              <w:r w:rsidDel="00964E30">
                <w:rPr>
                  <w:rFonts w:hint="eastAsia"/>
                  <w:color w:val="000000"/>
                  <w:kern w:val="0"/>
                  <w:sz w:val="21"/>
                  <w:szCs w:val="21"/>
                  <w:lang w:val="en"/>
                </w:rPr>
                <w:delText>万元</w:delText>
              </w:r>
            </w:del>
          </w:p>
        </w:tc>
        <w:tc>
          <w:tcPr>
            <w:tcW w:w="302" w:type="pct"/>
            <w:gridSpan w:val="3"/>
            <w:vAlign w:val="center"/>
            <w:tcPrChange w:id="5238" w:author="怡然 刘 [2]" w:date="2026-07-08T11:22:00Z">
              <w:tcPr>
                <w:tcW w:w="384" w:type="pct"/>
                <w:gridSpan w:val="4"/>
                <w:vAlign w:val="center"/>
              </w:tcPr>
            </w:tcPrChange>
          </w:tcPr>
          <w:p w14:paraId="257AEB56" w14:textId="77D96AFD" w:rsidR="005F457E" w:rsidDel="00964E30" w:rsidRDefault="00000000">
            <w:pPr>
              <w:widowControl/>
              <w:adjustRightInd w:val="0"/>
              <w:snapToGrid w:val="0"/>
              <w:spacing w:after="0" w:line="240" w:lineRule="auto"/>
              <w:ind w:firstLineChars="0" w:firstLine="0"/>
              <w:textAlignment w:val="auto"/>
              <w:rPr>
                <w:del w:id="5239" w:author="Si-yuan LIU" w:date="2026-07-24T14:26:00Z" w16du:dateUtc="2026-07-24T06:26:00Z"/>
                <w:color w:val="000000"/>
                <w:kern w:val="0"/>
                <w:sz w:val="21"/>
                <w:szCs w:val="21"/>
              </w:rPr>
            </w:pPr>
            <w:del w:id="5240" w:author="Si-yuan LIU" w:date="2026-07-24T14:26:00Z" w16du:dateUtc="2026-07-24T06:26:00Z">
              <w:r w:rsidDel="00964E30">
                <w:rPr>
                  <w:color w:val="000000"/>
                  <w:kern w:val="0"/>
                  <w:sz w:val="21"/>
                  <w:szCs w:val="21"/>
                  <w:lang w:val="en"/>
                </w:rPr>
                <w:delText>47.46</w:delText>
              </w:r>
            </w:del>
          </w:p>
        </w:tc>
        <w:tc>
          <w:tcPr>
            <w:tcW w:w="340" w:type="pct"/>
            <w:gridSpan w:val="2"/>
            <w:vAlign w:val="center"/>
            <w:tcPrChange w:id="5241" w:author="怡然 刘 [2]" w:date="2026-07-08T11:22:00Z">
              <w:tcPr>
                <w:tcW w:w="386" w:type="pct"/>
                <w:gridSpan w:val="3"/>
                <w:vAlign w:val="center"/>
              </w:tcPr>
            </w:tcPrChange>
          </w:tcPr>
          <w:p w14:paraId="77A30167" w14:textId="3B59E7B4" w:rsidR="005F457E" w:rsidDel="00964E30" w:rsidRDefault="00000000">
            <w:pPr>
              <w:widowControl/>
              <w:adjustRightInd w:val="0"/>
              <w:snapToGrid w:val="0"/>
              <w:spacing w:after="0" w:line="240" w:lineRule="auto"/>
              <w:ind w:firstLineChars="0" w:firstLine="0"/>
              <w:textAlignment w:val="auto"/>
              <w:rPr>
                <w:del w:id="5242" w:author="Si-yuan LIU" w:date="2026-07-24T14:26:00Z" w16du:dateUtc="2026-07-24T06:26:00Z"/>
                <w:color w:val="000000"/>
                <w:kern w:val="0"/>
                <w:sz w:val="21"/>
                <w:szCs w:val="21"/>
              </w:rPr>
            </w:pPr>
            <w:del w:id="5243" w:author="Si-yuan LIU" w:date="2026-07-24T14:26:00Z" w16du:dateUtc="2026-07-24T06:26:00Z">
              <w:r w:rsidDel="00964E30">
                <w:rPr>
                  <w:color w:val="000000"/>
                  <w:kern w:val="0"/>
                  <w:sz w:val="21"/>
                  <w:szCs w:val="21"/>
                </w:rPr>
                <w:delText>/</w:delText>
              </w:r>
            </w:del>
          </w:p>
        </w:tc>
        <w:tc>
          <w:tcPr>
            <w:tcW w:w="388" w:type="pct"/>
            <w:gridSpan w:val="3"/>
            <w:vAlign w:val="center"/>
            <w:tcPrChange w:id="5244" w:author="怡然 刘 [2]" w:date="2026-07-08T11:22:00Z">
              <w:tcPr>
                <w:tcW w:w="477" w:type="pct"/>
                <w:gridSpan w:val="6"/>
                <w:vAlign w:val="center"/>
              </w:tcPr>
            </w:tcPrChange>
          </w:tcPr>
          <w:p w14:paraId="4379D157" w14:textId="32ECBB86" w:rsidR="005F457E" w:rsidDel="00964E30" w:rsidRDefault="00000000">
            <w:pPr>
              <w:widowControl/>
              <w:adjustRightInd w:val="0"/>
              <w:snapToGrid w:val="0"/>
              <w:spacing w:after="0" w:line="240" w:lineRule="auto"/>
              <w:ind w:firstLineChars="0" w:firstLine="0"/>
              <w:textAlignment w:val="auto"/>
              <w:rPr>
                <w:del w:id="5245" w:author="Si-yuan LIU" w:date="2026-07-24T14:26:00Z" w16du:dateUtc="2026-07-24T06:26:00Z"/>
                <w:color w:val="000000"/>
                <w:kern w:val="0"/>
                <w:sz w:val="21"/>
                <w:szCs w:val="21"/>
              </w:rPr>
            </w:pPr>
            <w:del w:id="5246" w:author="Si-yuan LIU" w:date="2026-07-24T14:26:00Z" w16du:dateUtc="2026-07-24T06:26:00Z">
              <w:r w:rsidDel="00964E30">
                <w:rPr>
                  <w:rFonts w:hint="eastAsia"/>
                  <w:color w:val="000000"/>
                  <w:kern w:val="0"/>
                  <w:sz w:val="21"/>
                  <w:szCs w:val="21"/>
                </w:rPr>
                <w:delText>国家税务总局广州市南沙区税务局、国家税务总局广州市天河区税务局</w:delText>
              </w:r>
            </w:del>
          </w:p>
        </w:tc>
        <w:tc>
          <w:tcPr>
            <w:tcW w:w="261" w:type="pct"/>
            <w:gridSpan w:val="2"/>
            <w:vAlign w:val="center"/>
            <w:tcPrChange w:id="5247" w:author="怡然 刘 [2]" w:date="2026-07-08T11:22:00Z">
              <w:tcPr>
                <w:tcW w:w="386" w:type="pct"/>
                <w:gridSpan w:val="4"/>
                <w:vAlign w:val="center"/>
              </w:tcPr>
            </w:tcPrChange>
          </w:tcPr>
          <w:p w14:paraId="3360D970" w14:textId="1C540E4B" w:rsidR="005F457E" w:rsidDel="00964E30" w:rsidRDefault="00000000">
            <w:pPr>
              <w:widowControl/>
              <w:adjustRightInd w:val="0"/>
              <w:snapToGrid w:val="0"/>
              <w:spacing w:after="0" w:line="240" w:lineRule="auto"/>
              <w:ind w:firstLineChars="0" w:firstLine="0"/>
              <w:textAlignment w:val="auto"/>
              <w:rPr>
                <w:del w:id="5248" w:author="Si-yuan LIU" w:date="2026-07-24T14:26:00Z" w16du:dateUtc="2026-07-24T06:26:00Z"/>
                <w:color w:val="000000"/>
                <w:kern w:val="0"/>
                <w:sz w:val="21"/>
                <w:szCs w:val="21"/>
              </w:rPr>
            </w:pPr>
            <w:del w:id="5249" w:author="Si-yuan LIU" w:date="2026-07-24T14:26:00Z" w16du:dateUtc="2026-07-24T06:26:00Z">
              <w:r w:rsidDel="00964E30">
                <w:rPr>
                  <w:rFonts w:hint="eastAsia"/>
                  <w:color w:val="000000"/>
                  <w:kern w:val="0"/>
                  <w:sz w:val="21"/>
                  <w:szCs w:val="21"/>
                </w:rPr>
                <w:delText>昊盈科技、天泽奥融</w:delText>
              </w:r>
            </w:del>
          </w:p>
        </w:tc>
      </w:tr>
      <w:tr w:rsidR="005F457E" w:rsidDel="00964E30" w14:paraId="76F6B854" w14:textId="7FB0A3AA" w:rsidTr="005F457E">
        <w:trPr>
          <w:gridBefore w:val="2"/>
          <w:gridAfter w:val="3"/>
          <w:wBefore w:w="1157" w:type="dxa"/>
          <w:wAfter w:w="138" w:type="dxa"/>
          <w:trHeight w:val="290"/>
          <w:tblHeader/>
          <w:jc w:val="center"/>
          <w:del w:id="5250" w:author="Si-yuan LIU" w:date="2026-07-24T14:26:00Z" w16du:dateUtc="2026-07-24T06:26:00Z"/>
          <w:trPrChange w:id="5251" w:author="怡然 刘 [2]" w:date="2026-07-08T11:22:00Z">
            <w:trPr>
              <w:gridBefore w:val="2"/>
              <w:gridAfter w:val="3"/>
              <w:wBefore w:w="1045" w:type="dxa"/>
              <w:wAfter w:w="205" w:type="dxa"/>
              <w:trHeight w:val="290"/>
              <w:jc w:val="center"/>
            </w:trPr>
          </w:trPrChange>
        </w:trPr>
        <w:tc>
          <w:tcPr>
            <w:tcW w:w="632" w:type="pct"/>
            <w:gridSpan w:val="2"/>
            <w:vMerge/>
            <w:vAlign w:val="center"/>
            <w:tcPrChange w:id="5252" w:author="怡然 刘 [2]" w:date="2026-07-08T11:22:00Z">
              <w:tcPr>
                <w:tcW w:w="241" w:type="pct"/>
                <w:gridSpan w:val="3"/>
                <w:vMerge/>
                <w:vAlign w:val="center"/>
              </w:tcPr>
            </w:tcPrChange>
          </w:tcPr>
          <w:p w14:paraId="16CC0344" w14:textId="40034B0B" w:rsidR="005F457E" w:rsidDel="00964E30" w:rsidRDefault="005F457E">
            <w:pPr>
              <w:widowControl/>
              <w:adjustRightInd w:val="0"/>
              <w:snapToGrid w:val="0"/>
              <w:spacing w:after="0" w:line="240" w:lineRule="auto"/>
              <w:ind w:firstLineChars="0" w:firstLine="0"/>
              <w:jc w:val="left"/>
              <w:textAlignment w:val="auto"/>
              <w:rPr>
                <w:del w:id="5253" w:author="Si-yuan LIU" w:date="2026-07-24T14:26:00Z" w16du:dateUtc="2026-07-24T06:26:00Z"/>
                <w:color w:val="000000"/>
                <w:kern w:val="0"/>
                <w:sz w:val="21"/>
                <w:szCs w:val="21"/>
              </w:rPr>
            </w:pPr>
          </w:p>
        </w:tc>
        <w:tc>
          <w:tcPr>
            <w:tcW w:w="590" w:type="pct"/>
            <w:gridSpan w:val="4"/>
            <w:vAlign w:val="center"/>
            <w:tcPrChange w:id="5254" w:author="怡然 刘 [2]" w:date="2026-07-08T11:22:00Z">
              <w:tcPr>
                <w:tcW w:w="672" w:type="pct"/>
                <w:gridSpan w:val="6"/>
                <w:vAlign w:val="center"/>
              </w:tcPr>
            </w:tcPrChange>
          </w:tcPr>
          <w:p w14:paraId="2BA5F629" w14:textId="39576AE9" w:rsidR="005F457E" w:rsidDel="00964E30" w:rsidRDefault="00000000">
            <w:pPr>
              <w:widowControl/>
              <w:adjustRightInd w:val="0"/>
              <w:snapToGrid w:val="0"/>
              <w:spacing w:after="0" w:line="240" w:lineRule="auto"/>
              <w:ind w:firstLineChars="0" w:firstLine="0"/>
              <w:jc w:val="center"/>
              <w:textAlignment w:val="auto"/>
              <w:rPr>
                <w:del w:id="5255" w:author="Si-yuan LIU" w:date="2026-07-24T14:26:00Z" w16du:dateUtc="2026-07-24T06:26:00Z"/>
                <w:color w:val="000000"/>
                <w:kern w:val="0"/>
                <w:sz w:val="21"/>
                <w:szCs w:val="21"/>
              </w:rPr>
            </w:pPr>
            <w:del w:id="5256" w:author="Si-yuan LIU" w:date="2026-07-24T14:26:00Z" w16du:dateUtc="2026-07-24T06:26:00Z">
              <w:r w:rsidDel="00964E30">
                <w:rPr>
                  <w:rFonts w:hint="eastAsia"/>
                  <w:color w:val="000000"/>
                  <w:kern w:val="0"/>
                  <w:sz w:val="21"/>
                  <w:szCs w:val="21"/>
                </w:rPr>
                <w:delText>契税</w:delText>
              </w:r>
            </w:del>
          </w:p>
        </w:tc>
        <w:tc>
          <w:tcPr>
            <w:tcW w:w="87" w:type="pct"/>
            <w:vAlign w:val="center"/>
            <w:tcPrChange w:id="5257" w:author="怡然 刘 [2]" w:date="2026-07-08T11:22:00Z">
              <w:tcPr>
                <w:tcW w:w="83" w:type="pct"/>
                <w:vAlign w:val="center"/>
              </w:tcPr>
            </w:tcPrChange>
          </w:tcPr>
          <w:p w14:paraId="18E14E0D" w14:textId="365F0144" w:rsidR="005F457E" w:rsidDel="00964E30" w:rsidRDefault="00000000">
            <w:pPr>
              <w:widowControl/>
              <w:adjustRightInd w:val="0"/>
              <w:snapToGrid w:val="0"/>
              <w:spacing w:after="0" w:line="240" w:lineRule="auto"/>
              <w:ind w:firstLineChars="0" w:firstLine="0"/>
              <w:textAlignment w:val="auto"/>
              <w:rPr>
                <w:del w:id="5258" w:author="Si-yuan LIU" w:date="2026-07-24T14:26:00Z" w16du:dateUtc="2026-07-24T06:26:00Z"/>
                <w:color w:val="000000"/>
                <w:kern w:val="0"/>
                <w:sz w:val="21"/>
                <w:szCs w:val="21"/>
              </w:rPr>
            </w:pPr>
            <w:del w:id="5259" w:author="Si-yuan LIU" w:date="2026-07-24T14:26:00Z" w16du:dateUtc="2026-07-24T06:26:00Z">
              <w:r w:rsidDel="00964E30">
                <w:rPr>
                  <w:rFonts w:hint="eastAsia"/>
                  <w:color w:val="000000"/>
                  <w:kern w:val="0"/>
                  <w:sz w:val="21"/>
                  <w:szCs w:val="21"/>
                </w:rPr>
                <w:delText>否</w:delText>
              </w:r>
            </w:del>
          </w:p>
        </w:tc>
        <w:tc>
          <w:tcPr>
            <w:tcW w:w="1984" w:type="pct"/>
            <w:gridSpan w:val="2"/>
            <w:vAlign w:val="center"/>
            <w:tcPrChange w:id="5260" w:author="怡然 刘 [2]" w:date="2026-07-08T11:22:00Z">
              <w:tcPr>
                <w:tcW w:w="1963" w:type="pct"/>
                <w:gridSpan w:val="4"/>
                <w:vAlign w:val="center"/>
              </w:tcPr>
            </w:tcPrChange>
          </w:tcPr>
          <w:p w14:paraId="167C0352" w14:textId="6DEA185A" w:rsidR="005F457E" w:rsidDel="00964E30" w:rsidRDefault="00000000">
            <w:pPr>
              <w:widowControl/>
              <w:adjustRightInd w:val="0"/>
              <w:snapToGrid w:val="0"/>
              <w:spacing w:after="0" w:line="240" w:lineRule="auto"/>
              <w:ind w:firstLineChars="0" w:firstLine="0"/>
              <w:textAlignment w:val="auto"/>
              <w:rPr>
                <w:del w:id="5261" w:author="Si-yuan LIU" w:date="2026-07-24T14:26:00Z" w16du:dateUtc="2026-07-24T06:26:00Z"/>
                <w:color w:val="000000"/>
                <w:kern w:val="0"/>
                <w:sz w:val="21"/>
                <w:szCs w:val="21"/>
              </w:rPr>
            </w:pPr>
            <w:del w:id="5262" w:author="Si-yuan LIU" w:date="2026-07-24T14:26:00Z" w16du:dateUtc="2026-07-24T06:26:00Z">
              <w:r w:rsidDel="00964E30">
                <w:rPr>
                  <w:color w:val="000000"/>
                  <w:kern w:val="0"/>
                  <w:sz w:val="21"/>
                  <w:szCs w:val="21"/>
                  <w:lang w:val="en"/>
                </w:rPr>
                <w:delText>/</w:delText>
              </w:r>
            </w:del>
          </w:p>
        </w:tc>
        <w:tc>
          <w:tcPr>
            <w:tcW w:w="302" w:type="pct"/>
            <w:gridSpan w:val="3"/>
            <w:vAlign w:val="center"/>
            <w:tcPrChange w:id="5263" w:author="怡然 刘 [2]" w:date="2026-07-08T11:22:00Z">
              <w:tcPr>
                <w:tcW w:w="384" w:type="pct"/>
                <w:gridSpan w:val="4"/>
                <w:vAlign w:val="center"/>
              </w:tcPr>
            </w:tcPrChange>
          </w:tcPr>
          <w:p w14:paraId="2E9815EA" w14:textId="6814CBD2" w:rsidR="005F457E" w:rsidDel="00964E30" w:rsidRDefault="00000000">
            <w:pPr>
              <w:widowControl/>
              <w:adjustRightInd w:val="0"/>
              <w:snapToGrid w:val="0"/>
              <w:spacing w:after="0" w:line="240" w:lineRule="auto"/>
              <w:ind w:firstLineChars="0" w:firstLine="0"/>
              <w:textAlignment w:val="auto"/>
              <w:rPr>
                <w:del w:id="5264" w:author="Si-yuan LIU" w:date="2026-07-24T14:26:00Z" w16du:dateUtc="2026-07-24T06:26:00Z"/>
                <w:color w:val="000000"/>
                <w:kern w:val="0"/>
                <w:sz w:val="21"/>
                <w:szCs w:val="21"/>
              </w:rPr>
            </w:pPr>
            <w:del w:id="5265" w:author="Si-yuan LIU" w:date="2026-07-24T14:26:00Z" w16du:dateUtc="2026-07-24T06:26:00Z">
              <w:r w:rsidDel="00964E30">
                <w:rPr>
                  <w:color w:val="000000"/>
                  <w:kern w:val="0"/>
                  <w:sz w:val="21"/>
                  <w:szCs w:val="21"/>
                  <w:lang w:val="en"/>
                </w:rPr>
                <w:delText>/</w:delText>
              </w:r>
            </w:del>
          </w:p>
        </w:tc>
        <w:tc>
          <w:tcPr>
            <w:tcW w:w="340" w:type="pct"/>
            <w:gridSpan w:val="2"/>
            <w:vAlign w:val="center"/>
            <w:tcPrChange w:id="5266" w:author="怡然 刘 [2]" w:date="2026-07-08T11:22:00Z">
              <w:tcPr>
                <w:tcW w:w="386" w:type="pct"/>
                <w:gridSpan w:val="3"/>
                <w:vAlign w:val="center"/>
              </w:tcPr>
            </w:tcPrChange>
          </w:tcPr>
          <w:p w14:paraId="1B8D8388" w14:textId="18896E22" w:rsidR="005F457E" w:rsidDel="00964E30" w:rsidRDefault="00000000">
            <w:pPr>
              <w:widowControl/>
              <w:adjustRightInd w:val="0"/>
              <w:snapToGrid w:val="0"/>
              <w:spacing w:after="0" w:line="240" w:lineRule="auto"/>
              <w:ind w:firstLineChars="0" w:firstLine="0"/>
              <w:textAlignment w:val="auto"/>
              <w:rPr>
                <w:del w:id="5267" w:author="Si-yuan LIU" w:date="2026-07-24T14:26:00Z" w16du:dateUtc="2026-07-24T06:26:00Z"/>
                <w:color w:val="000000"/>
                <w:kern w:val="0"/>
                <w:sz w:val="21"/>
                <w:szCs w:val="21"/>
              </w:rPr>
            </w:pPr>
            <w:del w:id="5268" w:author="Si-yuan LIU" w:date="2026-07-24T14:26:00Z" w16du:dateUtc="2026-07-24T06:26:00Z">
              <w:r w:rsidDel="00964E30">
                <w:rPr>
                  <w:color w:val="000000"/>
                  <w:kern w:val="0"/>
                  <w:sz w:val="21"/>
                  <w:szCs w:val="21"/>
                  <w:lang w:val="en"/>
                </w:rPr>
                <w:delText>/</w:delText>
              </w:r>
            </w:del>
          </w:p>
        </w:tc>
        <w:tc>
          <w:tcPr>
            <w:tcW w:w="388" w:type="pct"/>
            <w:gridSpan w:val="3"/>
            <w:vAlign w:val="center"/>
            <w:tcPrChange w:id="5269" w:author="怡然 刘 [2]" w:date="2026-07-08T11:22:00Z">
              <w:tcPr>
                <w:tcW w:w="477" w:type="pct"/>
                <w:gridSpan w:val="6"/>
                <w:vAlign w:val="center"/>
              </w:tcPr>
            </w:tcPrChange>
          </w:tcPr>
          <w:p w14:paraId="1EFBC3DD" w14:textId="62A60AE2" w:rsidR="005F457E" w:rsidDel="00964E30" w:rsidRDefault="00000000">
            <w:pPr>
              <w:widowControl/>
              <w:adjustRightInd w:val="0"/>
              <w:snapToGrid w:val="0"/>
              <w:spacing w:after="0" w:line="240" w:lineRule="auto"/>
              <w:ind w:firstLineChars="0" w:firstLine="0"/>
              <w:textAlignment w:val="auto"/>
              <w:rPr>
                <w:del w:id="5270" w:author="Si-yuan LIU" w:date="2026-07-24T14:26:00Z" w16du:dateUtc="2026-07-24T06:26:00Z"/>
                <w:color w:val="000000"/>
                <w:kern w:val="0"/>
                <w:sz w:val="21"/>
                <w:szCs w:val="21"/>
              </w:rPr>
            </w:pPr>
            <w:del w:id="5271" w:author="Si-yuan LIU" w:date="2026-07-24T14:26:00Z" w16du:dateUtc="2026-07-24T06:26:00Z">
              <w:r w:rsidDel="00964E30">
                <w:rPr>
                  <w:color w:val="000000"/>
                  <w:kern w:val="0"/>
                  <w:sz w:val="21"/>
                  <w:szCs w:val="21"/>
                  <w:lang w:val="en"/>
                </w:rPr>
                <w:delText>/</w:delText>
              </w:r>
            </w:del>
          </w:p>
        </w:tc>
        <w:tc>
          <w:tcPr>
            <w:tcW w:w="261" w:type="pct"/>
            <w:gridSpan w:val="2"/>
            <w:vAlign w:val="center"/>
            <w:tcPrChange w:id="5272" w:author="怡然 刘 [2]" w:date="2026-07-08T11:22:00Z">
              <w:tcPr>
                <w:tcW w:w="386" w:type="pct"/>
                <w:gridSpan w:val="4"/>
                <w:vAlign w:val="center"/>
              </w:tcPr>
            </w:tcPrChange>
          </w:tcPr>
          <w:p w14:paraId="3B95A564" w14:textId="6CFEA298" w:rsidR="005F457E" w:rsidDel="00964E30" w:rsidRDefault="00000000">
            <w:pPr>
              <w:widowControl/>
              <w:adjustRightInd w:val="0"/>
              <w:snapToGrid w:val="0"/>
              <w:spacing w:after="0" w:line="240" w:lineRule="auto"/>
              <w:ind w:firstLineChars="0" w:firstLine="0"/>
              <w:textAlignment w:val="auto"/>
              <w:rPr>
                <w:del w:id="5273" w:author="Si-yuan LIU" w:date="2026-07-24T14:26:00Z" w16du:dateUtc="2026-07-24T06:26:00Z"/>
                <w:color w:val="000000"/>
                <w:kern w:val="0"/>
                <w:sz w:val="21"/>
                <w:szCs w:val="21"/>
              </w:rPr>
            </w:pPr>
            <w:del w:id="5274" w:author="Si-yuan LIU" w:date="2026-07-24T14:26:00Z" w16du:dateUtc="2026-07-24T06:26:00Z">
              <w:r w:rsidDel="00964E30">
                <w:rPr>
                  <w:color w:val="000000"/>
                  <w:kern w:val="0"/>
                  <w:sz w:val="21"/>
                  <w:szCs w:val="21"/>
                  <w:lang w:val="en"/>
                </w:rPr>
                <w:delText>/</w:delText>
              </w:r>
            </w:del>
          </w:p>
        </w:tc>
      </w:tr>
      <w:tr w:rsidR="005F457E" w:rsidDel="00964E30" w14:paraId="7D9F70C9" w14:textId="7B5588AB" w:rsidTr="005F457E">
        <w:trPr>
          <w:gridBefore w:val="2"/>
          <w:gridAfter w:val="3"/>
          <w:wBefore w:w="1157" w:type="dxa"/>
          <w:wAfter w:w="138" w:type="dxa"/>
          <w:trHeight w:val="290"/>
          <w:tblHeader/>
          <w:jc w:val="center"/>
          <w:del w:id="5275" w:author="Si-yuan LIU" w:date="2026-07-24T14:26:00Z" w16du:dateUtc="2026-07-24T06:26:00Z"/>
          <w:trPrChange w:id="5276" w:author="怡然 刘 [2]" w:date="2026-07-08T11:22:00Z">
            <w:trPr>
              <w:gridBefore w:val="2"/>
              <w:gridAfter w:val="3"/>
              <w:wBefore w:w="1045" w:type="dxa"/>
              <w:wAfter w:w="205" w:type="dxa"/>
              <w:trHeight w:val="290"/>
              <w:jc w:val="center"/>
            </w:trPr>
          </w:trPrChange>
        </w:trPr>
        <w:tc>
          <w:tcPr>
            <w:tcW w:w="632" w:type="pct"/>
            <w:gridSpan w:val="2"/>
            <w:vMerge/>
            <w:vAlign w:val="center"/>
            <w:tcPrChange w:id="5277" w:author="怡然 刘 [2]" w:date="2026-07-08T11:22:00Z">
              <w:tcPr>
                <w:tcW w:w="241" w:type="pct"/>
                <w:gridSpan w:val="3"/>
                <w:vMerge/>
                <w:vAlign w:val="center"/>
              </w:tcPr>
            </w:tcPrChange>
          </w:tcPr>
          <w:p w14:paraId="720A67E6" w14:textId="3683BA1A" w:rsidR="005F457E" w:rsidDel="00964E30" w:rsidRDefault="005F457E">
            <w:pPr>
              <w:widowControl/>
              <w:adjustRightInd w:val="0"/>
              <w:snapToGrid w:val="0"/>
              <w:spacing w:after="0" w:line="240" w:lineRule="auto"/>
              <w:ind w:firstLineChars="0" w:firstLine="0"/>
              <w:jc w:val="left"/>
              <w:textAlignment w:val="auto"/>
              <w:rPr>
                <w:del w:id="5278" w:author="Si-yuan LIU" w:date="2026-07-24T14:26:00Z" w16du:dateUtc="2026-07-24T06:26:00Z"/>
                <w:color w:val="000000"/>
                <w:kern w:val="0"/>
                <w:sz w:val="21"/>
                <w:szCs w:val="21"/>
              </w:rPr>
            </w:pPr>
          </w:p>
        </w:tc>
        <w:tc>
          <w:tcPr>
            <w:tcW w:w="590" w:type="pct"/>
            <w:gridSpan w:val="4"/>
            <w:vAlign w:val="center"/>
            <w:tcPrChange w:id="5279" w:author="怡然 刘 [2]" w:date="2026-07-08T11:22:00Z">
              <w:tcPr>
                <w:tcW w:w="672" w:type="pct"/>
                <w:gridSpan w:val="6"/>
                <w:vAlign w:val="center"/>
              </w:tcPr>
            </w:tcPrChange>
          </w:tcPr>
          <w:p w14:paraId="1440C64A" w14:textId="3FFB728E" w:rsidR="005F457E" w:rsidDel="00964E30" w:rsidRDefault="00000000">
            <w:pPr>
              <w:widowControl/>
              <w:adjustRightInd w:val="0"/>
              <w:snapToGrid w:val="0"/>
              <w:spacing w:after="0" w:line="240" w:lineRule="auto"/>
              <w:ind w:firstLineChars="0" w:firstLine="0"/>
              <w:jc w:val="center"/>
              <w:textAlignment w:val="auto"/>
              <w:rPr>
                <w:del w:id="5280" w:author="Si-yuan LIU" w:date="2026-07-24T14:26:00Z" w16du:dateUtc="2026-07-24T06:26:00Z"/>
                <w:color w:val="000000"/>
                <w:kern w:val="0"/>
                <w:sz w:val="21"/>
                <w:szCs w:val="21"/>
              </w:rPr>
            </w:pPr>
            <w:del w:id="5281" w:author="Si-yuan LIU" w:date="2026-07-24T14:26:00Z" w16du:dateUtc="2026-07-24T06:26:00Z">
              <w:r w:rsidDel="00964E30">
                <w:rPr>
                  <w:rFonts w:hint="eastAsia"/>
                  <w:color w:val="000000"/>
                  <w:kern w:val="0"/>
                  <w:sz w:val="21"/>
                  <w:szCs w:val="21"/>
                </w:rPr>
                <w:delText>其他</w:delText>
              </w:r>
            </w:del>
          </w:p>
        </w:tc>
        <w:tc>
          <w:tcPr>
            <w:tcW w:w="87" w:type="pct"/>
            <w:vAlign w:val="center"/>
            <w:tcPrChange w:id="5282" w:author="怡然 刘 [2]" w:date="2026-07-08T11:22:00Z">
              <w:tcPr>
                <w:tcW w:w="83" w:type="pct"/>
                <w:vAlign w:val="center"/>
              </w:tcPr>
            </w:tcPrChange>
          </w:tcPr>
          <w:p w14:paraId="1403AF5F" w14:textId="73BDB4C0" w:rsidR="005F457E" w:rsidDel="00964E30" w:rsidRDefault="00000000">
            <w:pPr>
              <w:widowControl/>
              <w:adjustRightInd w:val="0"/>
              <w:snapToGrid w:val="0"/>
              <w:spacing w:after="0" w:line="240" w:lineRule="auto"/>
              <w:ind w:firstLineChars="0" w:firstLine="0"/>
              <w:textAlignment w:val="auto"/>
              <w:rPr>
                <w:del w:id="5283" w:author="Si-yuan LIU" w:date="2026-07-24T14:26:00Z" w16du:dateUtc="2026-07-24T06:26:00Z"/>
                <w:color w:val="000000"/>
                <w:kern w:val="0"/>
                <w:sz w:val="21"/>
                <w:szCs w:val="21"/>
              </w:rPr>
            </w:pPr>
            <w:del w:id="5284" w:author="Si-yuan LIU" w:date="2026-07-24T14:26:00Z" w16du:dateUtc="2026-07-24T06:26:00Z">
              <w:r w:rsidDel="00964E30">
                <w:rPr>
                  <w:rFonts w:hint="eastAsia"/>
                  <w:color w:val="000000"/>
                  <w:kern w:val="0"/>
                  <w:sz w:val="21"/>
                  <w:szCs w:val="21"/>
                </w:rPr>
                <w:delText>否</w:delText>
              </w:r>
            </w:del>
          </w:p>
        </w:tc>
        <w:tc>
          <w:tcPr>
            <w:tcW w:w="1984" w:type="pct"/>
            <w:gridSpan w:val="2"/>
            <w:vAlign w:val="center"/>
            <w:tcPrChange w:id="5285" w:author="怡然 刘 [2]" w:date="2026-07-08T11:22:00Z">
              <w:tcPr>
                <w:tcW w:w="1963" w:type="pct"/>
                <w:gridSpan w:val="4"/>
                <w:vAlign w:val="center"/>
              </w:tcPr>
            </w:tcPrChange>
          </w:tcPr>
          <w:p w14:paraId="6C6B829C" w14:textId="668F0618" w:rsidR="005F457E" w:rsidDel="00964E30" w:rsidRDefault="00000000">
            <w:pPr>
              <w:widowControl/>
              <w:adjustRightInd w:val="0"/>
              <w:snapToGrid w:val="0"/>
              <w:spacing w:after="0" w:line="240" w:lineRule="auto"/>
              <w:ind w:firstLineChars="0" w:firstLine="0"/>
              <w:textAlignment w:val="auto"/>
              <w:rPr>
                <w:del w:id="5286" w:author="Si-yuan LIU" w:date="2026-07-24T14:26:00Z" w16du:dateUtc="2026-07-24T06:26:00Z"/>
                <w:color w:val="000000"/>
                <w:kern w:val="0"/>
                <w:sz w:val="21"/>
                <w:szCs w:val="21"/>
              </w:rPr>
            </w:pPr>
            <w:del w:id="5287" w:author="Si-yuan LIU" w:date="2026-07-24T14:26:00Z" w16du:dateUtc="2026-07-24T06:26:00Z">
              <w:r w:rsidDel="00964E30">
                <w:rPr>
                  <w:color w:val="000000"/>
                  <w:kern w:val="0"/>
                  <w:sz w:val="21"/>
                  <w:szCs w:val="21"/>
                  <w:lang w:val="en"/>
                </w:rPr>
                <w:delText>/</w:delText>
              </w:r>
            </w:del>
          </w:p>
        </w:tc>
        <w:tc>
          <w:tcPr>
            <w:tcW w:w="302" w:type="pct"/>
            <w:gridSpan w:val="3"/>
            <w:vAlign w:val="center"/>
            <w:tcPrChange w:id="5288" w:author="怡然 刘 [2]" w:date="2026-07-08T11:22:00Z">
              <w:tcPr>
                <w:tcW w:w="384" w:type="pct"/>
                <w:gridSpan w:val="4"/>
                <w:vAlign w:val="center"/>
              </w:tcPr>
            </w:tcPrChange>
          </w:tcPr>
          <w:p w14:paraId="737E963A" w14:textId="794E3948" w:rsidR="005F457E" w:rsidDel="00964E30" w:rsidRDefault="00000000">
            <w:pPr>
              <w:widowControl/>
              <w:adjustRightInd w:val="0"/>
              <w:snapToGrid w:val="0"/>
              <w:spacing w:after="0" w:line="240" w:lineRule="auto"/>
              <w:ind w:firstLineChars="0" w:firstLine="0"/>
              <w:textAlignment w:val="auto"/>
              <w:rPr>
                <w:del w:id="5289" w:author="Si-yuan LIU" w:date="2026-07-24T14:26:00Z" w16du:dateUtc="2026-07-24T06:26:00Z"/>
                <w:color w:val="000000"/>
                <w:kern w:val="0"/>
                <w:sz w:val="21"/>
                <w:szCs w:val="21"/>
              </w:rPr>
            </w:pPr>
            <w:del w:id="5290" w:author="Si-yuan LIU" w:date="2026-07-24T14:26:00Z" w16du:dateUtc="2026-07-24T06:26:00Z">
              <w:r w:rsidDel="00964E30">
                <w:rPr>
                  <w:color w:val="000000"/>
                  <w:kern w:val="0"/>
                  <w:sz w:val="21"/>
                  <w:szCs w:val="21"/>
                  <w:lang w:val="en"/>
                </w:rPr>
                <w:delText>/</w:delText>
              </w:r>
            </w:del>
          </w:p>
        </w:tc>
        <w:tc>
          <w:tcPr>
            <w:tcW w:w="340" w:type="pct"/>
            <w:gridSpan w:val="2"/>
            <w:vAlign w:val="center"/>
            <w:tcPrChange w:id="5291" w:author="怡然 刘 [2]" w:date="2026-07-08T11:22:00Z">
              <w:tcPr>
                <w:tcW w:w="386" w:type="pct"/>
                <w:gridSpan w:val="3"/>
                <w:vAlign w:val="center"/>
              </w:tcPr>
            </w:tcPrChange>
          </w:tcPr>
          <w:p w14:paraId="5A561D24" w14:textId="7EA5707A" w:rsidR="005F457E" w:rsidDel="00964E30" w:rsidRDefault="00000000">
            <w:pPr>
              <w:widowControl/>
              <w:adjustRightInd w:val="0"/>
              <w:snapToGrid w:val="0"/>
              <w:spacing w:after="0" w:line="240" w:lineRule="auto"/>
              <w:ind w:firstLineChars="0" w:firstLine="0"/>
              <w:textAlignment w:val="auto"/>
              <w:rPr>
                <w:del w:id="5292" w:author="Si-yuan LIU" w:date="2026-07-24T14:26:00Z" w16du:dateUtc="2026-07-24T06:26:00Z"/>
                <w:color w:val="000000"/>
                <w:kern w:val="0"/>
                <w:sz w:val="21"/>
                <w:szCs w:val="21"/>
              </w:rPr>
            </w:pPr>
            <w:del w:id="5293" w:author="Si-yuan LIU" w:date="2026-07-24T14:26:00Z" w16du:dateUtc="2026-07-24T06:26:00Z">
              <w:r w:rsidDel="00964E30">
                <w:rPr>
                  <w:color w:val="000000"/>
                  <w:kern w:val="0"/>
                  <w:sz w:val="21"/>
                  <w:szCs w:val="21"/>
                  <w:lang w:val="en"/>
                </w:rPr>
                <w:delText>/</w:delText>
              </w:r>
            </w:del>
          </w:p>
        </w:tc>
        <w:tc>
          <w:tcPr>
            <w:tcW w:w="388" w:type="pct"/>
            <w:gridSpan w:val="3"/>
            <w:vAlign w:val="center"/>
            <w:tcPrChange w:id="5294" w:author="怡然 刘 [2]" w:date="2026-07-08T11:22:00Z">
              <w:tcPr>
                <w:tcW w:w="477" w:type="pct"/>
                <w:gridSpan w:val="6"/>
                <w:vAlign w:val="center"/>
              </w:tcPr>
            </w:tcPrChange>
          </w:tcPr>
          <w:p w14:paraId="34A8C179" w14:textId="3AE03FBD" w:rsidR="005F457E" w:rsidDel="00964E30" w:rsidRDefault="00000000">
            <w:pPr>
              <w:widowControl/>
              <w:adjustRightInd w:val="0"/>
              <w:snapToGrid w:val="0"/>
              <w:spacing w:after="0" w:line="240" w:lineRule="auto"/>
              <w:ind w:firstLineChars="0" w:firstLine="0"/>
              <w:textAlignment w:val="auto"/>
              <w:rPr>
                <w:del w:id="5295" w:author="Si-yuan LIU" w:date="2026-07-24T14:26:00Z" w16du:dateUtc="2026-07-24T06:26:00Z"/>
                <w:color w:val="000000"/>
                <w:kern w:val="0"/>
                <w:sz w:val="21"/>
                <w:szCs w:val="21"/>
              </w:rPr>
            </w:pPr>
            <w:del w:id="5296" w:author="Si-yuan LIU" w:date="2026-07-24T14:26:00Z" w16du:dateUtc="2026-07-24T06:26:00Z">
              <w:r w:rsidDel="00964E30">
                <w:rPr>
                  <w:color w:val="000000"/>
                  <w:kern w:val="0"/>
                  <w:sz w:val="21"/>
                  <w:szCs w:val="21"/>
                  <w:lang w:val="en"/>
                </w:rPr>
                <w:delText>/</w:delText>
              </w:r>
            </w:del>
          </w:p>
        </w:tc>
        <w:tc>
          <w:tcPr>
            <w:tcW w:w="261" w:type="pct"/>
            <w:gridSpan w:val="2"/>
            <w:vAlign w:val="center"/>
            <w:tcPrChange w:id="5297" w:author="怡然 刘 [2]" w:date="2026-07-08T11:22:00Z">
              <w:tcPr>
                <w:tcW w:w="386" w:type="pct"/>
                <w:gridSpan w:val="4"/>
                <w:vAlign w:val="center"/>
              </w:tcPr>
            </w:tcPrChange>
          </w:tcPr>
          <w:p w14:paraId="49131F2A" w14:textId="5EF515E3" w:rsidR="005F457E" w:rsidDel="00964E30" w:rsidRDefault="00000000">
            <w:pPr>
              <w:widowControl/>
              <w:adjustRightInd w:val="0"/>
              <w:snapToGrid w:val="0"/>
              <w:spacing w:after="0" w:line="240" w:lineRule="auto"/>
              <w:ind w:firstLineChars="0" w:firstLine="0"/>
              <w:textAlignment w:val="auto"/>
              <w:rPr>
                <w:del w:id="5298" w:author="Si-yuan LIU" w:date="2026-07-24T14:26:00Z" w16du:dateUtc="2026-07-24T06:26:00Z"/>
                <w:color w:val="000000"/>
                <w:kern w:val="0"/>
                <w:sz w:val="21"/>
                <w:szCs w:val="21"/>
              </w:rPr>
            </w:pPr>
            <w:del w:id="5299" w:author="Si-yuan LIU" w:date="2026-07-24T14:26:00Z" w16du:dateUtc="2026-07-24T06:26:00Z">
              <w:r w:rsidDel="00964E30">
                <w:rPr>
                  <w:color w:val="000000"/>
                  <w:kern w:val="0"/>
                  <w:sz w:val="21"/>
                  <w:szCs w:val="21"/>
                  <w:lang w:val="en"/>
                </w:rPr>
                <w:delText>/</w:delText>
              </w:r>
            </w:del>
          </w:p>
        </w:tc>
      </w:tr>
      <w:tr w:rsidR="005F457E" w:rsidDel="00964E30" w14:paraId="4AD2E35A" w14:textId="19E4818B" w:rsidTr="005F457E">
        <w:trPr>
          <w:gridBefore w:val="2"/>
          <w:gridAfter w:val="4"/>
          <w:wBefore w:w="1157" w:type="dxa"/>
          <w:wAfter w:w="236" w:type="dxa"/>
          <w:trHeight w:val="290"/>
          <w:tblHeader/>
          <w:jc w:val="center"/>
          <w:del w:id="5300" w:author="Si-yuan LIU" w:date="2026-07-24T14:26:00Z" w16du:dateUtc="2026-07-24T06:26:00Z"/>
          <w:trPrChange w:id="5301" w:author="怡然 刘 [2]" w:date="2026-07-08T11:22:00Z">
            <w:trPr>
              <w:gridBefore w:val="2"/>
              <w:gridAfter w:val="4"/>
              <w:wBefore w:w="1045" w:type="dxa"/>
              <w:wAfter w:w="379" w:type="dxa"/>
              <w:trHeight w:val="290"/>
              <w:jc w:val="center"/>
            </w:trPr>
          </w:trPrChange>
        </w:trPr>
        <w:tc>
          <w:tcPr>
            <w:tcW w:w="632" w:type="pct"/>
            <w:gridSpan w:val="2"/>
            <w:vMerge/>
            <w:vAlign w:val="center"/>
            <w:tcPrChange w:id="5302" w:author="怡然 刘 [2]" w:date="2026-07-08T11:22:00Z">
              <w:tcPr>
                <w:tcW w:w="241" w:type="pct"/>
                <w:gridSpan w:val="3"/>
                <w:vMerge/>
                <w:vAlign w:val="center"/>
              </w:tcPr>
            </w:tcPrChange>
          </w:tcPr>
          <w:p w14:paraId="68B6C9C0" w14:textId="1B68F4D8" w:rsidR="005F457E" w:rsidDel="00964E30" w:rsidRDefault="005F457E">
            <w:pPr>
              <w:widowControl/>
              <w:adjustRightInd w:val="0"/>
              <w:snapToGrid w:val="0"/>
              <w:spacing w:after="0" w:line="240" w:lineRule="auto"/>
              <w:ind w:firstLineChars="0" w:firstLine="0"/>
              <w:jc w:val="left"/>
              <w:textAlignment w:val="auto"/>
              <w:rPr>
                <w:del w:id="5303" w:author="Si-yuan LIU" w:date="2026-07-24T14:26:00Z" w16du:dateUtc="2026-07-24T06:26:00Z"/>
                <w:color w:val="000000"/>
                <w:kern w:val="0"/>
                <w:sz w:val="21"/>
                <w:szCs w:val="21"/>
              </w:rPr>
            </w:pPr>
          </w:p>
        </w:tc>
        <w:tc>
          <w:tcPr>
            <w:tcW w:w="3916" w:type="pct"/>
            <w:gridSpan w:val="16"/>
            <w:vAlign w:val="center"/>
            <w:tcPrChange w:id="5304" w:author="怡然 刘 [2]" w:date="2026-07-08T11:22:00Z">
              <w:tcPr>
                <w:tcW w:w="4286" w:type="pct"/>
                <w:gridSpan w:val="26"/>
                <w:vAlign w:val="center"/>
              </w:tcPr>
            </w:tcPrChange>
          </w:tcPr>
          <w:p w14:paraId="4766B8F8" w14:textId="073F13BA" w:rsidR="005F457E" w:rsidDel="00964E30" w:rsidRDefault="00000000">
            <w:pPr>
              <w:widowControl/>
              <w:adjustRightInd w:val="0"/>
              <w:snapToGrid w:val="0"/>
              <w:spacing w:after="0" w:line="240" w:lineRule="auto"/>
              <w:ind w:firstLineChars="0" w:firstLine="0"/>
              <w:textAlignment w:val="auto"/>
              <w:rPr>
                <w:del w:id="5305" w:author="Si-yuan LIU" w:date="2026-07-24T14:26:00Z" w16du:dateUtc="2026-07-24T06:26:00Z"/>
                <w:color w:val="000000"/>
                <w:kern w:val="0"/>
                <w:sz w:val="21"/>
                <w:szCs w:val="21"/>
              </w:rPr>
            </w:pPr>
            <w:del w:id="5306" w:author="Si-yuan LIU" w:date="2026-07-24T14:26:00Z" w16du:dateUtc="2026-07-24T06:26:00Z">
              <w:r w:rsidDel="00964E30">
                <w:rPr>
                  <w:color w:val="000000"/>
                  <w:kern w:val="0"/>
                  <w:sz w:val="21"/>
                  <w:szCs w:val="21"/>
                  <w:lang w:val="en"/>
                </w:rPr>
                <w:delText>3</w:delText>
              </w:r>
              <w:r w:rsidDel="00964E30">
                <w:rPr>
                  <w:rFonts w:hint="eastAsia"/>
                  <w:color w:val="000000"/>
                  <w:kern w:val="0"/>
                  <w:sz w:val="21"/>
                  <w:szCs w:val="21"/>
                  <w:lang w:val="en"/>
                </w:rPr>
                <w:delText>、奥融科技将非入池资产转让给</w:delText>
              </w:r>
              <w:r w:rsidDel="00964E30">
                <w:rPr>
                  <w:rFonts w:hint="eastAsia"/>
                  <w:color w:val="000000"/>
                  <w:kern w:val="0"/>
                  <w:sz w:val="21"/>
                  <w:szCs w:val="21"/>
                </w:rPr>
                <w:delText>昊盈科技</w:delText>
              </w:r>
            </w:del>
          </w:p>
        </w:tc>
      </w:tr>
      <w:tr w:rsidR="005F457E" w:rsidDel="00964E30" w14:paraId="483EE7DE" w14:textId="66654A5A" w:rsidTr="005F457E">
        <w:trPr>
          <w:gridBefore w:val="2"/>
          <w:gridAfter w:val="3"/>
          <w:wBefore w:w="1157" w:type="dxa"/>
          <w:wAfter w:w="138" w:type="dxa"/>
          <w:trHeight w:val="563"/>
          <w:tblHeader/>
          <w:jc w:val="center"/>
          <w:del w:id="5307" w:author="Si-yuan LIU" w:date="2026-07-24T14:26:00Z" w16du:dateUtc="2026-07-24T06:26:00Z"/>
          <w:trPrChange w:id="5308" w:author="怡然 刘 [2]" w:date="2026-07-08T11:22:00Z">
            <w:trPr>
              <w:gridBefore w:val="2"/>
              <w:gridAfter w:val="3"/>
              <w:wBefore w:w="1045" w:type="dxa"/>
              <w:wAfter w:w="205" w:type="dxa"/>
              <w:trHeight w:val="563"/>
              <w:jc w:val="center"/>
            </w:trPr>
          </w:trPrChange>
        </w:trPr>
        <w:tc>
          <w:tcPr>
            <w:tcW w:w="632" w:type="pct"/>
            <w:gridSpan w:val="2"/>
            <w:vMerge/>
            <w:vAlign w:val="center"/>
            <w:tcPrChange w:id="5309" w:author="怡然 刘 [2]" w:date="2026-07-08T11:22:00Z">
              <w:tcPr>
                <w:tcW w:w="241" w:type="pct"/>
                <w:gridSpan w:val="3"/>
                <w:vMerge/>
                <w:vAlign w:val="center"/>
              </w:tcPr>
            </w:tcPrChange>
          </w:tcPr>
          <w:p w14:paraId="1768C4B2" w14:textId="6E4A6319" w:rsidR="005F457E" w:rsidDel="00964E30" w:rsidRDefault="005F457E">
            <w:pPr>
              <w:widowControl/>
              <w:adjustRightInd w:val="0"/>
              <w:snapToGrid w:val="0"/>
              <w:spacing w:after="0" w:line="240" w:lineRule="auto"/>
              <w:ind w:firstLineChars="0" w:firstLine="0"/>
              <w:jc w:val="left"/>
              <w:textAlignment w:val="auto"/>
              <w:rPr>
                <w:del w:id="5310" w:author="Si-yuan LIU" w:date="2026-07-24T14:26:00Z" w16du:dateUtc="2026-07-24T06:26:00Z"/>
                <w:color w:val="000000"/>
                <w:kern w:val="0"/>
                <w:sz w:val="21"/>
                <w:szCs w:val="21"/>
              </w:rPr>
            </w:pPr>
          </w:p>
        </w:tc>
        <w:tc>
          <w:tcPr>
            <w:tcW w:w="590" w:type="pct"/>
            <w:gridSpan w:val="4"/>
            <w:vAlign w:val="center"/>
            <w:tcPrChange w:id="5311" w:author="怡然 刘 [2]" w:date="2026-07-08T11:22:00Z">
              <w:tcPr>
                <w:tcW w:w="672" w:type="pct"/>
                <w:gridSpan w:val="6"/>
                <w:vAlign w:val="center"/>
              </w:tcPr>
            </w:tcPrChange>
          </w:tcPr>
          <w:p w14:paraId="294EA1B4" w14:textId="48B05230" w:rsidR="005F457E" w:rsidDel="00964E30" w:rsidRDefault="00000000">
            <w:pPr>
              <w:widowControl/>
              <w:adjustRightInd w:val="0"/>
              <w:snapToGrid w:val="0"/>
              <w:spacing w:after="0" w:line="240" w:lineRule="auto"/>
              <w:ind w:firstLineChars="0" w:firstLine="0"/>
              <w:jc w:val="center"/>
              <w:textAlignment w:val="auto"/>
              <w:rPr>
                <w:del w:id="5312" w:author="Si-yuan LIU" w:date="2026-07-24T14:26:00Z" w16du:dateUtc="2026-07-24T06:26:00Z"/>
                <w:color w:val="000000"/>
                <w:kern w:val="0"/>
                <w:sz w:val="21"/>
                <w:szCs w:val="21"/>
              </w:rPr>
            </w:pPr>
            <w:del w:id="5313" w:author="Si-yuan LIU" w:date="2026-07-24T14:26:00Z" w16du:dateUtc="2026-07-24T06:26:00Z">
              <w:r w:rsidDel="00964E30">
                <w:rPr>
                  <w:rFonts w:hint="eastAsia"/>
                  <w:color w:val="000000"/>
                  <w:kern w:val="0"/>
                  <w:sz w:val="21"/>
                  <w:szCs w:val="21"/>
                </w:rPr>
                <w:delText>增值税</w:delText>
              </w:r>
            </w:del>
          </w:p>
        </w:tc>
        <w:tc>
          <w:tcPr>
            <w:tcW w:w="87" w:type="pct"/>
            <w:vAlign w:val="center"/>
            <w:tcPrChange w:id="5314" w:author="怡然 刘 [2]" w:date="2026-07-08T11:22:00Z">
              <w:tcPr>
                <w:tcW w:w="83" w:type="pct"/>
                <w:vAlign w:val="center"/>
              </w:tcPr>
            </w:tcPrChange>
          </w:tcPr>
          <w:p w14:paraId="489E4357" w14:textId="55E24EA6" w:rsidR="005F457E" w:rsidDel="00964E30" w:rsidRDefault="00000000">
            <w:pPr>
              <w:widowControl/>
              <w:adjustRightInd w:val="0"/>
              <w:snapToGrid w:val="0"/>
              <w:spacing w:after="0" w:line="240" w:lineRule="auto"/>
              <w:ind w:firstLineChars="0" w:firstLine="0"/>
              <w:textAlignment w:val="auto"/>
              <w:rPr>
                <w:del w:id="5315" w:author="Si-yuan LIU" w:date="2026-07-24T14:26:00Z" w16du:dateUtc="2026-07-24T06:26:00Z"/>
                <w:color w:val="000000"/>
                <w:kern w:val="0"/>
                <w:sz w:val="21"/>
                <w:szCs w:val="21"/>
              </w:rPr>
            </w:pPr>
            <w:del w:id="5316" w:author="Si-yuan LIU" w:date="2026-07-24T14:26:00Z" w16du:dateUtc="2026-07-24T06:26:00Z">
              <w:r w:rsidDel="00964E30">
                <w:rPr>
                  <w:rFonts w:hint="eastAsia"/>
                  <w:color w:val="000000"/>
                  <w:kern w:val="0"/>
                  <w:sz w:val="21"/>
                  <w:szCs w:val="21"/>
                  <w:lang w:val="en"/>
                </w:rPr>
                <w:delText>是</w:delText>
              </w:r>
            </w:del>
          </w:p>
        </w:tc>
        <w:tc>
          <w:tcPr>
            <w:tcW w:w="1984" w:type="pct"/>
            <w:gridSpan w:val="2"/>
            <w:vAlign w:val="center"/>
            <w:tcPrChange w:id="5317" w:author="怡然 刘 [2]" w:date="2026-07-08T11:22:00Z">
              <w:tcPr>
                <w:tcW w:w="1963" w:type="pct"/>
                <w:gridSpan w:val="4"/>
                <w:vAlign w:val="center"/>
              </w:tcPr>
            </w:tcPrChange>
          </w:tcPr>
          <w:p w14:paraId="7A8A4F59" w14:textId="2253BAAE" w:rsidR="005F457E" w:rsidDel="00964E30" w:rsidRDefault="00000000">
            <w:pPr>
              <w:widowControl/>
              <w:adjustRightInd w:val="0"/>
              <w:snapToGrid w:val="0"/>
              <w:spacing w:after="0" w:line="240" w:lineRule="auto"/>
              <w:ind w:firstLineChars="0" w:firstLine="0"/>
              <w:textAlignment w:val="auto"/>
              <w:rPr>
                <w:del w:id="5318" w:author="Si-yuan LIU" w:date="2026-07-24T14:26:00Z" w16du:dateUtc="2026-07-24T06:26:00Z"/>
                <w:color w:val="000000"/>
                <w:kern w:val="0"/>
                <w:sz w:val="21"/>
                <w:szCs w:val="21"/>
                <w:lang w:val="en"/>
              </w:rPr>
            </w:pPr>
            <w:del w:id="5319" w:author="Si-yuan LIU" w:date="2026-07-24T14:26:00Z" w16du:dateUtc="2026-07-24T06:26:00Z">
              <w:r w:rsidDel="00964E30">
                <w:rPr>
                  <w:rFonts w:hint="eastAsia"/>
                  <w:color w:val="000000"/>
                  <w:kern w:val="0"/>
                  <w:sz w:val="21"/>
                  <w:szCs w:val="21"/>
                  <w:lang w:val="en"/>
                </w:rPr>
                <w:delText>奥融科技将包括</w:delText>
              </w:r>
              <w:r w:rsidDel="00964E30">
                <w:rPr>
                  <w:color w:val="000000"/>
                  <w:kern w:val="0"/>
                  <w:sz w:val="21"/>
                  <w:szCs w:val="21"/>
                  <w:lang w:val="en"/>
                </w:rPr>
                <w:delText>3</w:delText>
              </w:r>
              <w:r w:rsidDel="00964E30">
                <w:rPr>
                  <w:rFonts w:hint="eastAsia"/>
                  <w:color w:val="000000"/>
                  <w:kern w:val="0"/>
                  <w:sz w:val="21"/>
                  <w:szCs w:val="21"/>
                  <w:lang w:val="en"/>
                </w:rPr>
                <w:delText>、</w:delText>
              </w:r>
              <w:r w:rsidDel="00964E30">
                <w:rPr>
                  <w:color w:val="000000"/>
                  <w:kern w:val="0"/>
                  <w:sz w:val="21"/>
                  <w:szCs w:val="21"/>
                  <w:lang w:val="en"/>
                </w:rPr>
                <w:delText>4</w:delText>
              </w:r>
              <w:r w:rsidDel="00964E30">
                <w:rPr>
                  <w:rFonts w:hint="eastAsia"/>
                  <w:color w:val="000000"/>
                  <w:kern w:val="0"/>
                  <w:sz w:val="21"/>
                  <w:szCs w:val="21"/>
                  <w:lang w:val="en"/>
                </w:rPr>
                <w:delText>号楼及所在地块在内的非入池资产整体出售给</w:delText>
              </w:r>
              <w:r w:rsidDel="00964E30">
                <w:rPr>
                  <w:rFonts w:hint="eastAsia"/>
                  <w:color w:val="000000"/>
                  <w:kern w:val="0"/>
                  <w:sz w:val="21"/>
                  <w:szCs w:val="21"/>
                </w:rPr>
                <w:delText>昊盈科技</w:delText>
              </w:r>
              <w:r w:rsidDel="00964E30">
                <w:rPr>
                  <w:rFonts w:hint="eastAsia"/>
                  <w:color w:val="000000"/>
                  <w:kern w:val="0"/>
                  <w:sz w:val="21"/>
                  <w:szCs w:val="21"/>
                  <w:lang w:val="en"/>
                </w:rPr>
                <w:delText>，交易涉及设备、</w:delText>
              </w:r>
              <w:r w:rsidDel="00964E30">
                <w:rPr>
                  <w:rFonts w:hint="eastAsia"/>
                  <w:color w:val="000000"/>
                  <w:kern w:val="0"/>
                  <w:sz w:val="21"/>
                  <w:szCs w:val="21"/>
                </w:rPr>
                <w:delText>存货、</w:delText>
              </w:r>
              <w:r w:rsidDel="00964E30">
                <w:rPr>
                  <w:rFonts w:hint="eastAsia"/>
                  <w:color w:val="000000"/>
                  <w:kern w:val="0"/>
                  <w:sz w:val="21"/>
                  <w:szCs w:val="21"/>
                  <w:lang w:val="en"/>
                </w:rPr>
                <w:delText>房屋和土地多个部分，设备</w:delText>
              </w:r>
              <w:r w:rsidDel="00964E30">
                <w:rPr>
                  <w:rFonts w:hint="eastAsia"/>
                  <w:color w:val="000000"/>
                  <w:kern w:val="0"/>
                  <w:sz w:val="21"/>
                  <w:szCs w:val="21"/>
                </w:rPr>
                <w:delText>和存货</w:delText>
              </w:r>
              <w:r w:rsidDel="00964E30">
                <w:rPr>
                  <w:rFonts w:hint="eastAsia"/>
                  <w:color w:val="000000"/>
                  <w:kern w:val="0"/>
                  <w:sz w:val="21"/>
                  <w:szCs w:val="21"/>
                  <w:lang w:val="en"/>
                </w:rPr>
                <w:delText>部分适用</w:delText>
              </w:r>
              <w:r w:rsidDel="00964E30">
                <w:rPr>
                  <w:color w:val="000000"/>
                  <w:kern w:val="0"/>
                  <w:sz w:val="21"/>
                  <w:szCs w:val="21"/>
                  <w:lang w:val="en"/>
                </w:rPr>
                <w:delText>13%</w:delText>
              </w:r>
              <w:r w:rsidDel="00964E30">
                <w:rPr>
                  <w:rFonts w:hint="eastAsia"/>
                  <w:color w:val="000000"/>
                  <w:kern w:val="0"/>
                  <w:sz w:val="21"/>
                  <w:szCs w:val="21"/>
                  <w:lang w:val="en"/>
                </w:rPr>
                <w:delText>的税率、房屋和土地部分适用</w:delText>
              </w:r>
              <w:r w:rsidDel="00964E30">
                <w:rPr>
                  <w:color w:val="000000"/>
                  <w:kern w:val="0"/>
                  <w:sz w:val="21"/>
                  <w:szCs w:val="21"/>
                  <w:lang w:val="en"/>
                </w:rPr>
                <w:delText>9%</w:delText>
              </w:r>
              <w:r w:rsidDel="00964E30">
                <w:rPr>
                  <w:rFonts w:hint="eastAsia"/>
                  <w:color w:val="000000"/>
                  <w:kern w:val="0"/>
                  <w:sz w:val="21"/>
                  <w:szCs w:val="21"/>
                  <w:lang w:val="en"/>
                </w:rPr>
                <w:delText>的税率计算增值税。</w:delText>
              </w:r>
              <w:r w:rsidDel="00964E30">
                <w:rPr>
                  <w:color w:val="000000"/>
                  <w:kern w:val="0"/>
                  <w:sz w:val="21"/>
                  <w:szCs w:val="21"/>
                  <w:lang w:val="en"/>
                </w:rPr>
                <w:delText>土地、房屋建筑物转让收入</w:delText>
              </w:r>
              <w:r w:rsidDel="00964E30">
                <w:rPr>
                  <w:color w:val="000000"/>
                  <w:kern w:val="0"/>
                  <w:sz w:val="21"/>
                  <w:szCs w:val="21"/>
                  <w:lang w:val="en"/>
                </w:rPr>
                <w:delText>22,</w:delText>
              </w:r>
              <w:r w:rsidDel="00964E30">
                <w:rPr>
                  <w:rFonts w:hint="eastAsia"/>
                  <w:color w:val="000000"/>
                  <w:kern w:val="0"/>
                  <w:sz w:val="21"/>
                  <w:szCs w:val="21"/>
                </w:rPr>
                <w:delText>656.34</w:delText>
              </w:r>
              <w:r w:rsidDel="00964E30">
                <w:rPr>
                  <w:color w:val="000000"/>
                  <w:kern w:val="0"/>
                  <w:sz w:val="21"/>
                  <w:szCs w:val="21"/>
                  <w:lang w:val="en"/>
                </w:rPr>
                <w:delText>万元，计税基础</w:delText>
              </w:r>
              <w:r w:rsidDel="00964E30">
                <w:rPr>
                  <w:color w:val="000000"/>
                  <w:kern w:val="0"/>
                  <w:sz w:val="21"/>
                  <w:szCs w:val="21"/>
                  <w:lang w:val="en"/>
                </w:rPr>
                <w:delText>22,</w:delText>
              </w:r>
              <w:r w:rsidDel="00964E30">
                <w:rPr>
                  <w:rFonts w:hint="eastAsia"/>
                  <w:color w:val="000000"/>
                  <w:kern w:val="0"/>
                  <w:sz w:val="21"/>
                  <w:szCs w:val="21"/>
                </w:rPr>
                <w:delText>656.34</w:delText>
              </w:r>
              <w:r w:rsidDel="00964E30">
                <w:rPr>
                  <w:color w:val="000000"/>
                  <w:kern w:val="0"/>
                  <w:sz w:val="21"/>
                  <w:szCs w:val="21"/>
                  <w:lang w:val="en"/>
                </w:rPr>
                <w:delText>万元；设备</w:delText>
              </w:r>
              <w:r w:rsidDel="00964E30">
                <w:rPr>
                  <w:rFonts w:hint="eastAsia"/>
                  <w:color w:val="000000"/>
                  <w:kern w:val="0"/>
                  <w:sz w:val="21"/>
                  <w:szCs w:val="21"/>
                </w:rPr>
                <w:delText>和存货</w:delText>
              </w:r>
              <w:r w:rsidDel="00964E30">
                <w:rPr>
                  <w:color w:val="000000"/>
                  <w:kern w:val="0"/>
                  <w:sz w:val="21"/>
                  <w:szCs w:val="21"/>
                  <w:lang w:val="en"/>
                </w:rPr>
                <w:delText>转让收入</w:delText>
              </w:r>
              <w:r w:rsidDel="00964E30">
                <w:rPr>
                  <w:rFonts w:hint="eastAsia"/>
                  <w:color w:val="000000"/>
                  <w:kern w:val="0"/>
                  <w:sz w:val="21"/>
                  <w:szCs w:val="21"/>
                </w:rPr>
                <w:delText>9,361.74</w:delText>
              </w:r>
              <w:r w:rsidDel="00964E30">
                <w:rPr>
                  <w:color w:val="000000"/>
                  <w:kern w:val="0"/>
                  <w:sz w:val="21"/>
                  <w:szCs w:val="21"/>
                  <w:lang w:val="en"/>
                </w:rPr>
                <w:delText>万元，计税基础</w:delText>
              </w:r>
              <w:r w:rsidDel="00964E30">
                <w:rPr>
                  <w:rFonts w:hint="eastAsia"/>
                  <w:color w:val="000000"/>
                  <w:kern w:val="0"/>
                  <w:sz w:val="21"/>
                  <w:szCs w:val="21"/>
                </w:rPr>
                <w:delText>9,361.74</w:delText>
              </w:r>
              <w:r w:rsidDel="00964E30">
                <w:rPr>
                  <w:color w:val="000000"/>
                  <w:kern w:val="0"/>
                  <w:sz w:val="21"/>
                  <w:szCs w:val="21"/>
                  <w:lang w:val="en"/>
                </w:rPr>
                <w:delText>万元。截至</w:delText>
              </w:r>
              <w:r w:rsidDel="00964E30">
                <w:rPr>
                  <w:color w:val="000000"/>
                  <w:kern w:val="0"/>
                  <w:sz w:val="21"/>
                  <w:szCs w:val="21"/>
                  <w:lang w:val="en"/>
                </w:rPr>
                <w:delText>202</w:delText>
              </w:r>
              <w:r w:rsidDel="00964E30">
                <w:rPr>
                  <w:rFonts w:hint="eastAsia"/>
                  <w:color w:val="000000"/>
                  <w:kern w:val="0"/>
                  <w:sz w:val="21"/>
                  <w:szCs w:val="21"/>
                </w:rPr>
                <w:delText>6</w:delText>
              </w:r>
              <w:r w:rsidDel="00964E30">
                <w:rPr>
                  <w:color w:val="000000"/>
                  <w:kern w:val="0"/>
                  <w:sz w:val="21"/>
                  <w:szCs w:val="21"/>
                  <w:lang w:val="en"/>
                </w:rPr>
                <w:delText>年</w:delText>
              </w:r>
              <w:r w:rsidDel="00964E30">
                <w:rPr>
                  <w:rFonts w:hint="eastAsia"/>
                  <w:color w:val="000000"/>
                  <w:kern w:val="0"/>
                  <w:sz w:val="21"/>
                  <w:szCs w:val="21"/>
                </w:rPr>
                <w:delText>3</w:delText>
              </w:r>
              <w:r w:rsidDel="00964E30">
                <w:rPr>
                  <w:color w:val="000000"/>
                  <w:kern w:val="0"/>
                  <w:sz w:val="21"/>
                  <w:szCs w:val="21"/>
                  <w:lang w:val="en"/>
                </w:rPr>
                <w:delText>月</w:delText>
              </w:r>
              <w:r w:rsidDel="00964E30">
                <w:rPr>
                  <w:color w:val="000000"/>
                  <w:kern w:val="0"/>
                  <w:sz w:val="21"/>
                  <w:szCs w:val="21"/>
                  <w:lang w:val="en"/>
                </w:rPr>
                <w:delText>3</w:delText>
              </w:r>
              <w:r w:rsidDel="00964E30">
                <w:rPr>
                  <w:rFonts w:hint="eastAsia"/>
                  <w:color w:val="000000"/>
                  <w:kern w:val="0"/>
                  <w:sz w:val="21"/>
                  <w:szCs w:val="21"/>
                </w:rPr>
                <w:delText>1</w:delText>
              </w:r>
              <w:r w:rsidDel="00964E30">
                <w:rPr>
                  <w:color w:val="000000"/>
                  <w:kern w:val="0"/>
                  <w:sz w:val="21"/>
                  <w:szCs w:val="21"/>
                  <w:lang w:val="en"/>
                </w:rPr>
                <w:delText>日，奥融科技拥有留抵税额</w:delText>
              </w:r>
              <w:r w:rsidDel="00964E30">
                <w:rPr>
                  <w:color w:val="000000"/>
                  <w:kern w:val="0"/>
                  <w:sz w:val="21"/>
                  <w:szCs w:val="21"/>
                  <w:lang w:val="en"/>
                </w:rPr>
                <w:delText>5,</w:delText>
              </w:r>
              <w:r w:rsidDel="00964E30">
                <w:rPr>
                  <w:rFonts w:hint="eastAsia"/>
                  <w:color w:val="000000"/>
                  <w:kern w:val="0"/>
                  <w:sz w:val="21"/>
                  <w:szCs w:val="21"/>
                </w:rPr>
                <w:delText>090.33</w:delText>
              </w:r>
              <w:r w:rsidDel="00964E30">
                <w:rPr>
                  <w:color w:val="000000"/>
                  <w:kern w:val="0"/>
                  <w:sz w:val="21"/>
                  <w:szCs w:val="21"/>
                  <w:lang w:val="en"/>
                </w:rPr>
                <w:delText>万元</w:delText>
              </w:r>
            </w:del>
          </w:p>
          <w:p w14:paraId="2712F501" w14:textId="43E3E748" w:rsidR="005F457E" w:rsidDel="00964E30" w:rsidRDefault="00000000">
            <w:pPr>
              <w:widowControl/>
              <w:adjustRightInd w:val="0"/>
              <w:snapToGrid w:val="0"/>
              <w:spacing w:after="0" w:line="240" w:lineRule="auto"/>
              <w:ind w:firstLineChars="0" w:firstLine="0"/>
              <w:textAlignment w:val="auto"/>
              <w:rPr>
                <w:del w:id="5320" w:author="Si-yuan LIU" w:date="2026-07-24T14:26:00Z" w16du:dateUtc="2026-07-24T06:26:00Z"/>
                <w:color w:val="000000"/>
                <w:kern w:val="0"/>
                <w:sz w:val="21"/>
                <w:szCs w:val="21"/>
                <w:lang w:val="en"/>
              </w:rPr>
            </w:pPr>
            <w:del w:id="5321" w:author="Si-yuan LIU" w:date="2026-07-24T14:26:00Z" w16du:dateUtc="2026-07-24T06:26:00Z">
              <w:r w:rsidDel="00964E30">
                <w:rPr>
                  <w:rFonts w:hint="eastAsia"/>
                  <w:color w:val="000000"/>
                  <w:kern w:val="0"/>
                  <w:sz w:val="21"/>
                  <w:szCs w:val="21"/>
                  <w:lang w:val="en"/>
                </w:rPr>
                <w:delText>计算公式：</w:delText>
              </w:r>
            </w:del>
          </w:p>
          <w:p w14:paraId="1D4E01F4" w14:textId="3BA53FB9" w:rsidR="005F457E" w:rsidDel="00964E30" w:rsidRDefault="00000000">
            <w:pPr>
              <w:widowControl/>
              <w:adjustRightInd w:val="0"/>
              <w:snapToGrid w:val="0"/>
              <w:spacing w:after="0" w:line="240" w:lineRule="auto"/>
              <w:ind w:firstLineChars="0" w:firstLine="0"/>
              <w:textAlignment w:val="auto"/>
              <w:rPr>
                <w:del w:id="5322" w:author="Si-yuan LIU" w:date="2026-07-24T14:26:00Z" w16du:dateUtc="2026-07-24T06:26:00Z"/>
                <w:color w:val="000000"/>
                <w:kern w:val="0"/>
                <w:sz w:val="21"/>
                <w:szCs w:val="21"/>
                <w:lang w:val="en"/>
              </w:rPr>
            </w:pPr>
            <w:del w:id="5323" w:author="Si-yuan LIU" w:date="2026-07-24T14:26:00Z" w16du:dateUtc="2026-07-24T06:26:00Z">
              <w:r w:rsidDel="00964E30">
                <w:rPr>
                  <w:color w:val="000000"/>
                  <w:kern w:val="0"/>
                  <w:sz w:val="21"/>
                  <w:szCs w:val="21"/>
                  <w:lang w:val="en"/>
                </w:rPr>
                <w:delText>土地、房屋建筑物转让收入</w:delText>
              </w:r>
              <w:r w:rsidDel="00964E30">
                <w:rPr>
                  <w:color w:val="000000"/>
                  <w:kern w:val="0"/>
                  <w:sz w:val="21"/>
                  <w:szCs w:val="21"/>
                  <w:lang w:val="en"/>
                </w:rPr>
                <w:delText>22,</w:delText>
              </w:r>
              <w:r w:rsidDel="00964E30">
                <w:rPr>
                  <w:rFonts w:hint="eastAsia"/>
                  <w:color w:val="000000"/>
                  <w:kern w:val="0"/>
                  <w:sz w:val="21"/>
                  <w:szCs w:val="21"/>
                </w:rPr>
                <w:delText>656.34</w:delText>
              </w:r>
              <w:r w:rsidDel="00964E30">
                <w:rPr>
                  <w:color w:val="000000"/>
                  <w:kern w:val="0"/>
                  <w:sz w:val="21"/>
                  <w:szCs w:val="21"/>
                  <w:lang w:val="en"/>
                </w:rPr>
                <w:delText>万元</w:delText>
              </w:r>
              <w:r w:rsidDel="00964E30">
                <w:rPr>
                  <w:color w:val="000000"/>
                  <w:kern w:val="0"/>
                  <w:sz w:val="21"/>
                  <w:szCs w:val="21"/>
                  <w:lang w:val="en"/>
                </w:rPr>
                <w:delText>*9%+</w:delText>
              </w:r>
              <w:r w:rsidDel="00964E30">
                <w:rPr>
                  <w:color w:val="000000"/>
                  <w:kern w:val="0"/>
                  <w:sz w:val="21"/>
                  <w:szCs w:val="21"/>
                  <w:lang w:val="en"/>
                </w:rPr>
                <w:delText>设备</w:delText>
              </w:r>
              <w:r w:rsidDel="00964E30">
                <w:rPr>
                  <w:rFonts w:hint="eastAsia"/>
                  <w:color w:val="000000"/>
                  <w:kern w:val="0"/>
                  <w:sz w:val="21"/>
                  <w:szCs w:val="21"/>
                </w:rPr>
                <w:delText>存货</w:delText>
              </w:r>
              <w:r w:rsidDel="00964E30">
                <w:rPr>
                  <w:color w:val="000000"/>
                  <w:kern w:val="0"/>
                  <w:sz w:val="21"/>
                  <w:szCs w:val="21"/>
                  <w:lang w:val="en"/>
                </w:rPr>
                <w:delText>转让收入</w:delText>
              </w:r>
              <w:r w:rsidDel="00964E30">
                <w:rPr>
                  <w:rFonts w:hint="eastAsia"/>
                  <w:color w:val="000000"/>
                  <w:kern w:val="0"/>
                  <w:sz w:val="21"/>
                  <w:szCs w:val="21"/>
                </w:rPr>
                <w:delText>9,361.74</w:delText>
              </w:r>
              <w:r w:rsidDel="00964E30">
                <w:rPr>
                  <w:color w:val="000000"/>
                  <w:kern w:val="0"/>
                  <w:sz w:val="21"/>
                  <w:szCs w:val="21"/>
                  <w:lang w:val="en"/>
                </w:rPr>
                <w:delText>万元</w:delText>
              </w:r>
              <w:r w:rsidDel="00964E30">
                <w:rPr>
                  <w:color w:val="000000"/>
                  <w:kern w:val="0"/>
                  <w:sz w:val="21"/>
                  <w:szCs w:val="21"/>
                  <w:lang w:val="en"/>
                </w:rPr>
                <w:delText>*13%=</w:delText>
              </w:r>
              <w:r w:rsidDel="00964E30">
                <w:rPr>
                  <w:rFonts w:hint="eastAsia"/>
                  <w:color w:val="000000"/>
                  <w:kern w:val="0"/>
                  <w:sz w:val="21"/>
                  <w:szCs w:val="21"/>
                </w:rPr>
                <w:delText>3,256.10</w:delText>
              </w:r>
              <w:r w:rsidDel="00964E30">
                <w:rPr>
                  <w:color w:val="000000"/>
                  <w:kern w:val="0"/>
                  <w:sz w:val="21"/>
                  <w:szCs w:val="21"/>
                  <w:lang w:val="en"/>
                </w:rPr>
                <w:delText>万元</w:delText>
              </w:r>
            </w:del>
          </w:p>
          <w:p w14:paraId="54ADB845" w14:textId="37151488" w:rsidR="005F457E" w:rsidDel="00964E30" w:rsidRDefault="00000000">
            <w:pPr>
              <w:widowControl/>
              <w:adjustRightInd w:val="0"/>
              <w:snapToGrid w:val="0"/>
              <w:spacing w:after="0" w:line="240" w:lineRule="auto"/>
              <w:ind w:firstLineChars="0" w:firstLine="0"/>
              <w:textAlignment w:val="auto"/>
              <w:rPr>
                <w:del w:id="5324" w:author="Si-yuan LIU" w:date="2026-07-24T14:26:00Z" w16du:dateUtc="2026-07-24T06:26:00Z"/>
                <w:color w:val="000000"/>
                <w:kern w:val="0"/>
                <w:sz w:val="21"/>
                <w:szCs w:val="21"/>
              </w:rPr>
            </w:pPr>
            <w:del w:id="5325" w:author="Si-yuan LIU" w:date="2026-07-24T14:26:00Z" w16du:dateUtc="2026-07-24T06:26:00Z">
              <w:r w:rsidDel="00964E30">
                <w:rPr>
                  <w:color w:val="000000"/>
                  <w:kern w:val="0"/>
                  <w:sz w:val="21"/>
                  <w:szCs w:val="21"/>
                  <w:lang w:val="en"/>
                </w:rPr>
                <w:delText>应交增值税额</w:delText>
              </w:r>
              <w:r w:rsidDel="00964E30">
                <w:rPr>
                  <w:color w:val="000000"/>
                  <w:kern w:val="0"/>
                  <w:sz w:val="21"/>
                  <w:szCs w:val="21"/>
                  <w:lang w:val="en"/>
                </w:rPr>
                <w:delText>=</w:delText>
              </w:r>
              <w:r w:rsidDel="00964E30">
                <w:rPr>
                  <w:color w:val="000000"/>
                  <w:kern w:val="0"/>
                  <w:sz w:val="21"/>
                  <w:szCs w:val="21"/>
                  <w:lang w:val="en"/>
                </w:rPr>
                <w:delText>销项税额</w:delText>
              </w:r>
              <w:r w:rsidDel="00964E30">
                <w:rPr>
                  <w:color w:val="000000"/>
                  <w:kern w:val="0"/>
                  <w:sz w:val="21"/>
                  <w:szCs w:val="21"/>
                  <w:lang w:val="en"/>
                </w:rPr>
                <w:delText>-</w:delText>
              </w:r>
              <w:r w:rsidDel="00964E30">
                <w:rPr>
                  <w:color w:val="000000"/>
                  <w:kern w:val="0"/>
                  <w:sz w:val="21"/>
                  <w:szCs w:val="21"/>
                  <w:lang w:val="en"/>
                </w:rPr>
                <w:delText>留抵税额</w:delText>
              </w:r>
              <w:r w:rsidDel="00964E30">
                <w:rPr>
                  <w:color w:val="000000"/>
                  <w:kern w:val="0"/>
                  <w:sz w:val="21"/>
                  <w:szCs w:val="21"/>
                  <w:lang w:val="en"/>
                </w:rPr>
                <w:delText>=</w:delText>
              </w:r>
              <w:r w:rsidDel="00964E30">
                <w:rPr>
                  <w:rFonts w:hint="eastAsia"/>
                  <w:color w:val="000000"/>
                  <w:kern w:val="0"/>
                  <w:sz w:val="21"/>
                  <w:szCs w:val="21"/>
                </w:rPr>
                <w:delText>3,256.10</w:delText>
              </w:r>
              <w:r w:rsidDel="00964E30">
                <w:rPr>
                  <w:color w:val="000000"/>
                  <w:kern w:val="0"/>
                  <w:sz w:val="21"/>
                  <w:szCs w:val="21"/>
                  <w:lang w:val="en"/>
                </w:rPr>
                <w:delText>万元</w:delText>
              </w:r>
              <w:r w:rsidDel="00964E30">
                <w:rPr>
                  <w:color w:val="000000"/>
                  <w:kern w:val="0"/>
                  <w:sz w:val="21"/>
                  <w:szCs w:val="21"/>
                  <w:lang w:val="en"/>
                </w:rPr>
                <w:delText>-</w:delText>
              </w:r>
              <w:r w:rsidDel="00964E30">
                <w:rPr>
                  <w:rFonts w:hint="eastAsia"/>
                  <w:color w:val="000000"/>
                  <w:kern w:val="0"/>
                  <w:sz w:val="21"/>
                  <w:szCs w:val="21"/>
                </w:rPr>
                <w:delText>3,256.10</w:delText>
              </w:r>
              <w:r w:rsidDel="00964E30">
                <w:rPr>
                  <w:color w:val="000000"/>
                  <w:kern w:val="0"/>
                  <w:sz w:val="21"/>
                  <w:szCs w:val="21"/>
                  <w:lang w:val="en"/>
                </w:rPr>
                <w:delText>万元</w:delText>
              </w:r>
              <w:r w:rsidDel="00964E30">
                <w:rPr>
                  <w:color w:val="000000"/>
                  <w:kern w:val="0"/>
                  <w:sz w:val="21"/>
                  <w:szCs w:val="21"/>
                  <w:lang w:val="en"/>
                </w:rPr>
                <w:delText>=0</w:delText>
              </w:r>
            </w:del>
          </w:p>
        </w:tc>
        <w:tc>
          <w:tcPr>
            <w:tcW w:w="302" w:type="pct"/>
            <w:gridSpan w:val="3"/>
            <w:vAlign w:val="center"/>
            <w:tcPrChange w:id="5326" w:author="怡然 刘 [2]" w:date="2026-07-08T11:22:00Z">
              <w:tcPr>
                <w:tcW w:w="384" w:type="pct"/>
                <w:gridSpan w:val="4"/>
                <w:vAlign w:val="center"/>
              </w:tcPr>
            </w:tcPrChange>
          </w:tcPr>
          <w:p w14:paraId="2783059C" w14:textId="202A2656" w:rsidR="005F457E" w:rsidDel="00964E30" w:rsidRDefault="00000000">
            <w:pPr>
              <w:widowControl/>
              <w:adjustRightInd w:val="0"/>
              <w:snapToGrid w:val="0"/>
              <w:spacing w:after="0" w:line="240" w:lineRule="auto"/>
              <w:ind w:firstLineChars="0" w:firstLine="0"/>
              <w:textAlignment w:val="auto"/>
              <w:rPr>
                <w:del w:id="5327" w:author="Si-yuan LIU" w:date="2026-07-24T14:26:00Z" w16du:dateUtc="2026-07-24T06:26:00Z"/>
                <w:color w:val="000000"/>
                <w:kern w:val="0"/>
                <w:sz w:val="21"/>
                <w:szCs w:val="21"/>
              </w:rPr>
            </w:pPr>
            <w:del w:id="5328" w:author="Si-yuan LIU" w:date="2026-07-24T14:26:00Z" w16du:dateUtc="2026-07-24T06:26:00Z">
              <w:r w:rsidDel="00964E30">
                <w:rPr>
                  <w:color w:val="000000"/>
                  <w:kern w:val="0"/>
                  <w:sz w:val="21"/>
                  <w:szCs w:val="21"/>
                </w:rPr>
                <w:delText>0</w:delText>
              </w:r>
            </w:del>
          </w:p>
        </w:tc>
        <w:tc>
          <w:tcPr>
            <w:tcW w:w="340" w:type="pct"/>
            <w:gridSpan w:val="2"/>
            <w:vAlign w:val="center"/>
            <w:tcPrChange w:id="5329" w:author="怡然 刘 [2]" w:date="2026-07-08T11:22:00Z">
              <w:tcPr>
                <w:tcW w:w="386" w:type="pct"/>
                <w:gridSpan w:val="3"/>
                <w:vAlign w:val="center"/>
              </w:tcPr>
            </w:tcPrChange>
          </w:tcPr>
          <w:p w14:paraId="687B03A4" w14:textId="7C810E9C" w:rsidR="005F457E" w:rsidDel="00964E30" w:rsidRDefault="00000000">
            <w:pPr>
              <w:widowControl/>
              <w:adjustRightInd w:val="0"/>
              <w:snapToGrid w:val="0"/>
              <w:spacing w:after="0" w:line="240" w:lineRule="auto"/>
              <w:ind w:firstLineChars="0" w:firstLine="0"/>
              <w:textAlignment w:val="auto"/>
              <w:rPr>
                <w:del w:id="5330" w:author="Si-yuan LIU" w:date="2026-07-24T14:26:00Z" w16du:dateUtc="2026-07-24T06:26:00Z"/>
                <w:color w:val="000000"/>
                <w:kern w:val="0"/>
                <w:sz w:val="21"/>
                <w:szCs w:val="21"/>
              </w:rPr>
            </w:pPr>
            <w:del w:id="5331" w:author="Si-yuan LIU" w:date="2026-07-24T14:26:00Z" w16du:dateUtc="2026-07-24T06:26:00Z">
              <w:r w:rsidDel="00964E30">
                <w:rPr>
                  <w:color w:val="000000"/>
                  <w:kern w:val="0"/>
                  <w:sz w:val="21"/>
                  <w:szCs w:val="21"/>
                  <w:lang w:val="en"/>
                </w:rPr>
                <w:delText>/</w:delText>
              </w:r>
            </w:del>
          </w:p>
        </w:tc>
        <w:tc>
          <w:tcPr>
            <w:tcW w:w="388" w:type="pct"/>
            <w:gridSpan w:val="3"/>
            <w:vAlign w:val="center"/>
            <w:tcPrChange w:id="5332" w:author="怡然 刘 [2]" w:date="2026-07-08T11:22:00Z">
              <w:tcPr>
                <w:tcW w:w="477" w:type="pct"/>
                <w:gridSpan w:val="6"/>
                <w:vAlign w:val="center"/>
              </w:tcPr>
            </w:tcPrChange>
          </w:tcPr>
          <w:p w14:paraId="52479FD7" w14:textId="595D74F7" w:rsidR="005F457E" w:rsidDel="00964E30" w:rsidRDefault="00000000">
            <w:pPr>
              <w:widowControl/>
              <w:adjustRightInd w:val="0"/>
              <w:snapToGrid w:val="0"/>
              <w:spacing w:after="0" w:line="240" w:lineRule="auto"/>
              <w:ind w:firstLineChars="0" w:firstLine="0"/>
              <w:textAlignment w:val="auto"/>
              <w:rPr>
                <w:del w:id="5333" w:author="Si-yuan LIU" w:date="2026-07-24T14:26:00Z" w16du:dateUtc="2026-07-24T06:26:00Z"/>
                <w:color w:val="000000"/>
                <w:kern w:val="0"/>
                <w:sz w:val="21"/>
                <w:szCs w:val="21"/>
              </w:rPr>
            </w:pPr>
            <w:del w:id="5334" w:author="Si-yuan LIU" w:date="2026-07-24T14:26:00Z" w16du:dateUtc="2026-07-24T06:26:00Z">
              <w:r w:rsidDel="00964E30">
                <w:rPr>
                  <w:rFonts w:hint="eastAsia"/>
                  <w:color w:val="000000"/>
                  <w:kern w:val="0"/>
                  <w:sz w:val="21"/>
                  <w:szCs w:val="21"/>
                </w:rPr>
                <w:delText>国家税务总局广州市南沙区税务局</w:delText>
              </w:r>
            </w:del>
          </w:p>
        </w:tc>
        <w:tc>
          <w:tcPr>
            <w:tcW w:w="261" w:type="pct"/>
            <w:gridSpan w:val="2"/>
            <w:vAlign w:val="center"/>
            <w:tcPrChange w:id="5335" w:author="怡然 刘 [2]" w:date="2026-07-08T11:22:00Z">
              <w:tcPr>
                <w:tcW w:w="386" w:type="pct"/>
                <w:gridSpan w:val="4"/>
                <w:vAlign w:val="center"/>
              </w:tcPr>
            </w:tcPrChange>
          </w:tcPr>
          <w:p w14:paraId="20CBDF36" w14:textId="187F4ACD" w:rsidR="005F457E" w:rsidDel="00964E30" w:rsidRDefault="00000000">
            <w:pPr>
              <w:widowControl/>
              <w:adjustRightInd w:val="0"/>
              <w:snapToGrid w:val="0"/>
              <w:spacing w:after="0" w:line="240" w:lineRule="auto"/>
              <w:ind w:firstLineChars="0" w:firstLine="0"/>
              <w:textAlignment w:val="auto"/>
              <w:rPr>
                <w:del w:id="5336" w:author="Si-yuan LIU" w:date="2026-07-24T14:26:00Z" w16du:dateUtc="2026-07-24T06:26:00Z"/>
                <w:color w:val="000000"/>
                <w:kern w:val="0"/>
                <w:sz w:val="21"/>
                <w:szCs w:val="21"/>
              </w:rPr>
            </w:pPr>
            <w:del w:id="5337" w:author="Si-yuan LIU" w:date="2026-07-24T14:26:00Z" w16du:dateUtc="2026-07-24T06:26:00Z">
              <w:r w:rsidDel="00964E30">
                <w:rPr>
                  <w:rFonts w:hint="eastAsia"/>
                  <w:color w:val="000000"/>
                  <w:kern w:val="0"/>
                  <w:sz w:val="21"/>
                  <w:szCs w:val="21"/>
                </w:rPr>
                <w:delText>奥融科技</w:delText>
              </w:r>
            </w:del>
          </w:p>
        </w:tc>
      </w:tr>
      <w:tr w:rsidR="005F457E" w:rsidDel="00964E30" w14:paraId="4F4634CB" w14:textId="0DEBC7A5" w:rsidTr="005F457E">
        <w:trPr>
          <w:gridBefore w:val="2"/>
          <w:gridAfter w:val="3"/>
          <w:wBefore w:w="1157" w:type="dxa"/>
          <w:wAfter w:w="138" w:type="dxa"/>
          <w:trHeight w:val="550"/>
          <w:tblHeader/>
          <w:jc w:val="center"/>
          <w:del w:id="5338" w:author="Si-yuan LIU" w:date="2026-07-24T14:26:00Z" w16du:dateUtc="2026-07-24T06:26:00Z"/>
          <w:trPrChange w:id="5339" w:author="怡然 刘 [2]" w:date="2026-07-08T11:22:00Z">
            <w:trPr>
              <w:gridBefore w:val="2"/>
              <w:gridAfter w:val="3"/>
              <w:wBefore w:w="1045" w:type="dxa"/>
              <w:wAfter w:w="205" w:type="dxa"/>
              <w:trHeight w:val="550"/>
              <w:jc w:val="center"/>
            </w:trPr>
          </w:trPrChange>
        </w:trPr>
        <w:tc>
          <w:tcPr>
            <w:tcW w:w="632" w:type="pct"/>
            <w:gridSpan w:val="2"/>
            <w:vMerge/>
            <w:vAlign w:val="center"/>
            <w:tcPrChange w:id="5340" w:author="怡然 刘 [2]" w:date="2026-07-08T11:22:00Z">
              <w:tcPr>
                <w:tcW w:w="241" w:type="pct"/>
                <w:gridSpan w:val="3"/>
                <w:vMerge/>
                <w:vAlign w:val="center"/>
              </w:tcPr>
            </w:tcPrChange>
          </w:tcPr>
          <w:p w14:paraId="305213E7" w14:textId="56E23B28" w:rsidR="005F457E" w:rsidDel="00964E30" w:rsidRDefault="005F457E">
            <w:pPr>
              <w:widowControl/>
              <w:adjustRightInd w:val="0"/>
              <w:snapToGrid w:val="0"/>
              <w:spacing w:after="0" w:line="240" w:lineRule="auto"/>
              <w:ind w:firstLineChars="0" w:firstLine="0"/>
              <w:jc w:val="left"/>
              <w:textAlignment w:val="auto"/>
              <w:rPr>
                <w:del w:id="5341" w:author="Si-yuan LIU" w:date="2026-07-24T14:26:00Z" w16du:dateUtc="2026-07-24T06:26:00Z"/>
                <w:color w:val="000000"/>
                <w:kern w:val="0"/>
                <w:sz w:val="21"/>
                <w:szCs w:val="21"/>
              </w:rPr>
            </w:pPr>
          </w:p>
        </w:tc>
        <w:tc>
          <w:tcPr>
            <w:tcW w:w="590" w:type="pct"/>
            <w:gridSpan w:val="4"/>
            <w:vAlign w:val="center"/>
            <w:tcPrChange w:id="5342" w:author="怡然 刘 [2]" w:date="2026-07-08T11:22:00Z">
              <w:tcPr>
                <w:tcW w:w="672" w:type="pct"/>
                <w:gridSpan w:val="6"/>
                <w:vAlign w:val="center"/>
              </w:tcPr>
            </w:tcPrChange>
          </w:tcPr>
          <w:p w14:paraId="57D2601B" w14:textId="00078F9E" w:rsidR="005F457E" w:rsidDel="00964E30" w:rsidRDefault="00000000">
            <w:pPr>
              <w:widowControl/>
              <w:adjustRightInd w:val="0"/>
              <w:snapToGrid w:val="0"/>
              <w:spacing w:after="0" w:line="240" w:lineRule="auto"/>
              <w:ind w:firstLineChars="0" w:firstLine="0"/>
              <w:jc w:val="center"/>
              <w:textAlignment w:val="auto"/>
              <w:rPr>
                <w:del w:id="5343" w:author="Si-yuan LIU" w:date="2026-07-24T14:26:00Z" w16du:dateUtc="2026-07-24T06:26:00Z"/>
                <w:color w:val="000000"/>
                <w:kern w:val="0"/>
                <w:sz w:val="21"/>
                <w:szCs w:val="21"/>
              </w:rPr>
            </w:pPr>
            <w:del w:id="5344" w:author="Si-yuan LIU" w:date="2026-07-24T14:26:00Z" w16du:dateUtc="2026-07-24T06:26:00Z">
              <w:r w:rsidDel="00964E30">
                <w:rPr>
                  <w:rFonts w:hint="eastAsia"/>
                  <w:color w:val="000000"/>
                  <w:kern w:val="0"/>
                  <w:sz w:val="21"/>
                  <w:szCs w:val="21"/>
                </w:rPr>
                <w:delText>土地增值税</w:delText>
              </w:r>
            </w:del>
          </w:p>
        </w:tc>
        <w:tc>
          <w:tcPr>
            <w:tcW w:w="87" w:type="pct"/>
            <w:vAlign w:val="center"/>
            <w:tcPrChange w:id="5345" w:author="怡然 刘 [2]" w:date="2026-07-08T11:22:00Z">
              <w:tcPr>
                <w:tcW w:w="83" w:type="pct"/>
                <w:vAlign w:val="center"/>
              </w:tcPr>
            </w:tcPrChange>
          </w:tcPr>
          <w:p w14:paraId="3CBDC7D2" w14:textId="29610777" w:rsidR="005F457E" w:rsidDel="00964E30" w:rsidRDefault="00000000">
            <w:pPr>
              <w:widowControl/>
              <w:adjustRightInd w:val="0"/>
              <w:snapToGrid w:val="0"/>
              <w:spacing w:after="0" w:line="240" w:lineRule="auto"/>
              <w:ind w:firstLineChars="0" w:firstLine="0"/>
              <w:textAlignment w:val="auto"/>
              <w:rPr>
                <w:del w:id="5346" w:author="Si-yuan LIU" w:date="2026-07-24T14:26:00Z" w16du:dateUtc="2026-07-24T06:26:00Z"/>
                <w:color w:val="000000"/>
                <w:kern w:val="0"/>
                <w:sz w:val="21"/>
                <w:szCs w:val="21"/>
              </w:rPr>
            </w:pPr>
            <w:del w:id="5347" w:author="Si-yuan LIU" w:date="2026-07-24T14:26:00Z" w16du:dateUtc="2026-07-24T06:26:00Z">
              <w:r w:rsidDel="00964E30">
                <w:rPr>
                  <w:rFonts w:hint="eastAsia"/>
                  <w:color w:val="000000"/>
                  <w:kern w:val="0"/>
                  <w:sz w:val="21"/>
                  <w:szCs w:val="21"/>
                  <w:lang w:val="en"/>
                </w:rPr>
                <w:delText>是</w:delText>
              </w:r>
            </w:del>
          </w:p>
        </w:tc>
        <w:tc>
          <w:tcPr>
            <w:tcW w:w="1984" w:type="pct"/>
            <w:gridSpan w:val="2"/>
            <w:vAlign w:val="center"/>
            <w:tcPrChange w:id="5348" w:author="怡然 刘 [2]" w:date="2026-07-08T11:22:00Z">
              <w:tcPr>
                <w:tcW w:w="1963" w:type="pct"/>
                <w:gridSpan w:val="4"/>
                <w:vAlign w:val="center"/>
              </w:tcPr>
            </w:tcPrChange>
          </w:tcPr>
          <w:p w14:paraId="57A79F3A" w14:textId="092ADFE1" w:rsidR="005F457E" w:rsidDel="00964E30" w:rsidRDefault="00000000">
            <w:pPr>
              <w:widowControl/>
              <w:adjustRightInd w:val="0"/>
              <w:snapToGrid w:val="0"/>
              <w:spacing w:after="0" w:line="240" w:lineRule="auto"/>
              <w:ind w:firstLineChars="0" w:firstLine="0"/>
              <w:textAlignment w:val="auto"/>
              <w:rPr>
                <w:del w:id="5349" w:author="Si-yuan LIU" w:date="2026-07-24T14:26:00Z" w16du:dateUtc="2026-07-24T06:26:00Z"/>
                <w:color w:val="000000"/>
                <w:kern w:val="0"/>
                <w:sz w:val="21"/>
                <w:szCs w:val="21"/>
                <w:lang w:val="en"/>
              </w:rPr>
            </w:pPr>
            <w:del w:id="5350" w:author="Si-yuan LIU" w:date="2026-07-24T14:26:00Z" w16du:dateUtc="2026-07-24T06:26:00Z">
              <w:r w:rsidDel="00964E30">
                <w:rPr>
                  <w:rFonts w:hint="eastAsia"/>
                  <w:color w:val="000000"/>
                  <w:kern w:val="0"/>
                  <w:sz w:val="21"/>
                  <w:szCs w:val="21"/>
                  <w:lang w:val="en"/>
                </w:rPr>
                <w:delText>奥融科技将</w:delText>
              </w:r>
              <w:r w:rsidDel="00964E30">
                <w:rPr>
                  <w:color w:val="000000"/>
                  <w:kern w:val="0"/>
                  <w:sz w:val="21"/>
                  <w:szCs w:val="21"/>
                  <w:lang w:val="en"/>
                </w:rPr>
                <w:delText>3</w:delText>
              </w:r>
              <w:r w:rsidDel="00964E30">
                <w:rPr>
                  <w:rFonts w:hint="eastAsia"/>
                  <w:color w:val="000000"/>
                  <w:kern w:val="0"/>
                  <w:sz w:val="21"/>
                  <w:szCs w:val="21"/>
                  <w:lang w:val="en"/>
                </w:rPr>
                <w:delText>、</w:delText>
              </w:r>
              <w:r w:rsidDel="00964E30">
                <w:rPr>
                  <w:color w:val="000000"/>
                  <w:kern w:val="0"/>
                  <w:sz w:val="21"/>
                  <w:szCs w:val="21"/>
                  <w:lang w:val="en"/>
                </w:rPr>
                <w:delText>4</w:delText>
              </w:r>
              <w:r w:rsidDel="00964E30">
                <w:rPr>
                  <w:rFonts w:hint="eastAsia"/>
                  <w:color w:val="000000"/>
                  <w:kern w:val="0"/>
                  <w:sz w:val="21"/>
                  <w:szCs w:val="21"/>
                  <w:lang w:val="en"/>
                </w:rPr>
                <w:delText>号楼所在</w:delText>
              </w:r>
              <w:r w:rsidDel="00964E30">
                <w:rPr>
                  <w:color w:val="000000"/>
                  <w:kern w:val="0"/>
                  <w:sz w:val="21"/>
                  <w:szCs w:val="21"/>
                  <w:lang w:val="en"/>
                </w:rPr>
                <w:delText>地块</w:delText>
              </w:r>
              <w:r w:rsidDel="00964E30">
                <w:rPr>
                  <w:rFonts w:hint="eastAsia"/>
                  <w:color w:val="000000"/>
                  <w:kern w:val="0"/>
                  <w:sz w:val="21"/>
                  <w:szCs w:val="21"/>
                  <w:lang w:val="en"/>
                </w:rPr>
                <w:delText>土地使用权及地上建筑物转让</w:delText>
              </w:r>
              <w:r w:rsidDel="00964E30">
                <w:rPr>
                  <w:color w:val="000000"/>
                  <w:kern w:val="0"/>
                  <w:sz w:val="21"/>
                  <w:szCs w:val="21"/>
                  <w:lang w:val="en"/>
                </w:rPr>
                <w:delText>予</w:delText>
              </w:r>
              <w:r w:rsidDel="00964E30">
                <w:rPr>
                  <w:rFonts w:hint="eastAsia"/>
                  <w:color w:val="000000"/>
                  <w:kern w:val="0"/>
                  <w:sz w:val="21"/>
                  <w:szCs w:val="21"/>
                </w:rPr>
                <w:delText>昊盈科技</w:delText>
              </w:r>
              <w:r w:rsidDel="00964E30">
                <w:rPr>
                  <w:rFonts w:hint="eastAsia"/>
                  <w:color w:val="000000"/>
                  <w:kern w:val="0"/>
                  <w:sz w:val="21"/>
                  <w:szCs w:val="21"/>
                  <w:lang w:val="en"/>
                </w:rPr>
                <w:delText>，土地、房屋建筑物转让收入</w:delText>
              </w:r>
              <w:r w:rsidDel="00964E30">
                <w:rPr>
                  <w:color w:val="000000"/>
                  <w:kern w:val="0"/>
                  <w:sz w:val="21"/>
                  <w:szCs w:val="21"/>
                  <w:lang w:val="en"/>
                </w:rPr>
                <w:delText>22,</w:delText>
              </w:r>
              <w:r w:rsidDel="00964E30">
                <w:rPr>
                  <w:rFonts w:hint="eastAsia"/>
                  <w:color w:val="000000"/>
                  <w:kern w:val="0"/>
                  <w:sz w:val="21"/>
                  <w:szCs w:val="21"/>
                </w:rPr>
                <w:delText>656.34</w:delText>
              </w:r>
              <w:r w:rsidDel="00964E30">
                <w:rPr>
                  <w:rFonts w:hint="eastAsia"/>
                  <w:color w:val="000000"/>
                  <w:kern w:val="0"/>
                  <w:sz w:val="21"/>
                  <w:szCs w:val="21"/>
                  <w:lang w:val="en"/>
                </w:rPr>
                <w:delText>万元，土地、房屋建筑物计税基础</w:delText>
              </w:r>
              <w:r w:rsidDel="00964E30">
                <w:rPr>
                  <w:color w:val="000000"/>
                  <w:kern w:val="0"/>
                  <w:sz w:val="21"/>
                  <w:szCs w:val="21"/>
                  <w:lang w:val="en"/>
                </w:rPr>
                <w:delText>22,</w:delText>
              </w:r>
              <w:r w:rsidDel="00964E30">
                <w:rPr>
                  <w:rFonts w:hint="eastAsia"/>
                  <w:color w:val="000000"/>
                  <w:kern w:val="0"/>
                  <w:sz w:val="21"/>
                  <w:szCs w:val="21"/>
                </w:rPr>
                <w:delText>656.34</w:delText>
              </w:r>
              <w:r w:rsidDel="00964E30">
                <w:rPr>
                  <w:color w:val="000000"/>
                  <w:kern w:val="0"/>
                  <w:sz w:val="21"/>
                  <w:szCs w:val="21"/>
                  <w:lang w:val="en"/>
                </w:rPr>
                <w:delText>5</w:delText>
              </w:r>
              <w:r w:rsidDel="00964E30">
                <w:rPr>
                  <w:rFonts w:hint="eastAsia"/>
                  <w:color w:val="000000"/>
                  <w:kern w:val="0"/>
                  <w:sz w:val="21"/>
                  <w:szCs w:val="21"/>
                  <w:lang w:val="en"/>
                </w:rPr>
                <w:delText>万元，增值额为零，无需缴纳土地增值税</w:delText>
              </w:r>
            </w:del>
          </w:p>
          <w:p w14:paraId="5494490A" w14:textId="175F99D4" w:rsidR="005F457E" w:rsidDel="00964E30" w:rsidRDefault="00000000">
            <w:pPr>
              <w:widowControl/>
              <w:adjustRightInd w:val="0"/>
              <w:snapToGrid w:val="0"/>
              <w:spacing w:after="0" w:line="240" w:lineRule="auto"/>
              <w:ind w:firstLineChars="0" w:firstLine="0"/>
              <w:textAlignment w:val="auto"/>
              <w:rPr>
                <w:del w:id="5351" w:author="Si-yuan LIU" w:date="2026-07-24T14:26:00Z" w16du:dateUtc="2026-07-24T06:26:00Z"/>
                <w:color w:val="000000"/>
                <w:kern w:val="0"/>
                <w:sz w:val="21"/>
                <w:szCs w:val="21"/>
              </w:rPr>
            </w:pPr>
            <w:del w:id="5352" w:author="Si-yuan LIU" w:date="2026-07-24T14:26:00Z" w16du:dateUtc="2026-07-24T06:26:00Z">
              <w:r w:rsidDel="00964E30">
                <w:rPr>
                  <w:rFonts w:hint="eastAsia"/>
                  <w:color w:val="000000"/>
                  <w:kern w:val="0"/>
                  <w:sz w:val="21"/>
                  <w:szCs w:val="21"/>
                  <w:lang w:val="en"/>
                </w:rPr>
                <w:delText>政策依据：中华人民共和国土地增值税法</w:delText>
              </w:r>
            </w:del>
          </w:p>
        </w:tc>
        <w:tc>
          <w:tcPr>
            <w:tcW w:w="302" w:type="pct"/>
            <w:gridSpan w:val="3"/>
            <w:vAlign w:val="center"/>
            <w:tcPrChange w:id="5353" w:author="怡然 刘 [2]" w:date="2026-07-08T11:22:00Z">
              <w:tcPr>
                <w:tcW w:w="384" w:type="pct"/>
                <w:gridSpan w:val="4"/>
                <w:vAlign w:val="center"/>
              </w:tcPr>
            </w:tcPrChange>
          </w:tcPr>
          <w:p w14:paraId="57C2DDB9" w14:textId="2D657B0B" w:rsidR="005F457E" w:rsidDel="00964E30" w:rsidRDefault="00000000">
            <w:pPr>
              <w:widowControl/>
              <w:adjustRightInd w:val="0"/>
              <w:snapToGrid w:val="0"/>
              <w:spacing w:after="0" w:line="240" w:lineRule="auto"/>
              <w:ind w:firstLineChars="0" w:firstLine="0"/>
              <w:textAlignment w:val="auto"/>
              <w:rPr>
                <w:del w:id="5354" w:author="Si-yuan LIU" w:date="2026-07-24T14:26:00Z" w16du:dateUtc="2026-07-24T06:26:00Z"/>
                <w:color w:val="000000"/>
                <w:kern w:val="0"/>
                <w:sz w:val="21"/>
                <w:szCs w:val="21"/>
              </w:rPr>
            </w:pPr>
            <w:del w:id="5355" w:author="Si-yuan LIU" w:date="2026-07-24T14:26:00Z" w16du:dateUtc="2026-07-24T06:26:00Z">
              <w:r w:rsidDel="00964E30">
                <w:rPr>
                  <w:color w:val="000000"/>
                  <w:kern w:val="0"/>
                  <w:sz w:val="21"/>
                  <w:szCs w:val="21"/>
                </w:rPr>
                <w:delText>0</w:delText>
              </w:r>
            </w:del>
          </w:p>
        </w:tc>
        <w:tc>
          <w:tcPr>
            <w:tcW w:w="340" w:type="pct"/>
            <w:gridSpan w:val="2"/>
            <w:vAlign w:val="center"/>
            <w:tcPrChange w:id="5356" w:author="怡然 刘 [2]" w:date="2026-07-08T11:22:00Z">
              <w:tcPr>
                <w:tcW w:w="386" w:type="pct"/>
                <w:gridSpan w:val="3"/>
                <w:vAlign w:val="center"/>
              </w:tcPr>
            </w:tcPrChange>
          </w:tcPr>
          <w:p w14:paraId="69C0DAEB" w14:textId="6B829C84" w:rsidR="005F457E" w:rsidDel="00964E30" w:rsidRDefault="00000000">
            <w:pPr>
              <w:widowControl/>
              <w:adjustRightInd w:val="0"/>
              <w:snapToGrid w:val="0"/>
              <w:spacing w:after="0" w:line="240" w:lineRule="auto"/>
              <w:ind w:firstLineChars="0" w:firstLine="0"/>
              <w:textAlignment w:val="auto"/>
              <w:rPr>
                <w:del w:id="5357" w:author="Si-yuan LIU" w:date="2026-07-24T14:26:00Z" w16du:dateUtc="2026-07-24T06:26:00Z"/>
                <w:color w:val="000000"/>
                <w:kern w:val="0"/>
                <w:sz w:val="21"/>
                <w:szCs w:val="21"/>
              </w:rPr>
            </w:pPr>
            <w:del w:id="5358" w:author="Si-yuan LIU" w:date="2026-07-24T14:26:00Z" w16du:dateUtc="2026-07-24T06:26:00Z">
              <w:r w:rsidDel="00964E30">
                <w:rPr>
                  <w:color w:val="000000"/>
                  <w:kern w:val="0"/>
                  <w:sz w:val="21"/>
                  <w:szCs w:val="21"/>
                </w:rPr>
                <w:delText>/</w:delText>
              </w:r>
            </w:del>
          </w:p>
        </w:tc>
        <w:tc>
          <w:tcPr>
            <w:tcW w:w="388" w:type="pct"/>
            <w:gridSpan w:val="3"/>
            <w:vAlign w:val="center"/>
            <w:tcPrChange w:id="5359" w:author="怡然 刘 [2]" w:date="2026-07-08T11:22:00Z">
              <w:tcPr>
                <w:tcW w:w="477" w:type="pct"/>
                <w:gridSpan w:val="6"/>
                <w:vAlign w:val="center"/>
              </w:tcPr>
            </w:tcPrChange>
          </w:tcPr>
          <w:p w14:paraId="269B6BF9" w14:textId="0BE5D0FE" w:rsidR="005F457E" w:rsidDel="00964E30" w:rsidRDefault="00000000">
            <w:pPr>
              <w:widowControl/>
              <w:adjustRightInd w:val="0"/>
              <w:snapToGrid w:val="0"/>
              <w:spacing w:after="0" w:line="240" w:lineRule="auto"/>
              <w:ind w:firstLineChars="0" w:firstLine="0"/>
              <w:textAlignment w:val="auto"/>
              <w:rPr>
                <w:del w:id="5360" w:author="Si-yuan LIU" w:date="2026-07-24T14:26:00Z" w16du:dateUtc="2026-07-24T06:26:00Z"/>
                <w:color w:val="000000"/>
                <w:kern w:val="0"/>
                <w:sz w:val="21"/>
                <w:szCs w:val="21"/>
              </w:rPr>
            </w:pPr>
            <w:del w:id="5361" w:author="Si-yuan LIU" w:date="2026-07-24T14:26:00Z" w16du:dateUtc="2026-07-24T06:26:00Z">
              <w:r w:rsidDel="00964E30">
                <w:rPr>
                  <w:rFonts w:hint="eastAsia"/>
                  <w:color w:val="000000"/>
                  <w:kern w:val="0"/>
                  <w:sz w:val="21"/>
                  <w:szCs w:val="21"/>
                </w:rPr>
                <w:delText>国家税务总局广州市南沙区税务局</w:delText>
              </w:r>
            </w:del>
          </w:p>
        </w:tc>
        <w:tc>
          <w:tcPr>
            <w:tcW w:w="261" w:type="pct"/>
            <w:gridSpan w:val="2"/>
            <w:vAlign w:val="center"/>
            <w:tcPrChange w:id="5362" w:author="怡然 刘 [2]" w:date="2026-07-08T11:22:00Z">
              <w:tcPr>
                <w:tcW w:w="386" w:type="pct"/>
                <w:gridSpan w:val="4"/>
                <w:vAlign w:val="center"/>
              </w:tcPr>
            </w:tcPrChange>
          </w:tcPr>
          <w:p w14:paraId="3389F9F0" w14:textId="37A69D42" w:rsidR="005F457E" w:rsidDel="00964E30" w:rsidRDefault="00000000">
            <w:pPr>
              <w:widowControl/>
              <w:adjustRightInd w:val="0"/>
              <w:snapToGrid w:val="0"/>
              <w:spacing w:after="0" w:line="240" w:lineRule="auto"/>
              <w:ind w:firstLineChars="0" w:firstLine="0"/>
              <w:textAlignment w:val="auto"/>
              <w:rPr>
                <w:del w:id="5363" w:author="Si-yuan LIU" w:date="2026-07-24T14:26:00Z" w16du:dateUtc="2026-07-24T06:26:00Z"/>
                <w:color w:val="000000"/>
                <w:kern w:val="0"/>
                <w:sz w:val="21"/>
                <w:szCs w:val="21"/>
              </w:rPr>
            </w:pPr>
            <w:del w:id="5364" w:author="Si-yuan LIU" w:date="2026-07-24T14:26:00Z" w16du:dateUtc="2026-07-24T06:26:00Z">
              <w:r w:rsidDel="00964E30">
                <w:rPr>
                  <w:rFonts w:hint="eastAsia"/>
                  <w:color w:val="000000"/>
                  <w:kern w:val="0"/>
                  <w:sz w:val="21"/>
                  <w:szCs w:val="21"/>
                </w:rPr>
                <w:delText>奥融科技</w:delText>
              </w:r>
            </w:del>
          </w:p>
        </w:tc>
      </w:tr>
      <w:tr w:rsidR="005F457E" w:rsidDel="00964E30" w14:paraId="71F4B14B" w14:textId="68A26D83" w:rsidTr="005F457E">
        <w:trPr>
          <w:gridBefore w:val="2"/>
          <w:gridAfter w:val="3"/>
          <w:wBefore w:w="1157" w:type="dxa"/>
          <w:wAfter w:w="138" w:type="dxa"/>
          <w:trHeight w:val="2163"/>
          <w:tblHeader/>
          <w:jc w:val="center"/>
          <w:del w:id="5365" w:author="Si-yuan LIU" w:date="2026-07-24T14:26:00Z" w16du:dateUtc="2026-07-24T06:26:00Z"/>
          <w:trPrChange w:id="5366" w:author="怡然 刘 [2]" w:date="2026-07-08T11:22:00Z">
            <w:trPr>
              <w:gridBefore w:val="2"/>
              <w:gridAfter w:val="3"/>
              <w:wBefore w:w="1045" w:type="dxa"/>
              <w:wAfter w:w="205" w:type="dxa"/>
              <w:trHeight w:val="2163"/>
              <w:jc w:val="center"/>
            </w:trPr>
          </w:trPrChange>
        </w:trPr>
        <w:tc>
          <w:tcPr>
            <w:tcW w:w="632" w:type="pct"/>
            <w:gridSpan w:val="2"/>
            <w:vMerge/>
            <w:vAlign w:val="center"/>
            <w:tcPrChange w:id="5367" w:author="怡然 刘 [2]" w:date="2026-07-08T11:22:00Z">
              <w:tcPr>
                <w:tcW w:w="241" w:type="pct"/>
                <w:gridSpan w:val="3"/>
                <w:vMerge/>
                <w:vAlign w:val="center"/>
              </w:tcPr>
            </w:tcPrChange>
          </w:tcPr>
          <w:p w14:paraId="536429F5" w14:textId="2956B02D" w:rsidR="005F457E" w:rsidDel="00964E30" w:rsidRDefault="005F457E">
            <w:pPr>
              <w:widowControl/>
              <w:adjustRightInd w:val="0"/>
              <w:snapToGrid w:val="0"/>
              <w:spacing w:after="0" w:line="240" w:lineRule="auto"/>
              <w:ind w:firstLineChars="0" w:firstLine="0"/>
              <w:jc w:val="left"/>
              <w:textAlignment w:val="auto"/>
              <w:rPr>
                <w:del w:id="5368" w:author="Si-yuan LIU" w:date="2026-07-24T14:26:00Z" w16du:dateUtc="2026-07-24T06:26:00Z"/>
                <w:color w:val="000000"/>
                <w:kern w:val="0"/>
                <w:sz w:val="21"/>
                <w:szCs w:val="21"/>
              </w:rPr>
            </w:pPr>
          </w:p>
        </w:tc>
        <w:tc>
          <w:tcPr>
            <w:tcW w:w="590" w:type="pct"/>
            <w:gridSpan w:val="4"/>
            <w:vAlign w:val="center"/>
            <w:tcPrChange w:id="5369" w:author="怡然 刘 [2]" w:date="2026-07-08T11:22:00Z">
              <w:tcPr>
                <w:tcW w:w="672" w:type="pct"/>
                <w:gridSpan w:val="6"/>
                <w:vAlign w:val="center"/>
              </w:tcPr>
            </w:tcPrChange>
          </w:tcPr>
          <w:p w14:paraId="44AA9084" w14:textId="1DA5D7EA" w:rsidR="005F457E" w:rsidDel="00964E30" w:rsidRDefault="00000000">
            <w:pPr>
              <w:widowControl/>
              <w:adjustRightInd w:val="0"/>
              <w:snapToGrid w:val="0"/>
              <w:spacing w:after="0" w:line="240" w:lineRule="auto"/>
              <w:ind w:firstLineChars="0" w:firstLine="0"/>
              <w:jc w:val="center"/>
              <w:textAlignment w:val="auto"/>
              <w:rPr>
                <w:del w:id="5370" w:author="Si-yuan LIU" w:date="2026-07-24T14:26:00Z" w16du:dateUtc="2026-07-24T06:26:00Z"/>
                <w:color w:val="000000"/>
                <w:kern w:val="0"/>
                <w:sz w:val="21"/>
                <w:szCs w:val="21"/>
              </w:rPr>
            </w:pPr>
            <w:del w:id="5371" w:author="Si-yuan LIU" w:date="2026-07-24T14:26:00Z" w16du:dateUtc="2026-07-24T06:26:00Z">
              <w:r w:rsidDel="00964E30">
                <w:rPr>
                  <w:rFonts w:hint="eastAsia"/>
                  <w:color w:val="000000"/>
                  <w:kern w:val="0"/>
                  <w:sz w:val="21"/>
                  <w:szCs w:val="21"/>
                </w:rPr>
                <w:delText>企业所得税</w:delText>
              </w:r>
            </w:del>
          </w:p>
        </w:tc>
        <w:tc>
          <w:tcPr>
            <w:tcW w:w="87" w:type="pct"/>
            <w:vAlign w:val="center"/>
            <w:tcPrChange w:id="5372" w:author="怡然 刘 [2]" w:date="2026-07-08T11:22:00Z">
              <w:tcPr>
                <w:tcW w:w="83" w:type="pct"/>
                <w:vAlign w:val="center"/>
              </w:tcPr>
            </w:tcPrChange>
          </w:tcPr>
          <w:p w14:paraId="5E770319" w14:textId="361A4056" w:rsidR="005F457E" w:rsidDel="00964E30" w:rsidRDefault="00000000">
            <w:pPr>
              <w:widowControl/>
              <w:adjustRightInd w:val="0"/>
              <w:snapToGrid w:val="0"/>
              <w:spacing w:after="0" w:line="240" w:lineRule="auto"/>
              <w:ind w:firstLineChars="0" w:firstLine="0"/>
              <w:textAlignment w:val="auto"/>
              <w:rPr>
                <w:del w:id="5373" w:author="Si-yuan LIU" w:date="2026-07-24T14:26:00Z" w16du:dateUtc="2026-07-24T06:26:00Z"/>
                <w:color w:val="000000"/>
                <w:kern w:val="0"/>
                <w:sz w:val="21"/>
                <w:szCs w:val="21"/>
              </w:rPr>
            </w:pPr>
            <w:del w:id="5374" w:author="Si-yuan LIU" w:date="2026-07-24T14:26:00Z" w16du:dateUtc="2026-07-24T06:26:00Z">
              <w:r w:rsidDel="00964E30">
                <w:rPr>
                  <w:rFonts w:hint="eastAsia"/>
                  <w:color w:val="000000"/>
                  <w:kern w:val="0"/>
                  <w:sz w:val="21"/>
                  <w:szCs w:val="21"/>
                  <w:lang w:val="en"/>
                </w:rPr>
                <w:delText>是</w:delText>
              </w:r>
            </w:del>
          </w:p>
        </w:tc>
        <w:tc>
          <w:tcPr>
            <w:tcW w:w="1984" w:type="pct"/>
            <w:gridSpan w:val="2"/>
            <w:vAlign w:val="center"/>
            <w:tcPrChange w:id="5375" w:author="怡然 刘 [2]" w:date="2026-07-08T11:22:00Z">
              <w:tcPr>
                <w:tcW w:w="1963" w:type="pct"/>
                <w:gridSpan w:val="4"/>
                <w:vAlign w:val="center"/>
              </w:tcPr>
            </w:tcPrChange>
          </w:tcPr>
          <w:p w14:paraId="3143DB55" w14:textId="63DA2285" w:rsidR="005F457E" w:rsidDel="00964E30" w:rsidRDefault="00000000">
            <w:pPr>
              <w:widowControl/>
              <w:adjustRightInd w:val="0"/>
              <w:snapToGrid w:val="0"/>
              <w:spacing w:after="0" w:line="240" w:lineRule="auto"/>
              <w:ind w:firstLineChars="0" w:firstLine="0"/>
              <w:textAlignment w:val="auto"/>
              <w:rPr>
                <w:del w:id="5376" w:author="Si-yuan LIU" w:date="2026-07-24T14:26:00Z" w16du:dateUtc="2026-07-24T06:26:00Z"/>
                <w:color w:val="000000"/>
                <w:kern w:val="0"/>
                <w:sz w:val="21"/>
                <w:szCs w:val="21"/>
                <w:lang w:val="en"/>
              </w:rPr>
            </w:pPr>
            <w:del w:id="5377" w:author="Si-yuan LIU" w:date="2026-07-24T14:26:00Z" w16du:dateUtc="2026-07-24T06:26:00Z">
              <w:r w:rsidDel="00964E30">
                <w:rPr>
                  <w:rFonts w:hint="eastAsia"/>
                  <w:color w:val="000000"/>
                  <w:kern w:val="0"/>
                  <w:sz w:val="21"/>
                  <w:szCs w:val="21"/>
                  <w:lang w:val="en"/>
                </w:rPr>
                <w:delText>奥融科技将包括奥飞数据数字智慧产业园</w:delText>
              </w:r>
              <w:r w:rsidDel="00964E30">
                <w:rPr>
                  <w:color w:val="000000"/>
                  <w:kern w:val="0"/>
                  <w:sz w:val="21"/>
                  <w:szCs w:val="21"/>
                  <w:lang w:val="en"/>
                </w:rPr>
                <w:delText>3</w:delText>
              </w:r>
              <w:r w:rsidDel="00964E30">
                <w:rPr>
                  <w:rFonts w:hint="eastAsia"/>
                  <w:color w:val="000000"/>
                  <w:kern w:val="0"/>
                  <w:sz w:val="21"/>
                  <w:szCs w:val="21"/>
                  <w:lang w:val="en"/>
                </w:rPr>
                <w:delText>、</w:delText>
              </w:r>
              <w:r w:rsidDel="00964E30">
                <w:rPr>
                  <w:color w:val="000000"/>
                  <w:kern w:val="0"/>
                  <w:sz w:val="21"/>
                  <w:szCs w:val="21"/>
                  <w:lang w:val="en"/>
                </w:rPr>
                <w:delText>4</w:delText>
              </w:r>
              <w:r w:rsidDel="00964E30">
                <w:rPr>
                  <w:rFonts w:hint="eastAsia"/>
                  <w:color w:val="000000"/>
                  <w:kern w:val="0"/>
                  <w:sz w:val="21"/>
                  <w:szCs w:val="21"/>
                  <w:lang w:val="en"/>
                </w:rPr>
                <w:delText>号楼及所在地块在内的非入池资产整体出售给</w:delText>
              </w:r>
              <w:r w:rsidDel="00964E30">
                <w:rPr>
                  <w:rFonts w:hint="eastAsia"/>
                  <w:color w:val="000000"/>
                  <w:kern w:val="0"/>
                  <w:sz w:val="21"/>
                  <w:szCs w:val="21"/>
                </w:rPr>
                <w:delText>昊盈科技</w:delText>
              </w:r>
              <w:r w:rsidDel="00964E30">
                <w:rPr>
                  <w:rFonts w:hint="eastAsia"/>
                  <w:color w:val="000000"/>
                  <w:kern w:val="0"/>
                  <w:sz w:val="21"/>
                  <w:szCs w:val="21"/>
                  <w:lang w:val="en"/>
                </w:rPr>
                <w:delText>，需确认财产转让的所得，计入转让当年的企业所得税应纳税所得额。</w:delText>
              </w:r>
            </w:del>
          </w:p>
          <w:p w14:paraId="7DE5A60B" w14:textId="27BA4FB6" w:rsidR="005F457E" w:rsidDel="00964E30" w:rsidRDefault="00000000">
            <w:pPr>
              <w:widowControl/>
              <w:adjustRightInd w:val="0"/>
              <w:snapToGrid w:val="0"/>
              <w:spacing w:after="0" w:line="240" w:lineRule="auto"/>
              <w:ind w:firstLineChars="0" w:firstLine="0"/>
              <w:textAlignment w:val="auto"/>
              <w:rPr>
                <w:del w:id="5378" w:author="Si-yuan LIU" w:date="2026-07-24T14:26:00Z" w16du:dateUtc="2026-07-24T06:26:00Z"/>
                <w:color w:val="000000"/>
                <w:kern w:val="0"/>
                <w:sz w:val="21"/>
                <w:szCs w:val="21"/>
                <w:lang w:val="en"/>
              </w:rPr>
            </w:pPr>
            <w:del w:id="5379" w:author="Si-yuan LIU" w:date="2026-07-24T14:26:00Z" w16du:dateUtc="2026-07-24T06:26:00Z">
              <w:r w:rsidDel="00964E30">
                <w:rPr>
                  <w:color w:val="000000"/>
                  <w:kern w:val="0"/>
                  <w:sz w:val="21"/>
                  <w:szCs w:val="21"/>
                  <w:lang w:val="en"/>
                </w:rPr>
                <w:delText>政策依据：中华人民共和国企业所得税法</w:delText>
              </w:r>
            </w:del>
          </w:p>
          <w:p w14:paraId="16BECC8C" w14:textId="49043A3A" w:rsidR="005F457E" w:rsidDel="00964E30" w:rsidRDefault="00000000">
            <w:pPr>
              <w:widowControl/>
              <w:adjustRightInd w:val="0"/>
              <w:snapToGrid w:val="0"/>
              <w:spacing w:after="0" w:line="240" w:lineRule="auto"/>
              <w:ind w:firstLineChars="0" w:firstLine="0"/>
              <w:textAlignment w:val="auto"/>
              <w:rPr>
                <w:del w:id="5380" w:author="Si-yuan LIU" w:date="2026-07-24T14:26:00Z" w16du:dateUtc="2026-07-24T06:26:00Z"/>
                <w:color w:val="000000"/>
                <w:kern w:val="0"/>
                <w:sz w:val="21"/>
                <w:szCs w:val="21"/>
                <w:lang w:val="en"/>
              </w:rPr>
            </w:pPr>
            <w:del w:id="5381" w:author="Si-yuan LIU" w:date="2026-07-24T14:26:00Z" w16du:dateUtc="2026-07-24T06:26:00Z">
              <w:r w:rsidDel="00964E30">
                <w:rPr>
                  <w:color w:val="000000"/>
                  <w:kern w:val="0"/>
                  <w:sz w:val="21"/>
                  <w:szCs w:val="21"/>
                  <w:lang w:val="en"/>
                </w:rPr>
                <w:delText>土地、房屋建筑物</w:delText>
              </w:r>
              <w:r w:rsidDel="00964E30">
                <w:rPr>
                  <w:rFonts w:hint="eastAsia"/>
                  <w:color w:val="000000"/>
                  <w:kern w:val="0"/>
                  <w:sz w:val="21"/>
                  <w:szCs w:val="21"/>
                  <w:lang w:val="en"/>
                </w:rPr>
                <w:delText>、</w:delText>
              </w:r>
              <w:r w:rsidDel="00964E30">
                <w:rPr>
                  <w:color w:val="000000"/>
                  <w:kern w:val="0"/>
                  <w:sz w:val="21"/>
                  <w:szCs w:val="21"/>
                  <w:lang w:val="en"/>
                </w:rPr>
                <w:delText>设备</w:delText>
              </w:r>
              <w:r w:rsidDel="00964E30">
                <w:rPr>
                  <w:rFonts w:hint="eastAsia"/>
                  <w:color w:val="000000"/>
                  <w:kern w:val="0"/>
                  <w:sz w:val="21"/>
                  <w:szCs w:val="21"/>
                </w:rPr>
                <w:delText>和存货</w:delText>
              </w:r>
              <w:r w:rsidDel="00964E30">
                <w:rPr>
                  <w:color w:val="000000"/>
                  <w:kern w:val="0"/>
                  <w:sz w:val="21"/>
                  <w:szCs w:val="21"/>
                  <w:lang w:val="en"/>
                </w:rPr>
                <w:delText>转让收入</w:delText>
              </w:r>
              <w:r w:rsidDel="00964E30">
                <w:rPr>
                  <w:rFonts w:hint="eastAsia"/>
                  <w:color w:val="000000"/>
                  <w:kern w:val="0"/>
                  <w:sz w:val="21"/>
                  <w:szCs w:val="21"/>
                </w:rPr>
                <w:delText>32,018.08</w:delText>
              </w:r>
              <w:r w:rsidDel="00964E30">
                <w:rPr>
                  <w:color w:val="000000"/>
                  <w:kern w:val="0"/>
                  <w:sz w:val="21"/>
                  <w:szCs w:val="21"/>
                  <w:lang w:val="en"/>
                </w:rPr>
                <w:delText>万元，土地、房屋建筑物</w:delText>
              </w:r>
              <w:r w:rsidDel="00964E30">
                <w:rPr>
                  <w:rFonts w:hint="eastAsia"/>
                  <w:color w:val="000000"/>
                  <w:kern w:val="0"/>
                  <w:sz w:val="21"/>
                  <w:szCs w:val="21"/>
                  <w:lang w:val="en"/>
                </w:rPr>
                <w:delText>、</w:delText>
              </w:r>
              <w:r w:rsidDel="00964E30">
                <w:rPr>
                  <w:color w:val="000000"/>
                  <w:kern w:val="0"/>
                  <w:sz w:val="21"/>
                  <w:szCs w:val="21"/>
                  <w:lang w:val="en"/>
                </w:rPr>
                <w:delText>设备</w:delText>
              </w:r>
              <w:r w:rsidDel="00964E30">
                <w:rPr>
                  <w:rFonts w:hint="eastAsia"/>
                  <w:color w:val="000000"/>
                  <w:kern w:val="0"/>
                  <w:sz w:val="21"/>
                  <w:szCs w:val="21"/>
                </w:rPr>
                <w:delText>和存货</w:delText>
              </w:r>
              <w:r w:rsidDel="00964E30">
                <w:rPr>
                  <w:color w:val="000000"/>
                  <w:kern w:val="0"/>
                  <w:sz w:val="21"/>
                  <w:szCs w:val="21"/>
                  <w:lang w:val="en"/>
                </w:rPr>
                <w:delText>计税基础</w:delText>
              </w:r>
              <w:r w:rsidDel="00964E30">
                <w:rPr>
                  <w:rFonts w:hint="eastAsia"/>
                  <w:color w:val="000000"/>
                  <w:kern w:val="0"/>
                  <w:sz w:val="21"/>
                  <w:szCs w:val="21"/>
                </w:rPr>
                <w:delText>32,018.08</w:delText>
              </w:r>
              <w:r w:rsidDel="00964E30">
                <w:rPr>
                  <w:color w:val="000000"/>
                  <w:kern w:val="0"/>
                  <w:sz w:val="21"/>
                  <w:szCs w:val="21"/>
                  <w:lang w:val="en"/>
                </w:rPr>
                <w:delText>万元</w:delText>
              </w:r>
            </w:del>
          </w:p>
          <w:p w14:paraId="30B9D101" w14:textId="75696F23" w:rsidR="005F457E" w:rsidDel="00964E30" w:rsidRDefault="00000000">
            <w:pPr>
              <w:widowControl/>
              <w:adjustRightInd w:val="0"/>
              <w:snapToGrid w:val="0"/>
              <w:spacing w:after="0" w:line="240" w:lineRule="auto"/>
              <w:ind w:firstLineChars="0" w:firstLine="0"/>
              <w:textAlignment w:val="auto"/>
              <w:rPr>
                <w:del w:id="5382" w:author="Si-yuan LIU" w:date="2026-07-24T14:26:00Z" w16du:dateUtc="2026-07-24T06:26:00Z"/>
                <w:color w:val="000000"/>
                <w:kern w:val="0"/>
                <w:sz w:val="21"/>
                <w:szCs w:val="21"/>
              </w:rPr>
            </w:pPr>
            <w:del w:id="5383" w:author="Si-yuan LIU" w:date="2026-07-24T14:26:00Z" w16du:dateUtc="2026-07-24T06:26:00Z">
              <w:r w:rsidDel="00964E30">
                <w:rPr>
                  <w:rFonts w:hint="eastAsia"/>
                  <w:color w:val="000000"/>
                  <w:kern w:val="0"/>
                  <w:sz w:val="21"/>
                  <w:szCs w:val="21"/>
                  <w:lang w:val="en"/>
                </w:rPr>
                <w:delText>计算公式</w:delText>
              </w:r>
              <w:r w:rsidDel="00964E30">
                <w:rPr>
                  <w:color w:val="000000"/>
                  <w:kern w:val="0"/>
                  <w:sz w:val="21"/>
                  <w:szCs w:val="21"/>
                  <w:lang w:val="en"/>
                </w:rPr>
                <w:delText>：</w:delText>
              </w:r>
              <w:r w:rsidDel="00964E30">
                <w:rPr>
                  <w:rFonts w:hint="eastAsia"/>
                  <w:color w:val="000000"/>
                  <w:kern w:val="0"/>
                  <w:sz w:val="21"/>
                  <w:szCs w:val="21"/>
                  <w:lang w:val="en"/>
                </w:rPr>
                <w:delText>（土地、房屋建筑物、设备</w:delText>
              </w:r>
              <w:r w:rsidDel="00964E30">
                <w:rPr>
                  <w:rFonts w:hint="eastAsia"/>
                  <w:color w:val="000000"/>
                  <w:kern w:val="0"/>
                  <w:sz w:val="21"/>
                  <w:szCs w:val="21"/>
                </w:rPr>
                <w:delText>和存货</w:delText>
              </w:r>
              <w:r w:rsidDel="00964E30">
                <w:rPr>
                  <w:rFonts w:hint="eastAsia"/>
                  <w:color w:val="000000"/>
                  <w:kern w:val="0"/>
                  <w:sz w:val="21"/>
                  <w:szCs w:val="21"/>
                  <w:lang w:val="en"/>
                </w:rPr>
                <w:delText>转让收入</w:delText>
              </w:r>
              <w:r w:rsidDel="00964E30">
                <w:rPr>
                  <w:rFonts w:hint="eastAsia"/>
                  <w:color w:val="000000"/>
                  <w:kern w:val="0"/>
                  <w:sz w:val="21"/>
                  <w:szCs w:val="21"/>
                </w:rPr>
                <w:delText>32,018.08</w:delText>
              </w:r>
              <w:r w:rsidDel="00964E30">
                <w:rPr>
                  <w:rFonts w:hint="eastAsia"/>
                  <w:color w:val="000000"/>
                  <w:kern w:val="0"/>
                  <w:sz w:val="21"/>
                  <w:szCs w:val="21"/>
                  <w:lang w:val="en"/>
                </w:rPr>
                <w:delText>万元</w:delText>
              </w:r>
              <w:r w:rsidDel="00964E30">
                <w:rPr>
                  <w:color w:val="000000"/>
                  <w:kern w:val="0"/>
                  <w:sz w:val="21"/>
                  <w:szCs w:val="21"/>
                  <w:lang w:val="en"/>
                </w:rPr>
                <w:delText>-</w:delText>
              </w:r>
              <w:r w:rsidDel="00964E30">
                <w:rPr>
                  <w:rFonts w:hint="eastAsia"/>
                  <w:color w:val="000000"/>
                  <w:kern w:val="0"/>
                  <w:sz w:val="21"/>
                  <w:szCs w:val="21"/>
                  <w:lang w:val="en"/>
                </w:rPr>
                <w:delText>土地、房屋建筑物、设备</w:delText>
              </w:r>
              <w:r w:rsidDel="00964E30">
                <w:rPr>
                  <w:rFonts w:hint="eastAsia"/>
                  <w:color w:val="000000"/>
                  <w:kern w:val="0"/>
                  <w:sz w:val="21"/>
                  <w:szCs w:val="21"/>
                </w:rPr>
                <w:delText>和存货</w:delText>
              </w:r>
              <w:r w:rsidDel="00964E30">
                <w:rPr>
                  <w:rFonts w:hint="eastAsia"/>
                  <w:color w:val="000000"/>
                  <w:kern w:val="0"/>
                  <w:sz w:val="21"/>
                  <w:szCs w:val="21"/>
                  <w:lang w:val="en"/>
                </w:rPr>
                <w:delText>计税基础</w:delText>
              </w:r>
              <w:r w:rsidDel="00964E30">
                <w:rPr>
                  <w:rFonts w:hint="eastAsia"/>
                  <w:color w:val="000000"/>
                  <w:kern w:val="0"/>
                  <w:sz w:val="21"/>
                  <w:szCs w:val="21"/>
                </w:rPr>
                <w:delText>32,018.08</w:delText>
              </w:r>
              <w:r w:rsidDel="00964E30">
                <w:rPr>
                  <w:rFonts w:hint="eastAsia"/>
                  <w:color w:val="000000"/>
                  <w:kern w:val="0"/>
                  <w:sz w:val="21"/>
                  <w:szCs w:val="21"/>
                  <w:lang w:val="en"/>
                </w:rPr>
                <w:delText>万元）</w:delText>
              </w:r>
              <w:r w:rsidDel="00964E30">
                <w:rPr>
                  <w:color w:val="000000"/>
                  <w:kern w:val="0"/>
                  <w:sz w:val="21"/>
                  <w:szCs w:val="21"/>
                  <w:lang w:val="en"/>
                </w:rPr>
                <w:delText>*</w:delText>
              </w:r>
              <w:r w:rsidDel="00964E30">
                <w:rPr>
                  <w:rFonts w:hint="eastAsia"/>
                  <w:color w:val="000000"/>
                  <w:kern w:val="0"/>
                  <w:sz w:val="21"/>
                  <w:szCs w:val="21"/>
                </w:rPr>
                <w:delText>1</w:delText>
              </w:r>
              <w:r w:rsidDel="00964E30">
                <w:rPr>
                  <w:color w:val="000000"/>
                  <w:kern w:val="0"/>
                  <w:sz w:val="21"/>
                  <w:szCs w:val="21"/>
                  <w:lang w:val="en"/>
                </w:rPr>
                <w:delText>5%=0</w:delText>
              </w:r>
            </w:del>
          </w:p>
        </w:tc>
        <w:tc>
          <w:tcPr>
            <w:tcW w:w="302" w:type="pct"/>
            <w:gridSpan w:val="3"/>
            <w:vAlign w:val="center"/>
            <w:tcPrChange w:id="5384" w:author="怡然 刘 [2]" w:date="2026-07-08T11:22:00Z">
              <w:tcPr>
                <w:tcW w:w="384" w:type="pct"/>
                <w:gridSpan w:val="4"/>
                <w:vAlign w:val="center"/>
              </w:tcPr>
            </w:tcPrChange>
          </w:tcPr>
          <w:p w14:paraId="6393EB67" w14:textId="7BE84B53" w:rsidR="005F457E" w:rsidDel="00964E30" w:rsidRDefault="00000000">
            <w:pPr>
              <w:widowControl/>
              <w:adjustRightInd w:val="0"/>
              <w:snapToGrid w:val="0"/>
              <w:spacing w:after="0" w:line="240" w:lineRule="auto"/>
              <w:ind w:firstLineChars="0" w:firstLine="0"/>
              <w:textAlignment w:val="auto"/>
              <w:rPr>
                <w:del w:id="5385" w:author="Si-yuan LIU" w:date="2026-07-24T14:26:00Z" w16du:dateUtc="2026-07-24T06:26:00Z"/>
                <w:color w:val="000000"/>
                <w:kern w:val="0"/>
                <w:sz w:val="21"/>
                <w:szCs w:val="21"/>
              </w:rPr>
            </w:pPr>
            <w:del w:id="5386" w:author="Si-yuan LIU" w:date="2026-07-24T14:26:00Z" w16du:dateUtc="2026-07-24T06:26:00Z">
              <w:r w:rsidDel="00964E30">
                <w:rPr>
                  <w:color w:val="000000"/>
                  <w:kern w:val="0"/>
                  <w:sz w:val="21"/>
                  <w:szCs w:val="21"/>
                </w:rPr>
                <w:delText>0</w:delText>
              </w:r>
            </w:del>
          </w:p>
        </w:tc>
        <w:tc>
          <w:tcPr>
            <w:tcW w:w="340" w:type="pct"/>
            <w:gridSpan w:val="2"/>
            <w:vAlign w:val="center"/>
            <w:tcPrChange w:id="5387" w:author="怡然 刘 [2]" w:date="2026-07-08T11:22:00Z">
              <w:tcPr>
                <w:tcW w:w="386" w:type="pct"/>
                <w:gridSpan w:val="3"/>
                <w:vAlign w:val="center"/>
              </w:tcPr>
            </w:tcPrChange>
          </w:tcPr>
          <w:p w14:paraId="3CBAB8AB" w14:textId="7680B5F9" w:rsidR="005F457E" w:rsidDel="00964E30" w:rsidRDefault="00000000">
            <w:pPr>
              <w:widowControl/>
              <w:adjustRightInd w:val="0"/>
              <w:snapToGrid w:val="0"/>
              <w:spacing w:after="0" w:line="240" w:lineRule="auto"/>
              <w:ind w:firstLineChars="0" w:firstLine="0"/>
              <w:textAlignment w:val="auto"/>
              <w:rPr>
                <w:del w:id="5388" w:author="Si-yuan LIU" w:date="2026-07-24T14:26:00Z" w16du:dateUtc="2026-07-24T06:26:00Z"/>
                <w:color w:val="000000"/>
                <w:kern w:val="0"/>
                <w:sz w:val="21"/>
                <w:szCs w:val="21"/>
              </w:rPr>
            </w:pPr>
            <w:del w:id="5389" w:author="Si-yuan LIU" w:date="2026-07-24T14:26:00Z" w16du:dateUtc="2026-07-24T06:26:00Z">
              <w:r w:rsidDel="00964E30">
                <w:rPr>
                  <w:color w:val="000000"/>
                  <w:kern w:val="0"/>
                  <w:sz w:val="21"/>
                  <w:szCs w:val="21"/>
                </w:rPr>
                <w:delText>/</w:delText>
              </w:r>
            </w:del>
          </w:p>
        </w:tc>
        <w:tc>
          <w:tcPr>
            <w:tcW w:w="388" w:type="pct"/>
            <w:gridSpan w:val="3"/>
            <w:vAlign w:val="center"/>
            <w:tcPrChange w:id="5390" w:author="怡然 刘 [2]" w:date="2026-07-08T11:22:00Z">
              <w:tcPr>
                <w:tcW w:w="477" w:type="pct"/>
                <w:gridSpan w:val="6"/>
                <w:vAlign w:val="center"/>
              </w:tcPr>
            </w:tcPrChange>
          </w:tcPr>
          <w:p w14:paraId="624B4153" w14:textId="10556E36" w:rsidR="005F457E" w:rsidDel="00964E30" w:rsidRDefault="00000000">
            <w:pPr>
              <w:widowControl/>
              <w:adjustRightInd w:val="0"/>
              <w:snapToGrid w:val="0"/>
              <w:spacing w:after="0" w:line="240" w:lineRule="auto"/>
              <w:ind w:firstLineChars="0" w:firstLine="0"/>
              <w:textAlignment w:val="auto"/>
              <w:rPr>
                <w:del w:id="5391" w:author="Si-yuan LIU" w:date="2026-07-24T14:26:00Z" w16du:dateUtc="2026-07-24T06:26:00Z"/>
                <w:color w:val="000000"/>
                <w:kern w:val="0"/>
                <w:sz w:val="21"/>
                <w:szCs w:val="21"/>
              </w:rPr>
            </w:pPr>
            <w:del w:id="5392" w:author="Si-yuan LIU" w:date="2026-07-24T14:26:00Z" w16du:dateUtc="2026-07-24T06:26:00Z">
              <w:r w:rsidDel="00964E30">
                <w:rPr>
                  <w:rFonts w:hint="eastAsia"/>
                  <w:color w:val="000000"/>
                  <w:kern w:val="0"/>
                  <w:sz w:val="21"/>
                  <w:szCs w:val="21"/>
                </w:rPr>
                <w:delText>国家税务总局广州市南沙区税务局</w:delText>
              </w:r>
            </w:del>
          </w:p>
        </w:tc>
        <w:tc>
          <w:tcPr>
            <w:tcW w:w="261" w:type="pct"/>
            <w:gridSpan w:val="2"/>
            <w:vAlign w:val="center"/>
            <w:tcPrChange w:id="5393" w:author="怡然 刘 [2]" w:date="2026-07-08T11:22:00Z">
              <w:tcPr>
                <w:tcW w:w="386" w:type="pct"/>
                <w:gridSpan w:val="4"/>
                <w:vAlign w:val="center"/>
              </w:tcPr>
            </w:tcPrChange>
          </w:tcPr>
          <w:p w14:paraId="7C15F8BF" w14:textId="7F2925F7" w:rsidR="005F457E" w:rsidDel="00964E30" w:rsidRDefault="00000000">
            <w:pPr>
              <w:widowControl/>
              <w:adjustRightInd w:val="0"/>
              <w:snapToGrid w:val="0"/>
              <w:spacing w:after="0" w:line="240" w:lineRule="auto"/>
              <w:ind w:firstLineChars="0" w:firstLine="0"/>
              <w:textAlignment w:val="auto"/>
              <w:rPr>
                <w:del w:id="5394" w:author="Si-yuan LIU" w:date="2026-07-24T14:26:00Z" w16du:dateUtc="2026-07-24T06:26:00Z"/>
                <w:color w:val="000000"/>
                <w:kern w:val="0"/>
                <w:sz w:val="21"/>
                <w:szCs w:val="21"/>
              </w:rPr>
            </w:pPr>
            <w:del w:id="5395" w:author="Si-yuan LIU" w:date="2026-07-24T14:26:00Z" w16du:dateUtc="2026-07-24T06:26:00Z">
              <w:r w:rsidDel="00964E30">
                <w:rPr>
                  <w:rFonts w:hint="eastAsia"/>
                  <w:color w:val="000000"/>
                  <w:kern w:val="0"/>
                  <w:sz w:val="21"/>
                  <w:szCs w:val="21"/>
                </w:rPr>
                <w:delText>奥融科技</w:delText>
              </w:r>
            </w:del>
          </w:p>
        </w:tc>
      </w:tr>
      <w:tr w:rsidR="005F457E" w:rsidDel="00964E30" w14:paraId="7EB4AD81" w14:textId="74681164" w:rsidTr="005F457E">
        <w:trPr>
          <w:gridBefore w:val="2"/>
          <w:gridAfter w:val="3"/>
          <w:wBefore w:w="1157" w:type="dxa"/>
          <w:wAfter w:w="138" w:type="dxa"/>
          <w:trHeight w:val="1812"/>
          <w:tblHeader/>
          <w:jc w:val="center"/>
          <w:del w:id="5396" w:author="Si-yuan LIU" w:date="2026-07-24T14:26:00Z" w16du:dateUtc="2026-07-24T06:26:00Z"/>
          <w:trPrChange w:id="5397" w:author="怡然 刘 [2]" w:date="2026-07-08T11:22:00Z">
            <w:trPr>
              <w:gridBefore w:val="2"/>
              <w:gridAfter w:val="3"/>
              <w:wBefore w:w="1045" w:type="dxa"/>
              <w:wAfter w:w="205" w:type="dxa"/>
              <w:trHeight w:val="1812"/>
              <w:jc w:val="center"/>
            </w:trPr>
          </w:trPrChange>
        </w:trPr>
        <w:tc>
          <w:tcPr>
            <w:tcW w:w="632" w:type="pct"/>
            <w:gridSpan w:val="2"/>
            <w:vMerge/>
            <w:vAlign w:val="center"/>
            <w:tcPrChange w:id="5398" w:author="怡然 刘 [2]" w:date="2026-07-08T11:22:00Z">
              <w:tcPr>
                <w:tcW w:w="241" w:type="pct"/>
                <w:gridSpan w:val="3"/>
                <w:vMerge/>
                <w:vAlign w:val="center"/>
              </w:tcPr>
            </w:tcPrChange>
          </w:tcPr>
          <w:p w14:paraId="53427877" w14:textId="3A50334D" w:rsidR="005F457E" w:rsidDel="00964E30" w:rsidRDefault="005F457E">
            <w:pPr>
              <w:widowControl/>
              <w:adjustRightInd w:val="0"/>
              <w:snapToGrid w:val="0"/>
              <w:spacing w:after="0" w:line="240" w:lineRule="auto"/>
              <w:ind w:firstLineChars="0" w:firstLine="0"/>
              <w:jc w:val="left"/>
              <w:textAlignment w:val="auto"/>
              <w:rPr>
                <w:del w:id="5399" w:author="Si-yuan LIU" w:date="2026-07-24T14:26:00Z" w16du:dateUtc="2026-07-24T06:26:00Z"/>
                <w:color w:val="000000"/>
                <w:kern w:val="0"/>
                <w:sz w:val="21"/>
                <w:szCs w:val="21"/>
              </w:rPr>
            </w:pPr>
          </w:p>
        </w:tc>
        <w:tc>
          <w:tcPr>
            <w:tcW w:w="590" w:type="pct"/>
            <w:gridSpan w:val="4"/>
            <w:vAlign w:val="center"/>
            <w:tcPrChange w:id="5400" w:author="怡然 刘 [2]" w:date="2026-07-08T11:22:00Z">
              <w:tcPr>
                <w:tcW w:w="672" w:type="pct"/>
                <w:gridSpan w:val="6"/>
                <w:vAlign w:val="center"/>
              </w:tcPr>
            </w:tcPrChange>
          </w:tcPr>
          <w:p w14:paraId="38144E90" w14:textId="1B2E3832" w:rsidR="005F457E" w:rsidDel="00964E30" w:rsidRDefault="00000000">
            <w:pPr>
              <w:widowControl/>
              <w:adjustRightInd w:val="0"/>
              <w:snapToGrid w:val="0"/>
              <w:spacing w:after="0" w:line="240" w:lineRule="auto"/>
              <w:ind w:firstLineChars="0" w:firstLine="0"/>
              <w:jc w:val="center"/>
              <w:textAlignment w:val="auto"/>
              <w:rPr>
                <w:del w:id="5401" w:author="Si-yuan LIU" w:date="2026-07-24T14:26:00Z" w16du:dateUtc="2026-07-24T06:26:00Z"/>
                <w:color w:val="000000"/>
                <w:kern w:val="0"/>
                <w:sz w:val="21"/>
                <w:szCs w:val="21"/>
              </w:rPr>
            </w:pPr>
            <w:del w:id="5402" w:author="Si-yuan LIU" w:date="2026-07-24T14:26:00Z" w16du:dateUtc="2026-07-24T06:26:00Z">
              <w:r w:rsidDel="00964E30">
                <w:rPr>
                  <w:rFonts w:hint="eastAsia"/>
                  <w:color w:val="000000"/>
                  <w:kern w:val="0"/>
                  <w:sz w:val="21"/>
                  <w:szCs w:val="21"/>
                </w:rPr>
                <w:delText>印花税</w:delText>
              </w:r>
            </w:del>
          </w:p>
        </w:tc>
        <w:tc>
          <w:tcPr>
            <w:tcW w:w="87" w:type="pct"/>
            <w:vAlign w:val="center"/>
            <w:tcPrChange w:id="5403" w:author="怡然 刘 [2]" w:date="2026-07-08T11:22:00Z">
              <w:tcPr>
                <w:tcW w:w="83" w:type="pct"/>
                <w:vAlign w:val="center"/>
              </w:tcPr>
            </w:tcPrChange>
          </w:tcPr>
          <w:p w14:paraId="7E16C246" w14:textId="3387DA88" w:rsidR="005F457E" w:rsidDel="00964E30" w:rsidRDefault="00000000">
            <w:pPr>
              <w:widowControl/>
              <w:adjustRightInd w:val="0"/>
              <w:snapToGrid w:val="0"/>
              <w:spacing w:after="0" w:line="240" w:lineRule="auto"/>
              <w:ind w:firstLineChars="0" w:firstLine="0"/>
              <w:textAlignment w:val="auto"/>
              <w:rPr>
                <w:del w:id="5404" w:author="Si-yuan LIU" w:date="2026-07-24T14:26:00Z" w16du:dateUtc="2026-07-24T06:26:00Z"/>
                <w:color w:val="000000"/>
                <w:kern w:val="0"/>
                <w:sz w:val="21"/>
                <w:szCs w:val="21"/>
              </w:rPr>
            </w:pPr>
            <w:del w:id="5405" w:author="Si-yuan LIU" w:date="2026-07-24T14:26:00Z" w16du:dateUtc="2026-07-24T06:26:00Z">
              <w:r w:rsidDel="00964E30">
                <w:rPr>
                  <w:rFonts w:hint="eastAsia"/>
                  <w:color w:val="000000"/>
                  <w:kern w:val="0"/>
                  <w:sz w:val="21"/>
                  <w:szCs w:val="21"/>
                  <w:lang w:val="en"/>
                </w:rPr>
                <w:delText>是</w:delText>
              </w:r>
            </w:del>
          </w:p>
        </w:tc>
        <w:tc>
          <w:tcPr>
            <w:tcW w:w="1984" w:type="pct"/>
            <w:gridSpan w:val="2"/>
            <w:vAlign w:val="center"/>
            <w:tcPrChange w:id="5406" w:author="怡然 刘 [2]" w:date="2026-07-08T11:22:00Z">
              <w:tcPr>
                <w:tcW w:w="1963" w:type="pct"/>
                <w:gridSpan w:val="4"/>
                <w:vAlign w:val="center"/>
              </w:tcPr>
            </w:tcPrChange>
          </w:tcPr>
          <w:p w14:paraId="4A280113" w14:textId="686B9422" w:rsidR="005F457E" w:rsidDel="00964E30" w:rsidRDefault="00000000">
            <w:pPr>
              <w:widowControl/>
              <w:adjustRightInd w:val="0"/>
              <w:snapToGrid w:val="0"/>
              <w:spacing w:after="0" w:line="240" w:lineRule="auto"/>
              <w:ind w:firstLineChars="0" w:firstLine="0"/>
              <w:textAlignment w:val="auto"/>
              <w:rPr>
                <w:del w:id="5407" w:author="Si-yuan LIU" w:date="2026-07-24T14:26:00Z" w16du:dateUtc="2026-07-24T06:26:00Z"/>
                <w:color w:val="000000"/>
                <w:kern w:val="0"/>
                <w:sz w:val="21"/>
                <w:szCs w:val="21"/>
                <w:lang w:val="en"/>
              </w:rPr>
            </w:pPr>
            <w:del w:id="5408" w:author="Si-yuan LIU" w:date="2026-07-24T14:26:00Z" w16du:dateUtc="2026-07-24T06:26:00Z">
              <w:r w:rsidDel="00964E30">
                <w:rPr>
                  <w:rFonts w:hint="eastAsia"/>
                  <w:color w:val="000000"/>
                  <w:kern w:val="0"/>
                  <w:sz w:val="21"/>
                  <w:szCs w:val="21"/>
                  <w:lang w:val="en"/>
                </w:rPr>
                <w:delText>土地、房屋建筑物按转让金额依据产权转移书据</w:delText>
              </w:r>
              <w:r w:rsidDel="00964E30">
                <w:rPr>
                  <w:color w:val="000000"/>
                  <w:kern w:val="0"/>
                  <w:sz w:val="21"/>
                  <w:szCs w:val="21"/>
                  <w:lang w:val="en"/>
                </w:rPr>
                <w:delText>0.05%</w:delText>
              </w:r>
              <w:r w:rsidDel="00964E30">
                <w:rPr>
                  <w:rFonts w:hint="eastAsia"/>
                  <w:color w:val="000000"/>
                  <w:kern w:val="0"/>
                  <w:sz w:val="21"/>
                  <w:szCs w:val="21"/>
                  <w:lang w:val="en"/>
                </w:rPr>
                <w:delText>计算缴纳（双边），设备</w:delText>
              </w:r>
              <w:r w:rsidDel="00964E30">
                <w:rPr>
                  <w:rFonts w:hint="eastAsia"/>
                  <w:color w:val="000000"/>
                  <w:kern w:val="0"/>
                  <w:sz w:val="21"/>
                  <w:szCs w:val="21"/>
                </w:rPr>
                <w:delText>和存货</w:delText>
              </w:r>
              <w:r w:rsidDel="00964E30">
                <w:rPr>
                  <w:rFonts w:hint="eastAsia"/>
                  <w:color w:val="000000"/>
                  <w:kern w:val="0"/>
                  <w:sz w:val="21"/>
                  <w:szCs w:val="21"/>
                  <w:lang w:val="en"/>
                </w:rPr>
                <w:delText>按买卖合同</w:delText>
              </w:r>
              <w:r w:rsidDel="00964E30">
                <w:rPr>
                  <w:color w:val="000000"/>
                  <w:kern w:val="0"/>
                  <w:sz w:val="21"/>
                  <w:szCs w:val="21"/>
                  <w:lang w:val="en"/>
                </w:rPr>
                <w:delText>0.03%</w:delText>
              </w:r>
              <w:r w:rsidDel="00964E30">
                <w:rPr>
                  <w:rFonts w:hint="eastAsia"/>
                  <w:color w:val="000000"/>
                  <w:kern w:val="0"/>
                  <w:sz w:val="21"/>
                  <w:szCs w:val="21"/>
                  <w:lang w:val="en"/>
                </w:rPr>
                <w:delText>计算缴纳（双边）。土地、房屋建筑物转让收入</w:delText>
              </w:r>
              <w:r w:rsidDel="00964E30">
                <w:rPr>
                  <w:color w:val="000000"/>
                  <w:kern w:val="0"/>
                  <w:sz w:val="21"/>
                  <w:szCs w:val="21"/>
                  <w:lang w:val="en"/>
                </w:rPr>
                <w:delText>22,</w:delText>
              </w:r>
              <w:r w:rsidDel="00964E30">
                <w:rPr>
                  <w:rFonts w:hint="eastAsia"/>
                  <w:color w:val="000000"/>
                  <w:kern w:val="0"/>
                  <w:sz w:val="21"/>
                  <w:szCs w:val="21"/>
                </w:rPr>
                <w:delText>656.34</w:delText>
              </w:r>
              <w:r w:rsidDel="00964E30">
                <w:rPr>
                  <w:rFonts w:hint="eastAsia"/>
                  <w:color w:val="000000"/>
                  <w:kern w:val="0"/>
                  <w:sz w:val="21"/>
                  <w:szCs w:val="21"/>
                  <w:lang w:val="en"/>
                </w:rPr>
                <w:delText>万元，设备、</w:delText>
              </w:r>
              <w:r w:rsidDel="00964E30">
                <w:rPr>
                  <w:rFonts w:hint="eastAsia"/>
                  <w:color w:val="000000"/>
                  <w:kern w:val="0"/>
                  <w:sz w:val="21"/>
                  <w:szCs w:val="21"/>
                </w:rPr>
                <w:delText>存货</w:delText>
              </w:r>
              <w:r w:rsidDel="00964E30">
                <w:rPr>
                  <w:rFonts w:hint="eastAsia"/>
                  <w:color w:val="000000"/>
                  <w:kern w:val="0"/>
                  <w:sz w:val="21"/>
                  <w:szCs w:val="21"/>
                  <w:lang w:val="en"/>
                </w:rPr>
                <w:delText>转让收入</w:delText>
              </w:r>
              <w:r w:rsidDel="00964E30">
                <w:rPr>
                  <w:rFonts w:hint="eastAsia"/>
                  <w:color w:val="000000"/>
                  <w:kern w:val="0"/>
                  <w:sz w:val="21"/>
                  <w:szCs w:val="21"/>
                </w:rPr>
                <w:delText>9,361.74</w:delText>
              </w:r>
              <w:r w:rsidDel="00964E30">
                <w:rPr>
                  <w:rFonts w:hint="eastAsia"/>
                  <w:color w:val="000000"/>
                  <w:kern w:val="0"/>
                  <w:sz w:val="21"/>
                  <w:szCs w:val="21"/>
                  <w:lang w:val="en"/>
                </w:rPr>
                <w:delText>万元</w:delText>
              </w:r>
            </w:del>
          </w:p>
          <w:p w14:paraId="7BBE034D" w14:textId="5AC09222" w:rsidR="005F457E" w:rsidDel="00964E30" w:rsidRDefault="00000000">
            <w:pPr>
              <w:widowControl/>
              <w:adjustRightInd w:val="0"/>
              <w:snapToGrid w:val="0"/>
              <w:spacing w:after="0" w:line="240" w:lineRule="auto"/>
              <w:ind w:firstLineChars="0" w:firstLine="0"/>
              <w:textAlignment w:val="auto"/>
              <w:rPr>
                <w:del w:id="5409" w:author="Si-yuan LIU" w:date="2026-07-24T14:26:00Z" w16du:dateUtc="2026-07-24T06:26:00Z"/>
                <w:color w:val="000000"/>
                <w:kern w:val="0"/>
                <w:sz w:val="21"/>
                <w:szCs w:val="21"/>
              </w:rPr>
            </w:pPr>
            <w:del w:id="5410" w:author="Si-yuan LIU" w:date="2026-07-24T14:26:00Z" w16du:dateUtc="2026-07-24T06:26:00Z">
              <w:r w:rsidDel="00964E30">
                <w:rPr>
                  <w:rFonts w:hint="eastAsia"/>
                  <w:color w:val="000000"/>
                  <w:kern w:val="0"/>
                  <w:sz w:val="21"/>
                  <w:szCs w:val="21"/>
                  <w:lang w:val="en"/>
                </w:rPr>
                <w:delText>计算公式：（土地、房屋建筑物转让收入</w:delText>
              </w:r>
              <w:r w:rsidDel="00964E30">
                <w:rPr>
                  <w:color w:val="000000"/>
                  <w:kern w:val="0"/>
                  <w:sz w:val="21"/>
                  <w:szCs w:val="21"/>
                  <w:lang w:val="en"/>
                </w:rPr>
                <w:delText>22,</w:delText>
              </w:r>
              <w:r w:rsidDel="00964E30">
                <w:rPr>
                  <w:rFonts w:hint="eastAsia"/>
                  <w:color w:val="000000"/>
                  <w:kern w:val="0"/>
                  <w:sz w:val="21"/>
                  <w:szCs w:val="21"/>
                </w:rPr>
                <w:delText>656.34</w:delText>
              </w:r>
              <w:r w:rsidDel="00964E30">
                <w:rPr>
                  <w:color w:val="000000"/>
                  <w:kern w:val="0"/>
                  <w:sz w:val="21"/>
                  <w:szCs w:val="21"/>
                  <w:lang w:val="en"/>
                </w:rPr>
                <w:delText>5</w:delText>
              </w:r>
              <w:r w:rsidDel="00964E30">
                <w:rPr>
                  <w:rFonts w:hint="eastAsia"/>
                  <w:color w:val="000000"/>
                  <w:kern w:val="0"/>
                  <w:sz w:val="21"/>
                  <w:szCs w:val="21"/>
                  <w:lang w:val="en"/>
                </w:rPr>
                <w:delText>万元</w:delText>
              </w:r>
              <w:r w:rsidDel="00964E30">
                <w:rPr>
                  <w:color w:val="000000"/>
                  <w:kern w:val="0"/>
                  <w:sz w:val="21"/>
                  <w:szCs w:val="21"/>
                  <w:lang w:val="en"/>
                </w:rPr>
                <w:delText>*0.05%+</w:delText>
              </w:r>
              <w:r w:rsidDel="00964E30">
                <w:rPr>
                  <w:rFonts w:hint="eastAsia"/>
                  <w:color w:val="000000"/>
                  <w:kern w:val="0"/>
                  <w:sz w:val="21"/>
                  <w:szCs w:val="21"/>
                  <w:lang w:val="en"/>
                </w:rPr>
                <w:delText>设备转让收入</w:delText>
              </w:r>
              <w:r w:rsidDel="00964E30">
                <w:rPr>
                  <w:rFonts w:hint="eastAsia"/>
                  <w:color w:val="000000"/>
                  <w:kern w:val="0"/>
                  <w:sz w:val="21"/>
                  <w:szCs w:val="21"/>
                </w:rPr>
                <w:delText>9,361.74</w:delText>
              </w:r>
              <w:r w:rsidDel="00964E30">
                <w:rPr>
                  <w:rFonts w:hint="eastAsia"/>
                  <w:color w:val="000000"/>
                  <w:kern w:val="0"/>
                  <w:sz w:val="21"/>
                  <w:szCs w:val="21"/>
                  <w:lang w:val="en"/>
                </w:rPr>
                <w:delText>万元</w:delText>
              </w:r>
              <w:r w:rsidDel="00964E30">
                <w:rPr>
                  <w:color w:val="000000"/>
                  <w:kern w:val="0"/>
                  <w:sz w:val="21"/>
                  <w:szCs w:val="21"/>
                  <w:lang w:val="en"/>
                </w:rPr>
                <w:delText>*0.03%</w:delText>
              </w:r>
              <w:r w:rsidDel="00964E30">
                <w:rPr>
                  <w:rFonts w:hint="eastAsia"/>
                  <w:color w:val="000000"/>
                  <w:kern w:val="0"/>
                  <w:sz w:val="21"/>
                  <w:szCs w:val="21"/>
                  <w:lang w:val="en"/>
                </w:rPr>
                <w:delText>）</w:delText>
              </w:r>
              <w:r w:rsidDel="00964E30">
                <w:rPr>
                  <w:color w:val="000000"/>
                  <w:kern w:val="0"/>
                  <w:sz w:val="21"/>
                  <w:szCs w:val="21"/>
                  <w:lang w:val="en"/>
                </w:rPr>
                <w:delText>*2=2</w:delText>
              </w:r>
              <w:r w:rsidDel="00964E30">
                <w:rPr>
                  <w:rFonts w:hint="eastAsia"/>
                  <w:color w:val="000000"/>
                  <w:kern w:val="0"/>
                  <w:sz w:val="21"/>
                  <w:szCs w:val="21"/>
                </w:rPr>
                <w:delText>8.28</w:delText>
              </w:r>
              <w:r w:rsidDel="00964E30">
                <w:rPr>
                  <w:rFonts w:hint="eastAsia"/>
                  <w:color w:val="000000"/>
                  <w:kern w:val="0"/>
                  <w:sz w:val="21"/>
                  <w:szCs w:val="21"/>
                  <w:lang w:val="en"/>
                </w:rPr>
                <w:delText>万元</w:delText>
              </w:r>
            </w:del>
          </w:p>
        </w:tc>
        <w:tc>
          <w:tcPr>
            <w:tcW w:w="302" w:type="pct"/>
            <w:gridSpan w:val="3"/>
            <w:vAlign w:val="center"/>
            <w:tcPrChange w:id="5411" w:author="怡然 刘 [2]" w:date="2026-07-08T11:22:00Z">
              <w:tcPr>
                <w:tcW w:w="384" w:type="pct"/>
                <w:gridSpan w:val="4"/>
                <w:vAlign w:val="center"/>
              </w:tcPr>
            </w:tcPrChange>
          </w:tcPr>
          <w:p w14:paraId="4391932A" w14:textId="511B30B8" w:rsidR="005F457E" w:rsidDel="00964E30" w:rsidRDefault="00000000">
            <w:pPr>
              <w:widowControl/>
              <w:adjustRightInd w:val="0"/>
              <w:snapToGrid w:val="0"/>
              <w:spacing w:after="0" w:line="240" w:lineRule="auto"/>
              <w:ind w:firstLineChars="0" w:firstLine="0"/>
              <w:textAlignment w:val="auto"/>
              <w:rPr>
                <w:del w:id="5412" w:author="Si-yuan LIU" w:date="2026-07-24T14:26:00Z" w16du:dateUtc="2026-07-24T06:26:00Z"/>
                <w:color w:val="000000"/>
                <w:kern w:val="0"/>
                <w:sz w:val="21"/>
                <w:szCs w:val="21"/>
              </w:rPr>
            </w:pPr>
            <w:del w:id="5413" w:author="Si-yuan LIU" w:date="2026-07-24T14:26:00Z" w16du:dateUtc="2026-07-24T06:26:00Z">
              <w:r w:rsidDel="00964E30">
                <w:rPr>
                  <w:color w:val="000000"/>
                  <w:kern w:val="0"/>
                  <w:sz w:val="21"/>
                  <w:szCs w:val="21"/>
                </w:rPr>
                <w:delText>2</w:delText>
              </w:r>
              <w:r w:rsidDel="00964E30">
                <w:rPr>
                  <w:rFonts w:hint="eastAsia"/>
                  <w:color w:val="000000"/>
                  <w:kern w:val="0"/>
                  <w:sz w:val="21"/>
                  <w:szCs w:val="21"/>
                </w:rPr>
                <w:delText>8.28</w:delText>
              </w:r>
            </w:del>
          </w:p>
        </w:tc>
        <w:tc>
          <w:tcPr>
            <w:tcW w:w="340" w:type="pct"/>
            <w:gridSpan w:val="2"/>
            <w:vAlign w:val="center"/>
            <w:tcPrChange w:id="5414" w:author="怡然 刘 [2]" w:date="2026-07-08T11:22:00Z">
              <w:tcPr>
                <w:tcW w:w="386" w:type="pct"/>
                <w:gridSpan w:val="3"/>
                <w:vAlign w:val="center"/>
              </w:tcPr>
            </w:tcPrChange>
          </w:tcPr>
          <w:p w14:paraId="42C78534" w14:textId="0B6D22D1" w:rsidR="005F457E" w:rsidDel="00964E30" w:rsidRDefault="00000000">
            <w:pPr>
              <w:widowControl/>
              <w:adjustRightInd w:val="0"/>
              <w:snapToGrid w:val="0"/>
              <w:spacing w:after="0" w:line="240" w:lineRule="auto"/>
              <w:ind w:firstLineChars="0" w:firstLine="0"/>
              <w:textAlignment w:val="auto"/>
              <w:rPr>
                <w:del w:id="5415" w:author="Si-yuan LIU" w:date="2026-07-24T14:26:00Z" w16du:dateUtc="2026-07-24T06:26:00Z"/>
                <w:color w:val="000000"/>
                <w:kern w:val="0"/>
                <w:sz w:val="21"/>
                <w:szCs w:val="21"/>
              </w:rPr>
            </w:pPr>
            <w:del w:id="5416" w:author="Si-yuan LIU" w:date="2026-07-24T14:26:00Z" w16du:dateUtc="2026-07-24T06:26:00Z">
              <w:r w:rsidDel="00964E30">
                <w:rPr>
                  <w:color w:val="000000"/>
                  <w:kern w:val="0"/>
                  <w:sz w:val="21"/>
                  <w:szCs w:val="21"/>
                </w:rPr>
                <w:delText>/</w:delText>
              </w:r>
            </w:del>
          </w:p>
        </w:tc>
        <w:tc>
          <w:tcPr>
            <w:tcW w:w="388" w:type="pct"/>
            <w:gridSpan w:val="3"/>
            <w:vAlign w:val="center"/>
            <w:tcPrChange w:id="5417" w:author="怡然 刘 [2]" w:date="2026-07-08T11:22:00Z">
              <w:tcPr>
                <w:tcW w:w="477" w:type="pct"/>
                <w:gridSpan w:val="6"/>
                <w:vAlign w:val="center"/>
              </w:tcPr>
            </w:tcPrChange>
          </w:tcPr>
          <w:p w14:paraId="7B4DF8A6" w14:textId="6BB8C30E" w:rsidR="005F457E" w:rsidDel="00964E30" w:rsidRDefault="00000000">
            <w:pPr>
              <w:widowControl/>
              <w:adjustRightInd w:val="0"/>
              <w:snapToGrid w:val="0"/>
              <w:spacing w:after="0" w:line="240" w:lineRule="auto"/>
              <w:ind w:firstLineChars="0" w:firstLine="0"/>
              <w:textAlignment w:val="auto"/>
              <w:rPr>
                <w:del w:id="5418" w:author="Si-yuan LIU" w:date="2026-07-24T14:26:00Z" w16du:dateUtc="2026-07-24T06:26:00Z"/>
                <w:color w:val="000000"/>
                <w:kern w:val="0"/>
                <w:sz w:val="21"/>
                <w:szCs w:val="21"/>
              </w:rPr>
            </w:pPr>
            <w:del w:id="5419" w:author="Si-yuan LIU" w:date="2026-07-24T14:26:00Z" w16du:dateUtc="2026-07-24T06:26:00Z">
              <w:r w:rsidDel="00964E30">
                <w:rPr>
                  <w:rFonts w:hint="eastAsia"/>
                  <w:color w:val="000000"/>
                  <w:kern w:val="0"/>
                  <w:sz w:val="21"/>
                  <w:szCs w:val="21"/>
                </w:rPr>
                <w:delText>国家税务总局广州市南沙区税务局</w:delText>
              </w:r>
            </w:del>
          </w:p>
        </w:tc>
        <w:tc>
          <w:tcPr>
            <w:tcW w:w="261" w:type="pct"/>
            <w:gridSpan w:val="2"/>
            <w:vAlign w:val="center"/>
            <w:tcPrChange w:id="5420" w:author="怡然 刘 [2]" w:date="2026-07-08T11:22:00Z">
              <w:tcPr>
                <w:tcW w:w="386" w:type="pct"/>
                <w:gridSpan w:val="4"/>
                <w:vAlign w:val="center"/>
              </w:tcPr>
            </w:tcPrChange>
          </w:tcPr>
          <w:p w14:paraId="7948F38F" w14:textId="2155D20D" w:rsidR="005F457E" w:rsidDel="00964E30" w:rsidRDefault="00000000">
            <w:pPr>
              <w:widowControl/>
              <w:adjustRightInd w:val="0"/>
              <w:snapToGrid w:val="0"/>
              <w:spacing w:after="0" w:line="240" w:lineRule="auto"/>
              <w:ind w:firstLineChars="0" w:firstLine="0"/>
              <w:textAlignment w:val="auto"/>
              <w:rPr>
                <w:del w:id="5421" w:author="Si-yuan LIU" w:date="2026-07-24T14:26:00Z" w16du:dateUtc="2026-07-24T06:26:00Z"/>
                <w:color w:val="000000"/>
                <w:kern w:val="0"/>
                <w:sz w:val="21"/>
                <w:szCs w:val="21"/>
              </w:rPr>
            </w:pPr>
            <w:del w:id="5422" w:author="Si-yuan LIU" w:date="2026-07-24T14:26:00Z" w16du:dateUtc="2026-07-24T06:26:00Z">
              <w:r w:rsidDel="00964E30">
                <w:rPr>
                  <w:rFonts w:hint="eastAsia"/>
                  <w:color w:val="000000"/>
                  <w:kern w:val="0"/>
                  <w:sz w:val="21"/>
                  <w:szCs w:val="21"/>
                </w:rPr>
                <w:delText>奥融科技、昊盈科技</w:delText>
              </w:r>
            </w:del>
          </w:p>
        </w:tc>
      </w:tr>
      <w:tr w:rsidR="005F457E" w:rsidDel="00964E30" w14:paraId="3C515CC6" w14:textId="332E85F9" w:rsidTr="005F457E">
        <w:trPr>
          <w:gridBefore w:val="2"/>
          <w:gridAfter w:val="3"/>
          <w:wBefore w:w="1157" w:type="dxa"/>
          <w:wAfter w:w="138" w:type="dxa"/>
          <w:trHeight w:val="557"/>
          <w:tblHeader/>
          <w:jc w:val="center"/>
          <w:del w:id="5423" w:author="Si-yuan LIU" w:date="2026-07-24T14:26:00Z" w16du:dateUtc="2026-07-24T06:26:00Z"/>
          <w:trPrChange w:id="5424" w:author="怡然 刘 [2]" w:date="2026-07-08T11:22:00Z">
            <w:trPr>
              <w:gridBefore w:val="2"/>
              <w:gridAfter w:val="3"/>
              <w:wBefore w:w="1045" w:type="dxa"/>
              <w:wAfter w:w="205" w:type="dxa"/>
              <w:trHeight w:val="557"/>
              <w:jc w:val="center"/>
            </w:trPr>
          </w:trPrChange>
        </w:trPr>
        <w:tc>
          <w:tcPr>
            <w:tcW w:w="632" w:type="pct"/>
            <w:gridSpan w:val="2"/>
            <w:vMerge/>
            <w:vAlign w:val="center"/>
            <w:tcPrChange w:id="5425" w:author="怡然 刘 [2]" w:date="2026-07-08T11:22:00Z">
              <w:tcPr>
                <w:tcW w:w="241" w:type="pct"/>
                <w:gridSpan w:val="3"/>
                <w:vMerge/>
                <w:vAlign w:val="center"/>
              </w:tcPr>
            </w:tcPrChange>
          </w:tcPr>
          <w:p w14:paraId="7471381A" w14:textId="57700CE8" w:rsidR="005F457E" w:rsidDel="00964E30" w:rsidRDefault="005F457E">
            <w:pPr>
              <w:widowControl/>
              <w:adjustRightInd w:val="0"/>
              <w:snapToGrid w:val="0"/>
              <w:spacing w:after="0" w:line="240" w:lineRule="auto"/>
              <w:ind w:firstLineChars="0" w:firstLine="0"/>
              <w:jc w:val="left"/>
              <w:textAlignment w:val="auto"/>
              <w:rPr>
                <w:del w:id="5426" w:author="Si-yuan LIU" w:date="2026-07-24T14:26:00Z" w16du:dateUtc="2026-07-24T06:26:00Z"/>
                <w:color w:val="000000"/>
                <w:kern w:val="0"/>
                <w:sz w:val="21"/>
                <w:szCs w:val="21"/>
              </w:rPr>
            </w:pPr>
          </w:p>
        </w:tc>
        <w:tc>
          <w:tcPr>
            <w:tcW w:w="590" w:type="pct"/>
            <w:gridSpan w:val="4"/>
            <w:vAlign w:val="center"/>
            <w:tcPrChange w:id="5427" w:author="怡然 刘 [2]" w:date="2026-07-08T11:22:00Z">
              <w:tcPr>
                <w:tcW w:w="672" w:type="pct"/>
                <w:gridSpan w:val="6"/>
                <w:vAlign w:val="center"/>
              </w:tcPr>
            </w:tcPrChange>
          </w:tcPr>
          <w:p w14:paraId="36824298" w14:textId="62F76E4A" w:rsidR="005F457E" w:rsidDel="00964E30" w:rsidRDefault="00000000">
            <w:pPr>
              <w:widowControl/>
              <w:adjustRightInd w:val="0"/>
              <w:snapToGrid w:val="0"/>
              <w:spacing w:after="0" w:line="240" w:lineRule="auto"/>
              <w:ind w:firstLineChars="0" w:firstLine="0"/>
              <w:jc w:val="center"/>
              <w:textAlignment w:val="auto"/>
              <w:rPr>
                <w:del w:id="5428" w:author="Si-yuan LIU" w:date="2026-07-24T14:26:00Z" w16du:dateUtc="2026-07-24T06:26:00Z"/>
                <w:color w:val="000000"/>
                <w:kern w:val="0"/>
                <w:sz w:val="21"/>
                <w:szCs w:val="21"/>
              </w:rPr>
            </w:pPr>
            <w:del w:id="5429" w:author="Si-yuan LIU" w:date="2026-07-24T14:26:00Z" w16du:dateUtc="2026-07-24T06:26:00Z">
              <w:r w:rsidDel="00964E30">
                <w:rPr>
                  <w:rFonts w:hint="eastAsia"/>
                  <w:color w:val="000000"/>
                  <w:kern w:val="0"/>
                  <w:sz w:val="21"/>
                  <w:szCs w:val="21"/>
                </w:rPr>
                <w:delText>契税</w:delText>
              </w:r>
            </w:del>
          </w:p>
        </w:tc>
        <w:tc>
          <w:tcPr>
            <w:tcW w:w="87" w:type="pct"/>
            <w:vAlign w:val="center"/>
            <w:tcPrChange w:id="5430" w:author="怡然 刘 [2]" w:date="2026-07-08T11:22:00Z">
              <w:tcPr>
                <w:tcW w:w="83" w:type="pct"/>
                <w:vAlign w:val="center"/>
              </w:tcPr>
            </w:tcPrChange>
          </w:tcPr>
          <w:p w14:paraId="3E419284" w14:textId="77E6EB70" w:rsidR="005F457E" w:rsidDel="00964E30" w:rsidRDefault="00000000">
            <w:pPr>
              <w:widowControl/>
              <w:adjustRightInd w:val="0"/>
              <w:snapToGrid w:val="0"/>
              <w:spacing w:after="0" w:line="240" w:lineRule="auto"/>
              <w:ind w:firstLineChars="0" w:firstLine="0"/>
              <w:textAlignment w:val="auto"/>
              <w:rPr>
                <w:del w:id="5431" w:author="Si-yuan LIU" w:date="2026-07-24T14:26:00Z" w16du:dateUtc="2026-07-24T06:26:00Z"/>
                <w:color w:val="000000"/>
                <w:kern w:val="0"/>
                <w:sz w:val="21"/>
                <w:szCs w:val="21"/>
              </w:rPr>
            </w:pPr>
            <w:del w:id="5432" w:author="Si-yuan LIU" w:date="2026-07-24T14:26:00Z" w16du:dateUtc="2026-07-24T06:26:00Z">
              <w:r w:rsidDel="00964E30">
                <w:rPr>
                  <w:color w:val="000000"/>
                  <w:kern w:val="0"/>
                  <w:sz w:val="21"/>
                  <w:szCs w:val="21"/>
                  <w:lang w:val="en"/>
                </w:rPr>
                <w:delText>否</w:delText>
              </w:r>
            </w:del>
          </w:p>
        </w:tc>
        <w:tc>
          <w:tcPr>
            <w:tcW w:w="1984" w:type="pct"/>
            <w:gridSpan w:val="2"/>
            <w:vAlign w:val="center"/>
            <w:tcPrChange w:id="5433" w:author="怡然 刘 [2]" w:date="2026-07-08T11:22:00Z">
              <w:tcPr>
                <w:tcW w:w="1963" w:type="pct"/>
                <w:gridSpan w:val="4"/>
                <w:vAlign w:val="center"/>
              </w:tcPr>
            </w:tcPrChange>
          </w:tcPr>
          <w:p w14:paraId="749EAEDC" w14:textId="7CCF2425" w:rsidR="005F457E" w:rsidDel="00964E30" w:rsidRDefault="00000000">
            <w:pPr>
              <w:widowControl/>
              <w:adjustRightInd w:val="0"/>
              <w:snapToGrid w:val="0"/>
              <w:spacing w:after="0" w:line="240" w:lineRule="auto"/>
              <w:ind w:firstLineChars="0" w:firstLine="0"/>
              <w:textAlignment w:val="auto"/>
              <w:rPr>
                <w:del w:id="5434" w:author="Si-yuan LIU" w:date="2026-07-24T14:26:00Z" w16du:dateUtc="2026-07-24T06:26:00Z"/>
                <w:color w:val="000000"/>
                <w:kern w:val="0"/>
                <w:sz w:val="21"/>
                <w:szCs w:val="21"/>
                <w:lang w:val="en"/>
              </w:rPr>
            </w:pPr>
            <w:del w:id="5435" w:author="Si-yuan LIU" w:date="2026-07-24T14:26:00Z" w16du:dateUtc="2026-07-24T06:26:00Z">
              <w:r w:rsidDel="00964E30">
                <w:rPr>
                  <w:color w:val="000000"/>
                  <w:kern w:val="0"/>
                  <w:sz w:val="21"/>
                  <w:szCs w:val="21"/>
                  <w:lang w:val="en"/>
                </w:rPr>
                <w:delText>股权穿透后奥融科技和</w:delText>
              </w:r>
              <w:r w:rsidDel="00964E30">
                <w:rPr>
                  <w:rFonts w:hint="eastAsia"/>
                  <w:color w:val="000000"/>
                  <w:kern w:val="0"/>
                  <w:sz w:val="21"/>
                  <w:szCs w:val="21"/>
                </w:rPr>
                <w:delText>昊盈科技</w:delText>
              </w:r>
              <w:r w:rsidDel="00964E30">
                <w:rPr>
                  <w:color w:val="000000"/>
                  <w:kern w:val="0"/>
                  <w:sz w:val="21"/>
                  <w:szCs w:val="21"/>
                  <w:lang w:val="en"/>
                </w:rPr>
                <w:delText>同属于同一投资主体，奥融科技将</w:delText>
              </w:r>
              <w:r w:rsidDel="00964E30">
                <w:rPr>
                  <w:color w:val="000000"/>
                  <w:kern w:val="0"/>
                  <w:sz w:val="21"/>
                  <w:szCs w:val="21"/>
                  <w:lang w:val="en"/>
                </w:rPr>
                <w:delText>3</w:delText>
              </w:r>
              <w:r w:rsidDel="00964E30">
                <w:rPr>
                  <w:color w:val="000000"/>
                  <w:kern w:val="0"/>
                  <w:sz w:val="21"/>
                  <w:szCs w:val="21"/>
                  <w:lang w:val="en"/>
                </w:rPr>
                <w:delText>、</w:delText>
              </w:r>
              <w:r w:rsidDel="00964E30">
                <w:rPr>
                  <w:color w:val="000000"/>
                  <w:kern w:val="0"/>
                  <w:sz w:val="21"/>
                  <w:szCs w:val="21"/>
                  <w:lang w:val="en"/>
                </w:rPr>
                <w:delText>4</w:delText>
              </w:r>
              <w:r w:rsidDel="00964E30">
                <w:rPr>
                  <w:color w:val="000000"/>
                  <w:kern w:val="0"/>
                  <w:sz w:val="21"/>
                  <w:szCs w:val="21"/>
                  <w:lang w:val="en"/>
                </w:rPr>
                <w:delText>号楼所在地块土地使用权及地上建筑物转让予</w:delText>
              </w:r>
              <w:r w:rsidDel="00964E30">
                <w:rPr>
                  <w:rFonts w:hint="eastAsia"/>
                  <w:color w:val="000000"/>
                  <w:kern w:val="0"/>
                  <w:sz w:val="21"/>
                  <w:szCs w:val="21"/>
                </w:rPr>
                <w:delText>昊盈科技</w:delText>
              </w:r>
              <w:r w:rsidDel="00964E30">
                <w:rPr>
                  <w:color w:val="000000"/>
                  <w:kern w:val="0"/>
                  <w:sz w:val="21"/>
                  <w:szCs w:val="21"/>
                  <w:lang w:val="en"/>
                </w:rPr>
                <w:delText>，适用</w:delText>
              </w:r>
              <w:r w:rsidDel="00964E30">
                <w:rPr>
                  <w:color w:val="000000"/>
                  <w:kern w:val="0"/>
                  <w:sz w:val="21"/>
                  <w:szCs w:val="21"/>
                  <w:lang w:val="en"/>
                </w:rPr>
                <w:delText>2023</w:delText>
              </w:r>
              <w:r w:rsidDel="00964E30">
                <w:rPr>
                  <w:color w:val="000000"/>
                  <w:kern w:val="0"/>
                  <w:sz w:val="21"/>
                  <w:szCs w:val="21"/>
                  <w:lang w:val="en"/>
                </w:rPr>
                <w:delText>年第</w:delText>
              </w:r>
              <w:r w:rsidDel="00964E30">
                <w:rPr>
                  <w:color w:val="000000"/>
                  <w:kern w:val="0"/>
                  <w:sz w:val="21"/>
                  <w:szCs w:val="21"/>
                  <w:lang w:val="en"/>
                </w:rPr>
                <w:delText>49</w:delText>
              </w:r>
              <w:r w:rsidDel="00964E30">
                <w:rPr>
                  <w:color w:val="000000"/>
                  <w:kern w:val="0"/>
                  <w:sz w:val="21"/>
                  <w:szCs w:val="21"/>
                  <w:lang w:val="en"/>
                </w:rPr>
                <w:delText>号公告：同一投资主体内部所属企业之间土地、房屋权属的划转，免征契税</w:delText>
              </w:r>
            </w:del>
          </w:p>
          <w:p w14:paraId="06A7371F" w14:textId="23040BF0" w:rsidR="005F457E" w:rsidDel="00964E30" w:rsidRDefault="00000000">
            <w:pPr>
              <w:widowControl/>
              <w:adjustRightInd w:val="0"/>
              <w:snapToGrid w:val="0"/>
              <w:spacing w:after="0" w:line="240" w:lineRule="auto"/>
              <w:ind w:firstLineChars="0" w:firstLine="0"/>
              <w:textAlignment w:val="auto"/>
              <w:rPr>
                <w:del w:id="5436" w:author="Si-yuan LIU" w:date="2026-07-24T14:26:00Z" w16du:dateUtc="2026-07-24T06:26:00Z"/>
                <w:color w:val="000000"/>
                <w:kern w:val="0"/>
                <w:sz w:val="21"/>
                <w:szCs w:val="21"/>
                <w:lang w:val="en"/>
              </w:rPr>
            </w:pPr>
            <w:del w:id="5437" w:author="Si-yuan LIU" w:date="2026-07-24T14:26:00Z" w16du:dateUtc="2026-07-24T06:26:00Z">
              <w:r w:rsidDel="00964E30">
                <w:rPr>
                  <w:color w:val="000000"/>
                  <w:kern w:val="0"/>
                  <w:sz w:val="21"/>
                  <w:szCs w:val="21"/>
                  <w:lang w:val="en"/>
                </w:rPr>
                <w:delText>政策依据：《关于继续实施企业、事业单位改制重组有关契税政策的公告》（财政部税务总局公告</w:delText>
              </w:r>
              <w:r w:rsidDel="00964E30">
                <w:rPr>
                  <w:color w:val="000000"/>
                  <w:kern w:val="0"/>
                  <w:sz w:val="21"/>
                  <w:szCs w:val="21"/>
                  <w:lang w:val="en"/>
                </w:rPr>
                <w:delText>2023</w:delText>
              </w:r>
              <w:r w:rsidDel="00964E30">
                <w:rPr>
                  <w:color w:val="000000"/>
                  <w:kern w:val="0"/>
                  <w:sz w:val="21"/>
                  <w:szCs w:val="21"/>
                  <w:lang w:val="en"/>
                </w:rPr>
                <w:delText>年第</w:delText>
              </w:r>
              <w:r w:rsidDel="00964E30">
                <w:rPr>
                  <w:color w:val="000000"/>
                  <w:kern w:val="0"/>
                  <w:sz w:val="21"/>
                  <w:szCs w:val="21"/>
                  <w:lang w:val="en"/>
                </w:rPr>
                <w:delText>49</w:delText>
              </w:r>
              <w:r w:rsidDel="00964E30">
                <w:rPr>
                  <w:color w:val="000000"/>
                  <w:kern w:val="0"/>
                  <w:sz w:val="21"/>
                  <w:szCs w:val="21"/>
                  <w:lang w:val="en"/>
                </w:rPr>
                <w:delText>号）</w:delText>
              </w:r>
            </w:del>
          </w:p>
        </w:tc>
        <w:tc>
          <w:tcPr>
            <w:tcW w:w="302" w:type="pct"/>
            <w:gridSpan w:val="3"/>
            <w:vAlign w:val="center"/>
            <w:tcPrChange w:id="5438" w:author="怡然 刘 [2]" w:date="2026-07-08T11:22:00Z">
              <w:tcPr>
                <w:tcW w:w="384" w:type="pct"/>
                <w:gridSpan w:val="4"/>
                <w:vAlign w:val="center"/>
              </w:tcPr>
            </w:tcPrChange>
          </w:tcPr>
          <w:p w14:paraId="57FA43DA" w14:textId="6597E234" w:rsidR="005F457E" w:rsidDel="00964E30" w:rsidRDefault="00000000">
            <w:pPr>
              <w:widowControl/>
              <w:adjustRightInd w:val="0"/>
              <w:snapToGrid w:val="0"/>
              <w:spacing w:after="0" w:line="240" w:lineRule="auto"/>
              <w:ind w:firstLineChars="0" w:firstLine="0"/>
              <w:textAlignment w:val="auto"/>
              <w:rPr>
                <w:del w:id="5439" w:author="Si-yuan LIU" w:date="2026-07-24T14:26:00Z" w16du:dateUtc="2026-07-24T06:26:00Z"/>
                <w:color w:val="000000"/>
                <w:kern w:val="0"/>
                <w:sz w:val="21"/>
                <w:szCs w:val="21"/>
              </w:rPr>
            </w:pPr>
            <w:del w:id="5440" w:author="Si-yuan LIU" w:date="2026-07-24T14:26:00Z" w16du:dateUtc="2026-07-24T06:26:00Z">
              <w:r w:rsidDel="00964E30">
                <w:rPr>
                  <w:color w:val="000000"/>
                  <w:kern w:val="0"/>
                  <w:sz w:val="21"/>
                  <w:szCs w:val="21"/>
                </w:rPr>
                <w:delText>/</w:delText>
              </w:r>
            </w:del>
          </w:p>
        </w:tc>
        <w:tc>
          <w:tcPr>
            <w:tcW w:w="340" w:type="pct"/>
            <w:gridSpan w:val="2"/>
            <w:vAlign w:val="center"/>
            <w:tcPrChange w:id="5441" w:author="怡然 刘 [2]" w:date="2026-07-08T11:22:00Z">
              <w:tcPr>
                <w:tcW w:w="386" w:type="pct"/>
                <w:gridSpan w:val="3"/>
                <w:vAlign w:val="center"/>
              </w:tcPr>
            </w:tcPrChange>
          </w:tcPr>
          <w:p w14:paraId="3709E6C0" w14:textId="0717D23B" w:rsidR="005F457E" w:rsidDel="00964E30" w:rsidRDefault="00000000">
            <w:pPr>
              <w:widowControl/>
              <w:adjustRightInd w:val="0"/>
              <w:snapToGrid w:val="0"/>
              <w:spacing w:after="0" w:line="240" w:lineRule="auto"/>
              <w:ind w:firstLineChars="0" w:firstLine="0"/>
              <w:textAlignment w:val="auto"/>
              <w:rPr>
                <w:del w:id="5442" w:author="Si-yuan LIU" w:date="2026-07-24T14:26:00Z" w16du:dateUtc="2026-07-24T06:26:00Z"/>
                <w:color w:val="000000"/>
                <w:kern w:val="0"/>
                <w:sz w:val="21"/>
                <w:szCs w:val="21"/>
              </w:rPr>
            </w:pPr>
            <w:del w:id="5443" w:author="Si-yuan LIU" w:date="2026-07-24T14:26:00Z" w16du:dateUtc="2026-07-24T06:26:00Z">
              <w:r w:rsidDel="00964E30">
                <w:rPr>
                  <w:color w:val="000000"/>
                  <w:kern w:val="0"/>
                  <w:sz w:val="21"/>
                  <w:szCs w:val="21"/>
                </w:rPr>
                <w:delText>/</w:delText>
              </w:r>
            </w:del>
          </w:p>
        </w:tc>
        <w:tc>
          <w:tcPr>
            <w:tcW w:w="388" w:type="pct"/>
            <w:gridSpan w:val="3"/>
            <w:vAlign w:val="center"/>
            <w:tcPrChange w:id="5444" w:author="怡然 刘 [2]" w:date="2026-07-08T11:22:00Z">
              <w:tcPr>
                <w:tcW w:w="477" w:type="pct"/>
                <w:gridSpan w:val="6"/>
                <w:vAlign w:val="center"/>
              </w:tcPr>
            </w:tcPrChange>
          </w:tcPr>
          <w:p w14:paraId="11E62473" w14:textId="77909F18" w:rsidR="005F457E" w:rsidDel="00964E30" w:rsidRDefault="00000000">
            <w:pPr>
              <w:widowControl/>
              <w:adjustRightInd w:val="0"/>
              <w:snapToGrid w:val="0"/>
              <w:spacing w:after="0" w:line="240" w:lineRule="auto"/>
              <w:ind w:firstLineChars="0" w:firstLine="0"/>
              <w:textAlignment w:val="auto"/>
              <w:rPr>
                <w:del w:id="5445" w:author="Si-yuan LIU" w:date="2026-07-24T14:26:00Z" w16du:dateUtc="2026-07-24T06:26:00Z"/>
                <w:color w:val="000000"/>
                <w:kern w:val="0"/>
                <w:sz w:val="21"/>
                <w:szCs w:val="21"/>
              </w:rPr>
            </w:pPr>
            <w:del w:id="5446" w:author="Si-yuan LIU" w:date="2026-07-24T14:26:00Z" w16du:dateUtc="2026-07-24T06:26:00Z">
              <w:r w:rsidDel="00964E30">
                <w:rPr>
                  <w:color w:val="000000"/>
                  <w:kern w:val="0"/>
                  <w:sz w:val="21"/>
                  <w:szCs w:val="21"/>
                </w:rPr>
                <w:delText>/</w:delText>
              </w:r>
            </w:del>
          </w:p>
        </w:tc>
        <w:tc>
          <w:tcPr>
            <w:tcW w:w="261" w:type="pct"/>
            <w:gridSpan w:val="2"/>
            <w:vAlign w:val="center"/>
            <w:tcPrChange w:id="5447" w:author="怡然 刘 [2]" w:date="2026-07-08T11:22:00Z">
              <w:tcPr>
                <w:tcW w:w="386" w:type="pct"/>
                <w:gridSpan w:val="4"/>
                <w:vAlign w:val="center"/>
              </w:tcPr>
            </w:tcPrChange>
          </w:tcPr>
          <w:p w14:paraId="45111B4E" w14:textId="2B27DBF8" w:rsidR="005F457E" w:rsidDel="00964E30" w:rsidRDefault="00000000">
            <w:pPr>
              <w:widowControl/>
              <w:adjustRightInd w:val="0"/>
              <w:snapToGrid w:val="0"/>
              <w:spacing w:after="0" w:line="240" w:lineRule="auto"/>
              <w:ind w:firstLineChars="0" w:firstLine="0"/>
              <w:textAlignment w:val="auto"/>
              <w:rPr>
                <w:del w:id="5448" w:author="Si-yuan LIU" w:date="2026-07-24T14:26:00Z" w16du:dateUtc="2026-07-24T06:26:00Z"/>
                <w:color w:val="000000"/>
                <w:kern w:val="0"/>
                <w:sz w:val="21"/>
                <w:szCs w:val="21"/>
              </w:rPr>
            </w:pPr>
            <w:del w:id="5449" w:author="Si-yuan LIU" w:date="2026-07-24T14:26:00Z" w16du:dateUtc="2026-07-24T06:26:00Z">
              <w:r w:rsidDel="00964E30">
                <w:rPr>
                  <w:color w:val="000000"/>
                  <w:kern w:val="0"/>
                  <w:sz w:val="21"/>
                  <w:szCs w:val="21"/>
                </w:rPr>
                <w:delText>/</w:delText>
              </w:r>
            </w:del>
          </w:p>
        </w:tc>
      </w:tr>
      <w:tr w:rsidR="005F457E" w:rsidDel="00964E30" w14:paraId="48FF4597" w14:textId="107DDC1D" w:rsidTr="005F457E">
        <w:trPr>
          <w:gridBefore w:val="2"/>
          <w:gridAfter w:val="3"/>
          <w:wBefore w:w="1157" w:type="dxa"/>
          <w:wAfter w:w="138" w:type="dxa"/>
          <w:trHeight w:val="1120"/>
          <w:tblHeader/>
          <w:jc w:val="center"/>
          <w:del w:id="5450" w:author="Si-yuan LIU" w:date="2026-07-24T14:26:00Z" w16du:dateUtc="2026-07-24T06:26:00Z"/>
          <w:trPrChange w:id="5451" w:author="怡然 刘 [2]" w:date="2026-07-08T11:22:00Z">
            <w:trPr>
              <w:gridBefore w:val="2"/>
              <w:gridAfter w:val="3"/>
              <w:wBefore w:w="1045" w:type="dxa"/>
              <w:wAfter w:w="205" w:type="dxa"/>
              <w:trHeight w:val="1120"/>
              <w:jc w:val="center"/>
            </w:trPr>
          </w:trPrChange>
        </w:trPr>
        <w:tc>
          <w:tcPr>
            <w:tcW w:w="632" w:type="pct"/>
            <w:gridSpan w:val="2"/>
            <w:vMerge/>
            <w:vAlign w:val="center"/>
            <w:tcPrChange w:id="5452" w:author="怡然 刘 [2]" w:date="2026-07-08T11:22:00Z">
              <w:tcPr>
                <w:tcW w:w="241" w:type="pct"/>
                <w:gridSpan w:val="3"/>
                <w:vMerge/>
                <w:vAlign w:val="center"/>
              </w:tcPr>
            </w:tcPrChange>
          </w:tcPr>
          <w:p w14:paraId="1860DED1" w14:textId="1AD679E0" w:rsidR="005F457E" w:rsidDel="00964E30" w:rsidRDefault="005F457E">
            <w:pPr>
              <w:widowControl/>
              <w:adjustRightInd w:val="0"/>
              <w:snapToGrid w:val="0"/>
              <w:spacing w:after="0" w:line="240" w:lineRule="auto"/>
              <w:ind w:firstLineChars="0" w:firstLine="0"/>
              <w:jc w:val="left"/>
              <w:textAlignment w:val="auto"/>
              <w:rPr>
                <w:del w:id="5453" w:author="Si-yuan LIU" w:date="2026-07-24T14:26:00Z" w16du:dateUtc="2026-07-24T06:26:00Z"/>
                <w:color w:val="000000"/>
                <w:kern w:val="0"/>
                <w:sz w:val="21"/>
                <w:szCs w:val="21"/>
              </w:rPr>
            </w:pPr>
          </w:p>
        </w:tc>
        <w:tc>
          <w:tcPr>
            <w:tcW w:w="590" w:type="pct"/>
            <w:gridSpan w:val="4"/>
            <w:vAlign w:val="center"/>
            <w:tcPrChange w:id="5454" w:author="怡然 刘 [2]" w:date="2026-07-08T11:22:00Z">
              <w:tcPr>
                <w:tcW w:w="672" w:type="pct"/>
                <w:gridSpan w:val="6"/>
                <w:vAlign w:val="center"/>
              </w:tcPr>
            </w:tcPrChange>
          </w:tcPr>
          <w:p w14:paraId="5750A4F5" w14:textId="0BBC9BA0" w:rsidR="005F457E" w:rsidDel="00964E30" w:rsidRDefault="00000000">
            <w:pPr>
              <w:widowControl/>
              <w:adjustRightInd w:val="0"/>
              <w:snapToGrid w:val="0"/>
              <w:spacing w:after="0" w:line="240" w:lineRule="auto"/>
              <w:ind w:firstLineChars="0" w:firstLine="0"/>
              <w:jc w:val="center"/>
              <w:textAlignment w:val="auto"/>
              <w:rPr>
                <w:del w:id="5455" w:author="Si-yuan LIU" w:date="2026-07-24T14:26:00Z" w16du:dateUtc="2026-07-24T06:26:00Z"/>
                <w:color w:val="000000"/>
                <w:kern w:val="0"/>
                <w:sz w:val="21"/>
                <w:szCs w:val="21"/>
              </w:rPr>
            </w:pPr>
            <w:del w:id="5456" w:author="Si-yuan LIU" w:date="2026-07-24T14:26:00Z" w16du:dateUtc="2026-07-24T06:26:00Z">
              <w:r w:rsidDel="00964E30">
                <w:rPr>
                  <w:rFonts w:hint="eastAsia"/>
                  <w:color w:val="000000"/>
                  <w:kern w:val="0"/>
                  <w:sz w:val="21"/>
                  <w:szCs w:val="21"/>
                </w:rPr>
                <w:delText>其他</w:delText>
              </w:r>
            </w:del>
          </w:p>
        </w:tc>
        <w:tc>
          <w:tcPr>
            <w:tcW w:w="87" w:type="pct"/>
            <w:vAlign w:val="center"/>
            <w:tcPrChange w:id="5457" w:author="怡然 刘 [2]" w:date="2026-07-08T11:22:00Z">
              <w:tcPr>
                <w:tcW w:w="83" w:type="pct"/>
                <w:vAlign w:val="center"/>
              </w:tcPr>
            </w:tcPrChange>
          </w:tcPr>
          <w:p w14:paraId="4BD52B36" w14:textId="069A8FBD" w:rsidR="005F457E" w:rsidDel="00964E30" w:rsidRDefault="00000000">
            <w:pPr>
              <w:widowControl/>
              <w:adjustRightInd w:val="0"/>
              <w:snapToGrid w:val="0"/>
              <w:spacing w:after="0" w:line="240" w:lineRule="auto"/>
              <w:ind w:firstLineChars="0" w:firstLine="0"/>
              <w:textAlignment w:val="auto"/>
              <w:rPr>
                <w:del w:id="5458" w:author="Si-yuan LIU" w:date="2026-07-24T14:26:00Z" w16du:dateUtc="2026-07-24T06:26:00Z"/>
                <w:color w:val="000000"/>
                <w:kern w:val="0"/>
                <w:sz w:val="21"/>
                <w:szCs w:val="21"/>
              </w:rPr>
            </w:pPr>
            <w:del w:id="5459" w:author="Si-yuan LIU" w:date="2026-07-24T14:26:00Z" w16du:dateUtc="2026-07-24T06:26:00Z">
              <w:r w:rsidDel="00964E30">
                <w:rPr>
                  <w:rFonts w:hint="eastAsia"/>
                  <w:color w:val="000000"/>
                  <w:kern w:val="0"/>
                  <w:sz w:val="21"/>
                  <w:szCs w:val="21"/>
                </w:rPr>
                <w:delText>是</w:delText>
              </w:r>
            </w:del>
          </w:p>
        </w:tc>
        <w:tc>
          <w:tcPr>
            <w:tcW w:w="1984" w:type="pct"/>
            <w:gridSpan w:val="2"/>
            <w:vAlign w:val="center"/>
            <w:tcPrChange w:id="5460" w:author="怡然 刘 [2]" w:date="2026-07-08T11:22:00Z">
              <w:tcPr>
                <w:tcW w:w="1963" w:type="pct"/>
                <w:gridSpan w:val="4"/>
                <w:vAlign w:val="center"/>
              </w:tcPr>
            </w:tcPrChange>
          </w:tcPr>
          <w:p w14:paraId="4BE79926" w14:textId="098320CF" w:rsidR="005F457E" w:rsidDel="00964E30" w:rsidRDefault="00000000">
            <w:pPr>
              <w:widowControl/>
              <w:adjustRightInd w:val="0"/>
              <w:snapToGrid w:val="0"/>
              <w:spacing w:after="0" w:line="240" w:lineRule="auto"/>
              <w:ind w:firstLineChars="0" w:firstLine="0"/>
              <w:textAlignment w:val="auto"/>
              <w:rPr>
                <w:del w:id="5461" w:author="Si-yuan LIU" w:date="2026-07-24T14:26:00Z" w16du:dateUtc="2026-07-24T06:26:00Z"/>
                <w:color w:val="000000"/>
                <w:kern w:val="0"/>
                <w:sz w:val="21"/>
                <w:szCs w:val="21"/>
                <w:lang w:val="en"/>
              </w:rPr>
            </w:pPr>
            <w:del w:id="5462" w:author="Si-yuan LIU" w:date="2026-07-24T14:26:00Z" w16du:dateUtc="2026-07-24T06:26:00Z">
              <w:r w:rsidDel="00964E30">
                <w:rPr>
                  <w:rFonts w:hint="eastAsia"/>
                  <w:color w:val="000000"/>
                  <w:kern w:val="0"/>
                  <w:sz w:val="21"/>
                  <w:szCs w:val="21"/>
                  <w:lang w:val="en"/>
                </w:rPr>
                <w:delText>城市维护建设税、教育费附加、地方教育费附加按应纳增值税额的</w:delText>
              </w:r>
              <w:r w:rsidDel="00964E30">
                <w:rPr>
                  <w:color w:val="000000"/>
                  <w:kern w:val="0"/>
                  <w:sz w:val="21"/>
                  <w:szCs w:val="21"/>
                  <w:lang w:val="en"/>
                </w:rPr>
                <w:delText>12%</w:delText>
              </w:r>
              <w:r w:rsidDel="00964E30">
                <w:rPr>
                  <w:rFonts w:hint="eastAsia"/>
                  <w:color w:val="000000"/>
                  <w:kern w:val="0"/>
                  <w:sz w:val="21"/>
                  <w:szCs w:val="21"/>
                  <w:lang w:val="en"/>
                </w:rPr>
                <w:delText>计算</w:delText>
              </w:r>
            </w:del>
          </w:p>
          <w:p w14:paraId="0EEB1B2D" w14:textId="3AE9BC64" w:rsidR="005F457E" w:rsidDel="00964E30" w:rsidRDefault="00000000">
            <w:pPr>
              <w:widowControl/>
              <w:adjustRightInd w:val="0"/>
              <w:snapToGrid w:val="0"/>
              <w:spacing w:after="0" w:line="240" w:lineRule="auto"/>
              <w:ind w:firstLineChars="0" w:firstLine="0"/>
              <w:textAlignment w:val="auto"/>
              <w:rPr>
                <w:del w:id="5463" w:author="Si-yuan LIU" w:date="2026-07-24T14:26:00Z" w16du:dateUtc="2026-07-24T06:26:00Z"/>
                <w:color w:val="000000"/>
                <w:kern w:val="0"/>
                <w:sz w:val="21"/>
                <w:szCs w:val="21"/>
              </w:rPr>
            </w:pPr>
            <w:del w:id="5464" w:author="Si-yuan LIU" w:date="2026-07-24T14:26:00Z" w16du:dateUtc="2026-07-24T06:26:00Z">
              <w:r w:rsidDel="00964E30">
                <w:rPr>
                  <w:rFonts w:hint="eastAsia"/>
                  <w:color w:val="000000"/>
                  <w:kern w:val="0"/>
                  <w:sz w:val="21"/>
                  <w:szCs w:val="21"/>
                  <w:lang w:val="en"/>
                </w:rPr>
                <w:delText>计算公式：应纳增值税额</w:delText>
              </w:r>
              <w:r w:rsidDel="00964E30">
                <w:rPr>
                  <w:color w:val="000000"/>
                  <w:kern w:val="0"/>
                  <w:sz w:val="21"/>
                  <w:szCs w:val="21"/>
                  <w:lang w:val="en"/>
                </w:rPr>
                <w:delText>0</w:delText>
              </w:r>
              <w:r w:rsidDel="00964E30">
                <w:rPr>
                  <w:rFonts w:hint="eastAsia"/>
                  <w:color w:val="000000"/>
                  <w:kern w:val="0"/>
                  <w:sz w:val="21"/>
                  <w:szCs w:val="21"/>
                  <w:lang w:val="en"/>
                </w:rPr>
                <w:delText>万元</w:delText>
              </w:r>
              <w:r w:rsidDel="00964E30">
                <w:rPr>
                  <w:color w:val="000000"/>
                  <w:kern w:val="0"/>
                  <w:sz w:val="21"/>
                  <w:szCs w:val="21"/>
                  <w:lang w:val="en"/>
                </w:rPr>
                <w:delText>*12%=0</w:delText>
              </w:r>
              <w:r w:rsidDel="00964E30">
                <w:rPr>
                  <w:rFonts w:hint="eastAsia"/>
                  <w:color w:val="000000"/>
                  <w:kern w:val="0"/>
                  <w:sz w:val="21"/>
                  <w:szCs w:val="21"/>
                  <w:lang w:val="en"/>
                </w:rPr>
                <w:delText>万元</w:delText>
              </w:r>
            </w:del>
          </w:p>
        </w:tc>
        <w:tc>
          <w:tcPr>
            <w:tcW w:w="302" w:type="pct"/>
            <w:gridSpan w:val="3"/>
            <w:vAlign w:val="center"/>
            <w:tcPrChange w:id="5465" w:author="怡然 刘 [2]" w:date="2026-07-08T11:22:00Z">
              <w:tcPr>
                <w:tcW w:w="384" w:type="pct"/>
                <w:gridSpan w:val="4"/>
                <w:vAlign w:val="center"/>
              </w:tcPr>
            </w:tcPrChange>
          </w:tcPr>
          <w:p w14:paraId="6C7E550D" w14:textId="2D21C7D4" w:rsidR="005F457E" w:rsidDel="00964E30" w:rsidRDefault="00000000">
            <w:pPr>
              <w:widowControl/>
              <w:adjustRightInd w:val="0"/>
              <w:snapToGrid w:val="0"/>
              <w:spacing w:after="0" w:line="240" w:lineRule="auto"/>
              <w:ind w:firstLineChars="0" w:firstLine="0"/>
              <w:textAlignment w:val="auto"/>
              <w:rPr>
                <w:del w:id="5466" w:author="Si-yuan LIU" w:date="2026-07-24T14:26:00Z" w16du:dateUtc="2026-07-24T06:26:00Z"/>
                <w:color w:val="000000"/>
                <w:kern w:val="0"/>
                <w:sz w:val="21"/>
                <w:szCs w:val="21"/>
              </w:rPr>
            </w:pPr>
            <w:del w:id="5467" w:author="Si-yuan LIU" w:date="2026-07-24T14:26:00Z" w16du:dateUtc="2026-07-24T06:26:00Z">
              <w:r w:rsidDel="00964E30">
                <w:rPr>
                  <w:color w:val="000000"/>
                  <w:kern w:val="0"/>
                  <w:sz w:val="21"/>
                  <w:szCs w:val="21"/>
                </w:rPr>
                <w:delText>0</w:delText>
              </w:r>
            </w:del>
          </w:p>
        </w:tc>
        <w:tc>
          <w:tcPr>
            <w:tcW w:w="340" w:type="pct"/>
            <w:gridSpan w:val="2"/>
            <w:vAlign w:val="center"/>
            <w:tcPrChange w:id="5468" w:author="怡然 刘 [2]" w:date="2026-07-08T11:22:00Z">
              <w:tcPr>
                <w:tcW w:w="386" w:type="pct"/>
                <w:gridSpan w:val="3"/>
                <w:vAlign w:val="center"/>
              </w:tcPr>
            </w:tcPrChange>
          </w:tcPr>
          <w:p w14:paraId="4591CD68" w14:textId="6D6D8019" w:rsidR="005F457E" w:rsidDel="00964E30" w:rsidRDefault="00000000">
            <w:pPr>
              <w:widowControl/>
              <w:adjustRightInd w:val="0"/>
              <w:snapToGrid w:val="0"/>
              <w:spacing w:after="0" w:line="240" w:lineRule="auto"/>
              <w:ind w:firstLineChars="0" w:firstLine="0"/>
              <w:textAlignment w:val="auto"/>
              <w:rPr>
                <w:del w:id="5469" w:author="Si-yuan LIU" w:date="2026-07-24T14:26:00Z" w16du:dateUtc="2026-07-24T06:26:00Z"/>
                <w:color w:val="000000"/>
                <w:kern w:val="0"/>
                <w:sz w:val="21"/>
                <w:szCs w:val="21"/>
              </w:rPr>
            </w:pPr>
            <w:del w:id="5470" w:author="Si-yuan LIU" w:date="2026-07-24T14:26:00Z" w16du:dateUtc="2026-07-24T06:26:00Z">
              <w:r w:rsidDel="00964E30">
                <w:rPr>
                  <w:color w:val="000000"/>
                  <w:kern w:val="0"/>
                  <w:sz w:val="21"/>
                  <w:szCs w:val="21"/>
                  <w:lang w:val="en"/>
                </w:rPr>
                <w:delText>/</w:delText>
              </w:r>
            </w:del>
          </w:p>
        </w:tc>
        <w:tc>
          <w:tcPr>
            <w:tcW w:w="388" w:type="pct"/>
            <w:gridSpan w:val="3"/>
            <w:vAlign w:val="center"/>
            <w:tcPrChange w:id="5471" w:author="怡然 刘 [2]" w:date="2026-07-08T11:22:00Z">
              <w:tcPr>
                <w:tcW w:w="477" w:type="pct"/>
                <w:gridSpan w:val="6"/>
                <w:vAlign w:val="center"/>
              </w:tcPr>
            </w:tcPrChange>
          </w:tcPr>
          <w:p w14:paraId="0581E806" w14:textId="2B858D5C" w:rsidR="005F457E" w:rsidDel="00964E30" w:rsidRDefault="00000000">
            <w:pPr>
              <w:widowControl/>
              <w:adjustRightInd w:val="0"/>
              <w:snapToGrid w:val="0"/>
              <w:spacing w:after="0" w:line="240" w:lineRule="auto"/>
              <w:ind w:firstLineChars="0" w:firstLine="0"/>
              <w:textAlignment w:val="auto"/>
              <w:rPr>
                <w:del w:id="5472" w:author="Si-yuan LIU" w:date="2026-07-24T14:26:00Z" w16du:dateUtc="2026-07-24T06:26:00Z"/>
                <w:color w:val="000000"/>
                <w:kern w:val="0"/>
                <w:sz w:val="21"/>
                <w:szCs w:val="21"/>
              </w:rPr>
            </w:pPr>
            <w:del w:id="5473" w:author="Si-yuan LIU" w:date="2026-07-24T14:26:00Z" w16du:dateUtc="2026-07-24T06:26:00Z">
              <w:r w:rsidDel="00964E30">
                <w:rPr>
                  <w:rFonts w:hint="eastAsia"/>
                  <w:color w:val="000000"/>
                  <w:kern w:val="0"/>
                  <w:sz w:val="21"/>
                  <w:szCs w:val="21"/>
                </w:rPr>
                <w:delText>国家税务总局广州市南沙区税务局</w:delText>
              </w:r>
            </w:del>
          </w:p>
        </w:tc>
        <w:tc>
          <w:tcPr>
            <w:tcW w:w="261" w:type="pct"/>
            <w:gridSpan w:val="2"/>
            <w:vAlign w:val="center"/>
            <w:tcPrChange w:id="5474" w:author="怡然 刘 [2]" w:date="2026-07-08T11:22:00Z">
              <w:tcPr>
                <w:tcW w:w="386" w:type="pct"/>
                <w:gridSpan w:val="4"/>
                <w:vAlign w:val="center"/>
              </w:tcPr>
            </w:tcPrChange>
          </w:tcPr>
          <w:p w14:paraId="63AEEE77" w14:textId="5CDFCB0F" w:rsidR="005F457E" w:rsidDel="00964E30" w:rsidRDefault="00000000">
            <w:pPr>
              <w:widowControl/>
              <w:adjustRightInd w:val="0"/>
              <w:snapToGrid w:val="0"/>
              <w:spacing w:after="0" w:line="240" w:lineRule="auto"/>
              <w:ind w:firstLineChars="0" w:firstLine="0"/>
              <w:textAlignment w:val="auto"/>
              <w:rPr>
                <w:del w:id="5475" w:author="Si-yuan LIU" w:date="2026-07-24T14:26:00Z" w16du:dateUtc="2026-07-24T06:26:00Z"/>
                <w:color w:val="000000"/>
                <w:kern w:val="0"/>
                <w:sz w:val="21"/>
                <w:szCs w:val="21"/>
              </w:rPr>
            </w:pPr>
            <w:del w:id="5476" w:author="Si-yuan LIU" w:date="2026-07-24T14:26:00Z" w16du:dateUtc="2026-07-24T06:26:00Z">
              <w:r w:rsidDel="00964E30">
                <w:rPr>
                  <w:rFonts w:hint="eastAsia"/>
                  <w:color w:val="000000"/>
                  <w:kern w:val="0"/>
                  <w:sz w:val="21"/>
                  <w:szCs w:val="21"/>
                </w:rPr>
                <w:delText>奥融科技</w:delText>
              </w:r>
            </w:del>
          </w:p>
        </w:tc>
      </w:tr>
      <w:tr w:rsidR="005F457E" w:rsidDel="00964E30" w14:paraId="13130DA2" w14:textId="006D84C3" w:rsidTr="005F457E">
        <w:trPr>
          <w:gridBefore w:val="2"/>
          <w:gridAfter w:val="4"/>
          <w:wBefore w:w="1157" w:type="dxa"/>
          <w:wAfter w:w="236" w:type="dxa"/>
          <w:trHeight w:val="268"/>
          <w:tblHeader/>
          <w:jc w:val="center"/>
          <w:del w:id="5477" w:author="Si-yuan LIU" w:date="2026-07-24T14:26:00Z" w16du:dateUtc="2026-07-24T06:26:00Z"/>
          <w:trPrChange w:id="5478" w:author="怡然 刘 [2]" w:date="2026-07-08T11:22:00Z">
            <w:trPr>
              <w:gridBefore w:val="2"/>
              <w:gridAfter w:val="4"/>
              <w:wBefore w:w="1045" w:type="dxa"/>
              <w:wAfter w:w="379" w:type="dxa"/>
              <w:trHeight w:val="268"/>
              <w:jc w:val="center"/>
            </w:trPr>
          </w:trPrChange>
        </w:trPr>
        <w:tc>
          <w:tcPr>
            <w:tcW w:w="632" w:type="pct"/>
            <w:gridSpan w:val="2"/>
            <w:vMerge/>
            <w:vAlign w:val="center"/>
            <w:tcPrChange w:id="5479" w:author="怡然 刘 [2]" w:date="2026-07-08T11:22:00Z">
              <w:tcPr>
                <w:tcW w:w="241" w:type="pct"/>
                <w:gridSpan w:val="3"/>
                <w:vMerge/>
                <w:vAlign w:val="center"/>
              </w:tcPr>
            </w:tcPrChange>
          </w:tcPr>
          <w:p w14:paraId="0448B9A5" w14:textId="4771F9F5" w:rsidR="005F457E" w:rsidDel="00964E30" w:rsidRDefault="005F457E">
            <w:pPr>
              <w:widowControl/>
              <w:adjustRightInd w:val="0"/>
              <w:snapToGrid w:val="0"/>
              <w:spacing w:after="0" w:line="240" w:lineRule="auto"/>
              <w:ind w:firstLineChars="0" w:firstLine="0"/>
              <w:jc w:val="left"/>
              <w:textAlignment w:val="auto"/>
              <w:rPr>
                <w:del w:id="5480" w:author="Si-yuan LIU" w:date="2026-07-24T14:26:00Z" w16du:dateUtc="2026-07-24T06:26:00Z"/>
                <w:color w:val="000000"/>
                <w:kern w:val="0"/>
                <w:sz w:val="21"/>
                <w:szCs w:val="21"/>
              </w:rPr>
            </w:pPr>
          </w:p>
        </w:tc>
        <w:tc>
          <w:tcPr>
            <w:tcW w:w="3916" w:type="pct"/>
            <w:gridSpan w:val="16"/>
            <w:vAlign w:val="center"/>
            <w:tcPrChange w:id="5481" w:author="怡然 刘 [2]" w:date="2026-07-08T11:22:00Z">
              <w:tcPr>
                <w:tcW w:w="4286" w:type="pct"/>
                <w:gridSpan w:val="26"/>
                <w:vAlign w:val="center"/>
              </w:tcPr>
            </w:tcPrChange>
          </w:tcPr>
          <w:p w14:paraId="4C166AFB" w14:textId="51B3F93D" w:rsidR="005F457E" w:rsidDel="00964E30" w:rsidRDefault="00000000">
            <w:pPr>
              <w:widowControl/>
              <w:adjustRightInd w:val="0"/>
              <w:snapToGrid w:val="0"/>
              <w:spacing w:after="0" w:line="240" w:lineRule="auto"/>
              <w:ind w:firstLineChars="0" w:firstLine="0"/>
              <w:textAlignment w:val="auto"/>
              <w:rPr>
                <w:del w:id="5482" w:author="Si-yuan LIU" w:date="2026-07-24T14:26:00Z" w16du:dateUtc="2026-07-24T06:26:00Z"/>
                <w:color w:val="000000"/>
                <w:kern w:val="0"/>
                <w:sz w:val="21"/>
                <w:szCs w:val="21"/>
              </w:rPr>
            </w:pPr>
            <w:del w:id="5483" w:author="Si-yuan LIU" w:date="2026-07-24T14:26:00Z" w16du:dateUtc="2026-07-24T06:26:00Z">
              <w:r w:rsidDel="00964E30">
                <w:rPr>
                  <w:rFonts w:hint="eastAsia"/>
                  <w:color w:val="000000"/>
                  <w:kern w:val="0"/>
                  <w:sz w:val="21"/>
                  <w:szCs w:val="21"/>
                </w:rPr>
                <w:delText>4</w:delText>
              </w:r>
              <w:r w:rsidDel="00964E30">
                <w:rPr>
                  <w:rFonts w:hint="eastAsia"/>
                  <w:color w:val="000000"/>
                  <w:kern w:val="0"/>
                  <w:sz w:val="21"/>
                  <w:szCs w:val="21"/>
                </w:rPr>
                <w:delText>、奥融科技转让持有的</w:delText>
              </w:r>
              <w:r w:rsidDel="00964E30">
                <w:rPr>
                  <w:rFonts w:hint="eastAsia"/>
                  <w:color w:val="000000"/>
                  <w:kern w:val="0"/>
                  <w:sz w:val="21"/>
                  <w:szCs w:val="21"/>
                </w:rPr>
                <w:delText>9.60%</w:delText>
              </w:r>
              <w:r w:rsidDel="00964E30">
                <w:rPr>
                  <w:rFonts w:hint="eastAsia"/>
                  <w:color w:val="000000"/>
                  <w:kern w:val="0"/>
                  <w:sz w:val="21"/>
                  <w:szCs w:val="21"/>
                </w:rPr>
                <w:delText>天津宸瑞股权</w:delText>
              </w:r>
            </w:del>
          </w:p>
        </w:tc>
      </w:tr>
      <w:tr w:rsidR="005F457E" w:rsidDel="00964E30" w14:paraId="6FB5BB33" w14:textId="6DAF5154" w:rsidTr="005F457E">
        <w:trPr>
          <w:gridBefore w:val="2"/>
          <w:gridAfter w:val="3"/>
          <w:wBefore w:w="1157" w:type="dxa"/>
          <w:wAfter w:w="138" w:type="dxa"/>
          <w:trHeight w:val="1120"/>
          <w:tblHeader/>
          <w:jc w:val="center"/>
          <w:del w:id="5484" w:author="Si-yuan LIU" w:date="2026-07-24T14:26:00Z" w16du:dateUtc="2026-07-24T06:26:00Z"/>
          <w:trPrChange w:id="5485" w:author="怡然 刘 [2]" w:date="2026-07-08T11:22:00Z">
            <w:trPr>
              <w:gridBefore w:val="2"/>
              <w:gridAfter w:val="3"/>
              <w:wBefore w:w="1045" w:type="dxa"/>
              <w:wAfter w:w="205" w:type="dxa"/>
              <w:trHeight w:val="1120"/>
              <w:jc w:val="center"/>
            </w:trPr>
          </w:trPrChange>
        </w:trPr>
        <w:tc>
          <w:tcPr>
            <w:tcW w:w="632" w:type="pct"/>
            <w:gridSpan w:val="2"/>
            <w:vMerge/>
            <w:vAlign w:val="center"/>
            <w:tcPrChange w:id="5486" w:author="怡然 刘 [2]" w:date="2026-07-08T11:22:00Z">
              <w:tcPr>
                <w:tcW w:w="241" w:type="pct"/>
                <w:gridSpan w:val="3"/>
                <w:vMerge/>
                <w:vAlign w:val="center"/>
              </w:tcPr>
            </w:tcPrChange>
          </w:tcPr>
          <w:p w14:paraId="6CE031F7" w14:textId="048ADA07" w:rsidR="005F457E" w:rsidDel="00964E30" w:rsidRDefault="005F457E">
            <w:pPr>
              <w:widowControl/>
              <w:adjustRightInd w:val="0"/>
              <w:snapToGrid w:val="0"/>
              <w:spacing w:after="0" w:line="240" w:lineRule="auto"/>
              <w:ind w:firstLineChars="0" w:firstLine="0"/>
              <w:jc w:val="left"/>
              <w:textAlignment w:val="auto"/>
              <w:rPr>
                <w:del w:id="5487" w:author="Si-yuan LIU" w:date="2026-07-24T14:26:00Z" w16du:dateUtc="2026-07-24T06:26:00Z"/>
                <w:color w:val="000000"/>
                <w:kern w:val="0"/>
                <w:sz w:val="21"/>
                <w:szCs w:val="21"/>
              </w:rPr>
            </w:pPr>
          </w:p>
        </w:tc>
        <w:tc>
          <w:tcPr>
            <w:tcW w:w="590" w:type="pct"/>
            <w:gridSpan w:val="4"/>
            <w:vAlign w:val="center"/>
            <w:tcPrChange w:id="5488" w:author="怡然 刘 [2]" w:date="2026-07-08T11:22:00Z">
              <w:tcPr>
                <w:tcW w:w="672" w:type="pct"/>
                <w:gridSpan w:val="6"/>
                <w:vAlign w:val="center"/>
              </w:tcPr>
            </w:tcPrChange>
          </w:tcPr>
          <w:p w14:paraId="6FE9B2F5" w14:textId="30CEC627" w:rsidR="005F457E" w:rsidDel="00964E30" w:rsidRDefault="00000000">
            <w:pPr>
              <w:widowControl/>
              <w:adjustRightInd w:val="0"/>
              <w:snapToGrid w:val="0"/>
              <w:spacing w:after="0" w:line="240" w:lineRule="auto"/>
              <w:ind w:firstLineChars="0" w:firstLine="0"/>
              <w:jc w:val="center"/>
              <w:textAlignment w:val="auto"/>
              <w:rPr>
                <w:del w:id="5489" w:author="Si-yuan LIU" w:date="2026-07-24T14:26:00Z" w16du:dateUtc="2026-07-24T06:26:00Z"/>
                <w:color w:val="000000"/>
                <w:kern w:val="0"/>
                <w:sz w:val="21"/>
                <w:szCs w:val="21"/>
              </w:rPr>
            </w:pPr>
            <w:del w:id="5490" w:author="Si-yuan LIU" w:date="2026-07-24T14:26:00Z" w16du:dateUtc="2026-07-24T06:26:00Z">
              <w:r w:rsidDel="00964E30">
                <w:rPr>
                  <w:rFonts w:hint="eastAsia"/>
                  <w:color w:val="000000"/>
                  <w:kern w:val="0"/>
                  <w:sz w:val="21"/>
                  <w:szCs w:val="21"/>
                </w:rPr>
                <w:delText>企业所得税</w:delText>
              </w:r>
            </w:del>
          </w:p>
        </w:tc>
        <w:tc>
          <w:tcPr>
            <w:tcW w:w="87" w:type="pct"/>
            <w:vAlign w:val="center"/>
            <w:tcPrChange w:id="5491" w:author="怡然 刘 [2]" w:date="2026-07-08T11:22:00Z">
              <w:tcPr>
                <w:tcW w:w="83" w:type="pct"/>
                <w:vAlign w:val="center"/>
              </w:tcPr>
            </w:tcPrChange>
          </w:tcPr>
          <w:p w14:paraId="7383664C" w14:textId="6C245A63" w:rsidR="005F457E" w:rsidDel="00964E30" w:rsidRDefault="00000000">
            <w:pPr>
              <w:widowControl/>
              <w:adjustRightInd w:val="0"/>
              <w:snapToGrid w:val="0"/>
              <w:spacing w:after="0" w:line="240" w:lineRule="auto"/>
              <w:ind w:firstLineChars="0" w:firstLine="0"/>
              <w:textAlignment w:val="auto"/>
              <w:rPr>
                <w:del w:id="5492" w:author="Si-yuan LIU" w:date="2026-07-24T14:26:00Z" w16du:dateUtc="2026-07-24T06:26:00Z"/>
                <w:color w:val="000000"/>
                <w:kern w:val="0"/>
                <w:sz w:val="21"/>
                <w:szCs w:val="21"/>
              </w:rPr>
            </w:pPr>
            <w:del w:id="5493" w:author="Si-yuan LIU" w:date="2026-07-24T14:26:00Z" w16du:dateUtc="2026-07-24T06:26:00Z">
              <w:r w:rsidDel="00964E30">
                <w:rPr>
                  <w:rFonts w:hint="eastAsia"/>
                  <w:color w:val="000000"/>
                  <w:kern w:val="0"/>
                  <w:sz w:val="21"/>
                  <w:szCs w:val="21"/>
                  <w:lang w:val="en"/>
                </w:rPr>
                <w:delText>是</w:delText>
              </w:r>
            </w:del>
          </w:p>
        </w:tc>
        <w:tc>
          <w:tcPr>
            <w:tcW w:w="1984" w:type="pct"/>
            <w:gridSpan w:val="2"/>
            <w:vAlign w:val="center"/>
            <w:tcPrChange w:id="5494" w:author="怡然 刘 [2]" w:date="2026-07-08T11:22:00Z">
              <w:tcPr>
                <w:tcW w:w="1963" w:type="pct"/>
                <w:gridSpan w:val="4"/>
                <w:vAlign w:val="center"/>
              </w:tcPr>
            </w:tcPrChange>
          </w:tcPr>
          <w:p w14:paraId="347B7EDD" w14:textId="1CF4AFF8" w:rsidR="005F457E" w:rsidDel="00964E30" w:rsidRDefault="00000000">
            <w:pPr>
              <w:adjustRightInd w:val="0"/>
              <w:snapToGrid w:val="0"/>
              <w:spacing w:after="0" w:line="240" w:lineRule="auto"/>
              <w:ind w:firstLineChars="0" w:firstLine="0"/>
              <w:rPr>
                <w:del w:id="5495" w:author="Si-yuan LIU" w:date="2026-07-24T14:26:00Z" w16du:dateUtc="2026-07-24T06:26:00Z"/>
                <w:rFonts w:cs="楷体_GB2312"/>
                <w:sz w:val="21"/>
                <w:szCs w:val="21"/>
                <w:lang w:val="de-DE"/>
              </w:rPr>
            </w:pPr>
            <w:del w:id="5496" w:author="Si-yuan LIU" w:date="2026-07-24T14:26:00Z" w16du:dateUtc="2026-07-24T06:26:00Z">
              <w:r w:rsidDel="00964E30">
                <w:rPr>
                  <w:rFonts w:cs="楷体_GB2312" w:hint="eastAsia"/>
                  <w:sz w:val="21"/>
                  <w:szCs w:val="21"/>
                </w:rPr>
                <w:delText>奥融科</w:delText>
              </w:r>
              <w:r w:rsidDel="00964E30">
                <w:rPr>
                  <w:rFonts w:cs="楷体_GB2312"/>
                  <w:sz w:val="21"/>
                  <w:szCs w:val="21"/>
                </w:rPr>
                <w:delText>技</w:delText>
              </w:r>
              <w:r w:rsidDel="00964E30">
                <w:rPr>
                  <w:rFonts w:cs="楷体_GB2312" w:hint="eastAsia"/>
                  <w:sz w:val="21"/>
                  <w:szCs w:val="21"/>
                  <w:lang w:val="de-DE"/>
                </w:rPr>
                <w:delText>转让</w:delText>
              </w:r>
              <w:r w:rsidDel="00964E30">
                <w:rPr>
                  <w:rFonts w:cs="楷体_GB2312" w:hint="eastAsia"/>
                  <w:sz w:val="21"/>
                  <w:szCs w:val="21"/>
                </w:rPr>
                <w:delText>天津宸瑞</w:delText>
              </w:r>
              <w:r w:rsidDel="00964E30">
                <w:rPr>
                  <w:rFonts w:cs="楷体_GB2312" w:hint="eastAsia"/>
                  <w:sz w:val="21"/>
                  <w:szCs w:val="21"/>
                  <w:lang w:val="de-DE"/>
                </w:rPr>
                <w:delText>股权，需确认股权转让的所得，计入当年的应纳税所得额。</w:delText>
              </w:r>
            </w:del>
          </w:p>
          <w:p w14:paraId="00BEC612" w14:textId="4BAF1EBC" w:rsidR="005F457E" w:rsidDel="00964E30" w:rsidRDefault="00000000">
            <w:pPr>
              <w:adjustRightInd w:val="0"/>
              <w:snapToGrid w:val="0"/>
              <w:spacing w:after="0" w:line="240" w:lineRule="auto"/>
              <w:ind w:firstLineChars="0" w:firstLine="0"/>
              <w:rPr>
                <w:del w:id="5497" w:author="Si-yuan LIU" w:date="2026-07-24T14:26:00Z" w16du:dateUtc="2026-07-24T06:26:00Z"/>
                <w:rFonts w:cs="楷体_GB2312"/>
                <w:sz w:val="21"/>
                <w:szCs w:val="21"/>
                <w:lang w:val="de-DE"/>
              </w:rPr>
            </w:pPr>
            <w:del w:id="5498" w:author="Si-yuan LIU" w:date="2026-07-24T14:26:00Z" w16du:dateUtc="2026-07-24T06:26:00Z">
              <w:r w:rsidDel="00964E30">
                <w:rPr>
                  <w:rFonts w:hint="eastAsia"/>
                  <w:color w:val="000000"/>
                  <w:kern w:val="0"/>
                  <w:sz w:val="21"/>
                  <w:szCs w:val="21"/>
                  <w:lang w:val="en"/>
                </w:rPr>
                <w:delText>政策依据：</w:delText>
              </w:r>
              <w:r w:rsidDel="00964E30">
                <w:rPr>
                  <w:color w:val="000000"/>
                  <w:kern w:val="0"/>
                  <w:sz w:val="21"/>
                  <w:szCs w:val="21"/>
                  <w:lang w:val="en"/>
                </w:rPr>
                <w:delText>中华人民共和国企业所得税法</w:delText>
              </w:r>
            </w:del>
          </w:p>
          <w:p w14:paraId="31C15597" w14:textId="287BE123" w:rsidR="005F457E" w:rsidDel="00964E30" w:rsidRDefault="00000000">
            <w:pPr>
              <w:adjustRightInd w:val="0"/>
              <w:snapToGrid w:val="0"/>
              <w:spacing w:after="0" w:line="240" w:lineRule="auto"/>
              <w:ind w:firstLineChars="0" w:firstLine="0"/>
              <w:rPr>
                <w:del w:id="5499" w:author="Si-yuan LIU" w:date="2026-07-24T14:26:00Z" w16du:dateUtc="2026-07-24T06:26:00Z"/>
                <w:rFonts w:cs="楷体_GB2312"/>
                <w:sz w:val="21"/>
                <w:szCs w:val="21"/>
              </w:rPr>
            </w:pPr>
            <w:del w:id="5500" w:author="Si-yuan LIU" w:date="2026-07-24T14:26:00Z" w16du:dateUtc="2026-07-24T06:26:00Z">
              <w:r w:rsidDel="00964E30">
                <w:rPr>
                  <w:rFonts w:cs="楷体_GB2312" w:hint="eastAsia"/>
                  <w:sz w:val="21"/>
                  <w:szCs w:val="21"/>
                </w:rPr>
                <w:delText>奥融科技转让天津宸瑞股权，需确认股权转让的所得额，计入股权转让当年的应纳税所得额。</w:delText>
              </w:r>
            </w:del>
          </w:p>
          <w:p w14:paraId="60FD4C69" w14:textId="3754CA87" w:rsidR="005F457E" w:rsidDel="00964E30" w:rsidRDefault="00000000">
            <w:pPr>
              <w:adjustRightInd w:val="0"/>
              <w:snapToGrid w:val="0"/>
              <w:spacing w:after="0" w:line="240" w:lineRule="auto"/>
              <w:ind w:firstLineChars="0" w:firstLine="0"/>
              <w:rPr>
                <w:del w:id="5501" w:author="Si-yuan LIU" w:date="2026-07-24T14:26:00Z" w16du:dateUtc="2026-07-24T06:26:00Z"/>
                <w:rFonts w:cs="楷体_GB2312"/>
                <w:sz w:val="21"/>
                <w:szCs w:val="21"/>
                <w:lang w:val="de-DE"/>
              </w:rPr>
            </w:pPr>
            <w:del w:id="5502" w:author="Si-yuan LIU" w:date="2026-07-24T14:26:00Z" w16du:dateUtc="2026-07-24T06:26:00Z">
              <w:r w:rsidDel="00964E30">
                <w:rPr>
                  <w:rFonts w:cs="楷体_GB2312" w:hint="eastAsia"/>
                  <w:sz w:val="21"/>
                  <w:szCs w:val="21"/>
                </w:rPr>
                <w:delText>奥融科技以</w:delText>
              </w:r>
              <w:r w:rsidDel="00964E30">
                <w:rPr>
                  <w:rFonts w:cs="楷体_GB2312" w:hint="eastAsia"/>
                  <w:sz w:val="21"/>
                  <w:szCs w:val="21"/>
                </w:rPr>
                <w:delText>1,170.76</w:delText>
              </w:r>
              <w:r w:rsidDel="00964E30">
                <w:rPr>
                  <w:rFonts w:cs="楷体_GB2312" w:hint="eastAsia"/>
                  <w:sz w:val="21"/>
                  <w:szCs w:val="21"/>
                </w:rPr>
                <w:delText>万元的价格转让</w:delText>
              </w:r>
              <w:r w:rsidDel="00964E30">
                <w:rPr>
                  <w:rFonts w:cs="楷体_GB2312" w:hint="eastAsia"/>
                  <w:sz w:val="21"/>
                  <w:szCs w:val="21"/>
                </w:rPr>
                <w:delText>9.60%</w:delText>
              </w:r>
              <w:r w:rsidDel="00964E30">
                <w:rPr>
                  <w:rFonts w:cs="楷体_GB2312" w:hint="eastAsia"/>
                  <w:sz w:val="21"/>
                  <w:szCs w:val="21"/>
                </w:rPr>
                <w:delText>天津宸瑞股权，奥融科技持有的</w:delText>
              </w:r>
              <w:r w:rsidDel="00964E30">
                <w:rPr>
                  <w:rFonts w:cs="楷体_GB2312" w:hint="eastAsia"/>
                  <w:sz w:val="21"/>
                  <w:szCs w:val="21"/>
                </w:rPr>
                <w:delText>9.60%</w:delText>
              </w:r>
              <w:r w:rsidDel="00964E30">
                <w:rPr>
                  <w:rFonts w:cs="楷体_GB2312" w:hint="eastAsia"/>
                  <w:sz w:val="21"/>
                  <w:szCs w:val="21"/>
                </w:rPr>
                <w:delText>天津宸瑞股权的计税基础为</w:delText>
              </w:r>
              <w:r w:rsidDel="00964E30">
                <w:rPr>
                  <w:rFonts w:cs="楷体_GB2312" w:hint="eastAsia"/>
                  <w:sz w:val="21"/>
                  <w:szCs w:val="21"/>
                </w:rPr>
                <w:delText>1,170.76</w:delText>
              </w:r>
              <w:r w:rsidDel="00964E30">
                <w:rPr>
                  <w:rFonts w:cs="楷体_GB2312" w:hint="eastAsia"/>
                  <w:sz w:val="21"/>
                  <w:szCs w:val="21"/>
                </w:rPr>
                <w:delText>万元，</w:delText>
              </w:r>
              <w:r w:rsidDel="00964E30">
                <w:rPr>
                  <w:rFonts w:cs="楷体_GB2312" w:hint="eastAsia"/>
                  <w:sz w:val="21"/>
                  <w:szCs w:val="21"/>
                  <w:lang w:val="de-DE"/>
                </w:rPr>
                <w:delText>本次股权转让应确认的企业所得税应纳税所得额为（股权转让收入</w:delText>
              </w:r>
              <w:r w:rsidDel="00964E30">
                <w:rPr>
                  <w:rFonts w:cs="楷体_GB2312" w:hint="eastAsia"/>
                  <w:sz w:val="21"/>
                  <w:szCs w:val="21"/>
                </w:rPr>
                <w:delText>1,170.76</w:delText>
              </w:r>
              <w:r w:rsidDel="00964E30">
                <w:rPr>
                  <w:rFonts w:cs="楷体_GB2312" w:hint="eastAsia"/>
                  <w:sz w:val="21"/>
                  <w:szCs w:val="21"/>
                </w:rPr>
                <w:delText>万元</w:delText>
              </w:r>
              <w:r w:rsidDel="00964E30">
                <w:rPr>
                  <w:rFonts w:cs="楷体_GB2312" w:hint="eastAsia"/>
                  <w:sz w:val="21"/>
                  <w:szCs w:val="21"/>
                  <w:lang w:val="de-DE"/>
                </w:rPr>
                <w:delText>-</w:delText>
              </w:r>
              <w:r w:rsidDel="00964E30">
                <w:rPr>
                  <w:rFonts w:cs="楷体_GB2312" w:hint="eastAsia"/>
                  <w:sz w:val="21"/>
                  <w:szCs w:val="21"/>
                  <w:lang w:val="de-DE"/>
                </w:rPr>
                <w:delText>计税基础</w:delText>
              </w:r>
              <w:r w:rsidDel="00964E30">
                <w:rPr>
                  <w:rFonts w:cs="楷体_GB2312" w:hint="eastAsia"/>
                  <w:sz w:val="21"/>
                  <w:szCs w:val="21"/>
                </w:rPr>
                <w:delText>1,170.76</w:delText>
              </w:r>
              <w:r w:rsidDel="00964E30">
                <w:rPr>
                  <w:rFonts w:cs="楷体_GB2312" w:hint="eastAsia"/>
                  <w:sz w:val="21"/>
                  <w:szCs w:val="21"/>
                </w:rPr>
                <w:delText>万元</w:delText>
              </w:r>
              <w:r w:rsidDel="00964E30">
                <w:rPr>
                  <w:rFonts w:cs="楷体_GB2312" w:hint="eastAsia"/>
                  <w:sz w:val="21"/>
                  <w:szCs w:val="21"/>
                  <w:lang w:val="de-DE"/>
                </w:rPr>
                <w:delText>）</w:delText>
              </w:r>
              <w:r w:rsidDel="00964E30">
                <w:rPr>
                  <w:rFonts w:cs="楷体_GB2312" w:hint="eastAsia"/>
                  <w:sz w:val="21"/>
                  <w:szCs w:val="21"/>
                  <w:lang w:val="de-DE"/>
                </w:rPr>
                <w:delText>=</w:delText>
              </w:r>
              <w:r w:rsidDel="00964E30">
                <w:rPr>
                  <w:rFonts w:cs="楷体_GB2312" w:hint="eastAsia"/>
                  <w:sz w:val="21"/>
                  <w:szCs w:val="21"/>
                </w:rPr>
                <w:delText>0</w:delText>
              </w:r>
              <w:r w:rsidDel="00964E30">
                <w:rPr>
                  <w:rFonts w:cs="楷体_GB2312" w:hint="eastAsia"/>
                  <w:sz w:val="21"/>
                  <w:szCs w:val="21"/>
                </w:rPr>
                <w:delText>万</w:delText>
              </w:r>
              <w:r w:rsidDel="00964E30">
                <w:rPr>
                  <w:rFonts w:cs="楷体_GB2312" w:hint="eastAsia"/>
                  <w:sz w:val="21"/>
                  <w:szCs w:val="21"/>
                  <w:lang w:val="de-DE"/>
                </w:rPr>
                <w:delText>元，应缴纳企业所得税</w:delText>
              </w:r>
              <w:r w:rsidDel="00964E30">
                <w:rPr>
                  <w:rFonts w:cs="楷体_GB2312" w:hint="eastAsia"/>
                  <w:sz w:val="21"/>
                  <w:szCs w:val="21"/>
                </w:rPr>
                <w:delText>=0</w:delText>
              </w:r>
              <w:r w:rsidDel="00964E30">
                <w:rPr>
                  <w:rFonts w:cs="楷体_GB2312" w:hint="eastAsia"/>
                  <w:sz w:val="21"/>
                  <w:szCs w:val="21"/>
                </w:rPr>
                <w:delText>万</w:delText>
              </w:r>
              <w:r w:rsidDel="00964E30">
                <w:rPr>
                  <w:rFonts w:cs="楷体_GB2312" w:hint="eastAsia"/>
                  <w:sz w:val="21"/>
                  <w:szCs w:val="21"/>
                  <w:lang w:val="de-DE"/>
                </w:rPr>
                <w:delText>元</w:delText>
              </w:r>
              <w:r w:rsidDel="00964E30">
                <w:rPr>
                  <w:rFonts w:cs="楷体_GB2312" w:hint="eastAsia"/>
                  <w:sz w:val="21"/>
                  <w:szCs w:val="21"/>
                  <w:lang w:val="de-DE"/>
                </w:rPr>
                <w:delText>*</w:delText>
              </w:r>
              <w:r w:rsidDel="00964E30">
                <w:rPr>
                  <w:rFonts w:cs="楷体_GB2312" w:hint="eastAsia"/>
                  <w:sz w:val="21"/>
                  <w:szCs w:val="21"/>
                </w:rPr>
                <w:delText>15%</w:delText>
              </w:r>
              <w:r w:rsidDel="00964E30">
                <w:rPr>
                  <w:rFonts w:cs="楷体_GB2312" w:hint="eastAsia"/>
                  <w:sz w:val="21"/>
                  <w:szCs w:val="21"/>
                  <w:lang w:val="de-DE"/>
                </w:rPr>
                <w:delText>=</w:delText>
              </w:r>
              <w:r w:rsidDel="00964E30">
                <w:rPr>
                  <w:rFonts w:cs="楷体_GB2312" w:hint="eastAsia"/>
                  <w:sz w:val="21"/>
                  <w:szCs w:val="21"/>
                </w:rPr>
                <w:delText>0</w:delText>
              </w:r>
              <w:r w:rsidDel="00964E30">
                <w:rPr>
                  <w:rFonts w:cs="楷体_GB2312" w:hint="eastAsia"/>
                  <w:sz w:val="21"/>
                  <w:szCs w:val="21"/>
                </w:rPr>
                <w:delText>万</w:delText>
              </w:r>
              <w:r w:rsidDel="00964E30">
                <w:rPr>
                  <w:rFonts w:cs="楷体_GB2312" w:hint="eastAsia"/>
                  <w:sz w:val="21"/>
                  <w:szCs w:val="21"/>
                  <w:lang w:val="de-DE"/>
                </w:rPr>
                <w:delText>元，</w:delText>
              </w:r>
              <w:r w:rsidDel="00964E30">
                <w:rPr>
                  <w:rFonts w:cs="楷体_GB2312" w:hint="eastAsia"/>
                  <w:sz w:val="21"/>
                  <w:szCs w:val="21"/>
                </w:rPr>
                <w:delText>则</w:delText>
              </w:r>
              <w:r w:rsidDel="00964E30">
                <w:rPr>
                  <w:rFonts w:cs="楷体_GB2312" w:hint="eastAsia"/>
                  <w:sz w:val="21"/>
                  <w:szCs w:val="21"/>
                  <w:lang w:val="de-DE"/>
                </w:rPr>
                <w:delText>该股权转让事项</w:delText>
              </w:r>
              <w:r w:rsidDel="00964E30">
                <w:rPr>
                  <w:rFonts w:cs="楷体_GB2312" w:hint="eastAsia"/>
                  <w:sz w:val="21"/>
                  <w:szCs w:val="21"/>
                </w:rPr>
                <w:delText>无需缴纳企业所得税</w:delText>
              </w:r>
              <w:r w:rsidDel="00964E30">
                <w:rPr>
                  <w:rFonts w:cs="楷体_GB2312" w:hint="eastAsia"/>
                  <w:sz w:val="21"/>
                  <w:szCs w:val="21"/>
                  <w:lang w:val="de-DE"/>
                </w:rPr>
                <w:delText>。</w:delText>
              </w:r>
            </w:del>
          </w:p>
          <w:p w14:paraId="12F87736" w14:textId="4AEA7682" w:rsidR="005F457E" w:rsidDel="00964E30" w:rsidRDefault="005F457E">
            <w:pPr>
              <w:widowControl/>
              <w:adjustRightInd w:val="0"/>
              <w:snapToGrid w:val="0"/>
              <w:spacing w:after="0" w:line="240" w:lineRule="auto"/>
              <w:ind w:firstLineChars="0" w:firstLine="0"/>
              <w:textAlignment w:val="auto"/>
              <w:rPr>
                <w:del w:id="5503" w:author="Si-yuan LIU" w:date="2026-07-24T14:26:00Z" w16du:dateUtc="2026-07-24T06:26:00Z"/>
                <w:color w:val="000000"/>
                <w:kern w:val="0"/>
                <w:sz w:val="21"/>
                <w:szCs w:val="21"/>
                <w:lang w:val="en"/>
              </w:rPr>
            </w:pPr>
          </w:p>
        </w:tc>
        <w:tc>
          <w:tcPr>
            <w:tcW w:w="302" w:type="pct"/>
            <w:gridSpan w:val="3"/>
            <w:vAlign w:val="center"/>
            <w:tcPrChange w:id="5504" w:author="怡然 刘 [2]" w:date="2026-07-08T11:22:00Z">
              <w:tcPr>
                <w:tcW w:w="384" w:type="pct"/>
                <w:gridSpan w:val="4"/>
                <w:vAlign w:val="center"/>
              </w:tcPr>
            </w:tcPrChange>
          </w:tcPr>
          <w:p w14:paraId="610200FF" w14:textId="36EEACDE" w:rsidR="005F457E" w:rsidDel="00964E30" w:rsidRDefault="00000000">
            <w:pPr>
              <w:widowControl/>
              <w:adjustRightInd w:val="0"/>
              <w:snapToGrid w:val="0"/>
              <w:spacing w:after="0" w:line="240" w:lineRule="auto"/>
              <w:ind w:firstLineChars="0" w:firstLine="0"/>
              <w:textAlignment w:val="auto"/>
              <w:rPr>
                <w:del w:id="5505" w:author="Si-yuan LIU" w:date="2026-07-24T14:26:00Z" w16du:dateUtc="2026-07-24T06:26:00Z"/>
                <w:color w:val="000000"/>
                <w:kern w:val="0"/>
                <w:sz w:val="21"/>
                <w:szCs w:val="21"/>
              </w:rPr>
            </w:pPr>
            <w:del w:id="5506" w:author="Si-yuan LIU" w:date="2026-07-24T14:26:00Z" w16du:dateUtc="2026-07-24T06:26:00Z">
              <w:r w:rsidDel="00964E30">
                <w:rPr>
                  <w:rFonts w:hint="eastAsia"/>
                  <w:color w:val="000000"/>
                  <w:kern w:val="0"/>
                  <w:sz w:val="21"/>
                  <w:szCs w:val="21"/>
                </w:rPr>
                <w:delText>0</w:delText>
              </w:r>
            </w:del>
          </w:p>
        </w:tc>
        <w:tc>
          <w:tcPr>
            <w:tcW w:w="340" w:type="pct"/>
            <w:gridSpan w:val="2"/>
            <w:vAlign w:val="center"/>
            <w:tcPrChange w:id="5507" w:author="怡然 刘 [2]" w:date="2026-07-08T11:22:00Z">
              <w:tcPr>
                <w:tcW w:w="386" w:type="pct"/>
                <w:gridSpan w:val="3"/>
                <w:vAlign w:val="center"/>
              </w:tcPr>
            </w:tcPrChange>
          </w:tcPr>
          <w:p w14:paraId="24ED2130" w14:textId="7BB0165B" w:rsidR="005F457E" w:rsidDel="00964E30" w:rsidRDefault="00000000">
            <w:pPr>
              <w:widowControl/>
              <w:adjustRightInd w:val="0"/>
              <w:snapToGrid w:val="0"/>
              <w:spacing w:after="0" w:line="240" w:lineRule="auto"/>
              <w:ind w:firstLineChars="0" w:firstLine="0"/>
              <w:textAlignment w:val="auto"/>
              <w:rPr>
                <w:del w:id="5508" w:author="Si-yuan LIU" w:date="2026-07-24T14:26:00Z" w16du:dateUtc="2026-07-24T06:26:00Z"/>
                <w:color w:val="000000"/>
                <w:kern w:val="0"/>
                <w:sz w:val="21"/>
                <w:szCs w:val="21"/>
                <w:lang w:val="en"/>
              </w:rPr>
            </w:pPr>
            <w:del w:id="5509" w:author="Si-yuan LIU" w:date="2026-07-24T14:26:00Z" w16du:dateUtc="2026-07-24T06:26:00Z">
              <w:r w:rsidDel="00964E30">
                <w:rPr>
                  <w:rFonts w:hint="eastAsia"/>
                  <w:color w:val="000000"/>
                  <w:kern w:val="0"/>
                  <w:sz w:val="21"/>
                  <w:szCs w:val="21"/>
                </w:rPr>
                <w:delText>/</w:delText>
              </w:r>
            </w:del>
          </w:p>
        </w:tc>
        <w:tc>
          <w:tcPr>
            <w:tcW w:w="388" w:type="pct"/>
            <w:gridSpan w:val="3"/>
            <w:vAlign w:val="center"/>
            <w:tcPrChange w:id="5510" w:author="怡然 刘 [2]" w:date="2026-07-08T11:22:00Z">
              <w:tcPr>
                <w:tcW w:w="477" w:type="pct"/>
                <w:gridSpan w:val="6"/>
                <w:vAlign w:val="center"/>
              </w:tcPr>
            </w:tcPrChange>
          </w:tcPr>
          <w:p w14:paraId="381EED27" w14:textId="7158435B" w:rsidR="005F457E" w:rsidDel="00964E30" w:rsidRDefault="00000000">
            <w:pPr>
              <w:widowControl/>
              <w:adjustRightInd w:val="0"/>
              <w:snapToGrid w:val="0"/>
              <w:spacing w:after="0" w:line="240" w:lineRule="auto"/>
              <w:ind w:firstLineChars="0" w:firstLine="0"/>
              <w:textAlignment w:val="auto"/>
              <w:rPr>
                <w:del w:id="5511" w:author="Si-yuan LIU" w:date="2026-07-24T14:26:00Z" w16du:dateUtc="2026-07-24T06:26:00Z"/>
                <w:color w:val="000000"/>
                <w:kern w:val="0"/>
                <w:sz w:val="21"/>
                <w:szCs w:val="21"/>
              </w:rPr>
            </w:pPr>
            <w:del w:id="5512" w:author="Si-yuan LIU" w:date="2026-07-24T14:26:00Z" w16du:dateUtc="2026-07-24T06:26:00Z">
              <w:r w:rsidDel="00964E30">
                <w:rPr>
                  <w:rFonts w:hint="eastAsia"/>
                  <w:color w:val="000000"/>
                  <w:kern w:val="0"/>
                  <w:sz w:val="21"/>
                  <w:szCs w:val="21"/>
                </w:rPr>
                <w:delText>国家税务总局广州市南沙区税务局</w:delText>
              </w:r>
            </w:del>
          </w:p>
        </w:tc>
        <w:tc>
          <w:tcPr>
            <w:tcW w:w="261" w:type="pct"/>
            <w:gridSpan w:val="2"/>
            <w:vAlign w:val="center"/>
            <w:tcPrChange w:id="5513" w:author="怡然 刘 [2]" w:date="2026-07-08T11:22:00Z">
              <w:tcPr>
                <w:tcW w:w="386" w:type="pct"/>
                <w:gridSpan w:val="4"/>
                <w:vAlign w:val="center"/>
              </w:tcPr>
            </w:tcPrChange>
          </w:tcPr>
          <w:p w14:paraId="157CCC49" w14:textId="0D6EC604" w:rsidR="005F457E" w:rsidDel="00964E30" w:rsidRDefault="00000000">
            <w:pPr>
              <w:widowControl/>
              <w:adjustRightInd w:val="0"/>
              <w:snapToGrid w:val="0"/>
              <w:spacing w:after="0" w:line="240" w:lineRule="auto"/>
              <w:ind w:firstLineChars="0" w:firstLine="0"/>
              <w:textAlignment w:val="auto"/>
              <w:rPr>
                <w:del w:id="5514" w:author="Si-yuan LIU" w:date="2026-07-24T14:26:00Z" w16du:dateUtc="2026-07-24T06:26:00Z"/>
                <w:color w:val="000000"/>
                <w:kern w:val="0"/>
                <w:sz w:val="21"/>
                <w:szCs w:val="21"/>
              </w:rPr>
            </w:pPr>
            <w:del w:id="5515" w:author="Si-yuan LIU" w:date="2026-07-24T14:26:00Z" w16du:dateUtc="2026-07-24T06:26:00Z">
              <w:r w:rsidDel="00964E30">
                <w:rPr>
                  <w:rFonts w:cs="楷体_GB2312" w:hint="eastAsia"/>
                  <w:sz w:val="21"/>
                  <w:szCs w:val="21"/>
                </w:rPr>
                <w:delText>奥融科技</w:delText>
              </w:r>
            </w:del>
          </w:p>
        </w:tc>
      </w:tr>
      <w:tr w:rsidR="005F457E" w:rsidDel="00964E30" w14:paraId="01BCC398" w14:textId="5FE58F85" w:rsidTr="005F457E">
        <w:trPr>
          <w:gridBefore w:val="2"/>
          <w:gridAfter w:val="3"/>
          <w:wBefore w:w="1157" w:type="dxa"/>
          <w:wAfter w:w="138" w:type="dxa"/>
          <w:trHeight w:val="1120"/>
          <w:tblHeader/>
          <w:jc w:val="center"/>
          <w:del w:id="5516" w:author="Si-yuan LIU" w:date="2026-07-24T14:26:00Z" w16du:dateUtc="2026-07-24T06:26:00Z"/>
          <w:trPrChange w:id="5517" w:author="怡然 刘 [2]" w:date="2026-07-08T11:22:00Z">
            <w:trPr>
              <w:gridBefore w:val="2"/>
              <w:gridAfter w:val="3"/>
              <w:wBefore w:w="1045" w:type="dxa"/>
              <w:wAfter w:w="205" w:type="dxa"/>
              <w:trHeight w:val="1120"/>
              <w:jc w:val="center"/>
            </w:trPr>
          </w:trPrChange>
        </w:trPr>
        <w:tc>
          <w:tcPr>
            <w:tcW w:w="632" w:type="pct"/>
            <w:gridSpan w:val="2"/>
            <w:vMerge/>
            <w:vAlign w:val="center"/>
            <w:tcPrChange w:id="5518" w:author="怡然 刘 [2]" w:date="2026-07-08T11:22:00Z">
              <w:tcPr>
                <w:tcW w:w="241" w:type="pct"/>
                <w:gridSpan w:val="3"/>
                <w:vMerge/>
                <w:vAlign w:val="center"/>
              </w:tcPr>
            </w:tcPrChange>
          </w:tcPr>
          <w:p w14:paraId="3A028F2C" w14:textId="79D00776" w:rsidR="005F457E" w:rsidDel="00964E30" w:rsidRDefault="005F457E">
            <w:pPr>
              <w:widowControl/>
              <w:adjustRightInd w:val="0"/>
              <w:snapToGrid w:val="0"/>
              <w:spacing w:after="0" w:line="240" w:lineRule="auto"/>
              <w:ind w:firstLineChars="0" w:firstLine="0"/>
              <w:jc w:val="left"/>
              <w:textAlignment w:val="auto"/>
              <w:rPr>
                <w:del w:id="5519" w:author="Si-yuan LIU" w:date="2026-07-24T14:26:00Z" w16du:dateUtc="2026-07-24T06:26:00Z"/>
                <w:color w:val="000000"/>
                <w:kern w:val="0"/>
                <w:sz w:val="21"/>
                <w:szCs w:val="21"/>
              </w:rPr>
            </w:pPr>
          </w:p>
        </w:tc>
        <w:tc>
          <w:tcPr>
            <w:tcW w:w="590" w:type="pct"/>
            <w:gridSpan w:val="4"/>
            <w:vAlign w:val="center"/>
            <w:tcPrChange w:id="5520" w:author="怡然 刘 [2]" w:date="2026-07-08T11:22:00Z">
              <w:tcPr>
                <w:tcW w:w="672" w:type="pct"/>
                <w:gridSpan w:val="6"/>
                <w:vAlign w:val="center"/>
              </w:tcPr>
            </w:tcPrChange>
          </w:tcPr>
          <w:p w14:paraId="0F3B5CBC" w14:textId="74F1DED2" w:rsidR="005F457E" w:rsidDel="00964E30" w:rsidRDefault="00000000">
            <w:pPr>
              <w:widowControl/>
              <w:adjustRightInd w:val="0"/>
              <w:snapToGrid w:val="0"/>
              <w:spacing w:after="0" w:line="240" w:lineRule="auto"/>
              <w:ind w:firstLineChars="0" w:firstLine="0"/>
              <w:jc w:val="center"/>
              <w:textAlignment w:val="auto"/>
              <w:rPr>
                <w:del w:id="5521" w:author="Si-yuan LIU" w:date="2026-07-24T14:26:00Z" w16du:dateUtc="2026-07-24T06:26:00Z"/>
                <w:color w:val="000000"/>
                <w:kern w:val="0"/>
                <w:sz w:val="21"/>
                <w:szCs w:val="21"/>
              </w:rPr>
            </w:pPr>
            <w:del w:id="5522" w:author="Si-yuan LIU" w:date="2026-07-24T14:26:00Z" w16du:dateUtc="2026-07-24T06:26:00Z">
              <w:r w:rsidDel="00964E30">
                <w:rPr>
                  <w:rFonts w:hint="eastAsia"/>
                  <w:color w:val="000000"/>
                  <w:kern w:val="0"/>
                  <w:sz w:val="21"/>
                  <w:szCs w:val="21"/>
                </w:rPr>
                <w:delText>印花税</w:delText>
              </w:r>
            </w:del>
          </w:p>
        </w:tc>
        <w:tc>
          <w:tcPr>
            <w:tcW w:w="87" w:type="pct"/>
            <w:vAlign w:val="center"/>
            <w:tcPrChange w:id="5523" w:author="怡然 刘 [2]" w:date="2026-07-08T11:22:00Z">
              <w:tcPr>
                <w:tcW w:w="83" w:type="pct"/>
                <w:vAlign w:val="center"/>
              </w:tcPr>
            </w:tcPrChange>
          </w:tcPr>
          <w:p w14:paraId="7361524A" w14:textId="14A32A76" w:rsidR="005F457E" w:rsidDel="00964E30" w:rsidRDefault="00000000">
            <w:pPr>
              <w:widowControl/>
              <w:adjustRightInd w:val="0"/>
              <w:snapToGrid w:val="0"/>
              <w:spacing w:after="0" w:line="240" w:lineRule="auto"/>
              <w:ind w:firstLineChars="0" w:firstLine="0"/>
              <w:textAlignment w:val="auto"/>
              <w:rPr>
                <w:del w:id="5524" w:author="Si-yuan LIU" w:date="2026-07-24T14:26:00Z" w16du:dateUtc="2026-07-24T06:26:00Z"/>
                <w:color w:val="000000"/>
                <w:kern w:val="0"/>
                <w:sz w:val="21"/>
                <w:szCs w:val="21"/>
              </w:rPr>
            </w:pPr>
            <w:del w:id="5525" w:author="Si-yuan LIU" w:date="2026-07-24T14:26:00Z" w16du:dateUtc="2026-07-24T06:26:00Z">
              <w:r w:rsidDel="00964E30">
                <w:rPr>
                  <w:rFonts w:hint="eastAsia"/>
                  <w:color w:val="000000"/>
                  <w:kern w:val="0"/>
                  <w:sz w:val="21"/>
                  <w:szCs w:val="21"/>
                  <w:lang w:val="en"/>
                </w:rPr>
                <w:delText>是</w:delText>
              </w:r>
            </w:del>
          </w:p>
        </w:tc>
        <w:tc>
          <w:tcPr>
            <w:tcW w:w="1984" w:type="pct"/>
            <w:gridSpan w:val="2"/>
            <w:vAlign w:val="center"/>
            <w:tcPrChange w:id="5526" w:author="怡然 刘 [2]" w:date="2026-07-08T11:22:00Z">
              <w:tcPr>
                <w:tcW w:w="1963" w:type="pct"/>
                <w:gridSpan w:val="4"/>
                <w:vAlign w:val="center"/>
              </w:tcPr>
            </w:tcPrChange>
          </w:tcPr>
          <w:p w14:paraId="3147CAD2" w14:textId="2B8DFA64" w:rsidR="005F457E" w:rsidDel="00964E30" w:rsidRDefault="00000000">
            <w:pPr>
              <w:widowControl/>
              <w:adjustRightInd w:val="0"/>
              <w:snapToGrid w:val="0"/>
              <w:spacing w:after="0" w:line="240" w:lineRule="auto"/>
              <w:ind w:firstLineChars="0" w:firstLine="0"/>
              <w:textAlignment w:val="auto"/>
              <w:rPr>
                <w:del w:id="5527" w:author="Si-yuan LIU" w:date="2026-07-24T14:26:00Z" w16du:dateUtc="2026-07-24T06:26:00Z"/>
                <w:color w:val="000000"/>
                <w:kern w:val="0"/>
                <w:sz w:val="21"/>
                <w:szCs w:val="21"/>
                <w:lang w:val="en"/>
              </w:rPr>
            </w:pPr>
            <w:del w:id="5528" w:author="Si-yuan LIU" w:date="2026-07-24T14:26:00Z" w16du:dateUtc="2026-07-24T06:26:00Z">
              <w:r w:rsidDel="00964E30">
                <w:rPr>
                  <w:rFonts w:hint="eastAsia"/>
                  <w:color w:val="000000"/>
                  <w:kern w:val="0"/>
                  <w:sz w:val="21"/>
                  <w:szCs w:val="21"/>
                  <w:lang w:val="en"/>
                </w:rPr>
                <w:delText>按照股权转让金额依据产权转移书据</w:delText>
              </w:r>
              <w:r w:rsidDel="00964E30">
                <w:rPr>
                  <w:color w:val="000000"/>
                  <w:kern w:val="0"/>
                  <w:sz w:val="21"/>
                  <w:szCs w:val="21"/>
                  <w:lang w:val="en"/>
                </w:rPr>
                <w:delText>0.05%</w:delText>
              </w:r>
              <w:r w:rsidDel="00964E30">
                <w:rPr>
                  <w:rFonts w:hint="eastAsia"/>
                  <w:color w:val="000000"/>
                  <w:kern w:val="0"/>
                  <w:sz w:val="21"/>
                  <w:szCs w:val="21"/>
                  <w:lang w:val="en"/>
                </w:rPr>
                <w:delText>计算缴纳（双边）</w:delText>
              </w:r>
            </w:del>
          </w:p>
          <w:p w14:paraId="05D31B58" w14:textId="1EA93AAF" w:rsidR="005F457E" w:rsidDel="00964E30" w:rsidRDefault="00000000">
            <w:pPr>
              <w:widowControl/>
              <w:adjustRightInd w:val="0"/>
              <w:snapToGrid w:val="0"/>
              <w:spacing w:after="0" w:line="240" w:lineRule="auto"/>
              <w:ind w:firstLineChars="0" w:firstLine="0"/>
              <w:textAlignment w:val="auto"/>
              <w:rPr>
                <w:del w:id="5529" w:author="Si-yuan LIU" w:date="2026-07-24T14:26:00Z" w16du:dateUtc="2026-07-24T06:26:00Z"/>
                <w:color w:val="000000"/>
                <w:kern w:val="0"/>
                <w:sz w:val="21"/>
                <w:szCs w:val="21"/>
                <w:lang w:val="en"/>
              </w:rPr>
            </w:pPr>
            <w:del w:id="5530" w:author="Si-yuan LIU" w:date="2026-07-24T14:26:00Z" w16du:dateUtc="2026-07-24T06:26:00Z">
              <w:r w:rsidDel="00964E30">
                <w:rPr>
                  <w:color w:val="000000"/>
                  <w:kern w:val="0"/>
                  <w:sz w:val="21"/>
                  <w:szCs w:val="21"/>
                  <w:lang w:val="en"/>
                </w:rPr>
                <w:delText>政策依据：中华人民共和国印花税法</w:delText>
              </w:r>
            </w:del>
          </w:p>
          <w:p w14:paraId="779ED159" w14:textId="307A4643" w:rsidR="005F457E" w:rsidDel="00964E30" w:rsidRDefault="00000000">
            <w:pPr>
              <w:widowControl/>
              <w:adjustRightInd w:val="0"/>
              <w:snapToGrid w:val="0"/>
              <w:spacing w:after="0" w:line="240" w:lineRule="auto"/>
              <w:ind w:firstLineChars="0" w:firstLine="0"/>
              <w:textAlignment w:val="auto"/>
              <w:rPr>
                <w:del w:id="5531" w:author="Si-yuan LIU" w:date="2026-07-24T14:26:00Z" w16du:dateUtc="2026-07-24T06:26:00Z"/>
                <w:color w:val="000000"/>
                <w:kern w:val="0"/>
                <w:sz w:val="21"/>
                <w:szCs w:val="21"/>
                <w:lang w:val="en"/>
              </w:rPr>
            </w:pPr>
            <w:del w:id="5532" w:author="Si-yuan LIU" w:date="2026-07-24T14:26:00Z" w16du:dateUtc="2026-07-24T06:26:00Z">
              <w:r w:rsidDel="00964E30">
                <w:rPr>
                  <w:rFonts w:hint="eastAsia"/>
                  <w:color w:val="000000"/>
                  <w:kern w:val="0"/>
                  <w:sz w:val="21"/>
                  <w:szCs w:val="21"/>
                  <w:lang w:val="en"/>
                </w:rPr>
                <w:delText>计算公式：（</w:delText>
              </w:r>
              <w:r w:rsidDel="00964E30">
                <w:rPr>
                  <w:rFonts w:hint="eastAsia"/>
                  <w:color w:val="000000"/>
                  <w:kern w:val="0"/>
                  <w:sz w:val="21"/>
                  <w:szCs w:val="21"/>
                </w:rPr>
                <w:delText>1,170.76</w:delText>
              </w:r>
              <w:r w:rsidDel="00964E30">
                <w:rPr>
                  <w:rFonts w:hint="eastAsia"/>
                  <w:color w:val="000000"/>
                  <w:kern w:val="0"/>
                  <w:sz w:val="21"/>
                  <w:szCs w:val="21"/>
                </w:rPr>
                <w:delText>万元</w:delText>
              </w:r>
              <w:r w:rsidDel="00964E30">
                <w:rPr>
                  <w:rFonts w:hint="eastAsia"/>
                  <w:color w:val="000000"/>
                  <w:kern w:val="0"/>
                  <w:sz w:val="21"/>
                  <w:szCs w:val="21"/>
                  <w:lang w:val="en"/>
                </w:rPr>
                <w:delText>）</w:delText>
              </w:r>
              <w:r w:rsidDel="00964E30">
                <w:rPr>
                  <w:color w:val="000000"/>
                  <w:kern w:val="0"/>
                  <w:sz w:val="21"/>
                  <w:szCs w:val="21"/>
                  <w:lang w:val="en"/>
                </w:rPr>
                <w:delText>*0.05%*2=</w:delText>
              </w:r>
              <w:r w:rsidDel="00964E30">
                <w:rPr>
                  <w:rFonts w:hint="eastAsia"/>
                  <w:color w:val="000000"/>
                  <w:kern w:val="0"/>
                  <w:sz w:val="21"/>
                  <w:szCs w:val="21"/>
                </w:rPr>
                <w:delText>1.18</w:delText>
              </w:r>
              <w:r w:rsidDel="00964E30">
                <w:rPr>
                  <w:rFonts w:hint="eastAsia"/>
                  <w:color w:val="000000"/>
                  <w:kern w:val="0"/>
                  <w:sz w:val="21"/>
                  <w:szCs w:val="21"/>
                  <w:lang w:val="en"/>
                </w:rPr>
                <w:delText>万元</w:delText>
              </w:r>
            </w:del>
          </w:p>
        </w:tc>
        <w:tc>
          <w:tcPr>
            <w:tcW w:w="302" w:type="pct"/>
            <w:gridSpan w:val="3"/>
            <w:vAlign w:val="center"/>
            <w:tcPrChange w:id="5533" w:author="怡然 刘 [2]" w:date="2026-07-08T11:22:00Z">
              <w:tcPr>
                <w:tcW w:w="384" w:type="pct"/>
                <w:gridSpan w:val="4"/>
                <w:vAlign w:val="center"/>
              </w:tcPr>
            </w:tcPrChange>
          </w:tcPr>
          <w:p w14:paraId="22D235E6" w14:textId="6605B63D" w:rsidR="005F457E" w:rsidDel="00964E30" w:rsidRDefault="00000000">
            <w:pPr>
              <w:widowControl/>
              <w:adjustRightInd w:val="0"/>
              <w:snapToGrid w:val="0"/>
              <w:spacing w:after="0" w:line="240" w:lineRule="auto"/>
              <w:ind w:firstLineChars="0" w:firstLine="0"/>
              <w:textAlignment w:val="auto"/>
              <w:rPr>
                <w:del w:id="5534" w:author="Si-yuan LIU" w:date="2026-07-24T14:26:00Z" w16du:dateUtc="2026-07-24T06:26:00Z"/>
                <w:color w:val="000000"/>
                <w:kern w:val="0"/>
                <w:sz w:val="21"/>
                <w:szCs w:val="21"/>
              </w:rPr>
            </w:pPr>
            <w:del w:id="5535" w:author="Si-yuan LIU" w:date="2026-07-24T14:26:00Z" w16du:dateUtc="2026-07-24T06:26:00Z">
              <w:r w:rsidDel="00964E30">
                <w:rPr>
                  <w:rFonts w:hint="eastAsia"/>
                  <w:color w:val="000000"/>
                  <w:kern w:val="0"/>
                  <w:sz w:val="21"/>
                  <w:szCs w:val="21"/>
                </w:rPr>
                <w:delText>1.18</w:delText>
              </w:r>
            </w:del>
          </w:p>
        </w:tc>
        <w:tc>
          <w:tcPr>
            <w:tcW w:w="340" w:type="pct"/>
            <w:gridSpan w:val="2"/>
            <w:vAlign w:val="center"/>
            <w:tcPrChange w:id="5536" w:author="怡然 刘 [2]" w:date="2026-07-08T11:22:00Z">
              <w:tcPr>
                <w:tcW w:w="386" w:type="pct"/>
                <w:gridSpan w:val="3"/>
                <w:vAlign w:val="center"/>
              </w:tcPr>
            </w:tcPrChange>
          </w:tcPr>
          <w:p w14:paraId="756A880D" w14:textId="5269D43B" w:rsidR="005F457E" w:rsidDel="00964E30" w:rsidRDefault="00000000">
            <w:pPr>
              <w:widowControl/>
              <w:adjustRightInd w:val="0"/>
              <w:snapToGrid w:val="0"/>
              <w:spacing w:after="0" w:line="240" w:lineRule="auto"/>
              <w:ind w:firstLineChars="0" w:firstLine="0"/>
              <w:textAlignment w:val="auto"/>
              <w:rPr>
                <w:del w:id="5537" w:author="Si-yuan LIU" w:date="2026-07-24T14:26:00Z" w16du:dateUtc="2026-07-24T06:26:00Z"/>
                <w:color w:val="000000"/>
                <w:kern w:val="0"/>
                <w:sz w:val="21"/>
                <w:szCs w:val="21"/>
                <w:lang w:val="en"/>
              </w:rPr>
            </w:pPr>
            <w:del w:id="5538" w:author="Si-yuan LIU" w:date="2026-07-24T14:26:00Z" w16du:dateUtc="2026-07-24T06:26:00Z">
              <w:r w:rsidDel="00964E30">
                <w:rPr>
                  <w:rFonts w:hint="eastAsia"/>
                  <w:color w:val="000000"/>
                  <w:kern w:val="0"/>
                  <w:sz w:val="21"/>
                  <w:szCs w:val="21"/>
                </w:rPr>
                <w:delText>/</w:delText>
              </w:r>
            </w:del>
          </w:p>
        </w:tc>
        <w:tc>
          <w:tcPr>
            <w:tcW w:w="388" w:type="pct"/>
            <w:gridSpan w:val="3"/>
            <w:vAlign w:val="center"/>
            <w:tcPrChange w:id="5539" w:author="怡然 刘 [2]" w:date="2026-07-08T11:22:00Z">
              <w:tcPr>
                <w:tcW w:w="477" w:type="pct"/>
                <w:gridSpan w:val="6"/>
                <w:vAlign w:val="center"/>
              </w:tcPr>
            </w:tcPrChange>
          </w:tcPr>
          <w:p w14:paraId="12F25037" w14:textId="2DB1A667" w:rsidR="005F457E" w:rsidDel="00964E30" w:rsidRDefault="00000000">
            <w:pPr>
              <w:widowControl/>
              <w:adjustRightInd w:val="0"/>
              <w:snapToGrid w:val="0"/>
              <w:spacing w:after="0" w:line="240" w:lineRule="auto"/>
              <w:ind w:firstLineChars="0" w:firstLine="0"/>
              <w:textAlignment w:val="auto"/>
              <w:rPr>
                <w:del w:id="5540" w:author="Si-yuan LIU" w:date="2026-07-24T14:26:00Z" w16du:dateUtc="2026-07-24T06:26:00Z"/>
                <w:color w:val="000000"/>
                <w:kern w:val="0"/>
                <w:sz w:val="21"/>
                <w:szCs w:val="21"/>
              </w:rPr>
            </w:pPr>
            <w:del w:id="5541" w:author="Si-yuan LIU" w:date="2026-07-24T14:26:00Z" w16du:dateUtc="2026-07-24T06:26:00Z">
              <w:r w:rsidDel="00964E30">
                <w:rPr>
                  <w:rFonts w:hint="eastAsia"/>
                  <w:color w:val="000000"/>
                  <w:kern w:val="0"/>
                  <w:sz w:val="21"/>
                  <w:szCs w:val="21"/>
                </w:rPr>
                <w:delText>国家税务总局广州市南沙区税务局、股权受让方所属税务局</w:delText>
              </w:r>
            </w:del>
          </w:p>
        </w:tc>
        <w:tc>
          <w:tcPr>
            <w:tcW w:w="261" w:type="pct"/>
            <w:gridSpan w:val="2"/>
            <w:vAlign w:val="center"/>
            <w:tcPrChange w:id="5542" w:author="怡然 刘 [2]" w:date="2026-07-08T11:22:00Z">
              <w:tcPr>
                <w:tcW w:w="386" w:type="pct"/>
                <w:gridSpan w:val="4"/>
                <w:vAlign w:val="center"/>
              </w:tcPr>
            </w:tcPrChange>
          </w:tcPr>
          <w:p w14:paraId="74FBFA43" w14:textId="08D7F52E" w:rsidR="005F457E" w:rsidDel="00964E30" w:rsidRDefault="00000000">
            <w:pPr>
              <w:widowControl/>
              <w:adjustRightInd w:val="0"/>
              <w:snapToGrid w:val="0"/>
              <w:spacing w:after="0" w:line="240" w:lineRule="auto"/>
              <w:ind w:firstLineChars="0" w:firstLine="0"/>
              <w:textAlignment w:val="auto"/>
              <w:rPr>
                <w:del w:id="5543" w:author="Si-yuan LIU" w:date="2026-07-24T14:26:00Z" w16du:dateUtc="2026-07-24T06:26:00Z"/>
                <w:color w:val="000000"/>
                <w:kern w:val="0"/>
                <w:sz w:val="21"/>
                <w:szCs w:val="21"/>
              </w:rPr>
            </w:pPr>
            <w:del w:id="5544" w:author="Si-yuan LIU" w:date="2026-07-24T14:26:00Z" w16du:dateUtc="2026-07-24T06:26:00Z">
              <w:r w:rsidDel="00964E30">
                <w:rPr>
                  <w:rFonts w:cs="楷体_GB2312" w:hint="eastAsia"/>
                  <w:sz w:val="21"/>
                  <w:szCs w:val="21"/>
                </w:rPr>
                <w:delText>奥融科技、股权受让方</w:delText>
              </w:r>
            </w:del>
          </w:p>
        </w:tc>
      </w:tr>
      <w:tr w:rsidR="005F457E" w:rsidDel="00964E30" w14:paraId="1554FCF5" w14:textId="6AE3E509" w:rsidTr="005F457E">
        <w:trPr>
          <w:gridBefore w:val="2"/>
          <w:gridAfter w:val="4"/>
          <w:wBefore w:w="1157" w:type="dxa"/>
          <w:wAfter w:w="236" w:type="dxa"/>
          <w:trHeight w:val="290"/>
          <w:tblHeader/>
          <w:jc w:val="center"/>
          <w:del w:id="5545" w:author="Si-yuan LIU" w:date="2026-07-24T14:26:00Z" w16du:dateUtc="2026-07-24T06:26:00Z"/>
          <w:trPrChange w:id="5546" w:author="怡然 刘 [2]" w:date="2026-07-08T11:22:00Z">
            <w:trPr>
              <w:gridBefore w:val="2"/>
              <w:gridAfter w:val="4"/>
              <w:wBefore w:w="1045" w:type="dxa"/>
              <w:wAfter w:w="379" w:type="dxa"/>
              <w:trHeight w:val="290"/>
              <w:jc w:val="center"/>
            </w:trPr>
          </w:trPrChange>
        </w:trPr>
        <w:tc>
          <w:tcPr>
            <w:tcW w:w="632" w:type="pct"/>
            <w:gridSpan w:val="2"/>
            <w:vMerge w:val="restart"/>
            <w:noWrap/>
            <w:vAlign w:val="center"/>
            <w:tcPrChange w:id="5547" w:author="怡然 刘 [2]" w:date="2026-07-08T11:22:00Z">
              <w:tcPr>
                <w:tcW w:w="241" w:type="pct"/>
                <w:gridSpan w:val="3"/>
                <w:vMerge w:val="restart"/>
                <w:noWrap/>
                <w:vAlign w:val="center"/>
              </w:tcPr>
            </w:tcPrChange>
          </w:tcPr>
          <w:p w14:paraId="041D7D16" w14:textId="4C86E7AA" w:rsidR="005F457E" w:rsidDel="00964E30" w:rsidRDefault="00000000">
            <w:pPr>
              <w:widowControl/>
              <w:adjustRightInd w:val="0"/>
              <w:snapToGrid w:val="0"/>
              <w:spacing w:after="0" w:line="240" w:lineRule="auto"/>
              <w:ind w:firstLineChars="0" w:firstLine="0"/>
              <w:jc w:val="center"/>
              <w:textAlignment w:val="auto"/>
              <w:rPr>
                <w:del w:id="5548" w:author="Si-yuan LIU" w:date="2026-07-24T14:26:00Z" w16du:dateUtc="2026-07-24T06:26:00Z"/>
                <w:color w:val="000000"/>
                <w:kern w:val="0"/>
                <w:sz w:val="21"/>
                <w:szCs w:val="21"/>
              </w:rPr>
            </w:pPr>
            <w:del w:id="5549" w:author="Si-yuan LIU" w:date="2026-07-24T14:26:00Z" w16du:dateUtc="2026-07-24T06:26:00Z">
              <w:r w:rsidDel="00964E30">
                <w:rPr>
                  <w:rFonts w:hint="eastAsia"/>
                  <w:color w:val="000000"/>
                  <w:kern w:val="0"/>
                  <w:sz w:val="21"/>
                  <w:szCs w:val="21"/>
                </w:rPr>
                <w:delText>股权转让</w:delText>
              </w:r>
            </w:del>
          </w:p>
        </w:tc>
        <w:tc>
          <w:tcPr>
            <w:tcW w:w="3916" w:type="pct"/>
            <w:gridSpan w:val="16"/>
            <w:vAlign w:val="center"/>
            <w:tcPrChange w:id="5550" w:author="怡然 刘 [2]" w:date="2026-07-08T11:22:00Z">
              <w:tcPr>
                <w:tcW w:w="4286" w:type="pct"/>
                <w:gridSpan w:val="26"/>
                <w:vAlign w:val="center"/>
              </w:tcPr>
            </w:tcPrChange>
          </w:tcPr>
          <w:p w14:paraId="7A54768D" w14:textId="2EED9117" w:rsidR="005F457E" w:rsidDel="00964E30" w:rsidRDefault="00000000">
            <w:pPr>
              <w:widowControl/>
              <w:adjustRightInd w:val="0"/>
              <w:snapToGrid w:val="0"/>
              <w:spacing w:after="0" w:line="240" w:lineRule="auto"/>
              <w:ind w:firstLineChars="0" w:firstLine="0"/>
              <w:textAlignment w:val="auto"/>
              <w:rPr>
                <w:del w:id="5551" w:author="Si-yuan LIU" w:date="2026-07-24T14:26:00Z" w16du:dateUtc="2026-07-24T06:26:00Z"/>
                <w:color w:val="000000"/>
                <w:kern w:val="0"/>
                <w:sz w:val="21"/>
                <w:szCs w:val="21"/>
              </w:rPr>
            </w:pPr>
            <w:del w:id="5552" w:author="Si-yuan LIU" w:date="2026-07-24T14:26:00Z" w16du:dateUtc="2026-07-24T06:26:00Z">
              <w:r w:rsidDel="00964E30">
                <w:rPr>
                  <w:rFonts w:hint="eastAsia"/>
                  <w:color w:val="000000"/>
                  <w:kern w:val="0"/>
                  <w:sz w:val="21"/>
                  <w:szCs w:val="21"/>
                </w:rPr>
                <w:delText>5</w:delText>
              </w:r>
              <w:r w:rsidDel="00964E30">
                <w:rPr>
                  <w:rFonts w:hint="eastAsia"/>
                  <w:color w:val="000000"/>
                  <w:kern w:val="0"/>
                  <w:sz w:val="21"/>
                  <w:szCs w:val="21"/>
                </w:rPr>
                <w:delText>、奥飞数据设立</w:delText>
              </w:r>
              <w:r w:rsidDel="00964E30">
                <w:rPr>
                  <w:color w:val="000000"/>
                  <w:kern w:val="0"/>
                  <w:sz w:val="21"/>
                  <w:szCs w:val="21"/>
                </w:rPr>
                <w:delText>SPV</w:delText>
              </w:r>
              <w:r w:rsidDel="00964E30">
                <w:rPr>
                  <w:rFonts w:hint="eastAsia"/>
                  <w:color w:val="000000"/>
                  <w:kern w:val="0"/>
                  <w:sz w:val="21"/>
                  <w:szCs w:val="21"/>
                </w:rPr>
                <w:delText>，暂不实缴，并转让</w:delText>
              </w:r>
              <w:r w:rsidDel="00964E30">
                <w:rPr>
                  <w:color w:val="000000"/>
                  <w:kern w:val="0"/>
                  <w:sz w:val="21"/>
                  <w:szCs w:val="21"/>
                </w:rPr>
                <w:delText>SPV</w:delText>
              </w:r>
              <w:r w:rsidDel="00964E30">
                <w:rPr>
                  <w:rFonts w:hint="eastAsia"/>
                  <w:color w:val="000000"/>
                  <w:kern w:val="0"/>
                  <w:sz w:val="21"/>
                  <w:szCs w:val="21"/>
                </w:rPr>
                <w:delText>股权至专项计划。专项计划对</w:delText>
              </w:r>
              <w:r w:rsidDel="00964E30">
                <w:rPr>
                  <w:color w:val="000000"/>
                  <w:kern w:val="0"/>
                  <w:sz w:val="21"/>
                  <w:szCs w:val="21"/>
                </w:rPr>
                <w:delText>SPV</w:delText>
              </w:r>
              <w:r w:rsidDel="00964E30">
                <w:rPr>
                  <w:rFonts w:hint="eastAsia"/>
                  <w:color w:val="000000"/>
                  <w:kern w:val="0"/>
                  <w:sz w:val="21"/>
                  <w:szCs w:val="21"/>
                </w:rPr>
                <w:delText>实缴并发放股东借款，搭建股</w:delText>
              </w:r>
              <w:r w:rsidDel="00964E30">
                <w:rPr>
                  <w:color w:val="000000"/>
                  <w:kern w:val="0"/>
                  <w:sz w:val="21"/>
                  <w:szCs w:val="21"/>
                </w:rPr>
                <w:delText>+</w:delText>
              </w:r>
              <w:r w:rsidDel="00964E30">
                <w:rPr>
                  <w:rFonts w:hint="eastAsia"/>
                  <w:color w:val="000000"/>
                  <w:kern w:val="0"/>
                  <w:sz w:val="21"/>
                  <w:szCs w:val="21"/>
                </w:rPr>
                <w:delText>债为</w:delText>
              </w:r>
              <w:r w:rsidDel="00964E30">
                <w:rPr>
                  <w:color w:val="000000"/>
                  <w:kern w:val="0"/>
                  <w:sz w:val="21"/>
                  <w:szCs w:val="21"/>
                </w:rPr>
                <w:delText>1:2</w:delText>
              </w:r>
              <w:r w:rsidDel="00964E30">
                <w:rPr>
                  <w:rFonts w:hint="eastAsia"/>
                  <w:color w:val="000000"/>
                  <w:kern w:val="0"/>
                  <w:sz w:val="21"/>
                  <w:szCs w:val="21"/>
                </w:rPr>
                <w:delText>的投资模式</w:delText>
              </w:r>
            </w:del>
          </w:p>
        </w:tc>
      </w:tr>
      <w:tr w:rsidR="005F457E" w:rsidDel="00964E30" w14:paraId="221CC73F" w14:textId="3D001BF2" w:rsidTr="005F457E">
        <w:trPr>
          <w:gridBefore w:val="2"/>
          <w:gridAfter w:val="3"/>
          <w:wBefore w:w="1157" w:type="dxa"/>
          <w:wAfter w:w="138" w:type="dxa"/>
          <w:trHeight w:val="1960"/>
          <w:tblHeader/>
          <w:jc w:val="center"/>
          <w:del w:id="5553" w:author="Si-yuan LIU" w:date="2026-07-24T14:26:00Z" w16du:dateUtc="2026-07-24T06:26:00Z"/>
          <w:trPrChange w:id="5554" w:author="怡然 刘 [2]" w:date="2026-07-08T11:22:00Z">
            <w:trPr>
              <w:gridBefore w:val="2"/>
              <w:gridAfter w:val="3"/>
              <w:wBefore w:w="1045" w:type="dxa"/>
              <w:wAfter w:w="205" w:type="dxa"/>
              <w:trHeight w:val="1960"/>
              <w:jc w:val="center"/>
            </w:trPr>
          </w:trPrChange>
        </w:trPr>
        <w:tc>
          <w:tcPr>
            <w:tcW w:w="632" w:type="pct"/>
            <w:gridSpan w:val="2"/>
            <w:vMerge/>
            <w:vAlign w:val="center"/>
            <w:tcPrChange w:id="5555" w:author="怡然 刘 [2]" w:date="2026-07-08T11:22:00Z">
              <w:tcPr>
                <w:tcW w:w="241" w:type="pct"/>
                <w:gridSpan w:val="3"/>
                <w:vMerge/>
                <w:vAlign w:val="center"/>
              </w:tcPr>
            </w:tcPrChange>
          </w:tcPr>
          <w:p w14:paraId="7878EEAF" w14:textId="43D687A0" w:rsidR="005F457E" w:rsidDel="00964E30" w:rsidRDefault="005F457E">
            <w:pPr>
              <w:adjustRightInd w:val="0"/>
              <w:snapToGrid w:val="0"/>
              <w:spacing w:after="0" w:line="240" w:lineRule="auto"/>
              <w:ind w:firstLine="420"/>
              <w:jc w:val="left"/>
              <w:rPr>
                <w:del w:id="5556" w:author="Si-yuan LIU" w:date="2026-07-24T14:26:00Z" w16du:dateUtc="2026-07-24T06:26:00Z"/>
                <w:color w:val="000000"/>
                <w:kern w:val="0"/>
                <w:sz w:val="21"/>
                <w:szCs w:val="21"/>
              </w:rPr>
            </w:pPr>
          </w:p>
        </w:tc>
        <w:tc>
          <w:tcPr>
            <w:tcW w:w="590" w:type="pct"/>
            <w:gridSpan w:val="4"/>
            <w:vAlign w:val="center"/>
            <w:tcPrChange w:id="5557" w:author="怡然 刘 [2]" w:date="2026-07-08T11:22:00Z">
              <w:tcPr>
                <w:tcW w:w="672" w:type="pct"/>
                <w:gridSpan w:val="6"/>
                <w:vAlign w:val="center"/>
              </w:tcPr>
            </w:tcPrChange>
          </w:tcPr>
          <w:p w14:paraId="5269ABCE" w14:textId="4C58C2E7" w:rsidR="005F457E" w:rsidDel="00964E30" w:rsidRDefault="00000000">
            <w:pPr>
              <w:widowControl/>
              <w:adjustRightInd w:val="0"/>
              <w:snapToGrid w:val="0"/>
              <w:spacing w:after="0" w:line="240" w:lineRule="auto"/>
              <w:ind w:firstLineChars="0" w:firstLine="0"/>
              <w:jc w:val="center"/>
              <w:textAlignment w:val="auto"/>
              <w:rPr>
                <w:del w:id="5558" w:author="Si-yuan LIU" w:date="2026-07-24T14:26:00Z" w16du:dateUtc="2026-07-24T06:26:00Z"/>
                <w:color w:val="000000"/>
                <w:kern w:val="0"/>
                <w:sz w:val="21"/>
                <w:szCs w:val="21"/>
              </w:rPr>
            </w:pPr>
            <w:del w:id="5559" w:author="Si-yuan LIU" w:date="2026-07-24T14:26:00Z" w16du:dateUtc="2026-07-24T06:26:00Z">
              <w:r w:rsidDel="00964E30">
                <w:rPr>
                  <w:rFonts w:hint="eastAsia"/>
                  <w:color w:val="000000"/>
                  <w:kern w:val="0"/>
                  <w:sz w:val="21"/>
                  <w:szCs w:val="21"/>
                </w:rPr>
                <w:delText>印花税</w:delText>
              </w:r>
            </w:del>
          </w:p>
        </w:tc>
        <w:tc>
          <w:tcPr>
            <w:tcW w:w="87" w:type="pct"/>
            <w:noWrap/>
            <w:vAlign w:val="center"/>
            <w:tcPrChange w:id="5560" w:author="怡然 刘 [2]" w:date="2026-07-08T11:22:00Z">
              <w:tcPr>
                <w:tcW w:w="83" w:type="pct"/>
                <w:noWrap/>
                <w:vAlign w:val="center"/>
              </w:tcPr>
            </w:tcPrChange>
          </w:tcPr>
          <w:p w14:paraId="3AF0DDF8" w14:textId="3F3E62AA" w:rsidR="005F457E" w:rsidDel="00964E30" w:rsidRDefault="00000000">
            <w:pPr>
              <w:widowControl/>
              <w:adjustRightInd w:val="0"/>
              <w:snapToGrid w:val="0"/>
              <w:spacing w:after="0" w:line="240" w:lineRule="auto"/>
              <w:ind w:firstLineChars="0" w:firstLine="0"/>
              <w:textAlignment w:val="auto"/>
              <w:rPr>
                <w:del w:id="5561" w:author="Si-yuan LIU" w:date="2026-07-24T14:26:00Z" w16du:dateUtc="2026-07-24T06:26:00Z"/>
                <w:color w:val="000000"/>
                <w:kern w:val="0"/>
                <w:sz w:val="21"/>
                <w:szCs w:val="21"/>
              </w:rPr>
            </w:pPr>
            <w:del w:id="5562" w:author="Si-yuan LIU" w:date="2026-07-24T14:26:00Z" w16du:dateUtc="2026-07-24T06:26:00Z">
              <w:r w:rsidDel="00964E30">
                <w:rPr>
                  <w:rFonts w:hint="eastAsia"/>
                  <w:color w:val="000000"/>
                  <w:kern w:val="0"/>
                  <w:sz w:val="21"/>
                  <w:szCs w:val="21"/>
                </w:rPr>
                <w:delText>是</w:delText>
              </w:r>
            </w:del>
          </w:p>
        </w:tc>
        <w:tc>
          <w:tcPr>
            <w:tcW w:w="1984" w:type="pct"/>
            <w:gridSpan w:val="2"/>
            <w:vAlign w:val="center"/>
            <w:tcPrChange w:id="5563" w:author="怡然 刘 [2]" w:date="2026-07-08T11:22:00Z">
              <w:tcPr>
                <w:tcW w:w="1963" w:type="pct"/>
                <w:gridSpan w:val="4"/>
                <w:vAlign w:val="center"/>
              </w:tcPr>
            </w:tcPrChange>
          </w:tcPr>
          <w:p w14:paraId="45804EA8" w14:textId="4A985E14" w:rsidR="005F457E" w:rsidDel="00964E30" w:rsidRDefault="00000000">
            <w:pPr>
              <w:widowControl/>
              <w:adjustRightInd w:val="0"/>
              <w:snapToGrid w:val="0"/>
              <w:spacing w:after="0" w:line="240" w:lineRule="auto"/>
              <w:ind w:firstLineChars="0" w:firstLine="0"/>
              <w:textAlignment w:val="auto"/>
              <w:rPr>
                <w:del w:id="5564" w:author="Si-yuan LIU" w:date="2026-07-24T14:26:00Z" w16du:dateUtc="2026-07-24T06:26:00Z"/>
                <w:color w:val="000000"/>
                <w:kern w:val="0"/>
                <w:sz w:val="21"/>
                <w:szCs w:val="21"/>
                <w:lang w:val="en"/>
              </w:rPr>
            </w:pPr>
            <w:del w:id="5565" w:author="Si-yuan LIU" w:date="2026-07-24T14:26:00Z" w16du:dateUtc="2026-07-24T06:26:00Z">
              <w:r w:rsidDel="00964E30">
                <w:rPr>
                  <w:rFonts w:hint="eastAsia"/>
                  <w:color w:val="000000"/>
                  <w:kern w:val="0"/>
                  <w:sz w:val="21"/>
                  <w:szCs w:val="21"/>
                  <w:lang w:val="en"/>
                </w:rPr>
                <w:delText>专项计划对</w:delText>
              </w:r>
              <w:r w:rsidDel="00964E30">
                <w:rPr>
                  <w:color w:val="000000"/>
                  <w:kern w:val="0"/>
                  <w:sz w:val="21"/>
                  <w:szCs w:val="21"/>
                  <w:lang w:val="en"/>
                </w:rPr>
                <w:delText>SPV</w:delText>
              </w:r>
              <w:r w:rsidDel="00964E30">
                <w:rPr>
                  <w:rFonts w:hint="eastAsia"/>
                  <w:color w:val="000000"/>
                  <w:kern w:val="0"/>
                  <w:sz w:val="21"/>
                  <w:szCs w:val="21"/>
                  <w:lang w:val="en"/>
                </w:rPr>
                <w:delText>公司实缴仅涉及印花税，</w:delText>
              </w:r>
              <w:r w:rsidDel="00964E30">
                <w:rPr>
                  <w:color w:val="000000"/>
                  <w:kern w:val="0"/>
                  <w:sz w:val="21"/>
                  <w:szCs w:val="21"/>
                  <w:lang w:val="en"/>
                </w:rPr>
                <w:delText>SPV</w:delText>
              </w:r>
              <w:r w:rsidDel="00964E30">
                <w:rPr>
                  <w:rFonts w:hint="eastAsia"/>
                  <w:color w:val="000000"/>
                  <w:kern w:val="0"/>
                  <w:sz w:val="21"/>
                  <w:szCs w:val="21"/>
                  <w:lang w:val="en"/>
                </w:rPr>
                <w:delText>公司应按营业账簿税目按照</w:delText>
              </w:r>
              <w:r w:rsidDel="00964E30">
                <w:rPr>
                  <w:color w:val="000000"/>
                  <w:kern w:val="0"/>
                  <w:sz w:val="21"/>
                  <w:szCs w:val="21"/>
                  <w:lang w:val="en"/>
                </w:rPr>
                <w:delText>0.025%</w:delText>
              </w:r>
              <w:r w:rsidDel="00964E30">
                <w:rPr>
                  <w:rFonts w:hint="eastAsia"/>
                  <w:color w:val="000000"/>
                  <w:kern w:val="0"/>
                  <w:sz w:val="21"/>
                  <w:szCs w:val="21"/>
                  <w:lang w:val="en"/>
                </w:rPr>
                <w:delText>缴纳印花税。专项计划对</w:delText>
              </w:r>
              <w:r w:rsidDel="00964E30">
                <w:rPr>
                  <w:color w:val="000000"/>
                  <w:kern w:val="0"/>
                  <w:sz w:val="21"/>
                  <w:szCs w:val="21"/>
                  <w:lang w:val="en"/>
                </w:rPr>
                <w:delText>SPV</w:delText>
              </w:r>
              <w:r w:rsidDel="00964E30">
                <w:rPr>
                  <w:rFonts w:hint="eastAsia"/>
                  <w:color w:val="000000"/>
                  <w:kern w:val="0"/>
                  <w:sz w:val="21"/>
                  <w:szCs w:val="21"/>
                  <w:lang w:val="en"/>
                </w:rPr>
                <w:delText>公司发放借款，因专项计划不属于金融机构，故该借款合同不需缴纳印花税</w:delText>
              </w:r>
            </w:del>
          </w:p>
          <w:p w14:paraId="66565B85" w14:textId="7B415E47" w:rsidR="005F457E" w:rsidDel="00964E30" w:rsidRDefault="00000000">
            <w:pPr>
              <w:widowControl/>
              <w:adjustRightInd w:val="0"/>
              <w:snapToGrid w:val="0"/>
              <w:spacing w:after="0" w:line="240" w:lineRule="auto"/>
              <w:ind w:firstLineChars="0" w:firstLine="0"/>
              <w:textAlignment w:val="auto"/>
              <w:rPr>
                <w:del w:id="5566" w:author="Si-yuan LIU" w:date="2026-07-24T14:26:00Z" w16du:dateUtc="2026-07-24T06:26:00Z"/>
                <w:color w:val="000000"/>
                <w:kern w:val="0"/>
                <w:sz w:val="21"/>
                <w:szCs w:val="21"/>
                <w:lang w:val="en"/>
              </w:rPr>
            </w:pPr>
            <w:del w:id="5567" w:author="Si-yuan LIU" w:date="2026-07-24T14:26:00Z" w16du:dateUtc="2026-07-24T06:26:00Z">
              <w:r w:rsidDel="00964E30">
                <w:rPr>
                  <w:rFonts w:hint="eastAsia"/>
                  <w:color w:val="000000"/>
                  <w:kern w:val="0"/>
                  <w:sz w:val="21"/>
                  <w:szCs w:val="21"/>
                  <w:lang w:val="en"/>
                </w:rPr>
                <w:delText>政策依据：中华人民共和国印花税法</w:delText>
              </w:r>
            </w:del>
          </w:p>
          <w:p w14:paraId="1A01EB04" w14:textId="7F44753D" w:rsidR="005F457E" w:rsidDel="00964E30" w:rsidRDefault="00000000">
            <w:pPr>
              <w:widowControl/>
              <w:adjustRightInd w:val="0"/>
              <w:snapToGrid w:val="0"/>
              <w:spacing w:after="0" w:line="240" w:lineRule="auto"/>
              <w:ind w:firstLineChars="0" w:firstLine="0"/>
              <w:textAlignment w:val="auto"/>
              <w:rPr>
                <w:del w:id="5568" w:author="Si-yuan LIU" w:date="2026-07-24T14:26:00Z" w16du:dateUtc="2026-07-24T06:26:00Z"/>
                <w:color w:val="000000"/>
                <w:kern w:val="0"/>
                <w:sz w:val="21"/>
                <w:szCs w:val="21"/>
              </w:rPr>
            </w:pPr>
            <w:del w:id="5569" w:author="Si-yuan LIU" w:date="2026-07-24T14:26:00Z" w16du:dateUtc="2026-07-24T06:26:00Z">
              <w:r w:rsidDel="00964E30">
                <w:rPr>
                  <w:rFonts w:hint="eastAsia"/>
                  <w:color w:val="000000"/>
                  <w:kern w:val="0"/>
                  <w:sz w:val="21"/>
                  <w:szCs w:val="21"/>
                  <w:lang w:val="en"/>
                </w:rPr>
                <w:delText>计算公式：</w:delText>
              </w:r>
              <w:r w:rsidDel="00964E30">
                <w:rPr>
                  <w:rFonts w:hint="eastAsia"/>
                  <w:color w:val="000000"/>
                  <w:kern w:val="0"/>
                  <w:sz w:val="21"/>
                  <w:szCs w:val="21"/>
                  <w:lang w:val="en"/>
                </w:rPr>
                <w:delText>6</w:delText>
              </w:r>
              <w:r w:rsidDel="00964E30">
                <w:rPr>
                  <w:color w:val="000000"/>
                  <w:kern w:val="0"/>
                  <w:sz w:val="21"/>
                  <w:szCs w:val="21"/>
                </w:rPr>
                <w:delText>7,</w:delText>
              </w:r>
              <w:r w:rsidDel="00964E30">
                <w:rPr>
                  <w:rFonts w:hint="eastAsia"/>
                  <w:color w:val="000000"/>
                  <w:kern w:val="0"/>
                  <w:sz w:val="21"/>
                  <w:szCs w:val="21"/>
                </w:rPr>
                <w:delText>363</w:delText>
              </w:r>
              <w:r w:rsidDel="00964E30">
                <w:rPr>
                  <w:color w:val="000000"/>
                  <w:kern w:val="0"/>
                  <w:sz w:val="21"/>
                  <w:szCs w:val="21"/>
                </w:rPr>
                <w:delText>.33</w:delText>
              </w:r>
              <w:r w:rsidDel="00964E30">
                <w:rPr>
                  <w:color w:val="000000"/>
                  <w:kern w:val="0"/>
                  <w:sz w:val="21"/>
                  <w:szCs w:val="21"/>
                  <w:lang w:val="en"/>
                </w:rPr>
                <w:delText>万元</w:delText>
              </w:r>
              <w:r w:rsidDel="00964E30">
                <w:rPr>
                  <w:color w:val="000000"/>
                  <w:kern w:val="0"/>
                  <w:sz w:val="21"/>
                  <w:szCs w:val="21"/>
                  <w:lang w:val="en"/>
                </w:rPr>
                <w:delText>*0.025%=</w:delText>
              </w:r>
              <w:r w:rsidDel="00964E30">
                <w:rPr>
                  <w:rFonts w:hint="eastAsia"/>
                  <w:color w:val="000000"/>
                  <w:kern w:val="0"/>
                  <w:sz w:val="21"/>
                  <w:szCs w:val="21"/>
                </w:rPr>
                <w:delText>16.84</w:delText>
              </w:r>
              <w:r w:rsidDel="00964E30">
                <w:rPr>
                  <w:rFonts w:hint="eastAsia"/>
                  <w:color w:val="000000"/>
                  <w:kern w:val="0"/>
                  <w:sz w:val="21"/>
                  <w:szCs w:val="21"/>
                  <w:lang w:val="en"/>
                </w:rPr>
                <w:delText>万元</w:delText>
              </w:r>
            </w:del>
          </w:p>
        </w:tc>
        <w:tc>
          <w:tcPr>
            <w:tcW w:w="302" w:type="pct"/>
            <w:gridSpan w:val="3"/>
            <w:vAlign w:val="center"/>
            <w:tcPrChange w:id="5570" w:author="怡然 刘 [2]" w:date="2026-07-08T11:22:00Z">
              <w:tcPr>
                <w:tcW w:w="384" w:type="pct"/>
                <w:gridSpan w:val="4"/>
                <w:vAlign w:val="center"/>
              </w:tcPr>
            </w:tcPrChange>
          </w:tcPr>
          <w:p w14:paraId="56A1A8EE" w14:textId="5023B0DF" w:rsidR="005F457E" w:rsidDel="00964E30" w:rsidRDefault="00000000">
            <w:pPr>
              <w:widowControl/>
              <w:adjustRightInd w:val="0"/>
              <w:snapToGrid w:val="0"/>
              <w:spacing w:after="0" w:line="240" w:lineRule="auto"/>
              <w:ind w:firstLineChars="0" w:firstLine="0"/>
              <w:textAlignment w:val="auto"/>
              <w:rPr>
                <w:del w:id="5571" w:author="Si-yuan LIU" w:date="2026-07-24T14:26:00Z" w16du:dateUtc="2026-07-24T06:26:00Z"/>
                <w:color w:val="000000"/>
                <w:kern w:val="0"/>
                <w:sz w:val="21"/>
                <w:szCs w:val="21"/>
              </w:rPr>
            </w:pPr>
            <w:del w:id="5572" w:author="Si-yuan LIU" w:date="2026-07-24T14:26:00Z" w16du:dateUtc="2026-07-24T06:26:00Z">
              <w:r w:rsidDel="00964E30">
                <w:rPr>
                  <w:color w:val="000000"/>
                  <w:kern w:val="0"/>
                  <w:sz w:val="21"/>
                  <w:szCs w:val="21"/>
                  <w:lang w:val="en"/>
                </w:rPr>
                <w:delText>1</w:delText>
              </w:r>
              <w:r w:rsidDel="00964E30">
                <w:rPr>
                  <w:rFonts w:hint="eastAsia"/>
                  <w:color w:val="000000"/>
                  <w:kern w:val="0"/>
                  <w:sz w:val="21"/>
                  <w:szCs w:val="21"/>
                </w:rPr>
                <w:delText>6.84</w:delText>
              </w:r>
            </w:del>
          </w:p>
        </w:tc>
        <w:tc>
          <w:tcPr>
            <w:tcW w:w="340" w:type="pct"/>
            <w:gridSpan w:val="2"/>
            <w:vAlign w:val="center"/>
            <w:tcPrChange w:id="5573" w:author="怡然 刘 [2]" w:date="2026-07-08T11:22:00Z">
              <w:tcPr>
                <w:tcW w:w="386" w:type="pct"/>
                <w:gridSpan w:val="3"/>
                <w:vAlign w:val="center"/>
              </w:tcPr>
            </w:tcPrChange>
          </w:tcPr>
          <w:p w14:paraId="12DAA04F" w14:textId="6D9C25C7" w:rsidR="005F457E" w:rsidDel="00964E30" w:rsidRDefault="00000000">
            <w:pPr>
              <w:widowControl/>
              <w:adjustRightInd w:val="0"/>
              <w:snapToGrid w:val="0"/>
              <w:spacing w:after="0" w:line="240" w:lineRule="auto"/>
              <w:ind w:firstLineChars="0" w:firstLine="0"/>
              <w:textAlignment w:val="auto"/>
              <w:rPr>
                <w:del w:id="5574" w:author="Si-yuan LIU" w:date="2026-07-24T14:26:00Z" w16du:dateUtc="2026-07-24T06:26:00Z"/>
                <w:color w:val="000000"/>
                <w:kern w:val="0"/>
                <w:sz w:val="21"/>
                <w:szCs w:val="21"/>
              </w:rPr>
            </w:pPr>
            <w:del w:id="5575" w:author="Si-yuan LIU" w:date="2026-07-24T14:26:00Z" w16du:dateUtc="2026-07-24T06:26:00Z">
              <w:r w:rsidDel="00964E30">
                <w:rPr>
                  <w:color w:val="000000"/>
                  <w:kern w:val="0"/>
                  <w:sz w:val="21"/>
                  <w:szCs w:val="21"/>
                  <w:lang w:val="en"/>
                </w:rPr>
                <w:delText>/</w:delText>
              </w:r>
            </w:del>
          </w:p>
        </w:tc>
        <w:tc>
          <w:tcPr>
            <w:tcW w:w="388" w:type="pct"/>
            <w:gridSpan w:val="3"/>
            <w:vAlign w:val="center"/>
            <w:tcPrChange w:id="5576" w:author="怡然 刘 [2]" w:date="2026-07-08T11:22:00Z">
              <w:tcPr>
                <w:tcW w:w="477" w:type="pct"/>
                <w:gridSpan w:val="6"/>
                <w:vAlign w:val="center"/>
              </w:tcPr>
            </w:tcPrChange>
          </w:tcPr>
          <w:p w14:paraId="6844B51D" w14:textId="472BAC3A" w:rsidR="005F457E" w:rsidDel="00964E30" w:rsidRDefault="00000000">
            <w:pPr>
              <w:widowControl/>
              <w:adjustRightInd w:val="0"/>
              <w:snapToGrid w:val="0"/>
              <w:spacing w:after="0" w:line="240" w:lineRule="auto"/>
              <w:ind w:firstLineChars="0" w:firstLine="0"/>
              <w:textAlignment w:val="auto"/>
              <w:rPr>
                <w:del w:id="5577" w:author="Si-yuan LIU" w:date="2026-07-24T14:26:00Z" w16du:dateUtc="2026-07-24T06:26:00Z"/>
                <w:color w:val="000000"/>
                <w:kern w:val="0"/>
                <w:sz w:val="21"/>
                <w:szCs w:val="21"/>
              </w:rPr>
            </w:pPr>
            <w:del w:id="5578" w:author="Si-yuan LIU" w:date="2026-07-24T14:26:00Z" w16du:dateUtc="2026-07-24T06:26:00Z">
              <w:r w:rsidDel="00964E30">
                <w:rPr>
                  <w:rFonts w:hint="eastAsia"/>
                  <w:color w:val="000000"/>
                  <w:kern w:val="0"/>
                  <w:sz w:val="21"/>
                  <w:szCs w:val="21"/>
                </w:rPr>
                <w:delText>国家税务总局广州市南沙区税务局</w:delText>
              </w:r>
            </w:del>
          </w:p>
        </w:tc>
        <w:tc>
          <w:tcPr>
            <w:tcW w:w="261" w:type="pct"/>
            <w:gridSpan w:val="2"/>
            <w:vAlign w:val="center"/>
            <w:tcPrChange w:id="5579" w:author="怡然 刘 [2]" w:date="2026-07-08T11:22:00Z">
              <w:tcPr>
                <w:tcW w:w="386" w:type="pct"/>
                <w:gridSpan w:val="4"/>
                <w:vAlign w:val="center"/>
              </w:tcPr>
            </w:tcPrChange>
          </w:tcPr>
          <w:p w14:paraId="2EE4FF24" w14:textId="19827646" w:rsidR="005F457E" w:rsidDel="00964E30" w:rsidRDefault="00000000">
            <w:pPr>
              <w:widowControl/>
              <w:adjustRightInd w:val="0"/>
              <w:snapToGrid w:val="0"/>
              <w:spacing w:after="0" w:line="240" w:lineRule="auto"/>
              <w:ind w:firstLineChars="0" w:firstLine="0"/>
              <w:textAlignment w:val="auto"/>
              <w:rPr>
                <w:del w:id="5580" w:author="Si-yuan LIU" w:date="2026-07-24T14:26:00Z" w16du:dateUtc="2026-07-24T06:26:00Z"/>
                <w:color w:val="000000"/>
                <w:kern w:val="0"/>
                <w:sz w:val="21"/>
                <w:szCs w:val="21"/>
              </w:rPr>
            </w:pPr>
            <w:del w:id="5581" w:author="Si-yuan LIU" w:date="2026-07-24T14:26:00Z" w16du:dateUtc="2026-07-24T06:26:00Z">
              <w:r w:rsidDel="00964E30">
                <w:rPr>
                  <w:color w:val="000000"/>
                  <w:kern w:val="0"/>
                  <w:sz w:val="21"/>
                  <w:szCs w:val="21"/>
                  <w:lang w:val="en"/>
                </w:rPr>
                <w:delText>SPV</w:delText>
              </w:r>
            </w:del>
          </w:p>
        </w:tc>
      </w:tr>
      <w:tr w:rsidR="005F457E" w:rsidDel="00964E30" w14:paraId="170CD32E" w14:textId="240E8F15" w:rsidTr="005F457E">
        <w:trPr>
          <w:gridBefore w:val="2"/>
          <w:gridAfter w:val="3"/>
          <w:wBefore w:w="1157" w:type="dxa"/>
          <w:wAfter w:w="138" w:type="dxa"/>
          <w:trHeight w:val="550"/>
          <w:tblHeader/>
          <w:jc w:val="center"/>
          <w:del w:id="5582" w:author="Si-yuan LIU" w:date="2026-07-24T14:26:00Z" w16du:dateUtc="2026-07-24T06:26:00Z"/>
          <w:trPrChange w:id="5583" w:author="怡然 刘 [2]" w:date="2026-07-08T11:22:00Z">
            <w:trPr>
              <w:gridBefore w:val="2"/>
              <w:gridAfter w:val="3"/>
              <w:wBefore w:w="1045" w:type="dxa"/>
              <w:wAfter w:w="205" w:type="dxa"/>
              <w:trHeight w:val="550"/>
              <w:jc w:val="center"/>
            </w:trPr>
          </w:trPrChange>
        </w:trPr>
        <w:tc>
          <w:tcPr>
            <w:tcW w:w="632" w:type="pct"/>
            <w:gridSpan w:val="2"/>
            <w:vMerge/>
            <w:vAlign w:val="center"/>
            <w:tcPrChange w:id="5584" w:author="怡然 刘 [2]" w:date="2026-07-08T11:22:00Z">
              <w:tcPr>
                <w:tcW w:w="241" w:type="pct"/>
                <w:gridSpan w:val="3"/>
                <w:vMerge/>
                <w:vAlign w:val="center"/>
              </w:tcPr>
            </w:tcPrChange>
          </w:tcPr>
          <w:p w14:paraId="45147415" w14:textId="483CD573" w:rsidR="005F457E" w:rsidDel="00964E30" w:rsidRDefault="005F457E">
            <w:pPr>
              <w:adjustRightInd w:val="0"/>
              <w:snapToGrid w:val="0"/>
              <w:spacing w:after="0" w:line="240" w:lineRule="auto"/>
              <w:ind w:firstLine="420"/>
              <w:jc w:val="left"/>
              <w:rPr>
                <w:del w:id="5585" w:author="Si-yuan LIU" w:date="2026-07-24T14:26:00Z" w16du:dateUtc="2026-07-24T06:26:00Z"/>
                <w:color w:val="000000"/>
                <w:kern w:val="0"/>
                <w:sz w:val="21"/>
                <w:szCs w:val="21"/>
              </w:rPr>
            </w:pPr>
          </w:p>
        </w:tc>
        <w:tc>
          <w:tcPr>
            <w:tcW w:w="590" w:type="pct"/>
            <w:gridSpan w:val="4"/>
            <w:vAlign w:val="center"/>
            <w:tcPrChange w:id="5586" w:author="怡然 刘 [2]" w:date="2026-07-08T11:22:00Z">
              <w:tcPr>
                <w:tcW w:w="672" w:type="pct"/>
                <w:gridSpan w:val="6"/>
                <w:vAlign w:val="center"/>
              </w:tcPr>
            </w:tcPrChange>
          </w:tcPr>
          <w:p w14:paraId="3CB62C4F" w14:textId="79E94969" w:rsidR="005F457E" w:rsidDel="00964E30" w:rsidRDefault="00000000">
            <w:pPr>
              <w:widowControl/>
              <w:adjustRightInd w:val="0"/>
              <w:snapToGrid w:val="0"/>
              <w:spacing w:after="0" w:line="240" w:lineRule="auto"/>
              <w:ind w:firstLineChars="0" w:firstLine="0"/>
              <w:jc w:val="center"/>
              <w:textAlignment w:val="auto"/>
              <w:rPr>
                <w:del w:id="5587" w:author="Si-yuan LIU" w:date="2026-07-24T14:26:00Z" w16du:dateUtc="2026-07-24T06:26:00Z"/>
                <w:color w:val="000000"/>
                <w:kern w:val="0"/>
                <w:sz w:val="21"/>
                <w:szCs w:val="21"/>
              </w:rPr>
            </w:pPr>
            <w:del w:id="5588" w:author="Si-yuan LIU" w:date="2026-07-24T14:26:00Z" w16du:dateUtc="2026-07-24T06:26:00Z">
              <w:r w:rsidDel="00964E30">
                <w:rPr>
                  <w:rFonts w:hint="eastAsia"/>
                  <w:color w:val="000000"/>
                  <w:kern w:val="0"/>
                  <w:sz w:val="21"/>
                  <w:szCs w:val="21"/>
                </w:rPr>
                <w:delText>土地增值税</w:delText>
              </w:r>
            </w:del>
          </w:p>
        </w:tc>
        <w:tc>
          <w:tcPr>
            <w:tcW w:w="87" w:type="pct"/>
            <w:vAlign w:val="center"/>
            <w:tcPrChange w:id="5589" w:author="怡然 刘 [2]" w:date="2026-07-08T11:22:00Z">
              <w:tcPr>
                <w:tcW w:w="83" w:type="pct"/>
                <w:vAlign w:val="center"/>
              </w:tcPr>
            </w:tcPrChange>
          </w:tcPr>
          <w:p w14:paraId="33CEB502" w14:textId="208D9B95" w:rsidR="005F457E" w:rsidDel="00964E30" w:rsidRDefault="00000000">
            <w:pPr>
              <w:widowControl/>
              <w:adjustRightInd w:val="0"/>
              <w:snapToGrid w:val="0"/>
              <w:spacing w:after="0" w:line="240" w:lineRule="auto"/>
              <w:ind w:firstLineChars="0" w:firstLine="0"/>
              <w:textAlignment w:val="auto"/>
              <w:rPr>
                <w:del w:id="5590" w:author="Si-yuan LIU" w:date="2026-07-24T14:26:00Z" w16du:dateUtc="2026-07-24T06:26:00Z"/>
                <w:color w:val="000000"/>
                <w:kern w:val="0"/>
                <w:sz w:val="21"/>
                <w:szCs w:val="21"/>
              </w:rPr>
            </w:pPr>
            <w:del w:id="5591" w:author="Si-yuan LIU" w:date="2026-07-24T14:26:00Z" w16du:dateUtc="2026-07-24T06:26:00Z">
              <w:r w:rsidDel="00964E30">
                <w:rPr>
                  <w:rFonts w:hint="eastAsia"/>
                  <w:color w:val="000000"/>
                  <w:kern w:val="0"/>
                  <w:sz w:val="21"/>
                  <w:szCs w:val="21"/>
                </w:rPr>
                <w:delText>否</w:delText>
              </w:r>
            </w:del>
          </w:p>
        </w:tc>
        <w:tc>
          <w:tcPr>
            <w:tcW w:w="1984" w:type="pct"/>
            <w:gridSpan w:val="2"/>
            <w:vAlign w:val="center"/>
            <w:tcPrChange w:id="5592" w:author="怡然 刘 [2]" w:date="2026-07-08T11:22:00Z">
              <w:tcPr>
                <w:tcW w:w="1963" w:type="pct"/>
                <w:gridSpan w:val="4"/>
                <w:vAlign w:val="center"/>
              </w:tcPr>
            </w:tcPrChange>
          </w:tcPr>
          <w:p w14:paraId="1C02CD31" w14:textId="6E78F0F2" w:rsidR="005F457E" w:rsidDel="00964E30" w:rsidRDefault="00000000">
            <w:pPr>
              <w:widowControl/>
              <w:adjustRightInd w:val="0"/>
              <w:snapToGrid w:val="0"/>
              <w:spacing w:after="0" w:line="240" w:lineRule="auto"/>
              <w:ind w:firstLineChars="0" w:firstLine="0"/>
              <w:textAlignment w:val="auto"/>
              <w:rPr>
                <w:del w:id="5593" w:author="Si-yuan LIU" w:date="2026-07-24T14:26:00Z" w16du:dateUtc="2026-07-24T06:26:00Z"/>
                <w:color w:val="000000"/>
                <w:kern w:val="0"/>
                <w:sz w:val="21"/>
                <w:szCs w:val="21"/>
              </w:rPr>
            </w:pPr>
            <w:del w:id="5594" w:author="Si-yuan LIU" w:date="2026-07-24T14:26:00Z" w16du:dateUtc="2026-07-24T06:26:00Z">
              <w:r w:rsidDel="00964E30">
                <w:rPr>
                  <w:color w:val="000000"/>
                  <w:kern w:val="0"/>
                  <w:sz w:val="21"/>
                  <w:szCs w:val="21"/>
                  <w:lang w:val="en"/>
                </w:rPr>
                <w:delText>/</w:delText>
              </w:r>
            </w:del>
          </w:p>
        </w:tc>
        <w:tc>
          <w:tcPr>
            <w:tcW w:w="302" w:type="pct"/>
            <w:gridSpan w:val="3"/>
            <w:vAlign w:val="center"/>
            <w:tcPrChange w:id="5595" w:author="怡然 刘 [2]" w:date="2026-07-08T11:22:00Z">
              <w:tcPr>
                <w:tcW w:w="384" w:type="pct"/>
                <w:gridSpan w:val="4"/>
                <w:vAlign w:val="center"/>
              </w:tcPr>
            </w:tcPrChange>
          </w:tcPr>
          <w:p w14:paraId="3286A4DF" w14:textId="60000DFE" w:rsidR="005F457E" w:rsidDel="00964E30" w:rsidRDefault="00000000">
            <w:pPr>
              <w:widowControl/>
              <w:adjustRightInd w:val="0"/>
              <w:snapToGrid w:val="0"/>
              <w:spacing w:after="0" w:line="240" w:lineRule="auto"/>
              <w:ind w:firstLineChars="0" w:firstLine="0"/>
              <w:textAlignment w:val="auto"/>
              <w:rPr>
                <w:del w:id="5596" w:author="Si-yuan LIU" w:date="2026-07-24T14:26:00Z" w16du:dateUtc="2026-07-24T06:26:00Z"/>
                <w:color w:val="000000"/>
                <w:kern w:val="0"/>
                <w:sz w:val="21"/>
                <w:szCs w:val="21"/>
              </w:rPr>
            </w:pPr>
            <w:del w:id="5597" w:author="Si-yuan LIU" w:date="2026-07-24T14:26:00Z" w16du:dateUtc="2026-07-24T06:26:00Z">
              <w:r w:rsidDel="00964E30">
                <w:rPr>
                  <w:color w:val="000000"/>
                  <w:kern w:val="0"/>
                  <w:sz w:val="21"/>
                  <w:szCs w:val="21"/>
                  <w:lang w:val="en"/>
                </w:rPr>
                <w:delText>/</w:delText>
              </w:r>
            </w:del>
          </w:p>
        </w:tc>
        <w:tc>
          <w:tcPr>
            <w:tcW w:w="340" w:type="pct"/>
            <w:gridSpan w:val="2"/>
            <w:vAlign w:val="center"/>
            <w:tcPrChange w:id="5598" w:author="怡然 刘 [2]" w:date="2026-07-08T11:22:00Z">
              <w:tcPr>
                <w:tcW w:w="386" w:type="pct"/>
                <w:gridSpan w:val="3"/>
                <w:vAlign w:val="center"/>
              </w:tcPr>
            </w:tcPrChange>
          </w:tcPr>
          <w:p w14:paraId="726FD135" w14:textId="2939F256" w:rsidR="005F457E" w:rsidDel="00964E30" w:rsidRDefault="00000000">
            <w:pPr>
              <w:widowControl/>
              <w:adjustRightInd w:val="0"/>
              <w:snapToGrid w:val="0"/>
              <w:spacing w:after="0" w:line="240" w:lineRule="auto"/>
              <w:ind w:firstLineChars="0" w:firstLine="0"/>
              <w:textAlignment w:val="auto"/>
              <w:rPr>
                <w:del w:id="5599" w:author="Si-yuan LIU" w:date="2026-07-24T14:26:00Z" w16du:dateUtc="2026-07-24T06:26:00Z"/>
                <w:color w:val="000000"/>
                <w:kern w:val="0"/>
                <w:sz w:val="21"/>
                <w:szCs w:val="21"/>
              </w:rPr>
            </w:pPr>
            <w:del w:id="5600" w:author="Si-yuan LIU" w:date="2026-07-24T14:26:00Z" w16du:dateUtc="2026-07-24T06:26:00Z">
              <w:r w:rsidDel="00964E30">
                <w:rPr>
                  <w:color w:val="000000"/>
                  <w:kern w:val="0"/>
                  <w:sz w:val="21"/>
                  <w:szCs w:val="21"/>
                  <w:lang w:val="en"/>
                </w:rPr>
                <w:delText>/</w:delText>
              </w:r>
            </w:del>
          </w:p>
        </w:tc>
        <w:tc>
          <w:tcPr>
            <w:tcW w:w="388" w:type="pct"/>
            <w:gridSpan w:val="3"/>
            <w:vAlign w:val="center"/>
            <w:tcPrChange w:id="5601" w:author="怡然 刘 [2]" w:date="2026-07-08T11:22:00Z">
              <w:tcPr>
                <w:tcW w:w="477" w:type="pct"/>
                <w:gridSpan w:val="6"/>
                <w:vAlign w:val="center"/>
              </w:tcPr>
            </w:tcPrChange>
          </w:tcPr>
          <w:p w14:paraId="46B9C20F" w14:textId="7789FA5A" w:rsidR="005F457E" w:rsidDel="00964E30" w:rsidRDefault="00000000">
            <w:pPr>
              <w:widowControl/>
              <w:adjustRightInd w:val="0"/>
              <w:snapToGrid w:val="0"/>
              <w:spacing w:after="0" w:line="240" w:lineRule="auto"/>
              <w:ind w:firstLineChars="0" w:firstLine="0"/>
              <w:textAlignment w:val="auto"/>
              <w:rPr>
                <w:del w:id="5602" w:author="Si-yuan LIU" w:date="2026-07-24T14:26:00Z" w16du:dateUtc="2026-07-24T06:26:00Z"/>
                <w:color w:val="000000"/>
                <w:kern w:val="0"/>
                <w:sz w:val="21"/>
                <w:szCs w:val="21"/>
              </w:rPr>
            </w:pPr>
            <w:del w:id="5603" w:author="Si-yuan LIU" w:date="2026-07-24T14:26:00Z" w16du:dateUtc="2026-07-24T06:26:00Z">
              <w:r w:rsidDel="00964E30">
                <w:rPr>
                  <w:color w:val="000000"/>
                  <w:kern w:val="0"/>
                  <w:sz w:val="21"/>
                  <w:szCs w:val="21"/>
                  <w:lang w:val="en"/>
                </w:rPr>
                <w:delText>/</w:delText>
              </w:r>
            </w:del>
          </w:p>
        </w:tc>
        <w:tc>
          <w:tcPr>
            <w:tcW w:w="261" w:type="pct"/>
            <w:gridSpan w:val="2"/>
            <w:vAlign w:val="center"/>
            <w:tcPrChange w:id="5604" w:author="怡然 刘 [2]" w:date="2026-07-08T11:22:00Z">
              <w:tcPr>
                <w:tcW w:w="386" w:type="pct"/>
                <w:gridSpan w:val="4"/>
                <w:vAlign w:val="center"/>
              </w:tcPr>
            </w:tcPrChange>
          </w:tcPr>
          <w:p w14:paraId="5F569130" w14:textId="20EFA15F" w:rsidR="005F457E" w:rsidDel="00964E30" w:rsidRDefault="00000000">
            <w:pPr>
              <w:widowControl/>
              <w:adjustRightInd w:val="0"/>
              <w:snapToGrid w:val="0"/>
              <w:spacing w:after="0" w:line="240" w:lineRule="auto"/>
              <w:ind w:firstLineChars="0" w:firstLine="0"/>
              <w:textAlignment w:val="auto"/>
              <w:rPr>
                <w:del w:id="5605" w:author="Si-yuan LIU" w:date="2026-07-24T14:26:00Z" w16du:dateUtc="2026-07-24T06:26:00Z"/>
                <w:color w:val="000000"/>
                <w:kern w:val="0"/>
                <w:sz w:val="21"/>
                <w:szCs w:val="21"/>
              </w:rPr>
            </w:pPr>
            <w:del w:id="5606" w:author="Si-yuan LIU" w:date="2026-07-24T14:26:00Z" w16du:dateUtc="2026-07-24T06:26:00Z">
              <w:r w:rsidDel="00964E30">
                <w:rPr>
                  <w:color w:val="000000"/>
                  <w:kern w:val="0"/>
                  <w:sz w:val="21"/>
                  <w:szCs w:val="21"/>
                  <w:lang w:val="en"/>
                </w:rPr>
                <w:delText>/</w:delText>
              </w:r>
            </w:del>
          </w:p>
        </w:tc>
      </w:tr>
      <w:tr w:rsidR="005F457E" w:rsidDel="00964E30" w14:paraId="3547362B" w14:textId="1003315A" w:rsidTr="005F457E">
        <w:trPr>
          <w:gridBefore w:val="2"/>
          <w:gridAfter w:val="3"/>
          <w:wBefore w:w="1157" w:type="dxa"/>
          <w:wAfter w:w="138" w:type="dxa"/>
          <w:trHeight w:val="550"/>
          <w:tblHeader/>
          <w:jc w:val="center"/>
          <w:del w:id="5607" w:author="Si-yuan LIU" w:date="2026-07-24T14:26:00Z" w16du:dateUtc="2026-07-24T06:26:00Z"/>
          <w:trPrChange w:id="5608" w:author="怡然 刘 [2]" w:date="2026-07-08T11:22:00Z">
            <w:trPr>
              <w:gridBefore w:val="2"/>
              <w:gridAfter w:val="3"/>
              <w:wBefore w:w="1045" w:type="dxa"/>
              <w:wAfter w:w="205" w:type="dxa"/>
              <w:trHeight w:val="550"/>
              <w:jc w:val="center"/>
            </w:trPr>
          </w:trPrChange>
        </w:trPr>
        <w:tc>
          <w:tcPr>
            <w:tcW w:w="632" w:type="pct"/>
            <w:gridSpan w:val="2"/>
            <w:vMerge/>
            <w:vAlign w:val="center"/>
            <w:tcPrChange w:id="5609" w:author="怡然 刘 [2]" w:date="2026-07-08T11:22:00Z">
              <w:tcPr>
                <w:tcW w:w="241" w:type="pct"/>
                <w:gridSpan w:val="3"/>
                <w:vMerge/>
                <w:vAlign w:val="center"/>
              </w:tcPr>
            </w:tcPrChange>
          </w:tcPr>
          <w:p w14:paraId="620E3F09" w14:textId="5D93DCBD" w:rsidR="005F457E" w:rsidDel="00964E30" w:rsidRDefault="005F457E">
            <w:pPr>
              <w:adjustRightInd w:val="0"/>
              <w:snapToGrid w:val="0"/>
              <w:spacing w:after="0" w:line="240" w:lineRule="auto"/>
              <w:ind w:firstLine="420"/>
              <w:jc w:val="left"/>
              <w:rPr>
                <w:del w:id="5610" w:author="Si-yuan LIU" w:date="2026-07-24T14:26:00Z" w16du:dateUtc="2026-07-24T06:26:00Z"/>
                <w:color w:val="000000"/>
                <w:kern w:val="0"/>
                <w:sz w:val="21"/>
                <w:szCs w:val="21"/>
              </w:rPr>
            </w:pPr>
          </w:p>
        </w:tc>
        <w:tc>
          <w:tcPr>
            <w:tcW w:w="590" w:type="pct"/>
            <w:gridSpan w:val="4"/>
            <w:vAlign w:val="center"/>
            <w:tcPrChange w:id="5611" w:author="怡然 刘 [2]" w:date="2026-07-08T11:22:00Z">
              <w:tcPr>
                <w:tcW w:w="672" w:type="pct"/>
                <w:gridSpan w:val="6"/>
                <w:vAlign w:val="center"/>
              </w:tcPr>
            </w:tcPrChange>
          </w:tcPr>
          <w:p w14:paraId="5795265E" w14:textId="5CC490CD" w:rsidR="005F457E" w:rsidDel="00964E30" w:rsidRDefault="00000000">
            <w:pPr>
              <w:widowControl/>
              <w:adjustRightInd w:val="0"/>
              <w:snapToGrid w:val="0"/>
              <w:spacing w:after="0" w:line="240" w:lineRule="auto"/>
              <w:ind w:firstLineChars="0" w:firstLine="0"/>
              <w:jc w:val="center"/>
              <w:textAlignment w:val="auto"/>
              <w:rPr>
                <w:del w:id="5612" w:author="Si-yuan LIU" w:date="2026-07-24T14:26:00Z" w16du:dateUtc="2026-07-24T06:26:00Z"/>
                <w:color w:val="000000"/>
                <w:kern w:val="0"/>
                <w:sz w:val="21"/>
                <w:szCs w:val="21"/>
              </w:rPr>
            </w:pPr>
            <w:del w:id="5613" w:author="Si-yuan LIU" w:date="2026-07-24T14:26:00Z" w16du:dateUtc="2026-07-24T06:26:00Z">
              <w:r w:rsidDel="00964E30">
                <w:rPr>
                  <w:rFonts w:hint="eastAsia"/>
                  <w:color w:val="000000"/>
                  <w:kern w:val="0"/>
                  <w:sz w:val="21"/>
                  <w:szCs w:val="21"/>
                </w:rPr>
                <w:delText>企业所得税</w:delText>
              </w:r>
            </w:del>
          </w:p>
        </w:tc>
        <w:tc>
          <w:tcPr>
            <w:tcW w:w="87" w:type="pct"/>
            <w:vAlign w:val="center"/>
            <w:tcPrChange w:id="5614" w:author="怡然 刘 [2]" w:date="2026-07-08T11:22:00Z">
              <w:tcPr>
                <w:tcW w:w="83" w:type="pct"/>
                <w:vAlign w:val="center"/>
              </w:tcPr>
            </w:tcPrChange>
          </w:tcPr>
          <w:p w14:paraId="0FEDC5C9" w14:textId="557791A8" w:rsidR="005F457E" w:rsidDel="00964E30" w:rsidRDefault="00000000">
            <w:pPr>
              <w:widowControl/>
              <w:adjustRightInd w:val="0"/>
              <w:snapToGrid w:val="0"/>
              <w:spacing w:after="0" w:line="240" w:lineRule="auto"/>
              <w:ind w:firstLineChars="0" w:firstLine="0"/>
              <w:textAlignment w:val="auto"/>
              <w:rPr>
                <w:del w:id="5615" w:author="Si-yuan LIU" w:date="2026-07-24T14:26:00Z" w16du:dateUtc="2026-07-24T06:26:00Z"/>
                <w:color w:val="000000"/>
                <w:kern w:val="0"/>
                <w:sz w:val="21"/>
                <w:szCs w:val="21"/>
              </w:rPr>
            </w:pPr>
            <w:del w:id="5616" w:author="Si-yuan LIU" w:date="2026-07-24T14:26:00Z" w16du:dateUtc="2026-07-24T06:26:00Z">
              <w:r w:rsidDel="00964E30">
                <w:rPr>
                  <w:rFonts w:hint="eastAsia"/>
                  <w:color w:val="000000"/>
                  <w:kern w:val="0"/>
                  <w:sz w:val="21"/>
                  <w:szCs w:val="21"/>
                </w:rPr>
                <w:delText>否</w:delText>
              </w:r>
            </w:del>
          </w:p>
        </w:tc>
        <w:tc>
          <w:tcPr>
            <w:tcW w:w="1984" w:type="pct"/>
            <w:gridSpan w:val="2"/>
            <w:vAlign w:val="center"/>
            <w:tcPrChange w:id="5617" w:author="怡然 刘 [2]" w:date="2026-07-08T11:22:00Z">
              <w:tcPr>
                <w:tcW w:w="1963" w:type="pct"/>
                <w:gridSpan w:val="4"/>
                <w:vAlign w:val="center"/>
              </w:tcPr>
            </w:tcPrChange>
          </w:tcPr>
          <w:p w14:paraId="2FC95722" w14:textId="2F20690B" w:rsidR="005F457E" w:rsidDel="00964E30" w:rsidRDefault="00000000">
            <w:pPr>
              <w:widowControl/>
              <w:adjustRightInd w:val="0"/>
              <w:snapToGrid w:val="0"/>
              <w:spacing w:after="0" w:line="240" w:lineRule="auto"/>
              <w:ind w:firstLineChars="0" w:firstLine="0"/>
              <w:textAlignment w:val="auto"/>
              <w:rPr>
                <w:del w:id="5618" w:author="Si-yuan LIU" w:date="2026-07-24T14:26:00Z" w16du:dateUtc="2026-07-24T06:26:00Z"/>
                <w:color w:val="000000"/>
                <w:kern w:val="0"/>
                <w:sz w:val="21"/>
                <w:szCs w:val="21"/>
              </w:rPr>
            </w:pPr>
            <w:del w:id="5619" w:author="Si-yuan LIU" w:date="2026-07-24T14:26:00Z" w16du:dateUtc="2026-07-24T06:26:00Z">
              <w:r w:rsidDel="00964E30">
                <w:rPr>
                  <w:color w:val="000000"/>
                  <w:kern w:val="0"/>
                  <w:sz w:val="21"/>
                  <w:szCs w:val="21"/>
                  <w:lang w:val="en"/>
                </w:rPr>
                <w:delText>/</w:delText>
              </w:r>
            </w:del>
          </w:p>
        </w:tc>
        <w:tc>
          <w:tcPr>
            <w:tcW w:w="302" w:type="pct"/>
            <w:gridSpan w:val="3"/>
            <w:vAlign w:val="center"/>
            <w:tcPrChange w:id="5620" w:author="怡然 刘 [2]" w:date="2026-07-08T11:22:00Z">
              <w:tcPr>
                <w:tcW w:w="384" w:type="pct"/>
                <w:gridSpan w:val="4"/>
                <w:vAlign w:val="center"/>
              </w:tcPr>
            </w:tcPrChange>
          </w:tcPr>
          <w:p w14:paraId="5A208625" w14:textId="5A7380B9" w:rsidR="005F457E" w:rsidDel="00964E30" w:rsidRDefault="00000000">
            <w:pPr>
              <w:widowControl/>
              <w:adjustRightInd w:val="0"/>
              <w:snapToGrid w:val="0"/>
              <w:spacing w:after="0" w:line="240" w:lineRule="auto"/>
              <w:ind w:firstLineChars="0" w:firstLine="0"/>
              <w:textAlignment w:val="auto"/>
              <w:rPr>
                <w:del w:id="5621" w:author="Si-yuan LIU" w:date="2026-07-24T14:26:00Z" w16du:dateUtc="2026-07-24T06:26:00Z"/>
                <w:color w:val="000000"/>
                <w:kern w:val="0"/>
                <w:sz w:val="21"/>
                <w:szCs w:val="21"/>
              </w:rPr>
            </w:pPr>
            <w:del w:id="5622" w:author="Si-yuan LIU" w:date="2026-07-24T14:26:00Z" w16du:dateUtc="2026-07-24T06:26:00Z">
              <w:r w:rsidDel="00964E30">
                <w:rPr>
                  <w:color w:val="000000"/>
                  <w:kern w:val="0"/>
                  <w:sz w:val="21"/>
                  <w:szCs w:val="21"/>
                  <w:lang w:val="en"/>
                </w:rPr>
                <w:delText>/</w:delText>
              </w:r>
            </w:del>
          </w:p>
        </w:tc>
        <w:tc>
          <w:tcPr>
            <w:tcW w:w="340" w:type="pct"/>
            <w:gridSpan w:val="2"/>
            <w:vAlign w:val="center"/>
            <w:tcPrChange w:id="5623" w:author="怡然 刘 [2]" w:date="2026-07-08T11:22:00Z">
              <w:tcPr>
                <w:tcW w:w="386" w:type="pct"/>
                <w:gridSpan w:val="3"/>
                <w:vAlign w:val="center"/>
              </w:tcPr>
            </w:tcPrChange>
          </w:tcPr>
          <w:p w14:paraId="2CC72EA1" w14:textId="4CF5152E" w:rsidR="005F457E" w:rsidDel="00964E30" w:rsidRDefault="00000000">
            <w:pPr>
              <w:widowControl/>
              <w:adjustRightInd w:val="0"/>
              <w:snapToGrid w:val="0"/>
              <w:spacing w:after="0" w:line="240" w:lineRule="auto"/>
              <w:ind w:firstLineChars="0" w:firstLine="0"/>
              <w:textAlignment w:val="auto"/>
              <w:rPr>
                <w:del w:id="5624" w:author="Si-yuan LIU" w:date="2026-07-24T14:26:00Z" w16du:dateUtc="2026-07-24T06:26:00Z"/>
                <w:color w:val="000000"/>
                <w:kern w:val="0"/>
                <w:sz w:val="21"/>
                <w:szCs w:val="21"/>
              </w:rPr>
            </w:pPr>
            <w:del w:id="5625" w:author="Si-yuan LIU" w:date="2026-07-24T14:26:00Z" w16du:dateUtc="2026-07-24T06:26:00Z">
              <w:r w:rsidDel="00964E30">
                <w:rPr>
                  <w:color w:val="000000"/>
                  <w:kern w:val="0"/>
                  <w:sz w:val="21"/>
                  <w:szCs w:val="21"/>
                  <w:lang w:val="en"/>
                </w:rPr>
                <w:delText>/</w:delText>
              </w:r>
            </w:del>
          </w:p>
        </w:tc>
        <w:tc>
          <w:tcPr>
            <w:tcW w:w="388" w:type="pct"/>
            <w:gridSpan w:val="3"/>
            <w:vAlign w:val="center"/>
            <w:tcPrChange w:id="5626" w:author="怡然 刘 [2]" w:date="2026-07-08T11:22:00Z">
              <w:tcPr>
                <w:tcW w:w="477" w:type="pct"/>
                <w:gridSpan w:val="6"/>
                <w:vAlign w:val="center"/>
              </w:tcPr>
            </w:tcPrChange>
          </w:tcPr>
          <w:p w14:paraId="7054B39F" w14:textId="68D4E5DB" w:rsidR="005F457E" w:rsidDel="00964E30" w:rsidRDefault="00000000">
            <w:pPr>
              <w:widowControl/>
              <w:adjustRightInd w:val="0"/>
              <w:snapToGrid w:val="0"/>
              <w:spacing w:after="0" w:line="240" w:lineRule="auto"/>
              <w:ind w:firstLineChars="0" w:firstLine="0"/>
              <w:textAlignment w:val="auto"/>
              <w:rPr>
                <w:del w:id="5627" w:author="Si-yuan LIU" w:date="2026-07-24T14:26:00Z" w16du:dateUtc="2026-07-24T06:26:00Z"/>
                <w:color w:val="000000"/>
                <w:kern w:val="0"/>
                <w:sz w:val="21"/>
                <w:szCs w:val="21"/>
              </w:rPr>
            </w:pPr>
            <w:del w:id="5628" w:author="Si-yuan LIU" w:date="2026-07-24T14:26:00Z" w16du:dateUtc="2026-07-24T06:26:00Z">
              <w:r w:rsidDel="00964E30">
                <w:rPr>
                  <w:color w:val="000000"/>
                  <w:kern w:val="0"/>
                  <w:sz w:val="21"/>
                  <w:szCs w:val="21"/>
                  <w:lang w:val="en"/>
                </w:rPr>
                <w:delText>/</w:delText>
              </w:r>
            </w:del>
          </w:p>
        </w:tc>
        <w:tc>
          <w:tcPr>
            <w:tcW w:w="261" w:type="pct"/>
            <w:gridSpan w:val="2"/>
            <w:vAlign w:val="center"/>
            <w:tcPrChange w:id="5629" w:author="怡然 刘 [2]" w:date="2026-07-08T11:22:00Z">
              <w:tcPr>
                <w:tcW w:w="386" w:type="pct"/>
                <w:gridSpan w:val="4"/>
                <w:vAlign w:val="center"/>
              </w:tcPr>
            </w:tcPrChange>
          </w:tcPr>
          <w:p w14:paraId="7C7BD27E" w14:textId="1D2ADA3E" w:rsidR="005F457E" w:rsidDel="00964E30" w:rsidRDefault="00000000">
            <w:pPr>
              <w:widowControl/>
              <w:adjustRightInd w:val="0"/>
              <w:snapToGrid w:val="0"/>
              <w:spacing w:after="0" w:line="240" w:lineRule="auto"/>
              <w:ind w:firstLineChars="0" w:firstLine="0"/>
              <w:textAlignment w:val="auto"/>
              <w:rPr>
                <w:del w:id="5630" w:author="Si-yuan LIU" w:date="2026-07-24T14:26:00Z" w16du:dateUtc="2026-07-24T06:26:00Z"/>
                <w:color w:val="000000"/>
                <w:kern w:val="0"/>
                <w:sz w:val="21"/>
                <w:szCs w:val="21"/>
              </w:rPr>
            </w:pPr>
            <w:del w:id="5631" w:author="Si-yuan LIU" w:date="2026-07-24T14:26:00Z" w16du:dateUtc="2026-07-24T06:26:00Z">
              <w:r w:rsidDel="00964E30">
                <w:rPr>
                  <w:color w:val="000000"/>
                  <w:kern w:val="0"/>
                  <w:sz w:val="21"/>
                  <w:szCs w:val="21"/>
                  <w:lang w:val="en"/>
                </w:rPr>
                <w:delText>/</w:delText>
              </w:r>
            </w:del>
          </w:p>
        </w:tc>
      </w:tr>
      <w:tr w:rsidR="005F457E" w:rsidDel="00964E30" w14:paraId="6AC1071B" w14:textId="33EA4243" w:rsidTr="005F457E">
        <w:trPr>
          <w:gridBefore w:val="2"/>
          <w:gridAfter w:val="3"/>
          <w:wBefore w:w="1157" w:type="dxa"/>
          <w:wAfter w:w="138" w:type="dxa"/>
          <w:trHeight w:val="290"/>
          <w:tblHeader/>
          <w:jc w:val="center"/>
          <w:del w:id="5632" w:author="Si-yuan LIU" w:date="2026-07-24T14:26:00Z" w16du:dateUtc="2026-07-24T06:26:00Z"/>
          <w:trPrChange w:id="5633" w:author="怡然 刘 [2]" w:date="2026-07-08T11:22:00Z">
            <w:trPr>
              <w:gridBefore w:val="2"/>
              <w:gridAfter w:val="3"/>
              <w:wBefore w:w="1045" w:type="dxa"/>
              <w:wAfter w:w="205" w:type="dxa"/>
              <w:trHeight w:val="290"/>
              <w:jc w:val="center"/>
            </w:trPr>
          </w:trPrChange>
        </w:trPr>
        <w:tc>
          <w:tcPr>
            <w:tcW w:w="632" w:type="pct"/>
            <w:gridSpan w:val="2"/>
            <w:vMerge/>
            <w:vAlign w:val="center"/>
            <w:tcPrChange w:id="5634" w:author="怡然 刘 [2]" w:date="2026-07-08T11:22:00Z">
              <w:tcPr>
                <w:tcW w:w="241" w:type="pct"/>
                <w:gridSpan w:val="3"/>
                <w:vMerge/>
                <w:vAlign w:val="center"/>
              </w:tcPr>
            </w:tcPrChange>
          </w:tcPr>
          <w:p w14:paraId="07F5D5FC" w14:textId="6588FF58" w:rsidR="005F457E" w:rsidDel="00964E30" w:rsidRDefault="005F457E">
            <w:pPr>
              <w:adjustRightInd w:val="0"/>
              <w:snapToGrid w:val="0"/>
              <w:spacing w:after="0" w:line="240" w:lineRule="auto"/>
              <w:ind w:firstLine="420"/>
              <w:jc w:val="left"/>
              <w:rPr>
                <w:del w:id="5635" w:author="Si-yuan LIU" w:date="2026-07-24T14:26:00Z" w16du:dateUtc="2026-07-24T06:26:00Z"/>
                <w:color w:val="000000"/>
                <w:kern w:val="0"/>
                <w:sz w:val="21"/>
                <w:szCs w:val="21"/>
              </w:rPr>
            </w:pPr>
          </w:p>
        </w:tc>
        <w:tc>
          <w:tcPr>
            <w:tcW w:w="590" w:type="pct"/>
            <w:gridSpan w:val="4"/>
            <w:vAlign w:val="center"/>
            <w:tcPrChange w:id="5636" w:author="怡然 刘 [2]" w:date="2026-07-08T11:22:00Z">
              <w:tcPr>
                <w:tcW w:w="672" w:type="pct"/>
                <w:gridSpan w:val="6"/>
                <w:vAlign w:val="center"/>
              </w:tcPr>
            </w:tcPrChange>
          </w:tcPr>
          <w:p w14:paraId="7D1EC729" w14:textId="6F1ACF3F" w:rsidR="005F457E" w:rsidDel="00964E30" w:rsidRDefault="00000000">
            <w:pPr>
              <w:widowControl/>
              <w:adjustRightInd w:val="0"/>
              <w:snapToGrid w:val="0"/>
              <w:spacing w:after="0" w:line="240" w:lineRule="auto"/>
              <w:ind w:firstLineChars="0" w:firstLine="0"/>
              <w:jc w:val="center"/>
              <w:textAlignment w:val="auto"/>
              <w:rPr>
                <w:del w:id="5637" w:author="Si-yuan LIU" w:date="2026-07-24T14:26:00Z" w16du:dateUtc="2026-07-24T06:26:00Z"/>
                <w:color w:val="000000"/>
                <w:kern w:val="0"/>
                <w:sz w:val="21"/>
                <w:szCs w:val="21"/>
              </w:rPr>
            </w:pPr>
            <w:del w:id="5638" w:author="Si-yuan LIU" w:date="2026-07-24T14:26:00Z" w16du:dateUtc="2026-07-24T06:26:00Z">
              <w:r w:rsidDel="00964E30">
                <w:rPr>
                  <w:rFonts w:hint="eastAsia"/>
                  <w:color w:val="000000"/>
                  <w:kern w:val="0"/>
                  <w:sz w:val="21"/>
                  <w:szCs w:val="21"/>
                </w:rPr>
                <w:delText>其他</w:delText>
              </w:r>
            </w:del>
          </w:p>
        </w:tc>
        <w:tc>
          <w:tcPr>
            <w:tcW w:w="87" w:type="pct"/>
            <w:vAlign w:val="center"/>
            <w:tcPrChange w:id="5639" w:author="怡然 刘 [2]" w:date="2026-07-08T11:22:00Z">
              <w:tcPr>
                <w:tcW w:w="83" w:type="pct"/>
                <w:vAlign w:val="center"/>
              </w:tcPr>
            </w:tcPrChange>
          </w:tcPr>
          <w:p w14:paraId="20CB6CF4" w14:textId="3EC01965" w:rsidR="005F457E" w:rsidDel="00964E30" w:rsidRDefault="00000000">
            <w:pPr>
              <w:widowControl/>
              <w:adjustRightInd w:val="0"/>
              <w:snapToGrid w:val="0"/>
              <w:spacing w:after="0" w:line="240" w:lineRule="auto"/>
              <w:ind w:firstLineChars="0" w:firstLine="0"/>
              <w:textAlignment w:val="auto"/>
              <w:rPr>
                <w:del w:id="5640" w:author="Si-yuan LIU" w:date="2026-07-24T14:26:00Z" w16du:dateUtc="2026-07-24T06:26:00Z"/>
                <w:color w:val="000000"/>
                <w:kern w:val="0"/>
                <w:sz w:val="21"/>
                <w:szCs w:val="21"/>
              </w:rPr>
            </w:pPr>
            <w:del w:id="5641" w:author="Si-yuan LIU" w:date="2026-07-24T14:26:00Z" w16du:dateUtc="2026-07-24T06:26:00Z">
              <w:r w:rsidDel="00964E30">
                <w:rPr>
                  <w:rFonts w:hint="eastAsia"/>
                  <w:color w:val="000000"/>
                  <w:kern w:val="0"/>
                  <w:sz w:val="21"/>
                  <w:szCs w:val="21"/>
                </w:rPr>
                <w:delText>否</w:delText>
              </w:r>
            </w:del>
          </w:p>
        </w:tc>
        <w:tc>
          <w:tcPr>
            <w:tcW w:w="1984" w:type="pct"/>
            <w:gridSpan w:val="2"/>
            <w:vAlign w:val="center"/>
            <w:tcPrChange w:id="5642" w:author="怡然 刘 [2]" w:date="2026-07-08T11:22:00Z">
              <w:tcPr>
                <w:tcW w:w="1963" w:type="pct"/>
                <w:gridSpan w:val="4"/>
                <w:vAlign w:val="center"/>
              </w:tcPr>
            </w:tcPrChange>
          </w:tcPr>
          <w:p w14:paraId="371F8643" w14:textId="5B668FC8" w:rsidR="005F457E" w:rsidDel="00964E30" w:rsidRDefault="00000000">
            <w:pPr>
              <w:widowControl/>
              <w:adjustRightInd w:val="0"/>
              <w:snapToGrid w:val="0"/>
              <w:spacing w:after="0" w:line="240" w:lineRule="auto"/>
              <w:ind w:firstLineChars="0" w:firstLine="0"/>
              <w:textAlignment w:val="auto"/>
              <w:rPr>
                <w:del w:id="5643" w:author="Si-yuan LIU" w:date="2026-07-24T14:26:00Z" w16du:dateUtc="2026-07-24T06:26:00Z"/>
                <w:color w:val="000000"/>
                <w:kern w:val="0"/>
                <w:sz w:val="21"/>
                <w:szCs w:val="21"/>
              </w:rPr>
            </w:pPr>
            <w:del w:id="5644" w:author="Si-yuan LIU" w:date="2026-07-24T14:26:00Z" w16du:dateUtc="2026-07-24T06:26:00Z">
              <w:r w:rsidDel="00964E30">
                <w:rPr>
                  <w:color w:val="000000"/>
                  <w:kern w:val="0"/>
                  <w:sz w:val="21"/>
                  <w:szCs w:val="21"/>
                  <w:lang w:val="en"/>
                </w:rPr>
                <w:delText>/</w:delText>
              </w:r>
            </w:del>
          </w:p>
        </w:tc>
        <w:tc>
          <w:tcPr>
            <w:tcW w:w="302" w:type="pct"/>
            <w:gridSpan w:val="3"/>
            <w:vAlign w:val="center"/>
            <w:tcPrChange w:id="5645" w:author="怡然 刘 [2]" w:date="2026-07-08T11:22:00Z">
              <w:tcPr>
                <w:tcW w:w="384" w:type="pct"/>
                <w:gridSpan w:val="4"/>
                <w:vAlign w:val="center"/>
              </w:tcPr>
            </w:tcPrChange>
          </w:tcPr>
          <w:p w14:paraId="4F6E85F7" w14:textId="038E4CCF" w:rsidR="005F457E" w:rsidDel="00964E30" w:rsidRDefault="00000000">
            <w:pPr>
              <w:widowControl/>
              <w:adjustRightInd w:val="0"/>
              <w:snapToGrid w:val="0"/>
              <w:spacing w:after="0" w:line="240" w:lineRule="auto"/>
              <w:ind w:firstLineChars="0" w:firstLine="0"/>
              <w:textAlignment w:val="auto"/>
              <w:rPr>
                <w:del w:id="5646" w:author="Si-yuan LIU" w:date="2026-07-24T14:26:00Z" w16du:dateUtc="2026-07-24T06:26:00Z"/>
                <w:color w:val="000000"/>
                <w:kern w:val="0"/>
                <w:sz w:val="21"/>
                <w:szCs w:val="21"/>
              </w:rPr>
            </w:pPr>
            <w:del w:id="5647" w:author="Si-yuan LIU" w:date="2026-07-24T14:26:00Z" w16du:dateUtc="2026-07-24T06:26:00Z">
              <w:r w:rsidDel="00964E30">
                <w:rPr>
                  <w:color w:val="000000"/>
                  <w:kern w:val="0"/>
                  <w:sz w:val="21"/>
                  <w:szCs w:val="21"/>
                  <w:lang w:val="en"/>
                </w:rPr>
                <w:delText>/</w:delText>
              </w:r>
            </w:del>
          </w:p>
        </w:tc>
        <w:tc>
          <w:tcPr>
            <w:tcW w:w="340" w:type="pct"/>
            <w:gridSpan w:val="2"/>
            <w:vAlign w:val="center"/>
            <w:tcPrChange w:id="5648" w:author="怡然 刘 [2]" w:date="2026-07-08T11:22:00Z">
              <w:tcPr>
                <w:tcW w:w="386" w:type="pct"/>
                <w:gridSpan w:val="3"/>
                <w:vAlign w:val="center"/>
              </w:tcPr>
            </w:tcPrChange>
          </w:tcPr>
          <w:p w14:paraId="5E163576" w14:textId="048FFE20" w:rsidR="005F457E" w:rsidDel="00964E30" w:rsidRDefault="00000000">
            <w:pPr>
              <w:widowControl/>
              <w:adjustRightInd w:val="0"/>
              <w:snapToGrid w:val="0"/>
              <w:spacing w:after="0" w:line="240" w:lineRule="auto"/>
              <w:ind w:firstLineChars="0" w:firstLine="0"/>
              <w:textAlignment w:val="auto"/>
              <w:rPr>
                <w:del w:id="5649" w:author="Si-yuan LIU" w:date="2026-07-24T14:26:00Z" w16du:dateUtc="2026-07-24T06:26:00Z"/>
                <w:color w:val="000000"/>
                <w:kern w:val="0"/>
                <w:sz w:val="21"/>
                <w:szCs w:val="21"/>
              </w:rPr>
            </w:pPr>
            <w:del w:id="5650" w:author="Si-yuan LIU" w:date="2026-07-24T14:26:00Z" w16du:dateUtc="2026-07-24T06:26:00Z">
              <w:r w:rsidDel="00964E30">
                <w:rPr>
                  <w:color w:val="000000"/>
                  <w:kern w:val="0"/>
                  <w:sz w:val="21"/>
                  <w:szCs w:val="21"/>
                  <w:lang w:val="en"/>
                </w:rPr>
                <w:delText>/</w:delText>
              </w:r>
            </w:del>
          </w:p>
        </w:tc>
        <w:tc>
          <w:tcPr>
            <w:tcW w:w="388" w:type="pct"/>
            <w:gridSpan w:val="3"/>
            <w:vAlign w:val="center"/>
            <w:tcPrChange w:id="5651" w:author="怡然 刘 [2]" w:date="2026-07-08T11:22:00Z">
              <w:tcPr>
                <w:tcW w:w="477" w:type="pct"/>
                <w:gridSpan w:val="6"/>
                <w:vAlign w:val="center"/>
              </w:tcPr>
            </w:tcPrChange>
          </w:tcPr>
          <w:p w14:paraId="150DDCD1" w14:textId="70C8B1DF" w:rsidR="005F457E" w:rsidDel="00964E30" w:rsidRDefault="00000000">
            <w:pPr>
              <w:widowControl/>
              <w:adjustRightInd w:val="0"/>
              <w:snapToGrid w:val="0"/>
              <w:spacing w:after="0" w:line="240" w:lineRule="auto"/>
              <w:ind w:firstLineChars="0" w:firstLine="0"/>
              <w:textAlignment w:val="auto"/>
              <w:rPr>
                <w:del w:id="5652" w:author="Si-yuan LIU" w:date="2026-07-24T14:26:00Z" w16du:dateUtc="2026-07-24T06:26:00Z"/>
                <w:color w:val="000000"/>
                <w:kern w:val="0"/>
                <w:sz w:val="21"/>
                <w:szCs w:val="21"/>
              </w:rPr>
            </w:pPr>
            <w:del w:id="5653" w:author="Si-yuan LIU" w:date="2026-07-24T14:26:00Z" w16du:dateUtc="2026-07-24T06:26:00Z">
              <w:r w:rsidDel="00964E30">
                <w:rPr>
                  <w:color w:val="000000"/>
                  <w:kern w:val="0"/>
                  <w:sz w:val="21"/>
                  <w:szCs w:val="21"/>
                  <w:lang w:val="en"/>
                </w:rPr>
                <w:delText>/</w:delText>
              </w:r>
            </w:del>
          </w:p>
        </w:tc>
        <w:tc>
          <w:tcPr>
            <w:tcW w:w="261" w:type="pct"/>
            <w:gridSpan w:val="2"/>
            <w:vAlign w:val="center"/>
            <w:tcPrChange w:id="5654" w:author="怡然 刘 [2]" w:date="2026-07-08T11:22:00Z">
              <w:tcPr>
                <w:tcW w:w="386" w:type="pct"/>
                <w:gridSpan w:val="4"/>
                <w:vAlign w:val="center"/>
              </w:tcPr>
            </w:tcPrChange>
          </w:tcPr>
          <w:p w14:paraId="4FDCF572" w14:textId="23454810" w:rsidR="005F457E" w:rsidDel="00964E30" w:rsidRDefault="00000000">
            <w:pPr>
              <w:widowControl/>
              <w:adjustRightInd w:val="0"/>
              <w:snapToGrid w:val="0"/>
              <w:spacing w:after="0" w:line="240" w:lineRule="auto"/>
              <w:ind w:firstLineChars="0" w:firstLine="0"/>
              <w:textAlignment w:val="auto"/>
              <w:rPr>
                <w:del w:id="5655" w:author="Si-yuan LIU" w:date="2026-07-24T14:26:00Z" w16du:dateUtc="2026-07-24T06:26:00Z"/>
                <w:color w:val="000000"/>
                <w:kern w:val="0"/>
                <w:sz w:val="21"/>
                <w:szCs w:val="21"/>
              </w:rPr>
            </w:pPr>
            <w:del w:id="5656" w:author="Si-yuan LIU" w:date="2026-07-24T14:26:00Z" w16du:dateUtc="2026-07-24T06:26:00Z">
              <w:r w:rsidDel="00964E30">
                <w:rPr>
                  <w:color w:val="000000"/>
                  <w:kern w:val="0"/>
                  <w:sz w:val="21"/>
                  <w:szCs w:val="21"/>
                  <w:lang w:val="en"/>
                </w:rPr>
                <w:delText>/</w:delText>
              </w:r>
            </w:del>
          </w:p>
        </w:tc>
      </w:tr>
      <w:tr w:rsidR="005F457E" w:rsidDel="00964E30" w14:paraId="272342B7" w14:textId="301B87FE" w:rsidTr="005F457E">
        <w:trPr>
          <w:gridBefore w:val="2"/>
          <w:gridAfter w:val="4"/>
          <w:wBefore w:w="1157" w:type="dxa"/>
          <w:wAfter w:w="236" w:type="dxa"/>
          <w:trHeight w:val="290"/>
          <w:tblHeader/>
          <w:jc w:val="center"/>
          <w:del w:id="5657" w:author="Si-yuan LIU" w:date="2026-07-24T14:26:00Z" w16du:dateUtc="2026-07-24T06:26:00Z"/>
          <w:trPrChange w:id="5658" w:author="怡然 刘 [2]" w:date="2026-07-08T11:22:00Z">
            <w:trPr>
              <w:gridBefore w:val="2"/>
              <w:gridAfter w:val="4"/>
              <w:wBefore w:w="1045" w:type="dxa"/>
              <w:wAfter w:w="379" w:type="dxa"/>
              <w:trHeight w:val="290"/>
              <w:jc w:val="center"/>
            </w:trPr>
          </w:trPrChange>
        </w:trPr>
        <w:tc>
          <w:tcPr>
            <w:tcW w:w="632" w:type="pct"/>
            <w:gridSpan w:val="2"/>
            <w:vMerge/>
            <w:vAlign w:val="center"/>
            <w:tcPrChange w:id="5659" w:author="怡然 刘 [2]" w:date="2026-07-08T11:22:00Z">
              <w:tcPr>
                <w:tcW w:w="241" w:type="pct"/>
                <w:gridSpan w:val="3"/>
                <w:vMerge/>
                <w:vAlign w:val="center"/>
              </w:tcPr>
            </w:tcPrChange>
          </w:tcPr>
          <w:p w14:paraId="0A3A77D8" w14:textId="3CFCE3E0" w:rsidR="005F457E" w:rsidDel="00964E30" w:rsidRDefault="005F457E">
            <w:pPr>
              <w:adjustRightInd w:val="0"/>
              <w:snapToGrid w:val="0"/>
              <w:spacing w:after="0" w:line="240" w:lineRule="auto"/>
              <w:ind w:firstLine="420"/>
              <w:jc w:val="left"/>
              <w:rPr>
                <w:del w:id="5660" w:author="Si-yuan LIU" w:date="2026-07-24T14:26:00Z" w16du:dateUtc="2026-07-24T06:26:00Z"/>
                <w:color w:val="000000"/>
                <w:kern w:val="0"/>
                <w:sz w:val="21"/>
                <w:szCs w:val="21"/>
              </w:rPr>
            </w:pPr>
          </w:p>
        </w:tc>
        <w:tc>
          <w:tcPr>
            <w:tcW w:w="3916" w:type="pct"/>
            <w:gridSpan w:val="16"/>
            <w:vAlign w:val="center"/>
            <w:tcPrChange w:id="5661" w:author="怡然 刘 [2]" w:date="2026-07-08T11:22:00Z">
              <w:tcPr>
                <w:tcW w:w="4286" w:type="pct"/>
                <w:gridSpan w:val="26"/>
                <w:vAlign w:val="center"/>
              </w:tcPr>
            </w:tcPrChange>
          </w:tcPr>
          <w:p w14:paraId="00145591" w14:textId="20E5EF56" w:rsidR="005F457E" w:rsidDel="00964E30" w:rsidRDefault="00000000">
            <w:pPr>
              <w:widowControl/>
              <w:adjustRightInd w:val="0"/>
              <w:snapToGrid w:val="0"/>
              <w:spacing w:after="0" w:line="240" w:lineRule="auto"/>
              <w:ind w:firstLineChars="0" w:firstLine="0"/>
              <w:textAlignment w:val="auto"/>
              <w:rPr>
                <w:del w:id="5662" w:author="Si-yuan LIU" w:date="2026-07-24T14:26:00Z" w16du:dateUtc="2026-07-24T06:26:00Z"/>
                <w:color w:val="000000"/>
                <w:kern w:val="0"/>
                <w:sz w:val="21"/>
                <w:szCs w:val="21"/>
              </w:rPr>
            </w:pPr>
            <w:del w:id="5663" w:author="Si-yuan LIU" w:date="2026-07-24T14:26:00Z" w16du:dateUtc="2026-07-24T06:26:00Z">
              <w:r w:rsidDel="00964E30">
                <w:rPr>
                  <w:rFonts w:hint="eastAsia"/>
                  <w:color w:val="000000"/>
                  <w:kern w:val="0"/>
                  <w:sz w:val="21"/>
                  <w:szCs w:val="21"/>
                </w:rPr>
                <w:delText>6</w:delText>
              </w:r>
              <w:r w:rsidDel="00964E30">
                <w:rPr>
                  <w:rFonts w:hint="eastAsia"/>
                  <w:color w:val="000000"/>
                  <w:kern w:val="0"/>
                  <w:sz w:val="21"/>
                  <w:szCs w:val="21"/>
                </w:rPr>
                <w:delText>、</w:delText>
              </w:r>
              <w:r w:rsidDel="00964E30">
                <w:rPr>
                  <w:color w:val="000000"/>
                  <w:kern w:val="0"/>
                  <w:sz w:val="21"/>
                  <w:szCs w:val="21"/>
                </w:rPr>
                <w:delText>SPV</w:delText>
              </w:r>
              <w:r w:rsidDel="00964E30">
                <w:rPr>
                  <w:rFonts w:hint="eastAsia"/>
                  <w:color w:val="000000"/>
                  <w:kern w:val="0"/>
                  <w:sz w:val="21"/>
                  <w:szCs w:val="21"/>
                </w:rPr>
                <w:delText>向奥飞数据、固安聚龙、昊盈科技支付现金收购奥融科技</w:delText>
              </w:r>
              <w:r w:rsidDel="00964E30">
                <w:rPr>
                  <w:color w:val="000000"/>
                  <w:kern w:val="0"/>
                  <w:sz w:val="21"/>
                  <w:szCs w:val="21"/>
                </w:rPr>
                <w:delText>100%</w:delText>
              </w:r>
              <w:r w:rsidDel="00964E30">
                <w:rPr>
                  <w:rFonts w:hint="eastAsia"/>
                  <w:color w:val="000000"/>
                  <w:kern w:val="0"/>
                  <w:sz w:val="21"/>
                  <w:szCs w:val="21"/>
                </w:rPr>
                <w:delText>股权</w:delText>
              </w:r>
            </w:del>
          </w:p>
        </w:tc>
      </w:tr>
      <w:tr w:rsidR="005F457E" w:rsidDel="00964E30" w14:paraId="29AC9D45" w14:textId="5E010765" w:rsidTr="005F457E">
        <w:trPr>
          <w:gridBefore w:val="2"/>
          <w:gridAfter w:val="3"/>
          <w:wBefore w:w="1157" w:type="dxa"/>
          <w:wAfter w:w="138" w:type="dxa"/>
          <w:trHeight w:val="1814"/>
          <w:tblHeader/>
          <w:jc w:val="center"/>
          <w:del w:id="5664" w:author="Si-yuan LIU" w:date="2026-07-24T14:26:00Z" w16du:dateUtc="2026-07-24T06:26:00Z"/>
          <w:trPrChange w:id="5665" w:author="怡然 刘 [2]" w:date="2026-07-08T11:22:00Z">
            <w:trPr>
              <w:gridBefore w:val="2"/>
              <w:gridAfter w:val="3"/>
              <w:wBefore w:w="1045" w:type="dxa"/>
              <w:wAfter w:w="205" w:type="dxa"/>
              <w:trHeight w:val="1814"/>
              <w:jc w:val="center"/>
            </w:trPr>
          </w:trPrChange>
        </w:trPr>
        <w:tc>
          <w:tcPr>
            <w:tcW w:w="632" w:type="pct"/>
            <w:gridSpan w:val="2"/>
            <w:vMerge/>
            <w:vAlign w:val="center"/>
            <w:tcPrChange w:id="5666" w:author="怡然 刘 [2]" w:date="2026-07-08T11:22:00Z">
              <w:tcPr>
                <w:tcW w:w="241" w:type="pct"/>
                <w:gridSpan w:val="3"/>
                <w:vMerge/>
                <w:vAlign w:val="center"/>
              </w:tcPr>
            </w:tcPrChange>
          </w:tcPr>
          <w:p w14:paraId="0EC33250" w14:textId="2B3CD545" w:rsidR="005F457E" w:rsidDel="00964E30" w:rsidRDefault="005F457E">
            <w:pPr>
              <w:adjustRightInd w:val="0"/>
              <w:snapToGrid w:val="0"/>
              <w:spacing w:after="0" w:line="240" w:lineRule="auto"/>
              <w:ind w:firstLine="420"/>
              <w:jc w:val="left"/>
              <w:rPr>
                <w:del w:id="5667" w:author="Si-yuan LIU" w:date="2026-07-24T14:26:00Z" w16du:dateUtc="2026-07-24T06:26:00Z"/>
                <w:color w:val="000000"/>
                <w:kern w:val="0"/>
                <w:sz w:val="21"/>
                <w:szCs w:val="21"/>
              </w:rPr>
            </w:pPr>
          </w:p>
        </w:tc>
        <w:tc>
          <w:tcPr>
            <w:tcW w:w="590" w:type="pct"/>
            <w:gridSpan w:val="4"/>
            <w:vAlign w:val="center"/>
            <w:tcPrChange w:id="5668" w:author="怡然 刘 [2]" w:date="2026-07-08T11:22:00Z">
              <w:tcPr>
                <w:tcW w:w="672" w:type="pct"/>
                <w:gridSpan w:val="6"/>
                <w:vAlign w:val="center"/>
              </w:tcPr>
            </w:tcPrChange>
          </w:tcPr>
          <w:p w14:paraId="716DE147" w14:textId="28649E1D" w:rsidR="005F457E" w:rsidDel="00964E30" w:rsidRDefault="00000000">
            <w:pPr>
              <w:widowControl/>
              <w:adjustRightInd w:val="0"/>
              <w:snapToGrid w:val="0"/>
              <w:spacing w:after="0" w:line="240" w:lineRule="auto"/>
              <w:ind w:firstLineChars="0" w:firstLine="0"/>
              <w:jc w:val="center"/>
              <w:textAlignment w:val="auto"/>
              <w:rPr>
                <w:del w:id="5669" w:author="Si-yuan LIU" w:date="2026-07-24T14:26:00Z" w16du:dateUtc="2026-07-24T06:26:00Z"/>
                <w:color w:val="000000"/>
                <w:kern w:val="0"/>
                <w:sz w:val="21"/>
                <w:szCs w:val="21"/>
              </w:rPr>
            </w:pPr>
            <w:del w:id="5670" w:author="Si-yuan LIU" w:date="2026-07-24T14:26:00Z" w16du:dateUtc="2026-07-24T06:26:00Z">
              <w:r w:rsidDel="00964E30">
                <w:rPr>
                  <w:rFonts w:hint="eastAsia"/>
                  <w:color w:val="000000"/>
                  <w:kern w:val="0"/>
                  <w:sz w:val="21"/>
                  <w:szCs w:val="21"/>
                </w:rPr>
                <w:delText>印花税</w:delText>
              </w:r>
            </w:del>
          </w:p>
        </w:tc>
        <w:tc>
          <w:tcPr>
            <w:tcW w:w="87" w:type="pct"/>
            <w:noWrap/>
            <w:vAlign w:val="center"/>
            <w:tcPrChange w:id="5671" w:author="怡然 刘 [2]" w:date="2026-07-08T11:22:00Z">
              <w:tcPr>
                <w:tcW w:w="83" w:type="pct"/>
                <w:noWrap/>
                <w:vAlign w:val="center"/>
              </w:tcPr>
            </w:tcPrChange>
          </w:tcPr>
          <w:p w14:paraId="1F68662B" w14:textId="5CD18A8D" w:rsidR="005F457E" w:rsidDel="00964E30" w:rsidRDefault="00000000">
            <w:pPr>
              <w:widowControl/>
              <w:adjustRightInd w:val="0"/>
              <w:snapToGrid w:val="0"/>
              <w:spacing w:after="0" w:line="240" w:lineRule="auto"/>
              <w:ind w:firstLineChars="0" w:firstLine="0"/>
              <w:textAlignment w:val="auto"/>
              <w:rPr>
                <w:del w:id="5672" w:author="Si-yuan LIU" w:date="2026-07-24T14:26:00Z" w16du:dateUtc="2026-07-24T06:26:00Z"/>
                <w:color w:val="000000"/>
                <w:kern w:val="0"/>
                <w:sz w:val="21"/>
                <w:szCs w:val="21"/>
              </w:rPr>
            </w:pPr>
            <w:del w:id="5673" w:author="Si-yuan LIU" w:date="2026-07-24T14:26:00Z" w16du:dateUtc="2026-07-24T06:26:00Z">
              <w:r w:rsidDel="00964E30">
                <w:rPr>
                  <w:rFonts w:hint="eastAsia"/>
                  <w:color w:val="000000"/>
                  <w:kern w:val="0"/>
                  <w:sz w:val="21"/>
                  <w:szCs w:val="21"/>
                </w:rPr>
                <w:delText>是</w:delText>
              </w:r>
            </w:del>
          </w:p>
        </w:tc>
        <w:tc>
          <w:tcPr>
            <w:tcW w:w="1984" w:type="pct"/>
            <w:gridSpan w:val="2"/>
            <w:vAlign w:val="center"/>
            <w:tcPrChange w:id="5674" w:author="怡然 刘 [2]" w:date="2026-07-08T11:22:00Z">
              <w:tcPr>
                <w:tcW w:w="1963" w:type="pct"/>
                <w:gridSpan w:val="4"/>
                <w:vAlign w:val="center"/>
              </w:tcPr>
            </w:tcPrChange>
          </w:tcPr>
          <w:p w14:paraId="03243F64" w14:textId="560CE396" w:rsidR="005F457E" w:rsidDel="00964E30" w:rsidRDefault="00000000">
            <w:pPr>
              <w:widowControl/>
              <w:adjustRightInd w:val="0"/>
              <w:snapToGrid w:val="0"/>
              <w:spacing w:after="0" w:line="240" w:lineRule="auto"/>
              <w:ind w:firstLineChars="0" w:firstLine="0"/>
              <w:textAlignment w:val="auto"/>
              <w:rPr>
                <w:del w:id="5675" w:author="Si-yuan LIU" w:date="2026-07-24T14:26:00Z" w16du:dateUtc="2026-07-24T06:26:00Z"/>
                <w:color w:val="000000"/>
                <w:kern w:val="0"/>
                <w:sz w:val="21"/>
                <w:szCs w:val="21"/>
                <w:lang w:val="en"/>
              </w:rPr>
            </w:pPr>
            <w:del w:id="5676" w:author="Si-yuan LIU" w:date="2026-07-24T14:26:00Z" w16du:dateUtc="2026-07-24T06:26:00Z">
              <w:r w:rsidDel="00964E30">
                <w:rPr>
                  <w:rFonts w:hint="eastAsia"/>
                  <w:color w:val="000000"/>
                  <w:kern w:val="0"/>
                  <w:sz w:val="21"/>
                  <w:szCs w:val="21"/>
                  <w:lang w:val="en"/>
                </w:rPr>
                <w:delText>按照股权转让金额依据产权转移书据</w:delText>
              </w:r>
              <w:r w:rsidDel="00964E30">
                <w:rPr>
                  <w:color w:val="000000"/>
                  <w:kern w:val="0"/>
                  <w:sz w:val="21"/>
                  <w:szCs w:val="21"/>
                  <w:lang w:val="en"/>
                </w:rPr>
                <w:delText>0.05%</w:delText>
              </w:r>
              <w:r w:rsidDel="00964E30">
                <w:rPr>
                  <w:rFonts w:hint="eastAsia"/>
                  <w:color w:val="000000"/>
                  <w:kern w:val="0"/>
                  <w:sz w:val="21"/>
                  <w:szCs w:val="21"/>
                  <w:lang w:val="en"/>
                </w:rPr>
                <w:delText>计算缴纳（四方双边）</w:delText>
              </w:r>
            </w:del>
          </w:p>
          <w:p w14:paraId="16A1370E" w14:textId="2547971F" w:rsidR="005F457E" w:rsidDel="00964E30" w:rsidRDefault="00000000">
            <w:pPr>
              <w:widowControl/>
              <w:adjustRightInd w:val="0"/>
              <w:snapToGrid w:val="0"/>
              <w:spacing w:after="0" w:line="240" w:lineRule="auto"/>
              <w:ind w:firstLineChars="0" w:firstLine="0"/>
              <w:textAlignment w:val="auto"/>
              <w:rPr>
                <w:del w:id="5677" w:author="Si-yuan LIU" w:date="2026-07-24T14:26:00Z" w16du:dateUtc="2026-07-24T06:26:00Z"/>
                <w:color w:val="000000"/>
                <w:kern w:val="0"/>
                <w:sz w:val="21"/>
                <w:szCs w:val="21"/>
                <w:lang w:val="en"/>
              </w:rPr>
            </w:pPr>
            <w:del w:id="5678" w:author="Si-yuan LIU" w:date="2026-07-24T14:26:00Z" w16du:dateUtc="2026-07-24T06:26:00Z">
              <w:r w:rsidDel="00964E30">
                <w:rPr>
                  <w:color w:val="000000"/>
                  <w:kern w:val="0"/>
                  <w:sz w:val="21"/>
                  <w:szCs w:val="21"/>
                  <w:lang w:val="en"/>
                </w:rPr>
                <w:delText>政策依据：中华人民共和国印花税法</w:delText>
              </w:r>
            </w:del>
          </w:p>
          <w:p w14:paraId="20A0828C" w14:textId="7F65BF60" w:rsidR="005F457E" w:rsidDel="00964E30" w:rsidRDefault="00000000">
            <w:pPr>
              <w:widowControl/>
              <w:adjustRightInd w:val="0"/>
              <w:snapToGrid w:val="0"/>
              <w:spacing w:after="0" w:line="240" w:lineRule="auto"/>
              <w:ind w:firstLineChars="0" w:firstLine="0"/>
              <w:textAlignment w:val="auto"/>
              <w:rPr>
                <w:del w:id="5679" w:author="Si-yuan LIU" w:date="2026-07-24T14:26:00Z" w16du:dateUtc="2026-07-24T06:26:00Z"/>
                <w:color w:val="000000"/>
                <w:kern w:val="0"/>
                <w:sz w:val="21"/>
                <w:szCs w:val="21"/>
              </w:rPr>
            </w:pPr>
            <w:del w:id="5680" w:author="Si-yuan LIU" w:date="2026-07-24T14:26:00Z" w16du:dateUtc="2026-07-24T06:26:00Z">
              <w:r w:rsidDel="00964E30">
                <w:rPr>
                  <w:rFonts w:hint="eastAsia"/>
                  <w:color w:val="000000"/>
                  <w:kern w:val="0"/>
                  <w:sz w:val="21"/>
                  <w:szCs w:val="21"/>
                  <w:lang w:val="en"/>
                </w:rPr>
                <w:delText>计算公式：（</w:delText>
              </w:r>
              <w:r w:rsidDel="00964E30">
                <w:rPr>
                  <w:rFonts w:hint="eastAsia"/>
                  <w:color w:val="000000"/>
                  <w:kern w:val="0"/>
                  <w:sz w:val="21"/>
                  <w:szCs w:val="21"/>
                  <w:lang w:val="en"/>
                </w:rPr>
                <w:delText>73,490.62</w:delText>
              </w:r>
              <w:r w:rsidDel="00964E30">
                <w:rPr>
                  <w:rFonts w:hint="eastAsia"/>
                  <w:color w:val="000000"/>
                  <w:kern w:val="0"/>
                  <w:sz w:val="21"/>
                  <w:szCs w:val="21"/>
                  <w:lang w:val="en"/>
                </w:rPr>
                <w:delText>万元</w:delText>
              </w:r>
              <w:r w:rsidDel="00964E30">
                <w:rPr>
                  <w:color w:val="000000"/>
                  <w:kern w:val="0"/>
                  <w:sz w:val="21"/>
                  <w:szCs w:val="21"/>
                  <w:lang w:val="en"/>
                </w:rPr>
                <w:delText>+</w:delText>
              </w:r>
              <w:r w:rsidDel="00964E30">
                <w:rPr>
                  <w:rFonts w:hint="eastAsia"/>
                  <w:color w:val="000000"/>
                  <w:kern w:val="0"/>
                  <w:sz w:val="21"/>
                  <w:szCs w:val="21"/>
                </w:rPr>
                <w:delText>65,276.64</w:delText>
              </w:r>
              <w:r w:rsidDel="00964E30">
                <w:rPr>
                  <w:rFonts w:hint="eastAsia"/>
                  <w:color w:val="000000"/>
                  <w:kern w:val="0"/>
                  <w:sz w:val="21"/>
                  <w:szCs w:val="21"/>
                  <w:lang w:val="en"/>
                </w:rPr>
                <w:delText>万元</w:delText>
              </w:r>
              <w:r w:rsidDel="00964E30">
                <w:rPr>
                  <w:color w:val="000000"/>
                  <w:kern w:val="0"/>
                  <w:sz w:val="21"/>
                  <w:szCs w:val="21"/>
                  <w:lang w:val="en"/>
                </w:rPr>
                <w:delText>+</w:delText>
              </w:r>
              <w:r w:rsidDel="00964E30">
                <w:rPr>
                  <w:rFonts w:hint="eastAsia"/>
                  <w:color w:val="000000"/>
                  <w:kern w:val="0"/>
                  <w:sz w:val="21"/>
                  <w:szCs w:val="21"/>
                  <w:lang w:val="en"/>
                </w:rPr>
                <w:delText>42,556.74</w:delText>
              </w:r>
              <w:r w:rsidDel="00964E30">
                <w:rPr>
                  <w:rFonts w:hint="eastAsia"/>
                  <w:color w:val="000000"/>
                  <w:kern w:val="0"/>
                  <w:sz w:val="21"/>
                  <w:szCs w:val="21"/>
                  <w:lang w:val="en"/>
                </w:rPr>
                <w:delText>万元）</w:delText>
              </w:r>
              <w:r w:rsidDel="00964E30">
                <w:rPr>
                  <w:color w:val="000000"/>
                  <w:kern w:val="0"/>
                  <w:sz w:val="21"/>
                  <w:szCs w:val="21"/>
                  <w:lang w:val="en"/>
                </w:rPr>
                <w:delText>*0.05%*2=</w:delText>
              </w:r>
              <w:r w:rsidDel="00964E30">
                <w:rPr>
                  <w:color w:val="000000"/>
                  <w:kern w:val="0"/>
                  <w:sz w:val="21"/>
                  <w:szCs w:val="21"/>
                </w:rPr>
                <w:delText>18</w:delText>
              </w:r>
              <w:r w:rsidDel="00964E30">
                <w:rPr>
                  <w:rFonts w:hint="eastAsia"/>
                  <w:color w:val="000000"/>
                  <w:kern w:val="0"/>
                  <w:sz w:val="21"/>
                  <w:szCs w:val="21"/>
                </w:rPr>
                <w:delText>1.34</w:delText>
              </w:r>
              <w:r w:rsidDel="00964E30">
                <w:rPr>
                  <w:rFonts w:hint="eastAsia"/>
                  <w:color w:val="000000"/>
                  <w:kern w:val="0"/>
                  <w:sz w:val="21"/>
                  <w:szCs w:val="21"/>
                  <w:lang w:val="en"/>
                </w:rPr>
                <w:delText>万元</w:delText>
              </w:r>
            </w:del>
          </w:p>
        </w:tc>
        <w:tc>
          <w:tcPr>
            <w:tcW w:w="302" w:type="pct"/>
            <w:gridSpan w:val="3"/>
            <w:vAlign w:val="center"/>
            <w:tcPrChange w:id="5681" w:author="怡然 刘 [2]" w:date="2026-07-08T11:22:00Z">
              <w:tcPr>
                <w:tcW w:w="384" w:type="pct"/>
                <w:gridSpan w:val="4"/>
                <w:vAlign w:val="center"/>
              </w:tcPr>
            </w:tcPrChange>
          </w:tcPr>
          <w:p w14:paraId="48BCF693" w14:textId="69487052" w:rsidR="005F457E" w:rsidDel="00964E30" w:rsidRDefault="00000000">
            <w:pPr>
              <w:widowControl/>
              <w:adjustRightInd w:val="0"/>
              <w:snapToGrid w:val="0"/>
              <w:spacing w:after="0" w:line="240" w:lineRule="auto"/>
              <w:ind w:firstLineChars="0" w:firstLine="0"/>
              <w:textAlignment w:val="auto"/>
              <w:rPr>
                <w:del w:id="5682" w:author="Si-yuan LIU" w:date="2026-07-24T14:26:00Z" w16du:dateUtc="2026-07-24T06:26:00Z"/>
                <w:color w:val="000000"/>
                <w:kern w:val="0"/>
                <w:sz w:val="21"/>
                <w:szCs w:val="21"/>
              </w:rPr>
            </w:pPr>
            <w:del w:id="5683" w:author="Si-yuan LIU" w:date="2026-07-24T14:26:00Z" w16du:dateUtc="2026-07-24T06:26:00Z">
              <w:r w:rsidDel="00964E30">
                <w:rPr>
                  <w:rFonts w:hint="eastAsia"/>
                  <w:color w:val="000000"/>
                  <w:kern w:val="0"/>
                  <w:sz w:val="21"/>
                  <w:szCs w:val="21"/>
                  <w:lang w:val="en"/>
                </w:rPr>
                <w:delText>1</w:delText>
              </w:r>
              <w:r w:rsidDel="00964E30">
                <w:rPr>
                  <w:color w:val="000000"/>
                  <w:kern w:val="0"/>
                  <w:sz w:val="21"/>
                  <w:szCs w:val="21"/>
                </w:rPr>
                <w:delText>8</w:delText>
              </w:r>
              <w:r w:rsidDel="00964E30">
                <w:rPr>
                  <w:rFonts w:hint="eastAsia"/>
                  <w:color w:val="000000"/>
                  <w:kern w:val="0"/>
                  <w:sz w:val="21"/>
                  <w:szCs w:val="21"/>
                </w:rPr>
                <w:delText>1.34</w:delText>
              </w:r>
            </w:del>
          </w:p>
        </w:tc>
        <w:tc>
          <w:tcPr>
            <w:tcW w:w="340" w:type="pct"/>
            <w:gridSpan w:val="2"/>
            <w:vAlign w:val="center"/>
            <w:tcPrChange w:id="5684" w:author="怡然 刘 [2]" w:date="2026-07-08T11:22:00Z">
              <w:tcPr>
                <w:tcW w:w="386" w:type="pct"/>
                <w:gridSpan w:val="3"/>
                <w:vAlign w:val="center"/>
              </w:tcPr>
            </w:tcPrChange>
          </w:tcPr>
          <w:p w14:paraId="144C3B59" w14:textId="67E2614A" w:rsidR="005F457E" w:rsidDel="00964E30" w:rsidRDefault="00000000">
            <w:pPr>
              <w:widowControl/>
              <w:adjustRightInd w:val="0"/>
              <w:snapToGrid w:val="0"/>
              <w:spacing w:after="0" w:line="240" w:lineRule="auto"/>
              <w:ind w:firstLineChars="0" w:firstLine="0"/>
              <w:textAlignment w:val="auto"/>
              <w:rPr>
                <w:del w:id="5685" w:author="Si-yuan LIU" w:date="2026-07-24T14:26:00Z" w16du:dateUtc="2026-07-24T06:26:00Z"/>
                <w:color w:val="000000"/>
                <w:kern w:val="0"/>
                <w:sz w:val="21"/>
                <w:szCs w:val="21"/>
              </w:rPr>
            </w:pPr>
            <w:del w:id="5686" w:author="Si-yuan LIU" w:date="2026-07-24T14:26:00Z" w16du:dateUtc="2026-07-24T06:26:00Z">
              <w:r w:rsidDel="00964E30">
                <w:rPr>
                  <w:color w:val="000000"/>
                  <w:kern w:val="0"/>
                  <w:sz w:val="21"/>
                  <w:szCs w:val="21"/>
                  <w:lang w:val="en"/>
                </w:rPr>
                <w:delText>/</w:delText>
              </w:r>
            </w:del>
          </w:p>
        </w:tc>
        <w:tc>
          <w:tcPr>
            <w:tcW w:w="388" w:type="pct"/>
            <w:gridSpan w:val="3"/>
            <w:vAlign w:val="center"/>
            <w:tcPrChange w:id="5687" w:author="怡然 刘 [2]" w:date="2026-07-08T11:22:00Z">
              <w:tcPr>
                <w:tcW w:w="477" w:type="pct"/>
                <w:gridSpan w:val="6"/>
                <w:vAlign w:val="center"/>
              </w:tcPr>
            </w:tcPrChange>
          </w:tcPr>
          <w:p w14:paraId="4B8D85EB" w14:textId="152E7D58" w:rsidR="005F457E" w:rsidDel="00964E30" w:rsidRDefault="00000000">
            <w:pPr>
              <w:widowControl/>
              <w:adjustRightInd w:val="0"/>
              <w:snapToGrid w:val="0"/>
              <w:spacing w:after="0" w:line="240" w:lineRule="auto"/>
              <w:ind w:firstLineChars="0" w:firstLine="0"/>
              <w:textAlignment w:val="auto"/>
              <w:rPr>
                <w:del w:id="5688" w:author="Si-yuan LIU" w:date="2026-07-24T14:26:00Z" w16du:dateUtc="2026-07-24T06:26:00Z"/>
                <w:color w:val="000000"/>
                <w:kern w:val="0"/>
                <w:sz w:val="21"/>
                <w:szCs w:val="21"/>
              </w:rPr>
            </w:pPr>
            <w:del w:id="5689" w:author="Si-yuan LIU" w:date="2026-07-24T14:26:00Z" w16du:dateUtc="2026-07-24T06:26:00Z">
              <w:r w:rsidDel="00964E30">
                <w:rPr>
                  <w:rFonts w:hint="eastAsia"/>
                  <w:color w:val="000000"/>
                  <w:kern w:val="0"/>
                  <w:sz w:val="21"/>
                  <w:szCs w:val="21"/>
                </w:rPr>
                <w:delText>国家税务总局广州市南沙区税务局、国家税务总局廊坊市税务局</w:delText>
              </w:r>
            </w:del>
          </w:p>
        </w:tc>
        <w:tc>
          <w:tcPr>
            <w:tcW w:w="261" w:type="pct"/>
            <w:gridSpan w:val="2"/>
            <w:vAlign w:val="center"/>
            <w:tcPrChange w:id="5690" w:author="怡然 刘 [2]" w:date="2026-07-08T11:22:00Z">
              <w:tcPr>
                <w:tcW w:w="386" w:type="pct"/>
                <w:gridSpan w:val="4"/>
                <w:vAlign w:val="center"/>
              </w:tcPr>
            </w:tcPrChange>
          </w:tcPr>
          <w:p w14:paraId="0F57783E" w14:textId="3D64C5B2" w:rsidR="005F457E" w:rsidDel="00964E30" w:rsidRDefault="00000000">
            <w:pPr>
              <w:widowControl/>
              <w:adjustRightInd w:val="0"/>
              <w:snapToGrid w:val="0"/>
              <w:spacing w:after="0" w:line="240" w:lineRule="auto"/>
              <w:ind w:firstLineChars="0" w:firstLine="0"/>
              <w:textAlignment w:val="auto"/>
              <w:rPr>
                <w:del w:id="5691" w:author="Si-yuan LIU" w:date="2026-07-24T14:26:00Z" w16du:dateUtc="2026-07-24T06:26:00Z"/>
                <w:color w:val="000000"/>
                <w:kern w:val="0"/>
                <w:sz w:val="21"/>
                <w:szCs w:val="21"/>
              </w:rPr>
            </w:pPr>
            <w:del w:id="5692" w:author="Si-yuan LIU" w:date="2026-07-24T14:26:00Z" w16du:dateUtc="2026-07-24T06:26:00Z">
              <w:r w:rsidDel="00964E30">
                <w:rPr>
                  <w:color w:val="000000"/>
                  <w:kern w:val="0"/>
                  <w:sz w:val="21"/>
                  <w:szCs w:val="21"/>
                </w:rPr>
                <w:delText>SPV</w:delText>
              </w:r>
              <w:r w:rsidDel="00964E30">
                <w:rPr>
                  <w:rFonts w:hint="eastAsia"/>
                  <w:color w:val="000000"/>
                  <w:kern w:val="0"/>
                  <w:sz w:val="21"/>
                  <w:szCs w:val="21"/>
                </w:rPr>
                <w:delText>、奥飞数据、固安聚龙、昊盈科技</w:delText>
              </w:r>
            </w:del>
          </w:p>
        </w:tc>
      </w:tr>
      <w:tr w:rsidR="005F457E" w:rsidDel="00964E30" w14:paraId="08BC0CCB" w14:textId="03A9EB35" w:rsidTr="005F457E">
        <w:trPr>
          <w:gridBefore w:val="2"/>
          <w:gridAfter w:val="3"/>
          <w:wBefore w:w="1157" w:type="dxa"/>
          <w:wAfter w:w="138" w:type="dxa"/>
          <w:trHeight w:val="550"/>
          <w:tblHeader/>
          <w:jc w:val="center"/>
          <w:del w:id="5693" w:author="Si-yuan LIU" w:date="2026-07-24T14:26:00Z" w16du:dateUtc="2026-07-24T06:26:00Z"/>
          <w:trPrChange w:id="5694" w:author="怡然 刘 [2]" w:date="2026-07-08T11:22:00Z">
            <w:trPr>
              <w:gridBefore w:val="2"/>
              <w:gridAfter w:val="3"/>
              <w:wBefore w:w="1045" w:type="dxa"/>
              <w:wAfter w:w="205" w:type="dxa"/>
              <w:trHeight w:val="550"/>
              <w:jc w:val="center"/>
            </w:trPr>
          </w:trPrChange>
        </w:trPr>
        <w:tc>
          <w:tcPr>
            <w:tcW w:w="632" w:type="pct"/>
            <w:gridSpan w:val="2"/>
            <w:vMerge/>
            <w:vAlign w:val="center"/>
            <w:tcPrChange w:id="5695" w:author="怡然 刘 [2]" w:date="2026-07-08T11:22:00Z">
              <w:tcPr>
                <w:tcW w:w="241" w:type="pct"/>
                <w:gridSpan w:val="3"/>
                <w:vMerge/>
                <w:vAlign w:val="center"/>
              </w:tcPr>
            </w:tcPrChange>
          </w:tcPr>
          <w:p w14:paraId="5E1A2320" w14:textId="68859457" w:rsidR="005F457E" w:rsidDel="00964E30" w:rsidRDefault="005F457E">
            <w:pPr>
              <w:adjustRightInd w:val="0"/>
              <w:snapToGrid w:val="0"/>
              <w:spacing w:after="0" w:line="240" w:lineRule="auto"/>
              <w:ind w:firstLine="420"/>
              <w:jc w:val="left"/>
              <w:rPr>
                <w:del w:id="5696" w:author="Si-yuan LIU" w:date="2026-07-24T14:26:00Z" w16du:dateUtc="2026-07-24T06:26:00Z"/>
                <w:color w:val="000000"/>
                <w:kern w:val="0"/>
                <w:sz w:val="21"/>
                <w:szCs w:val="21"/>
              </w:rPr>
            </w:pPr>
          </w:p>
        </w:tc>
        <w:tc>
          <w:tcPr>
            <w:tcW w:w="590" w:type="pct"/>
            <w:gridSpan w:val="4"/>
            <w:vAlign w:val="center"/>
            <w:tcPrChange w:id="5697" w:author="怡然 刘 [2]" w:date="2026-07-08T11:22:00Z">
              <w:tcPr>
                <w:tcW w:w="672" w:type="pct"/>
                <w:gridSpan w:val="6"/>
                <w:vAlign w:val="center"/>
              </w:tcPr>
            </w:tcPrChange>
          </w:tcPr>
          <w:p w14:paraId="2BC27245" w14:textId="6B3C19F5" w:rsidR="005F457E" w:rsidDel="00964E30" w:rsidRDefault="00000000">
            <w:pPr>
              <w:widowControl/>
              <w:adjustRightInd w:val="0"/>
              <w:snapToGrid w:val="0"/>
              <w:spacing w:after="0" w:line="240" w:lineRule="auto"/>
              <w:ind w:firstLineChars="0" w:firstLine="0"/>
              <w:jc w:val="center"/>
              <w:textAlignment w:val="auto"/>
              <w:rPr>
                <w:del w:id="5698" w:author="Si-yuan LIU" w:date="2026-07-24T14:26:00Z" w16du:dateUtc="2026-07-24T06:26:00Z"/>
                <w:color w:val="000000"/>
                <w:kern w:val="0"/>
                <w:sz w:val="21"/>
                <w:szCs w:val="21"/>
              </w:rPr>
            </w:pPr>
            <w:del w:id="5699" w:author="Si-yuan LIU" w:date="2026-07-24T14:26:00Z" w16du:dateUtc="2026-07-24T06:26:00Z">
              <w:r w:rsidDel="00964E30">
                <w:rPr>
                  <w:rFonts w:hint="eastAsia"/>
                  <w:color w:val="000000"/>
                  <w:kern w:val="0"/>
                  <w:sz w:val="21"/>
                  <w:szCs w:val="21"/>
                </w:rPr>
                <w:delText>土地增值税</w:delText>
              </w:r>
            </w:del>
          </w:p>
        </w:tc>
        <w:tc>
          <w:tcPr>
            <w:tcW w:w="87" w:type="pct"/>
            <w:vAlign w:val="center"/>
            <w:tcPrChange w:id="5700" w:author="怡然 刘 [2]" w:date="2026-07-08T11:22:00Z">
              <w:tcPr>
                <w:tcW w:w="83" w:type="pct"/>
                <w:vAlign w:val="center"/>
              </w:tcPr>
            </w:tcPrChange>
          </w:tcPr>
          <w:p w14:paraId="5DA68D44" w14:textId="114F88E8" w:rsidR="005F457E" w:rsidDel="00964E30" w:rsidRDefault="00000000">
            <w:pPr>
              <w:widowControl/>
              <w:adjustRightInd w:val="0"/>
              <w:snapToGrid w:val="0"/>
              <w:spacing w:after="0" w:line="240" w:lineRule="auto"/>
              <w:ind w:firstLineChars="0" w:firstLine="0"/>
              <w:textAlignment w:val="auto"/>
              <w:rPr>
                <w:del w:id="5701" w:author="Si-yuan LIU" w:date="2026-07-24T14:26:00Z" w16du:dateUtc="2026-07-24T06:26:00Z"/>
                <w:color w:val="000000"/>
                <w:kern w:val="0"/>
                <w:sz w:val="21"/>
                <w:szCs w:val="21"/>
              </w:rPr>
            </w:pPr>
            <w:del w:id="5702" w:author="Si-yuan LIU" w:date="2026-07-24T14:26:00Z" w16du:dateUtc="2026-07-24T06:26:00Z">
              <w:r w:rsidDel="00964E30">
                <w:rPr>
                  <w:rFonts w:hint="eastAsia"/>
                  <w:color w:val="000000"/>
                  <w:kern w:val="0"/>
                  <w:sz w:val="21"/>
                  <w:szCs w:val="21"/>
                </w:rPr>
                <w:delText>否</w:delText>
              </w:r>
            </w:del>
          </w:p>
        </w:tc>
        <w:tc>
          <w:tcPr>
            <w:tcW w:w="1984" w:type="pct"/>
            <w:gridSpan w:val="2"/>
            <w:vAlign w:val="center"/>
            <w:tcPrChange w:id="5703" w:author="怡然 刘 [2]" w:date="2026-07-08T11:22:00Z">
              <w:tcPr>
                <w:tcW w:w="1963" w:type="pct"/>
                <w:gridSpan w:val="4"/>
                <w:vAlign w:val="center"/>
              </w:tcPr>
            </w:tcPrChange>
          </w:tcPr>
          <w:p w14:paraId="59865F7D" w14:textId="4DC968B3" w:rsidR="005F457E" w:rsidDel="00964E30" w:rsidRDefault="00000000">
            <w:pPr>
              <w:widowControl/>
              <w:adjustRightInd w:val="0"/>
              <w:snapToGrid w:val="0"/>
              <w:spacing w:after="0" w:line="240" w:lineRule="auto"/>
              <w:ind w:firstLineChars="0" w:firstLine="0"/>
              <w:textAlignment w:val="auto"/>
              <w:rPr>
                <w:del w:id="5704" w:author="Si-yuan LIU" w:date="2026-07-24T14:26:00Z" w16du:dateUtc="2026-07-24T06:26:00Z"/>
                <w:color w:val="000000"/>
                <w:kern w:val="0"/>
                <w:sz w:val="21"/>
                <w:szCs w:val="21"/>
              </w:rPr>
            </w:pPr>
            <w:del w:id="5705" w:author="Si-yuan LIU" w:date="2026-07-24T14:26:00Z" w16du:dateUtc="2026-07-24T06:26:00Z">
              <w:r w:rsidDel="00964E30">
                <w:rPr>
                  <w:color w:val="000000"/>
                  <w:kern w:val="0"/>
                  <w:sz w:val="21"/>
                  <w:szCs w:val="21"/>
                  <w:lang w:val="en"/>
                </w:rPr>
                <w:delText>/</w:delText>
              </w:r>
            </w:del>
          </w:p>
        </w:tc>
        <w:tc>
          <w:tcPr>
            <w:tcW w:w="302" w:type="pct"/>
            <w:gridSpan w:val="3"/>
            <w:vAlign w:val="center"/>
            <w:tcPrChange w:id="5706" w:author="怡然 刘 [2]" w:date="2026-07-08T11:22:00Z">
              <w:tcPr>
                <w:tcW w:w="384" w:type="pct"/>
                <w:gridSpan w:val="4"/>
                <w:vAlign w:val="center"/>
              </w:tcPr>
            </w:tcPrChange>
          </w:tcPr>
          <w:p w14:paraId="130A2CEF" w14:textId="3AA267F5" w:rsidR="005F457E" w:rsidDel="00964E30" w:rsidRDefault="00000000">
            <w:pPr>
              <w:widowControl/>
              <w:adjustRightInd w:val="0"/>
              <w:snapToGrid w:val="0"/>
              <w:spacing w:after="0" w:line="240" w:lineRule="auto"/>
              <w:ind w:firstLineChars="0" w:firstLine="0"/>
              <w:textAlignment w:val="auto"/>
              <w:rPr>
                <w:del w:id="5707" w:author="Si-yuan LIU" w:date="2026-07-24T14:26:00Z" w16du:dateUtc="2026-07-24T06:26:00Z"/>
                <w:color w:val="000000"/>
                <w:kern w:val="0"/>
                <w:sz w:val="21"/>
                <w:szCs w:val="21"/>
              </w:rPr>
            </w:pPr>
            <w:del w:id="5708" w:author="Si-yuan LIU" w:date="2026-07-24T14:26:00Z" w16du:dateUtc="2026-07-24T06:26:00Z">
              <w:r w:rsidDel="00964E30">
                <w:rPr>
                  <w:color w:val="000000"/>
                  <w:kern w:val="0"/>
                  <w:sz w:val="21"/>
                  <w:szCs w:val="21"/>
                  <w:lang w:val="en"/>
                </w:rPr>
                <w:delText>/</w:delText>
              </w:r>
            </w:del>
          </w:p>
        </w:tc>
        <w:tc>
          <w:tcPr>
            <w:tcW w:w="340" w:type="pct"/>
            <w:gridSpan w:val="2"/>
            <w:vAlign w:val="center"/>
            <w:tcPrChange w:id="5709" w:author="怡然 刘 [2]" w:date="2026-07-08T11:22:00Z">
              <w:tcPr>
                <w:tcW w:w="386" w:type="pct"/>
                <w:gridSpan w:val="3"/>
                <w:vAlign w:val="center"/>
              </w:tcPr>
            </w:tcPrChange>
          </w:tcPr>
          <w:p w14:paraId="086A7D3B" w14:textId="1E9570BB" w:rsidR="005F457E" w:rsidDel="00964E30" w:rsidRDefault="00000000">
            <w:pPr>
              <w:widowControl/>
              <w:adjustRightInd w:val="0"/>
              <w:snapToGrid w:val="0"/>
              <w:spacing w:after="0" w:line="240" w:lineRule="auto"/>
              <w:ind w:firstLineChars="0" w:firstLine="0"/>
              <w:textAlignment w:val="auto"/>
              <w:rPr>
                <w:del w:id="5710" w:author="Si-yuan LIU" w:date="2026-07-24T14:26:00Z" w16du:dateUtc="2026-07-24T06:26:00Z"/>
                <w:color w:val="000000"/>
                <w:kern w:val="0"/>
                <w:sz w:val="21"/>
                <w:szCs w:val="21"/>
              </w:rPr>
            </w:pPr>
            <w:del w:id="5711" w:author="Si-yuan LIU" w:date="2026-07-24T14:26:00Z" w16du:dateUtc="2026-07-24T06:26:00Z">
              <w:r w:rsidDel="00964E30">
                <w:rPr>
                  <w:color w:val="000000"/>
                  <w:kern w:val="0"/>
                  <w:sz w:val="21"/>
                  <w:szCs w:val="21"/>
                  <w:lang w:val="en"/>
                </w:rPr>
                <w:delText>/</w:delText>
              </w:r>
            </w:del>
          </w:p>
        </w:tc>
        <w:tc>
          <w:tcPr>
            <w:tcW w:w="388" w:type="pct"/>
            <w:gridSpan w:val="3"/>
            <w:vAlign w:val="center"/>
            <w:tcPrChange w:id="5712" w:author="怡然 刘 [2]" w:date="2026-07-08T11:22:00Z">
              <w:tcPr>
                <w:tcW w:w="477" w:type="pct"/>
                <w:gridSpan w:val="6"/>
                <w:vAlign w:val="center"/>
              </w:tcPr>
            </w:tcPrChange>
          </w:tcPr>
          <w:p w14:paraId="785300F2" w14:textId="6ED24B3D" w:rsidR="005F457E" w:rsidDel="00964E30" w:rsidRDefault="00000000">
            <w:pPr>
              <w:widowControl/>
              <w:adjustRightInd w:val="0"/>
              <w:snapToGrid w:val="0"/>
              <w:spacing w:after="0" w:line="240" w:lineRule="auto"/>
              <w:ind w:firstLineChars="0" w:firstLine="0"/>
              <w:textAlignment w:val="auto"/>
              <w:rPr>
                <w:del w:id="5713" w:author="Si-yuan LIU" w:date="2026-07-24T14:26:00Z" w16du:dateUtc="2026-07-24T06:26:00Z"/>
                <w:color w:val="000000"/>
                <w:kern w:val="0"/>
                <w:sz w:val="21"/>
                <w:szCs w:val="21"/>
              </w:rPr>
            </w:pPr>
            <w:del w:id="5714" w:author="Si-yuan LIU" w:date="2026-07-24T14:26:00Z" w16du:dateUtc="2026-07-24T06:26:00Z">
              <w:r w:rsidDel="00964E30">
                <w:rPr>
                  <w:color w:val="000000"/>
                  <w:kern w:val="0"/>
                  <w:sz w:val="21"/>
                  <w:szCs w:val="21"/>
                  <w:lang w:val="en"/>
                </w:rPr>
                <w:delText>/</w:delText>
              </w:r>
            </w:del>
          </w:p>
        </w:tc>
        <w:tc>
          <w:tcPr>
            <w:tcW w:w="261" w:type="pct"/>
            <w:gridSpan w:val="2"/>
            <w:vAlign w:val="center"/>
            <w:tcPrChange w:id="5715" w:author="怡然 刘 [2]" w:date="2026-07-08T11:22:00Z">
              <w:tcPr>
                <w:tcW w:w="386" w:type="pct"/>
                <w:gridSpan w:val="4"/>
                <w:vAlign w:val="center"/>
              </w:tcPr>
            </w:tcPrChange>
          </w:tcPr>
          <w:p w14:paraId="23582CD1" w14:textId="75A630C5" w:rsidR="005F457E" w:rsidDel="00964E30" w:rsidRDefault="00000000">
            <w:pPr>
              <w:widowControl/>
              <w:adjustRightInd w:val="0"/>
              <w:snapToGrid w:val="0"/>
              <w:spacing w:after="0" w:line="240" w:lineRule="auto"/>
              <w:ind w:firstLineChars="0" w:firstLine="0"/>
              <w:textAlignment w:val="auto"/>
              <w:rPr>
                <w:del w:id="5716" w:author="Si-yuan LIU" w:date="2026-07-24T14:26:00Z" w16du:dateUtc="2026-07-24T06:26:00Z"/>
                <w:color w:val="000000"/>
                <w:kern w:val="0"/>
                <w:sz w:val="21"/>
                <w:szCs w:val="21"/>
              </w:rPr>
            </w:pPr>
            <w:del w:id="5717" w:author="Si-yuan LIU" w:date="2026-07-24T14:26:00Z" w16du:dateUtc="2026-07-24T06:26:00Z">
              <w:r w:rsidDel="00964E30">
                <w:rPr>
                  <w:color w:val="000000"/>
                  <w:kern w:val="0"/>
                  <w:sz w:val="21"/>
                  <w:szCs w:val="21"/>
                  <w:lang w:val="en"/>
                </w:rPr>
                <w:delText>/</w:delText>
              </w:r>
            </w:del>
          </w:p>
        </w:tc>
      </w:tr>
      <w:tr w:rsidR="005F457E" w:rsidDel="00964E30" w14:paraId="0C8A08A0" w14:textId="77F1FA14" w:rsidTr="005F457E">
        <w:trPr>
          <w:gridBefore w:val="2"/>
          <w:gridAfter w:val="3"/>
          <w:wBefore w:w="1157" w:type="dxa"/>
          <w:wAfter w:w="138" w:type="dxa"/>
          <w:trHeight w:val="713"/>
          <w:tblHeader/>
          <w:jc w:val="center"/>
          <w:del w:id="5718" w:author="Si-yuan LIU" w:date="2026-07-24T14:26:00Z" w16du:dateUtc="2026-07-24T06:26:00Z"/>
          <w:trPrChange w:id="5719" w:author="怡然 刘 [2]" w:date="2026-07-08T11:22:00Z">
            <w:trPr>
              <w:gridBefore w:val="2"/>
              <w:gridAfter w:val="3"/>
              <w:wBefore w:w="1045" w:type="dxa"/>
              <w:wAfter w:w="205" w:type="dxa"/>
              <w:trHeight w:val="713"/>
              <w:jc w:val="center"/>
            </w:trPr>
          </w:trPrChange>
        </w:trPr>
        <w:tc>
          <w:tcPr>
            <w:tcW w:w="632" w:type="pct"/>
            <w:gridSpan w:val="2"/>
            <w:vMerge/>
            <w:vAlign w:val="center"/>
            <w:tcPrChange w:id="5720" w:author="怡然 刘 [2]" w:date="2026-07-08T11:22:00Z">
              <w:tcPr>
                <w:tcW w:w="241" w:type="pct"/>
                <w:gridSpan w:val="3"/>
                <w:vMerge/>
                <w:vAlign w:val="center"/>
              </w:tcPr>
            </w:tcPrChange>
          </w:tcPr>
          <w:p w14:paraId="31438A6F" w14:textId="28B10AA0" w:rsidR="005F457E" w:rsidDel="00964E30" w:rsidRDefault="005F457E">
            <w:pPr>
              <w:adjustRightInd w:val="0"/>
              <w:snapToGrid w:val="0"/>
              <w:spacing w:after="0" w:line="240" w:lineRule="auto"/>
              <w:ind w:firstLine="420"/>
              <w:jc w:val="left"/>
              <w:rPr>
                <w:del w:id="5721" w:author="Si-yuan LIU" w:date="2026-07-24T14:26:00Z" w16du:dateUtc="2026-07-24T06:26:00Z"/>
                <w:color w:val="000000"/>
                <w:kern w:val="0"/>
                <w:sz w:val="21"/>
                <w:szCs w:val="21"/>
              </w:rPr>
            </w:pPr>
          </w:p>
        </w:tc>
        <w:tc>
          <w:tcPr>
            <w:tcW w:w="590" w:type="pct"/>
            <w:gridSpan w:val="4"/>
            <w:vAlign w:val="center"/>
            <w:tcPrChange w:id="5722" w:author="怡然 刘 [2]" w:date="2026-07-08T11:22:00Z">
              <w:tcPr>
                <w:tcW w:w="672" w:type="pct"/>
                <w:gridSpan w:val="6"/>
                <w:vAlign w:val="center"/>
              </w:tcPr>
            </w:tcPrChange>
          </w:tcPr>
          <w:p w14:paraId="07229121" w14:textId="096497A5" w:rsidR="005F457E" w:rsidDel="00964E30" w:rsidRDefault="00000000">
            <w:pPr>
              <w:widowControl/>
              <w:adjustRightInd w:val="0"/>
              <w:snapToGrid w:val="0"/>
              <w:spacing w:after="0" w:line="240" w:lineRule="auto"/>
              <w:ind w:firstLineChars="0" w:firstLine="0"/>
              <w:jc w:val="center"/>
              <w:textAlignment w:val="auto"/>
              <w:rPr>
                <w:del w:id="5723" w:author="Si-yuan LIU" w:date="2026-07-24T14:26:00Z" w16du:dateUtc="2026-07-24T06:26:00Z"/>
                <w:color w:val="000000"/>
                <w:kern w:val="0"/>
                <w:sz w:val="21"/>
                <w:szCs w:val="21"/>
              </w:rPr>
            </w:pPr>
            <w:del w:id="5724" w:author="Si-yuan LIU" w:date="2026-07-24T14:26:00Z" w16du:dateUtc="2026-07-24T06:26:00Z">
              <w:r w:rsidDel="00964E30">
                <w:rPr>
                  <w:rFonts w:hint="eastAsia"/>
                  <w:color w:val="000000"/>
                  <w:kern w:val="0"/>
                  <w:sz w:val="21"/>
                  <w:szCs w:val="21"/>
                </w:rPr>
                <w:delText>企业所得税</w:delText>
              </w:r>
            </w:del>
          </w:p>
        </w:tc>
        <w:tc>
          <w:tcPr>
            <w:tcW w:w="87" w:type="pct"/>
            <w:vAlign w:val="center"/>
            <w:tcPrChange w:id="5725" w:author="怡然 刘 [2]" w:date="2026-07-08T11:22:00Z">
              <w:tcPr>
                <w:tcW w:w="83" w:type="pct"/>
                <w:vAlign w:val="center"/>
              </w:tcPr>
            </w:tcPrChange>
          </w:tcPr>
          <w:p w14:paraId="5426596E" w14:textId="5005FD50" w:rsidR="005F457E" w:rsidDel="00964E30" w:rsidRDefault="00000000">
            <w:pPr>
              <w:widowControl/>
              <w:adjustRightInd w:val="0"/>
              <w:snapToGrid w:val="0"/>
              <w:spacing w:after="0" w:line="240" w:lineRule="auto"/>
              <w:ind w:firstLineChars="0" w:firstLine="0"/>
              <w:textAlignment w:val="auto"/>
              <w:rPr>
                <w:del w:id="5726" w:author="Si-yuan LIU" w:date="2026-07-24T14:26:00Z" w16du:dateUtc="2026-07-24T06:26:00Z"/>
                <w:color w:val="000000"/>
                <w:kern w:val="0"/>
                <w:sz w:val="21"/>
                <w:szCs w:val="21"/>
              </w:rPr>
            </w:pPr>
            <w:del w:id="5727" w:author="Si-yuan LIU" w:date="2026-07-24T14:26:00Z" w16du:dateUtc="2026-07-24T06:26:00Z">
              <w:r w:rsidDel="00964E30">
                <w:rPr>
                  <w:rFonts w:hint="eastAsia"/>
                  <w:color w:val="000000"/>
                  <w:kern w:val="0"/>
                  <w:sz w:val="21"/>
                  <w:szCs w:val="21"/>
                  <w:lang w:val="en"/>
                </w:rPr>
                <w:delText>是</w:delText>
              </w:r>
            </w:del>
          </w:p>
        </w:tc>
        <w:tc>
          <w:tcPr>
            <w:tcW w:w="1984" w:type="pct"/>
            <w:gridSpan w:val="2"/>
            <w:vAlign w:val="center"/>
            <w:tcPrChange w:id="5728" w:author="怡然 刘 [2]" w:date="2026-07-08T11:22:00Z">
              <w:tcPr>
                <w:tcW w:w="1963" w:type="pct"/>
                <w:gridSpan w:val="4"/>
                <w:vAlign w:val="center"/>
              </w:tcPr>
            </w:tcPrChange>
          </w:tcPr>
          <w:p w14:paraId="5E41C4E0" w14:textId="7757F3D2" w:rsidR="005F457E" w:rsidDel="00964E30" w:rsidRDefault="00000000">
            <w:pPr>
              <w:widowControl/>
              <w:adjustRightInd w:val="0"/>
              <w:snapToGrid w:val="0"/>
              <w:spacing w:after="0" w:line="240" w:lineRule="auto"/>
              <w:ind w:firstLineChars="0" w:firstLine="0"/>
              <w:textAlignment w:val="auto"/>
              <w:rPr>
                <w:del w:id="5729" w:author="Si-yuan LIU" w:date="2026-07-24T14:26:00Z" w16du:dateUtc="2026-07-24T06:26:00Z"/>
                <w:color w:val="000000"/>
                <w:kern w:val="0"/>
                <w:sz w:val="21"/>
                <w:szCs w:val="21"/>
                <w:lang w:val="en"/>
              </w:rPr>
            </w:pPr>
            <w:del w:id="5730" w:author="Si-yuan LIU" w:date="2026-07-24T14:26:00Z" w16du:dateUtc="2026-07-24T06:26:00Z">
              <w:r w:rsidDel="00964E30">
                <w:rPr>
                  <w:rFonts w:hint="eastAsia"/>
                  <w:color w:val="000000"/>
                  <w:kern w:val="0"/>
                  <w:sz w:val="21"/>
                  <w:szCs w:val="21"/>
                  <w:lang w:val="en"/>
                </w:rPr>
                <w:delText>SPV</w:delText>
              </w:r>
              <w:r w:rsidDel="00964E30">
                <w:rPr>
                  <w:rFonts w:hint="eastAsia"/>
                  <w:color w:val="000000"/>
                  <w:kern w:val="0"/>
                  <w:sz w:val="21"/>
                  <w:szCs w:val="21"/>
                  <w:lang w:val="en"/>
                </w:rPr>
                <w:delText>公司以</w:delText>
              </w:r>
              <w:r w:rsidDel="00964E30">
                <w:rPr>
                  <w:rFonts w:hint="eastAsia"/>
                  <w:color w:val="000000"/>
                  <w:kern w:val="0"/>
                  <w:sz w:val="21"/>
                  <w:szCs w:val="21"/>
                  <w:lang w:val="en"/>
                </w:rPr>
                <w:delText>181,324</w:delText>
              </w:r>
              <w:r w:rsidDel="00964E30">
                <w:rPr>
                  <w:rFonts w:hint="eastAsia"/>
                  <w:color w:val="000000"/>
                  <w:kern w:val="0"/>
                  <w:sz w:val="21"/>
                  <w:szCs w:val="21"/>
                  <w:lang w:val="en"/>
                </w:rPr>
                <w:delText>万元的对价，</w:delText>
              </w:r>
              <w:r w:rsidDel="00964E30">
                <w:rPr>
                  <w:rFonts w:hint="eastAsia"/>
                  <w:color w:val="000000"/>
                  <w:kern w:val="0"/>
                  <w:sz w:val="21"/>
                  <w:szCs w:val="21"/>
                </w:rPr>
                <w:delText>向</w:delText>
              </w:r>
              <w:r w:rsidDel="00964E30">
                <w:rPr>
                  <w:rFonts w:hint="eastAsia"/>
                  <w:color w:val="000000"/>
                  <w:kern w:val="0"/>
                  <w:sz w:val="21"/>
                  <w:szCs w:val="21"/>
                  <w:lang w:val="en"/>
                </w:rPr>
                <w:delText>奥飞数据（</w:delText>
              </w:r>
              <w:r w:rsidDel="00964E30">
                <w:rPr>
                  <w:rFonts w:hint="eastAsia"/>
                  <w:color w:val="000000"/>
                  <w:kern w:val="0"/>
                  <w:sz w:val="21"/>
                  <w:szCs w:val="21"/>
                </w:rPr>
                <w:delText>40.53%</w:delText>
              </w:r>
              <w:r w:rsidDel="00964E30">
                <w:rPr>
                  <w:rFonts w:hint="eastAsia"/>
                  <w:color w:val="000000"/>
                  <w:kern w:val="0"/>
                  <w:sz w:val="21"/>
                  <w:szCs w:val="21"/>
                  <w:lang w:val="en"/>
                </w:rPr>
                <w:delText>）、固安聚龙（</w:delText>
              </w:r>
              <w:r w:rsidDel="00964E30">
                <w:rPr>
                  <w:rFonts w:hint="eastAsia"/>
                  <w:color w:val="000000"/>
                  <w:kern w:val="0"/>
                  <w:sz w:val="21"/>
                  <w:szCs w:val="21"/>
                </w:rPr>
                <w:delText>36%</w:delText>
              </w:r>
              <w:r w:rsidDel="00964E30">
                <w:rPr>
                  <w:rFonts w:hint="eastAsia"/>
                  <w:color w:val="000000"/>
                  <w:kern w:val="0"/>
                  <w:sz w:val="21"/>
                  <w:szCs w:val="21"/>
                  <w:lang w:val="en"/>
                </w:rPr>
                <w:delText>）、</w:delText>
              </w:r>
              <w:r w:rsidDel="00964E30">
                <w:rPr>
                  <w:rFonts w:hint="eastAsia"/>
                  <w:color w:val="000000"/>
                  <w:kern w:val="0"/>
                  <w:sz w:val="21"/>
                  <w:szCs w:val="21"/>
                </w:rPr>
                <w:delText>昊盈科技（</w:delText>
              </w:r>
              <w:r w:rsidDel="00964E30">
                <w:rPr>
                  <w:rFonts w:hint="eastAsia"/>
                  <w:color w:val="000000"/>
                  <w:kern w:val="0"/>
                  <w:sz w:val="21"/>
                  <w:szCs w:val="21"/>
                </w:rPr>
                <w:delText>23.47%</w:delText>
              </w:r>
              <w:r w:rsidDel="00964E30">
                <w:rPr>
                  <w:rFonts w:hint="eastAsia"/>
                  <w:color w:val="000000"/>
                  <w:kern w:val="0"/>
                  <w:sz w:val="21"/>
                  <w:szCs w:val="21"/>
                </w:rPr>
                <w:delText>）</w:delText>
              </w:r>
              <w:r w:rsidDel="00964E30">
                <w:rPr>
                  <w:rFonts w:hint="eastAsia"/>
                  <w:color w:val="000000"/>
                  <w:kern w:val="0"/>
                  <w:sz w:val="21"/>
                  <w:szCs w:val="21"/>
                  <w:lang w:val="en"/>
                </w:rPr>
                <w:delText>支付现金收购奥融科技</w:delText>
              </w:r>
              <w:r w:rsidDel="00964E30">
                <w:rPr>
                  <w:rFonts w:hint="eastAsia"/>
                  <w:color w:val="000000"/>
                  <w:kern w:val="0"/>
                  <w:sz w:val="21"/>
                  <w:szCs w:val="21"/>
                  <w:lang w:val="en"/>
                </w:rPr>
                <w:delText>100%</w:delText>
              </w:r>
              <w:r w:rsidDel="00964E30">
                <w:rPr>
                  <w:rFonts w:hint="eastAsia"/>
                  <w:color w:val="000000"/>
                  <w:kern w:val="0"/>
                  <w:sz w:val="21"/>
                  <w:szCs w:val="21"/>
                  <w:lang w:val="en"/>
                </w:rPr>
                <w:delText>股权，需确认股权转让的所得额，计入股权转让当年的应纳税所得额，同时奥飞数据、固安聚龙、</w:delText>
              </w:r>
              <w:r w:rsidDel="00964E30">
                <w:rPr>
                  <w:rFonts w:hint="eastAsia"/>
                  <w:color w:val="000000"/>
                  <w:kern w:val="0"/>
                  <w:sz w:val="21"/>
                  <w:szCs w:val="21"/>
                </w:rPr>
                <w:delText>昊盈科技</w:delText>
              </w:r>
              <w:r w:rsidDel="00964E30">
                <w:rPr>
                  <w:rFonts w:hint="eastAsia"/>
                  <w:color w:val="000000"/>
                  <w:kern w:val="0"/>
                  <w:sz w:val="21"/>
                  <w:szCs w:val="21"/>
                  <w:lang w:val="en"/>
                </w:rPr>
                <w:delText>作为原始权益人计划合计持有基础设施</w:delText>
              </w:r>
              <w:r w:rsidDel="00964E30">
                <w:rPr>
                  <w:color w:val="000000"/>
                  <w:kern w:val="0"/>
                  <w:sz w:val="21"/>
                  <w:szCs w:val="21"/>
                  <w:lang w:val="en"/>
                </w:rPr>
                <w:delText>REITs</w:delText>
              </w:r>
              <w:r w:rsidDel="00964E30">
                <w:rPr>
                  <w:rFonts w:hint="eastAsia"/>
                  <w:color w:val="000000"/>
                  <w:kern w:val="0"/>
                  <w:sz w:val="21"/>
                  <w:szCs w:val="21"/>
                  <w:lang w:val="en"/>
                </w:rPr>
                <w:delText>份额为</w:delText>
              </w:r>
              <w:r w:rsidDel="00964E30">
                <w:rPr>
                  <w:rFonts w:hint="eastAsia"/>
                  <w:color w:val="000000"/>
                  <w:kern w:val="0"/>
                  <w:sz w:val="21"/>
                  <w:szCs w:val="21"/>
                </w:rPr>
                <w:delText>35</w:delText>
              </w:r>
              <w:r w:rsidDel="00964E30">
                <w:rPr>
                  <w:color w:val="000000"/>
                  <w:kern w:val="0"/>
                  <w:sz w:val="21"/>
                  <w:szCs w:val="21"/>
                  <w:lang w:val="en"/>
                </w:rPr>
                <w:delText>%</w:delText>
              </w:r>
              <w:r w:rsidDel="00964E30">
                <w:rPr>
                  <w:rFonts w:hint="eastAsia"/>
                  <w:color w:val="000000"/>
                  <w:kern w:val="0"/>
                  <w:sz w:val="21"/>
                  <w:szCs w:val="21"/>
                  <w:lang w:val="en"/>
                </w:rPr>
                <w:delText>，按照</w:delText>
              </w:r>
              <w:r w:rsidDel="00964E30">
                <w:rPr>
                  <w:color w:val="000000"/>
                  <w:kern w:val="0"/>
                  <w:sz w:val="21"/>
                  <w:szCs w:val="21"/>
                  <w:lang w:val="en"/>
                </w:rPr>
                <w:delText>2022</w:delText>
              </w:r>
              <w:r w:rsidDel="00964E30">
                <w:rPr>
                  <w:rFonts w:hint="eastAsia"/>
                  <w:color w:val="000000"/>
                  <w:kern w:val="0"/>
                  <w:sz w:val="21"/>
                  <w:szCs w:val="21"/>
                  <w:lang w:val="en"/>
                </w:rPr>
                <w:delText>年</w:delText>
              </w:r>
              <w:r w:rsidDel="00964E30">
                <w:rPr>
                  <w:color w:val="000000"/>
                  <w:kern w:val="0"/>
                  <w:sz w:val="21"/>
                  <w:szCs w:val="21"/>
                  <w:lang w:val="en"/>
                </w:rPr>
                <w:delText>3</w:delText>
              </w:r>
              <w:r w:rsidDel="00964E30">
                <w:rPr>
                  <w:rFonts w:hint="eastAsia"/>
                  <w:color w:val="000000"/>
                  <w:kern w:val="0"/>
                  <w:sz w:val="21"/>
                  <w:szCs w:val="21"/>
                  <w:lang w:val="en"/>
                </w:rPr>
                <w:delText>号公告的规定，其中</w:delText>
              </w:r>
              <w:r w:rsidDel="00964E30">
                <w:rPr>
                  <w:rFonts w:hint="eastAsia"/>
                  <w:color w:val="000000"/>
                  <w:kern w:val="0"/>
                  <w:sz w:val="21"/>
                  <w:szCs w:val="21"/>
                </w:rPr>
                <w:delText>35</w:delText>
              </w:r>
              <w:r w:rsidDel="00964E30">
                <w:rPr>
                  <w:color w:val="000000"/>
                  <w:kern w:val="0"/>
                  <w:sz w:val="21"/>
                  <w:szCs w:val="21"/>
                  <w:lang w:val="en"/>
                </w:rPr>
                <w:delText>%</w:delText>
              </w:r>
              <w:r w:rsidDel="00964E30">
                <w:rPr>
                  <w:rFonts w:hint="eastAsia"/>
                  <w:color w:val="000000"/>
                  <w:kern w:val="0"/>
                  <w:sz w:val="21"/>
                  <w:szCs w:val="21"/>
                  <w:lang w:val="en"/>
                </w:rPr>
                <w:delText>的所得额部分可以递延至奥飞数据、固安聚龙、</w:delText>
              </w:r>
              <w:r w:rsidDel="00964E30">
                <w:rPr>
                  <w:rFonts w:hint="eastAsia"/>
                  <w:color w:val="000000"/>
                  <w:kern w:val="0"/>
                  <w:sz w:val="21"/>
                  <w:szCs w:val="21"/>
                </w:rPr>
                <w:delText>昊盈科技</w:delText>
              </w:r>
              <w:r w:rsidDel="00964E30">
                <w:rPr>
                  <w:rFonts w:hint="eastAsia"/>
                  <w:color w:val="000000"/>
                  <w:kern w:val="0"/>
                  <w:sz w:val="21"/>
                  <w:szCs w:val="21"/>
                  <w:lang w:val="en"/>
                </w:rPr>
                <w:delText>实际转让基础设施</w:delText>
              </w:r>
              <w:r w:rsidDel="00964E30">
                <w:rPr>
                  <w:color w:val="000000"/>
                  <w:kern w:val="0"/>
                  <w:sz w:val="21"/>
                  <w:szCs w:val="21"/>
                  <w:lang w:val="en"/>
                </w:rPr>
                <w:delText>REITs</w:delText>
              </w:r>
              <w:r w:rsidDel="00964E30">
                <w:rPr>
                  <w:rFonts w:hint="eastAsia"/>
                  <w:color w:val="000000"/>
                  <w:kern w:val="0"/>
                  <w:sz w:val="21"/>
                  <w:szCs w:val="21"/>
                  <w:lang w:val="en"/>
                </w:rPr>
                <w:delText>份额时缴纳</w:delText>
              </w:r>
              <w:r w:rsidDel="00964E30">
                <w:rPr>
                  <w:color w:val="000000"/>
                  <w:kern w:val="0"/>
                  <w:sz w:val="21"/>
                  <w:szCs w:val="21"/>
                  <w:lang w:val="en"/>
                </w:rPr>
                <w:delText>。奥飞数据、固安聚龙为高新技术企业，减按</w:delText>
              </w:r>
              <w:r w:rsidDel="00964E30">
                <w:rPr>
                  <w:color w:val="000000"/>
                  <w:kern w:val="0"/>
                  <w:sz w:val="21"/>
                  <w:szCs w:val="21"/>
                  <w:lang w:val="en"/>
                </w:rPr>
                <w:delText>15</w:delText>
              </w:r>
              <w:r w:rsidDel="00964E30">
                <w:rPr>
                  <w:color w:val="000000"/>
                  <w:kern w:val="0"/>
                  <w:sz w:val="21"/>
                  <w:szCs w:val="21"/>
                  <w:lang w:val="en"/>
                </w:rPr>
                <w:delText>％的税率征收企业所得税</w:delText>
              </w:r>
            </w:del>
          </w:p>
          <w:p w14:paraId="1A887832" w14:textId="191CA1FB" w:rsidR="005F457E" w:rsidDel="00964E30" w:rsidRDefault="00000000">
            <w:pPr>
              <w:widowControl/>
              <w:adjustRightInd w:val="0"/>
              <w:snapToGrid w:val="0"/>
              <w:spacing w:after="0" w:line="240" w:lineRule="auto"/>
              <w:ind w:firstLineChars="0" w:firstLine="0"/>
              <w:textAlignment w:val="auto"/>
              <w:rPr>
                <w:del w:id="5731" w:author="Si-yuan LIU" w:date="2026-07-24T14:26:00Z" w16du:dateUtc="2026-07-24T06:26:00Z"/>
                <w:color w:val="000000"/>
                <w:kern w:val="0"/>
                <w:sz w:val="21"/>
                <w:szCs w:val="21"/>
                <w:lang w:val="en"/>
              </w:rPr>
            </w:pPr>
            <w:del w:id="5732" w:author="Si-yuan LIU" w:date="2026-07-24T14:26:00Z" w16du:dateUtc="2026-07-24T06:26:00Z">
              <w:r w:rsidDel="00964E30">
                <w:rPr>
                  <w:rFonts w:hint="eastAsia"/>
                  <w:color w:val="000000"/>
                  <w:kern w:val="0"/>
                  <w:sz w:val="21"/>
                  <w:szCs w:val="21"/>
                  <w:lang w:val="en"/>
                </w:rPr>
                <w:delText>政策依据：《财政部税务总局关于基础设施领域不动产投资信托基金</w:delText>
              </w:r>
              <w:r w:rsidDel="00964E30">
                <w:rPr>
                  <w:color w:val="000000"/>
                  <w:kern w:val="0"/>
                  <w:sz w:val="21"/>
                  <w:szCs w:val="21"/>
                  <w:lang w:val="en"/>
                </w:rPr>
                <w:delText>(REITs)</w:delText>
              </w:r>
              <w:r w:rsidDel="00964E30">
                <w:rPr>
                  <w:rFonts w:hint="eastAsia"/>
                  <w:color w:val="000000"/>
                  <w:kern w:val="0"/>
                  <w:sz w:val="21"/>
                  <w:szCs w:val="21"/>
                  <w:lang w:val="en"/>
                </w:rPr>
                <w:delText>试点税收政策的公告》（财政部税务总局公告</w:delText>
              </w:r>
              <w:r w:rsidDel="00964E30">
                <w:rPr>
                  <w:color w:val="000000"/>
                  <w:kern w:val="0"/>
                  <w:sz w:val="21"/>
                  <w:szCs w:val="21"/>
                  <w:lang w:val="en"/>
                </w:rPr>
                <w:delText>2022</w:delText>
              </w:r>
              <w:r w:rsidDel="00964E30">
                <w:rPr>
                  <w:rFonts w:hint="eastAsia"/>
                  <w:color w:val="000000"/>
                  <w:kern w:val="0"/>
                  <w:sz w:val="21"/>
                  <w:szCs w:val="21"/>
                  <w:lang w:val="en"/>
                </w:rPr>
                <w:delText>年第</w:delText>
              </w:r>
              <w:r w:rsidDel="00964E30">
                <w:rPr>
                  <w:color w:val="000000"/>
                  <w:kern w:val="0"/>
                  <w:sz w:val="21"/>
                  <w:szCs w:val="21"/>
                  <w:lang w:val="en"/>
                </w:rPr>
                <w:delText>3</w:delText>
              </w:r>
              <w:r w:rsidDel="00964E30">
                <w:rPr>
                  <w:rFonts w:hint="eastAsia"/>
                  <w:color w:val="000000"/>
                  <w:kern w:val="0"/>
                  <w:sz w:val="21"/>
                  <w:szCs w:val="21"/>
                  <w:lang w:val="en"/>
                </w:rPr>
                <w:delText>号）、中华人民共和国企业所得税法</w:delText>
              </w:r>
            </w:del>
          </w:p>
          <w:p w14:paraId="100658AA" w14:textId="6C966A38" w:rsidR="005F457E" w:rsidDel="00964E30" w:rsidRDefault="00000000">
            <w:pPr>
              <w:widowControl/>
              <w:adjustRightInd w:val="0"/>
              <w:snapToGrid w:val="0"/>
              <w:spacing w:after="0" w:line="240" w:lineRule="auto"/>
              <w:ind w:firstLineChars="0" w:firstLine="0"/>
              <w:textAlignment w:val="auto"/>
              <w:rPr>
                <w:del w:id="5733" w:author="Si-yuan LIU" w:date="2026-07-24T14:26:00Z" w16du:dateUtc="2026-07-24T06:26:00Z"/>
                <w:color w:val="000000"/>
                <w:kern w:val="0"/>
                <w:sz w:val="21"/>
                <w:szCs w:val="21"/>
                <w:lang w:val="en"/>
              </w:rPr>
            </w:pPr>
            <w:del w:id="5734" w:author="Si-yuan LIU" w:date="2026-07-24T14:26:00Z" w16du:dateUtc="2026-07-24T06:26:00Z">
              <w:r w:rsidDel="00964E30">
                <w:rPr>
                  <w:rFonts w:hint="eastAsia"/>
                  <w:color w:val="000000"/>
                  <w:kern w:val="0"/>
                  <w:sz w:val="21"/>
                  <w:szCs w:val="21"/>
                  <w:lang w:val="en"/>
                </w:rPr>
                <w:delText>计算公式：</w:delText>
              </w:r>
            </w:del>
          </w:p>
          <w:p w14:paraId="10C2F2E2" w14:textId="512FD550" w:rsidR="005F457E" w:rsidDel="00964E30" w:rsidRDefault="00000000">
            <w:pPr>
              <w:widowControl/>
              <w:adjustRightInd w:val="0"/>
              <w:snapToGrid w:val="0"/>
              <w:spacing w:after="0" w:line="240" w:lineRule="auto"/>
              <w:ind w:firstLineChars="0" w:firstLine="0"/>
              <w:textAlignment w:val="auto"/>
              <w:rPr>
                <w:del w:id="5735" w:author="Si-yuan LIU" w:date="2026-07-24T14:26:00Z" w16du:dateUtc="2026-07-24T06:26:00Z"/>
                <w:color w:val="000000"/>
                <w:kern w:val="0"/>
                <w:sz w:val="21"/>
                <w:szCs w:val="21"/>
                <w:lang w:val="en"/>
              </w:rPr>
            </w:pPr>
            <w:del w:id="5736" w:author="Si-yuan LIU" w:date="2026-07-24T14:26:00Z" w16du:dateUtc="2026-07-24T06:26:00Z">
              <w:r w:rsidDel="00964E30">
                <w:rPr>
                  <w:rFonts w:hint="eastAsia"/>
                  <w:color w:val="000000"/>
                  <w:kern w:val="0"/>
                  <w:sz w:val="21"/>
                  <w:szCs w:val="21"/>
                  <w:lang w:val="en"/>
                </w:rPr>
                <w:delText>当期应纳税额</w:delText>
              </w:r>
              <w:r w:rsidDel="00964E30">
                <w:rPr>
                  <w:rFonts w:hint="eastAsia"/>
                  <w:color w:val="000000"/>
                  <w:kern w:val="0"/>
                  <w:sz w:val="21"/>
                  <w:szCs w:val="21"/>
                  <w:lang w:val="en"/>
                </w:rPr>
                <w:delText>=</w:delText>
              </w:r>
              <w:r w:rsidDel="00964E30">
                <w:rPr>
                  <w:rFonts w:hint="eastAsia"/>
                  <w:color w:val="000000"/>
                  <w:kern w:val="0"/>
                  <w:sz w:val="21"/>
                  <w:szCs w:val="21"/>
                  <w:lang w:val="en"/>
                </w:rPr>
                <w:delText>（（股权转让收入</w:delText>
              </w:r>
              <w:r w:rsidDel="00964E30">
                <w:rPr>
                  <w:rFonts w:hint="eastAsia"/>
                  <w:color w:val="000000"/>
                  <w:kern w:val="0"/>
                  <w:sz w:val="21"/>
                  <w:szCs w:val="21"/>
                  <w:lang w:val="en"/>
                </w:rPr>
                <w:delText>73,490.62</w:delText>
              </w:r>
              <w:r w:rsidDel="00964E30">
                <w:rPr>
                  <w:rFonts w:hint="eastAsia"/>
                  <w:color w:val="000000"/>
                  <w:kern w:val="0"/>
                  <w:sz w:val="21"/>
                  <w:szCs w:val="21"/>
                  <w:lang w:val="en"/>
                </w:rPr>
                <w:delText>万元—计税基础</w:delText>
              </w:r>
              <w:r w:rsidDel="00964E30">
                <w:rPr>
                  <w:rFonts w:hint="eastAsia"/>
                  <w:color w:val="000000"/>
                  <w:kern w:val="0"/>
                  <w:sz w:val="21"/>
                  <w:szCs w:val="21"/>
                  <w:lang w:val="en"/>
                </w:rPr>
                <w:delText>20,100</w:delText>
              </w:r>
              <w:r w:rsidDel="00964E30">
                <w:rPr>
                  <w:rFonts w:hint="eastAsia"/>
                  <w:color w:val="000000"/>
                  <w:kern w:val="0"/>
                  <w:sz w:val="21"/>
                  <w:szCs w:val="21"/>
                  <w:lang w:val="en"/>
                </w:rPr>
                <w:delText>万元）</w:delText>
              </w:r>
              <w:r w:rsidDel="00964E30">
                <w:rPr>
                  <w:rFonts w:hint="eastAsia"/>
                  <w:color w:val="000000"/>
                  <w:kern w:val="0"/>
                  <w:sz w:val="21"/>
                  <w:szCs w:val="21"/>
                  <w:lang w:val="en"/>
                </w:rPr>
                <w:delText>+</w:delText>
              </w:r>
              <w:r w:rsidDel="00964E30">
                <w:rPr>
                  <w:rFonts w:hint="eastAsia"/>
                  <w:color w:val="000000"/>
                  <w:kern w:val="0"/>
                  <w:sz w:val="21"/>
                  <w:szCs w:val="21"/>
                  <w:lang w:val="en"/>
                </w:rPr>
                <w:delText>（股权转让收入</w:delText>
              </w:r>
              <w:r w:rsidDel="00964E30">
                <w:rPr>
                  <w:rFonts w:hint="eastAsia"/>
                  <w:color w:val="000000"/>
                  <w:kern w:val="0"/>
                  <w:sz w:val="21"/>
                  <w:szCs w:val="21"/>
                  <w:lang w:val="en"/>
                </w:rPr>
                <w:delText>65,276.64</w:delText>
              </w:r>
              <w:r w:rsidDel="00964E30">
                <w:rPr>
                  <w:rFonts w:hint="eastAsia"/>
                  <w:color w:val="000000"/>
                  <w:kern w:val="0"/>
                  <w:sz w:val="21"/>
                  <w:szCs w:val="21"/>
                  <w:lang w:val="en"/>
                </w:rPr>
                <w:delText>万元—计税基础</w:delText>
              </w:r>
              <w:r w:rsidDel="00964E30">
                <w:rPr>
                  <w:rFonts w:hint="eastAsia"/>
                  <w:color w:val="000000"/>
                  <w:kern w:val="0"/>
                  <w:sz w:val="21"/>
                  <w:szCs w:val="21"/>
                  <w:lang w:val="en"/>
                </w:rPr>
                <w:delText>31,800</w:delText>
              </w:r>
              <w:r w:rsidDel="00964E30">
                <w:rPr>
                  <w:rFonts w:hint="eastAsia"/>
                  <w:color w:val="000000"/>
                  <w:kern w:val="0"/>
                  <w:sz w:val="21"/>
                  <w:szCs w:val="21"/>
                  <w:lang w:val="en"/>
                </w:rPr>
                <w:delText>万元））</w:delText>
              </w:r>
              <w:r w:rsidDel="00964E30">
                <w:rPr>
                  <w:rFonts w:hint="eastAsia"/>
                  <w:color w:val="000000"/>
                  <w:kern w:val="0"/>
                  <w:sz w:val="21"/>
                  <w:szCs w:val="21"/>
                  <w:lang w:val="en"/>
                </w:rPr>
                <w:delText>*</w:delText>
              </w:r>
              <w:r w:rsidDel="00964E30">
                <w:rPr>
                  <w:rFonts w:hint="eastAsia"/>
                  <w:color w:val="000000"/>
                  <w:kern w:val="0"/>
                  <w:sz w:val="21"/>
                  <w:szCs w:val="21"/>
                  <w:lang w:val="en"/>
                </w:rPr>
                <w:delText>（</w:delText>
              </w:r>
              <w:r w:rsidDel="00964E30">
                <w:rPr>
                  <w:rFonts w:hint="eastAsia"/>
                  <w:color w:val="000000"/>
                  <w:kern w:val="0"/>
                  <w:sz w:val="21"/>
                  <w:szCs w:val="21"/>
                  <w:lang w:val="en"/>
                </w:rPr>
                <w:delText>1-35%</w:delText>
              </w:r>
              <w:r w:rsidDel="00964E30">
                <w:rPr>
                  <w:rFonts w:hint="eastAsia"/>
                  <w:color w:val="000000"/>
                  <w:kern w:val="0"/>
                  <w:sz w:val="21"/>
                  <w:szCs w:val="21"/>
                  <w:lang w:val="en"/>
                </w:rPr>
                <w:delText>）</w:delText>
              </w:r>
              <w:r w:rsidDel="00964E30">
                <w:rPr>
                  <w:rFonts w:hint="eastAsia"/>
                  <w:color w:val="000000"/>
                  <w:kern w:val="0"/>
                  <w:sz w:val="21"/>
                  <w:szCs w:val="21"/>
                  <w:lang w:val="en"/>
                </w:rPr>
                <w:delText>*15%+MAX</w:delText>
              </w:r>
              <w:r w:rsidDel="00964E30">
                <w:rPr>
                  <w:rFonts w:hint="eastAsia"/>
                  <w:color w:val="000000"/>
                  <w:kern w:val="0"/>
                  <w:sz w:val="21"/>
                  <w:szCs w:val="21"/>
                  <w:lang w:val="en"/>
                </w:rPr>
                <w:delText>（（股权转让收入</w:delText>
              </w:r>
              <w:r w:rsidDel="00964E30">
                <w:rPr>
                  <w:rFonts w:hint="eastAsia"/>
                  <w:color w:val="000000"/>
                  <w:kern w:val="0"/>
                  <w:sz w:val="21"/>
                  <w:szCs w:val="21"/>
                  <w:lang w:val="en"/>
                </w:rPr>
                <w:delText>42,556.74</w:delText>
              </w:r>
              <w:r w:rsidDel="00964E30">
                <w:rPr>
                  <w:rFonts w:hint="eastAsia"/>
                  <w:color w:val="000000"/>
                  <w:kern w:val="0"/>
                  <w:sz w:val="21"/>
                  <w:szCs w:val="21"/>
                  <w:lang w:val="en"/>
                </w:rPr>
                <w:delText>万元—计税基础</w:delText>
              </w:r>
              <w:r w:rsidDel="00964E30">
                <w:rPr>
                  <w:rFonts w:hint="eastAsia"/>
                  <w:color w:val="000000"/>
                  <w:kern w:val="0"/>
                  <w:sz w:val="21"/>
                  <w:szCs w:val="21"/>
                  <w:lang w:val="en"/>
                </w:rPr>
                <w:delText>47,452.15</w:delText>
              </w:r>
              <w:r w:rsidDel="00964E30">
                <w:rPr>
                  <w:rFonts w:hint="eastAsia"/>
                  <w:color w:val="000000"/>
                  <w:kern w:val="0"/>
                  <w:sz w:val="21"/>
                  <w:szCs w:val="21"/>
                  <w:lang w:val="en"/>
                </w:rPr>
                <w:delText>万元），</w:delText>
              </w:r>
              <w:r w:rsidDel="00964E30">
                <w:rPr>
                  <w:rFonts w:hint="eastAsia"/>
                  <w:color w:val="000000"/>
                  <w:kern w:val="0"/>
                  <w:sz w:val="21"/>
                  <w:szCs w:val="21"/>
                  <w:lang w:val="en"/>
                </w:rPr>
                <w:delText>0</w:delText>
              </w:r>
              <w:r w:rsidDel="00964E30">
                <w:rPr>
                  <w:rFonts w:hint="eastAsia"/>
                  <w:color w:val="000000"/>
                  <w:kern w:val="0"/>
                  <w:sz w:val="21"/>
                  <w:szCs w:val="21"/>
                  <w:lang w:val="en"/>
                </w:rPr>
                <w:delText>）</w:delText>
              </w:r>
              <w:r w:rsidDel="00964E30">
                <w:rPr>
                  <w:rFonts w:hint="eastAsia"/>
                  <w:color w:val="000000"/>
                  <w:kern w:val="0"/>
                  <w:sz w:val="21"/>
                  <w:szCs w:val="21"/>
                  <w:lang w:val="en"/>
                </w:rPr>
                <w:delText>*</w:delText>
              </w:r>
              <w:r w:rsidDel="00964E30">
                <w:rPr>
                  <w:rFonts w:hint="eastAsia"/>
                  <w:color w:val="000000"/>
                  <w:kern w:val="0"/>
                  <w:sz w:val="21"/>
                  <w:szCs w:val="21"/>
                  <w:lang w:val="en"/>
                </w:rPr>
                <w:delText>（</w:delText>
              </w:r>
              <w:r w:rsidDel="00964E30">
                <w:rPr>
                  <w:rFonts w:hint="eastAsia"/>
                  <w:color w:val="000000"/>
                  <w:kern w:val="0"/>
                  <w:sz w:val="21"/>
                  <w:szCs w:val="21"/>
                  <w:lang w:val="en"/>
                </w:rPr>
                <w:delText>1-35%</w:delText>
              </w:r>
              <w:r w:rsidDel="00964E30">
                <w:rPr>
                  <w:rFonts w:hint="eastAsia"/>
                  <w:color w:val="000000"/>
                  <w:kern w:val="0"/>
                  <w:sz w:val="21"/>
                  <w:szCs w:val="21"/>
                  <w:lang w:val="en"/>
                </w:rPr>
                <w:delText>）</w:delText>
              </w:r>
              <w:r w:rsidDel="00964E30">
                <w:rPr>
                  <w:rFonts w:hint="eastAsia"/>
                  <w:color w:val="000000"/>
                  <w:kern w:val="0"/>
                  <w:sz w:val="21"/>
                  <w:szCs w:val="21"/>
                  <w:lang w:val="en"/>
                </w:rPr>
                <w:delText>*25%=8,469.56</w:delText>
              </w:r>
              <w:r w:rsidDel="00964E30">
                <w:rPr>
                  <w:rFonts w:hint="eastAsia"/>
                  <w:color w:val="000000"/>
                  <w:kern w:val="0"/>
                  <w:sz w:val="21"/>
                  <w:szCs w:val="21"/>
                  <w:lang w:val="en"/>
                </w:rPr>
                <w:delText>万元</w:delText>
              </w:r>
            </w:del>
          </w:p>
          <w:p w14:paraId="7A6DFF78" w14:textId="2F6481C8" w:rsidR="005F457E" w:rsidDel="00964E30" w:rsidRDefault="00000000">
            <w:pPr>
              <w:widowControl/>
              <w:adjustRightInd w:val="0"/>
              <w:snapToGrid w:val="0"/>
              <w:spacing w:after="0" w:line="240" w:lineRule="auto"/>
              <w:ind w:firstLineChars="0" w:firstLine="0"/>
              <w:textAlignment w:val="auto"/>
              <w:rPr>
                <w:del w:id="5737" w:author="Si-yuan LIU" w:date="2026-07-24T14:26:00Z" w16du:dateUtc="2026-07-24T06:26:00Z"/>
                <w:color w:val="000000"/>
                <w:kern w:val="0"/>
                <w:sz w:val="21"/>
                <w:szCs w:val="21"/>
              </w:rPr>
            </w:pPr>
            <w:del w:id="5738" w:author="Si-yuan LIU" w:date="2026-07-24T14:26:00Z" w16du:dateUtc="2026-07-24T06:26:00Z">
              <w:r w:rsidDel="00964E30">
                <w:rPr>
                  <w:rFonts w:hint="eastAsia"/>
                  <w:color w:val="000000"/>
                  <w:kern w:val="0"/>
                  <w:sz w:val="21"/>
                  <w:szCs w:val="21"/>
                  <w:lang w:val="en"/>
                </w:rPr>
                <w:delText>递延应纳税额</w:delText>
              </w:r>
              <w:r w:rsidDel="00964E30">
                <w:rPr>
                  <w:rFonts w:hint="eastAsia"/>
                  <w:color w:val="000000"/>
                  <w:kern w:val="0"/>
                  <w:sz w:val="21"/>
                  <w:szCs w:val="21"/>
                  <w:lang w:val="en"/>
                </w:rPr>
                <w:delText>=</w:delText>
              </w:r>
              <w:r w:rsidDel="00964E30">
                <w:rPr>
                  <w:rFonts w:hint="eastAsia"/>
                  <w:color w:val="000000"/>
                  <w:kern w:val="0"/>
                  <w:sz w:val="21"/>
                  <w:szCs w:val="21"/>
                  <w:lang w:val="en"/>
                </w:rPr>
                <w:delText>（（股权转让收入</w:delText>
              </w:r>
              <w:r w:rsidDel="00964E30">
                <w:rPr>
                  <w:rFonts w:hint="eastAsia"/>
                  <w:color w:val="000000"/>
                  <w:kern w:val="0"/>
                  <w:sz w:val="21"/>
                  <w:szCs w:val="21"/>
                  <w:lang w:val="en"/>
                </w:rPr>
                <w:delText>73,490.62</w:delText>
              </w:r>
              <w:r w:rsidDel="00964E30">
                <w:rPr>
                  <w:rFonts w:hint="eastAsia"/>
                  <w:color w:val="000000"/>
                  <w:kern w:val="0"/>
                  <w:sz w:val="21"/>
                  <w:szCs w:val="21"/>
                  <w:lang w:val="en"/>
                </w:rPr>
                <w:delText>万元—计税基础</w:delText>
              </w:r>
              <w:r w:rsidDel="00964E30">
                <w:rPr>
                  <w:rFonts w:hint="eastAsia"/>
                  <w:color w:val="000000"/>
                  <w:kern w:val="0"/>
                  <w:sz w:val="21"/>
                  <w:szCs w:val="21"/>
                  <w:lang w:val="en"/>
                </w:rPr>
                <w:delText>20,100</w:delText>
              </w:r>
              <w:r w:rsidDel="00964E30">
                <w:rPr>
                  <w:rFonts w:hint="eastAsia"/>
                  <w:color w:val="000000"/>
                  <w:kern w:val="0"/>
                  <w:sz w:val="21"/>
                  <w:szCs w:val="21"/>
                  <w:lang w:val="en"/>
                </w:rPr>
                <w:delText>万元）</w:delText>
              </w:r>
              <w:r w:rsidDel="00964E30">
                <w:rPr>
                  <w:rFonts w:hint="eastAsia"/>
                  <w:color w:val="000000"/>
                  <w:kern w:val="0"/>
                  <w:sz w:val="21"/>
                  <w:szCs w:val="21"/>
                  <w:lang w:val="en"/>
                </w:rPr>
                <w:delText>+</w:delText>
              </w:r>
              <w:r w:rsidDel="00964E30">
                <w:rPr>
                  <w:rFonts w:hint="eastAsia"/>
                  <w:color w:val="000000"/>
                  <w:kern w:val="0"/>
                  <w:sz w:val="21"/>
                  <w:szCs w:val="21"/>
                  <w:lang w:val="en"/>
                </w:rPr>
                <w:delText>（股权转让收入</w:delText>
              </w:r>
              <w:r w:rsidDel="00964E30">
                <w:rPr>
                  <w:rFonts w:hint="eastAsia"/>
                  <w:color w:val="000000"/>
                  <w:kern w:val="0"/>
                  <w:sz w:val="21"/>
                  <w:szCs w:val="21"/>
                  <w:lang w:val="en"/>
                </w:rPr>
                <w:delText>65,276.64</w:delText>
              </w:r>
              <w:r w:rsidDel="00964E30">
                <w:rPr>
                  <w:rFonts w:hint="eastAsia"/>
                  <w:color w:val="000000"/>
                  <w:kern w:val="0"/>
                  <w:sz w:val="21"/>
                  <w:szCs w:val="21"/>
                  <w:lang w:val="en"/>
                </w:rPr>
                <w:delText>万元—计税基础</w:delText>
              </w:r>
              <w:r w:rsidDel="00964E30">
                <w:rPr>
                  <w:rFonts w:hint="eastAsia"/>
                  <w:color w:val="000000"/>
                  <w:kern w:val="0"/>
                  <w:sz w:val="21"/>
                  <w:szCs w:val="21"/>
                  <w:lang w:val="en"/>
                </w:rPr>
                <w:delText>31,800</w:delText>
              </w:r>
              <w:r w:rsidDel="00964E30">
                <w:rPr>
                  <w:rFonts w:hint="eastAsia"/>
                  <w:color w:val="000000"/>
                  <w:kern w:val="0"/>
                  <w:sz w:val="21"/>
                  <w:szCs w:val="21"/>
                  <w:lang w:val="en"/>
                </w:rPr>
                <w:delText>万元））</w:delText>
              </w:r>
              <w:r w:rsidDel="00964E30">
                <w:rPr>
                  <w:rFonts w:hint="eastAsia"/>
                  <w:color w:val="000000"/>
                  <w:kern w:val="0"/>
                  <w:sz w:val="21"/>
                  <w:szCs w:val="21"/>
                  <w:lang w:val="en"/>
                </w:rPr>
                <w:delText>*35%*15%+MAX</w:delText>
              </w:r>
              <w:r w:rsidDel="00964E30">
                <w:rPr>
                  <w:rFonts w:hint="eastAsia"/>
                  <w:color w:val="000000"/>
                  <w:kern w:val="0"/>
                  <w:sz w:val="21"/>
                  <w:szCs w:val="21"/>
                  <w:lang w:val="en"/>
                </w:rPr>
                <w:delText>（（股权转让收入</w:delText>
              </w:r>
              <w:r w:rsidDel="00964E30">
                <w:rPr>
                  <w:rFonts w:hint="eastAsia"/>
                  <w:color w:val="000000"/>
                  <w:kern w:val="0"/>
                  <w:sz w:val="21"/>
                  <w:szCs w:val="21"/>
                  <w:lang w:val="en"/>
                </w:rPr>
                <w:delText>42,556.74</w:delText>
              </w:r>
              <w:r w:rsidDel="00964E30">
                <w:rPr>
                  <w:rFonts w:hint="eastAsia"/>
                  <w:color w:val="000000"/>
                  <w:kern w:val="0"/>
                  <w:sz w:val="21"/>
                  <w:szCs w:val="21"/>
                  <w:lang w:val="en"/>
                </w:rPr>
                <w:delText>万元—计税基础</w:delText>
              </w:r>
              <w:r w:rsidDel="00964E30">
                <w:rPr>
                  <w:rFonts w:hint="eastAsia"/>
                  <w:color w:val="000000"/>
                  <w:kern w:val="0"/>
                  <w:sz w:val="21"/>
                  <w:szCs w:val="21"/>
                  <w:lang w:val="en"/>
                </w:rPr>
                <w:delText>47,452.15</w:delText>
              </w:r>
              <w:r w:rsidDel="00964E30">
                <w:rPr>
                  <w:rFonts w:hint="eastAsia"/>
                  <w:color w:val="000000"/>
                  <w:kern w:val="0"/>
                  <w:sz w:val="21"/>
                  <w:szCs w:val="21"/>
                  <w:lang w:val="en"/>
                </w:rPr>
                <w:delText>万元），</w:delText>
              </w:r>
              <w:r w:rsidDel="00964E30">
                <w:rPr>
                  <w:rFonts w:hint="eastAsia"/>
                  <w:color w:val="000000"/>
                  <w:kern w:val="0"/>
                  <w:sz w:val="21"/>
                  <w:szCs w:val="21"/>
                  <w:lang w:val="en"/>
                </w:rPr>
                <w:delText>0</w:delText>
              </w:r>
              <w:r w:rsidDel="00964E30">
                <w:rPr>
                  <w:rFonts w:hint="eastAsia"/>
                  <w:color w:val="000000"/>
                  <w:kern w:val="0"/>
                  <w:sz w:val="21"/>
                  <w:szCs w:val="21"/>
                  <w:lang w:val="en"/>
                </w:rPr>
                <w:delText>）</w:delText>
              </w:r>
              <w:r w:rsidDel="00964E30">
                <w:rPr>
                  <w:rFonts w:hint="eastAsia"/>
                  <w:color w:val="000000"/>
                  <w:kern w:val="0"/>
                  <w:sz w:val="21"/>
                  <w:szCs w:val="21"/>
                  <w:lang w:val="en"/>
                </w:rPr>
                <w:delText>*35%*25%=4,560.53</w:delText>
              </w:r>
              <w:r w:rsidDel="00964E30">
                <w:rPr>
                  <w:rFonts w:hint="eastAsia"/>
                  <w:color w:val="000000"/>
                  <w:kern w:val="0"/>
                  <w:sz w:val="21"/>
                  <w:szCs w:val="21"/>
                  <w:lang w:val="en"/>
                </w:rPr>
                <w:delText>万元</w:delText>
              </w:r>
            </w:del>
          </w:p>
        </w:tc>
        <w:tc>
          <w:tcPr>
            <w:tcW w:w="302" w:type="pct"/>
            <w:gridSpan w:val="3"/>
            <w:vAlign w:val="center"/>
            <w:tcPrChange w:id="5739" w:author="怡然 刘 [2]" w:date="2026-07-08T11:22:00Z">
              <w:tcPr>
                <w:tcW w:w="384" w:type="pct"/>
                <w:gridSpan w:val="4"/>
                <w:vAlign w:val="center"/>
              </w:tcPr>
            </w:tcPrChange>
          </w:tcPr>
          <w:p w14:paraId="68EE943B" w14:textId="1A6C592A" w:rsidR="005F457E" w:rsidDel="00964E30" w:rsidRDefault="00000000">
            <w:pPr>
              <w:widowControl/>
              <w:adjustRightInd w:val="0"/>
              <w:snapToGrid w:val="0"/>
              <w:spacing w:after="0" w:line="240" w:lineRule="auto"/>
              <w:ind w:firstLineChars="0" w:firstLine="0"/>
              <w:textAlignment w:val="auto"/>
              <w:rPr>
                <w:del w:id="5740" w:author="Si-yuan LIU" w:date="2026-07-24T14:26:00Z" w16du:dateUtc="2026-07-24T06:26:00Z"/>
                <w:color w:val="000000"/>
                <w:kern w:val="0"/>
                <w:sz w:val="21"/>
                <w:szCs w:val="21"/>
              </w:rPr>
            </w:pPr>
            <w:del w:id="5741" w:author="Si-yuan LIU" w:date="2026-07-24T14:26:00Z" w16du:dateUtc="2026-07-24T06:26:00Z">
              <w:r w:rsidDel="00964E30">
                <w:rPr>
                  <w:color w:val="000000"/>
                  <w:kern w:val="0"/>
                  <w:sz w:val="21"/>
                  <w:szCs w:val="21"/>
                  <w:lang w:val="en"/>
                </w:rPr>
                <w:delText>当期</w:delText>
              </w:r>
              <w:r w:rsidDel="00964E30">
                <w:rPr>
                  <w:rFonts w:hint="eastAsia"/>
                  <w:color w:val="000000"/>
                  <w:kern w:val="0"/>
                  <w:sz w:val="21"/>
                  <w:szCs w:val="21"/>
                </w:rPr>
                <w:delText>8,469.56</w:delText>
              </w:r>
              <w:r w:rsidDel="00964E30">
                <w:rPr>
                  <w:color w:val="000000"/>
                  <w:kern w:val="0"/>
                  <w:sz w:val="21"/>
                  <w:szCs w:val="21"/>
                  <w:lang w:val="en"/>
                </w:rPr>
                <w:delText>，递延</w:delText>
              </w:r>
              <w:r w:rsidDel="00964E30">
                <w:rPr>
                  <w:rFonts w:hint="eastAsia"/>
                  <w:color w:val="000000"/>
                  <w:kern w:val="0"/>
                  <w:sz w:val="21"/>
                  <w:szCs w:val="21"/>
                </w:rPr>
                <w:delText>4,560.53</w:delText>
              </w:r>
            </w:del>
          </w:p>
        </w:tc>
        <w:tc>
          <w:tcPr>
            <w:tcW w:w="340" w:type="pct"/>
            <w:gridSpan w:val="2"/>
            <w:vAlign w:val="center"/>
            <w:tcPrChange w:id="5742" w:author="怡然 刘 [2]" w:date="2026-07-08T11:22:00Z">
              <w:tcPr>
                <w:tcW w:w="386" w:type="pct"/>
                <w:gridSpan w:val="3"/>
                <w:vAlign w:val="center"/>
              </w:tcPr>
            </w:tcPrChange>
          </w:tcPr>
          <w:p w14:paraId="23B97C2B" w14:textId="66DAA158" w:rsidR="005F457E" w:rsidDel="00964E30" w:rsidRDefault="00000000">
            <w:pPr>
              <w:widowControl/>
              <w:adjustRightInd w:val="0"/>
              <w:snapToGrid w:val="0"/>
              <w:spacing w:after="0" w:line="240" w:lineRule="auto"/>
              <w:ind w:firstLineChars="0" w:firstLine="0"/>
              <w:textAlignment w:val="auto"/>
              <w:rPr>
                <w:del w:id="5743" w:author="Si-yuan LIU" w:date="2026-07-24T14:26:00Z" w16du:dateUtc="2026-07-24T06:26:00Z"/>
                <w:color w:val="000000"/>
                <w:kern w:val="0"/>
                <w:sz w:val="21"/>
                <w:szCs w:val="21"/>
              </w:rPr>
            </w:pPr>
            <w:del w:id="5744" w:author="Si-yuan LIU" w:date="2026-07-24T14:26:00Z" w16du:dateUtc="2026-07-24T06:26:00Z">
              <w:r w:rsidDel="00964E30">
                <w:rPr>
                  <w:color w:val="000000"/>
                  <w:kern w:val="0"/>
                  <w:sz w:val="21"/>
                  <w:szCs w:val="21"/>
                </w:rPr>
                <w:delText>/</w:delText>
              </w:r>
            </w:del>
          </w:p>
        </w:tc>
        <w:tc>
          <w:tcPr>
            <w:tcW w:w="388" w:type="pct"/>
            <w:gridSpan w:val="3"/>
            <w:vAlign w:val="center"/>
            <w:tcPrChange w:id="5745" w:author="怡然 刘 [2]" w:date="2026-07-08T11:22:00Z">
              <w:tcPr>
                <w:tcW w:w="477" w:type="pct"/>
                <w:gridSpan w:val="6"/>
                <w:vAlign w:val="center"/>
              </w:tcPr>
            </w:tcPrChange>
          </w:tcPr>
          <w:p w14:paraId="1DDD4435" w14:textId="201F83F4" w:rsidR="005F457E" w:rsidDel="00964E30" w:rsidRDefault="00000000">
            <w:pPr>
              <w:widowControl/>
              <w:adjustRightInd w:val="0"/>
              <w:snapToGrid w:val="0"/>
              <w:spacing w:after="0" w:line="240" w:lineRule="auto"/>
              <w:ind w:firstLineChars="0" w:firstLine="0"/>
              <w:textAlignment w:val="auto"/>
              <w:rPr>
                <w:del w:id="5746" w:author="Si-yuan LIU" w:date="2026-07-24T14:26:00Z" w16du:dateUtc="2026-07-24T06:26:00Z"/>
                <w:color w:val="000000"/>
                <w:kern w:val="0"/>
                <w:sz w:val="21"/>
                <w:szCs w:val="21"/>
              </w:rPr>
            </w:pPr>
            <w:del w:id="5747" w:author="Si-yuan LIU" w:date="2026-07-24T14:26:00Z" w16du:dateUtc="2026-07-24T06:26:00Z">
              <w:r w:rsidDel="00964E30">
                <w:rPr>
                  <w:rFonts w:hint="eastAsia"/>
                  <w:color w:val="000000"/>
                  <w:kern w:val="0"/>
                  <w:sz w:val="21"/>
                  <w:szCs w:val="21"/>
                </w:rPr>
                <w:delText>国家税务总局广州市南沙区税务局、国家税务总局廊坊市税务局</w:delText>
              </w:r>
            </w:del>
          </w:p>
        </w:tc>
        <w:tc>
          <w:tcPr>
            <w:tcW w:w="261" w:type="pct"/>
            <w:gridSpan w:val="2"/>
            <w:vAlign w:val="center"/>
            <w:tcPrChange w:id="5748" w:author="怡然 刘 [2]" w:date="2026-07-08T11:22:00Z">
              <w:tcPr>
                <w:tcW w:w="386" w:type="pct"/>
                <w:gridSpan w:val="4"/>
                <w:vAlign w:val="center"/>
              </w:tcPr>
            </w:tcPrChange>
          </w:tcPr>
          <w:p w14:paraId="4C8E5CC6" w14:textId="05DFDB70" w:rsidR="005F457E" w:rsidDel="00964E30" w:rsidRDefault="00000000">
            <w:pPr>
              <w:widowControl/>
              <w:adjustRightInd w:val="0"/>
              <w:snapToGrid w:val="0"/>
              <w:spacing w:after="0" w:line="240" w:lineRule="auto"/>
              <w:ind w:firstLineChars="0" w:firstLine="0"/>
              <w:textAlignment w:val="auto"/>
              <w:rPr>
                <w:del w:id="5749" w:author="Si-yuan LIU" w:date="2026-07-24T14:26:00Z" w16du:dateUtc="2026-07-24T06:26:00Z"/>
                <w:color w:val="000000"/>
                <w:kern w:val="0"/>
                <w:sz w:val="21"/>
                <w:szCs w:val="21"/>
              </w:rPr>
            </w:pPr>
            <w:del w:id="5750" w:author="Si-yuan LIU" w:date="2026-07-24T14:26:00Z" w16du:dateUtc="2026-07-24T06:26:00Z">
              <w:r w:rsidDel="00964E30">
                <w:rPr>
                  <w:rFonts w:hint="eastAsia"/>
                  <w:color w:val="000000"/>
                  <w:kern w:val="0"/>
                  <w:sz w:val="21"/>
                  <w:szCs w:val="21"/>
                </w:rPr>
                <w:delText>奥飞数据、固安聚龙、昊盈科技</w:delText>
              </w:r>
            </w:del>
          </w:p>
        </w:tc>
      </w:tr>
      <w:tr w:rsidR="005F457E" w:rsidDel="00964E30" w14:paraId="021BF6DF" w14:textId="68EF177C" w:rsidTr="005F457E">
        <w:trPr>
          <w:gridBefore w:val="2"/>
          <w:gridAfter w:val="3"/>
          <w:wBefore w:w="1157" w:type="dxa"/>
          <w:wAfter w:w="138" w:type="dxa"/>
          <w:trHeight w:val="290"/>
          <w:tblHeader/>
          <w:jc w:val="center"/>
          <w:del w:id="5751" w:author="Si-yuan LIU" w:date="2026-07-24T14:26:00Z" w16du:dateUtc="2026-07-24T06:26:00Z"/>
          <w:trPrChange w:id="5752" w:author="怡然 刘 [2]" w:date="2026-07-08T11:22:00Z">
            <w:trPr>
              <w:gridBefore w:val="2"/>
              <w:gridAfter w:val="3"/>
              <w:wBefore w:w="1045" w:type="dxa"/>
              <w:wAfter w:w="205" w:type="dxa"/>
              <w:trHeight w:val="290"/>
              <w:jc w:val="center"/>
            </w:trPr>
          </w:trPrChange>
        </w:trPr>
        <w:tc>
          <w:tcPr>
            <w:tcW w:w="632" w:type="pct"/>
            <w:gridSpan w:val="2"/>
            <w:vMerge/>
            <w:vAlign w:val="center"/>
            <w:tcPrChange w:id="5753" w:author="怡然 刘 [2]" w:date="2026-07-08T11:22:00Z">
              <w:tcPr>
                <w:tcW w:w="241" w:type="pct"/>
                <w:gridSpan w:val="3"/>
                <w:vMerge/>
                <w:vAlign w:val="center"/>
              </w:tcPr>
            </w:tcPrChange>
          </w:tcPr>
          <w:p w14:paraId="26799CCC" w14:textId="1913B96B" w:rsidR="005F457E" w:rsidDel="00964E30" w:rsidRDefault="005F457E">
            <w:pPr>
              <w:adjustRightInd w:val="0"/>
              <w:snapToGrid w:val="0"/>
              <w:spacing w:after="0" w:line="240" w:lineRule="auto"/>
              <w:ind w:firstLine="420"/>
              <w:jc w:val="left"/>
              <w:rPr>
                <w:del w:id="5754" w:author="Si-yuan LIU" w:date="2026-07-24T14:26:00Z" w16du:dateUtc="2026-07-24T06:26:00Z"/>
                <w:color w:val="000000"/>
                <w:kern w:val="0"/>
                <w:sz w:val="21"/>
                <w:szCs w:val="21"/>
              </w:rPr>
            </w:pPr>
          </w:p>
        </w:tc>
        <w:tc>
          <w:tcPr>
            <w:tcW w:w="590" w:type="pct"/>
            <w:gridSpan w:val="4"/>
            <w:vAlign w:val="center"/>
            <w:tcPrChange w:id="5755" w:author="怡然 刘 [2]" w:date="2026-07-08T11:22:00Z">
              <w:tcPr>
                <w:tcW w:w="672" w:type="pct"/>
                <w:gridSpan w:val="6"/>
                <w:vAlign w:val="center"/>
              </w:tcPr>
            </w:tcPrChange>
          </w:tcPr>
          <w:p w14:paraId="2280FA34" w14:textId="024C94EF" w:rsidR="005F457E" w:rsidDel="00964E30" w:rsidRDefault="00000000">
            <w:pPr>
              <w:widowControl/>
              <w:adjustRightInd w:val="0"/>
              <w:snapToGrid w:val="0"/>
              <w:spacing w:after="0" w:line="240" w:lineRule="auto"/>
              <w:ind w:firstLineChars="0" w:firstLine="0"/>
              <w:jc w:val="center"/>
              <w:textAlignment w:val="auto"/>
              <w:rPr>
                <w:del w:id="5756" w:author="Si-yuan LIU" w:date="2026-07-24T14:26:00Z" w16du:dateUtc="2026-07-24T06:26:00Z"/>
                <w:color w:val="000000"/>
                <w:kern w:val="0"/>
                <w:sz w:val="21"/>
                <w:szCs w:val="21"/>
              </w:rPr>
            </w:pPr>
            <w:del w:id="5757" w:author="Si-yuan LIU" w:date="2026-07-24T14:26:00Z" w16du:dateUtc="2026-07-24T06:26:00Z">
              <w:r w:rsidDel="00964E30">
                <w:rPr>
                  <w:rFonts w:hint="eastAsia"/>
                  <w:color w:val="000000"/>
                  <w:kern w:val="0"/>
                  <w:sz w:val="21"/>
                  <w:szCs w:val="21"/>
                </w:rPr>
                <w:delText>其他</w:delText>
              </w:r>
            </w:del>
          </w:p>
        </w:tc>
        <w:tc>
          <w:tcPr>
            <w:tcW w:w="87" w:type="pct"/>
            <w:vAlign w:val="center"/>
            <w:tcPrChange w:id="5758" w:author="怡然 刘 [2]" w:date="2026-07-08T11:22:00Z">
              <w:tcPr>
                <w:tcW w:w="83" w:type="pct"/>
                <w:vAlign w:val="center"/>
              </w:tcPr>
            </w:tcPrChange>
          </w:tcPr>
          <w:p w14:paraId="490B6A4B" w14:textId="74B42CA0" w:rsidR="005F457E" w:rsidDel="00964E30" w:rsidRDefault="00000000">
            <w:pPr>
              <w:widowControl/>
              <w:adjustRightInd w:val="0"/>
              <w:snapToGrid w:val="0"/>
              <w:spacing w:after="0" w:line="240" w:lineRule="auto"/>
              <w:ind w:firstLineChars="0" w:firstLine="0"/>
              <w:textAlignment w:val="auto"/>
              <w:rPr>
                <w:del w:id="5759" w:author="Si-yuan LIU" w:date="2026-07-24T14:26:00Z" w16du:dateUtc="2026-07-24T06:26:00Z"/>
                <w:color w:val="000000"/>
                <w:kern w:val="0"/>
                <w:sz w:val="21"/>
                <w:szCs w:val="21"/>
              </w:rPr>
            </w:pPr>
            <w:del w:id="5760" w:author="Si-yuan LIU" w:date="2026-07-24T14:26:00Z" w16du:dateUtc="2026-07-24T06:26:00Z">
              <w:r w:rsidDel="00964E30">
                <w:rPr>
                  <w:rFonts w:hint="eastAsia"/>
                  <w:color w:val="000000"/>
                  <w:kern w:val="0"/>
                  <w:sz w:val="21"/>
                  <w:szCs w:val="21"/>
                </w:rPr>
                <w:delText>否</w:delText>
              </w:r>
            </w:del>
          </w:p>
        </w:tc>
        <w:tc>
          <w:tcPr>
            <w:tcW w:w="1984" w:type="pct"/>
            <w:gridSpan w:val="2"/>
            <w:vAlign w:val="center"/>
            <w:tcPrChange w:id="5761" w:author="怡然 刘 [2]" w:date="2026-07-08T11:22:00Z">
              <w:tcPr>
                <w:tcW w:w="1963" w:type="pct"/>
                <w:gridSpan w:val="4"/>
                <w:vAlign w:val="center"/>
              </w:tcPr>
            </w:tcPrChange>
          </w:tcPr>
          <w:p w14:paraId="55F98B13" w14:textId="6B8609A4" w:rsidR="005F457E" w:rsidDel="00964E30" w:rsidRDefault="00000000">
            <w:pPr>
              <w:widowControl/>
              <w:adjustRightInd w:val="0"/>
              <w:snapToGrid w:val="0"/>
              <w:spacing w:after="0" w:line="240" w:lineRule="auto"/>
              <w:ind w:firstLineChars="0" w:firstLine="0"/>
              <w:textAlignment w:val="auto"/>
              <w:rPr>
                <w:del w:id="5762" w:author="Si-yuan LIU" w:date="2026-07-24T14:26:00Z" w16du:dateUtc="2026-07-24T06:26:00Z"/>
                <w:color w:val="000000"/>
                <w:kern w:val="0"/>
                <w:sz w:val="21"/>
                <w:szCs w:val="21"/>
              </w:rPr>
            </w:pPr>
            <w:del w:id="5763" w:author="Si-yuan LIU" w:date="2026-07-24T14:26:00Z" w16du:dateUtc="2026-07-24T06:26:00Z">
              <w:r w:rsidDel="00964E30">
                <w:rPr>
                  <w:color w:val="000000"/>
                  <w:kern w:val="0"/>
                  <w:sz w:val="21"/>
                  <w:szCs w:val="21"/>
                  <w:lang w:val="en"/>
                </w:rPr>
                <w:delText>/</w:delText>
              </w:r>
            </w:del>
          </w:p>
        </w:tc>
        <w:tc>
          <w:tcPr>
            <w:tcW w:w="302" w:type="pct"/>
            <w:gridSpan w:val="3"/>
            <w:vAlign w:val="center"/>
            <w:tcPrChange w:id="5764" w:author="怡然 刘 [2]" w:date="2026-07-08T11:22:00Z">
              <w:tcPr>
                <w:tcW w:w="384" w:type="pct"/>
                <w:gridSpan w:val="4"/>
                <w:vAlign w:val="center"/>
              </w:tcPr>
            </w:tcPrChange>
          </w:tcPr>
          <w:p w14:paraId="61592AD9" w14:textId="21AAF7D2" w:rsidR="005F457E" w:rsidDel="00964E30" w:rsidRDefault="00000000">
            <w:pPr>
              <w:widowControl/>
              <w:adjustRightInd w:val="0"/>
              <w:snapToGrid w:val="0"/>
              <w:spacing w:after="0" w:line="240" w:lineRule="auto"/>
              <w:ind w:firstLineChars="0" w:firstLine="0"/>
              <w:textAlignment w:val="auto"/>
              <w:rPr>
                <w:del w:id="5765" w:author="Si-yuan LIU" w:date="2026-07-24T14:26:00Z" w16du:dateUtc="2026-07-24T06:26:00Z"/>
                <w:color w:val="000000"/>
                <w:kern w:val="0"/>
                <w:sz w:val="21"/>
                <w:szCs w:val="21"/>
              </w:rPr>
            </w:pPr>
            <w:del w:id="5766" w:author="Si-yuan LIU" w:date="2026-07-24T14:26:00Z" w16du:dateUtc="2026-07-24T06:26:00Z">
              <w:r w:rsidDel="00964E30">
                <w:rPr>
                  <w:color w:val="000000"/>
                  <w:kern w:val="0"/>
                  <w:sz w:val="21"/>
                  <w:szCs w:val="21"/>
                  <w:lang w:val="en"/>
                </w:rPr>
                <w:delText>/</w:delText>
              </w:r>
            </w:del>
          </w:p>
        </w:tc>
        <w:tc>
          <w:tcPr>
            <w:tcW w:w="340" w:type="pct"/>
            <w:gridSpan w:val="2"/>
            <w:vAlign w:val="center"/>
            <w:tcPrChange w:id="5767" w:author="怡然 刘 [2]" w:date="2026-07-08T11:22:00Z">
              <w:tcPr>
                <w:tcW w:w="386" w:type="pct"/>
                <w:gridSpan w:val="3"/>
                <w:vAlign w:val="center"/>
              </w:tcPr>
            </w:tcPrChange>
          </w:tcPr>
          <w:p w14:paraId="34CDA398" w14:textId="799ED9D4" w:rsidR="005F457E" w:rsidDel="00964E30" w:rsidRDefault="00000000">
            <w:pPr>
              <w:widowControl/>
              <w:adjustRightInd w:val="0"/>
              <w:snapToGrid w:val="0"/>
              <w:spacing w:after="0" w:line="240" w:lineRule="auto"/>
              <w:ind w:firstLineChars="0" w:firstLine="0"/>
              <w:textAlignment w:val="auto"/>
              <w:rPr>
                <w:del w:id="5768" w:author="Si-yuan LIU" w:date="2026-07-24T14:26:00Z" w16du:dateUtc="2026-07-24T06:26:00Z"/>
                <w:color w:val="000000"/>
                <w:kern w:val="0"/>
                <w:sz w:val="21"/>
                <w:szCs w:val="21"/>
              </w:rPr>
            </w:pPr>
            <w:del w:id="5769" w:author="Si-yuan LIU" w:date="2026-07-24T14:26:00Z" w16du:dateUtc="2026-07-24T06:26:00Z">
              <w:r w:rsidDel="00964E30">
                <w:rPr>
                  <w:color w:val="000000"/>
                  <w:kern w:val="0"/>
                  <w:sz w:val="21"/>
                  <w:szCs w:val="21"/>
                  <w:lang w:val="en"/>
                </w:rPr>
                <w:delText>/</w:delText>
              </w:r>
            </w:del>
          </w:p>
        </w:tc>
        <w:tc>
          <w:tcPr>
            <w:tcW w:w="388" w:type="pct"/>
            <w:gridSpan w:val="3"/>
            <w:vAlign w:val="center"/>
            <w:tcPrChange w:id="5770" w:author="怡然 刘 [2]" w:date="2026-07-08T11:22:00Z">
              <w:tcPr>
                <w:tcW w:w="477" w:type="pct"/>
                <w:gridSpan w:val="6"/>
                <w:vAlign w:val="center"/>
              </w:tcPr>
            </w:tcPrChange>
          </w:tcPr>
          <w:p w14:paraId="5009D31D" w14:textId="495C1556" w:rsidR="005F457E" w:rsidDel="00964E30" w:rsidRDefault="00000000">
            <w:pPr>
              <w:widowControl/>
              <w:adjustRightInd w:val="0"/>
              <w:snapToGrid w:val="0"/>
              <w:spacing w:after="0" w:line="240" w:lineRule="auto"/>
              <w:ind w:firstLineChars="0" w:firstLine="0"/>
              <w:textAlignment w:val="auto"/>
              <w:rPr>
                <w:del w:id="5771" w:author="Si-yuan LIU" w:date="2026-07-24T14:26:00Z" w16du:dateUtc="2026-07-24T06:26:00Z"/>
                <w:color w:val="000000"/>
                <w:kern w:val="0"/>
                <w:sz w:val="21"/>
                <w:szCs w:val="21"/>
              </w:rPr>
            </w:pPr>
            <w:del w:id="5772" w:author="Si-yuan LIU" w:date="2026-07-24T14:26:00Z" w16du:dateUtc="2026-07-24T06:26:00Z">
              <w:r w:rsidDel="00964E30">
                <w:rPr>
                  <w:color w:val="000000"/>
                  <w:kern w:val="0"/>
                  <w:sz w:val="21"/>
                  <w:szCs w:val="21"/>
                  <w:lang w:val="en"/>
                </w:rPr>
                <w:delText>/</w:delText>
              </w:r>
            </w:del>
          </w:p>
        </w:tc>
        <w:tc>
          <w:tcPr>
            <w:tcW w:w="261" w:type="pct"/>
            <w:gridSpan w:val="2"/>
            <w:vAlign w:val="center"/>
            <w:tcPrChange w:id="5773" w:author="怡然 刘 [2]" w:date="2026-07-08T11:22:00Z">
              <w:tcPr>
                <w:tcW w:w="386" w:type="pct"/>
                <w:gridSpan w:val="4"/>
                <w:vAlign w:val="center"/>
              </w:tcPr>
            </w:tcPrChange>
          </w:tcPr>
          <w:p w14:paraId="23F4D1A9" w14:textId="0592B9D0" w:rsidR="005F457E" w:rsidDel="00964E30" w:rsidRDefault="00000000">
            <w:pPr>
              <w:widowControl/>
              <w:adjustRightInd w:val="0"/>
              <w:snapToGrid w:val="0"/>
              <w:spacing w:after="0" w:line="240" w:lineRule="auto"/>
              <w:ind w:firstLineChars="0" w:firstLine="0"/>
              <w:textAlignment w:val="auto"/>
              <w:rPr>
                <w:del w:id="5774" w:author="Si-yuan LIU" w:date="2026-07-24T14:26:00Z" w16du:dateUtc="2026-07-24T06:26:00Z"/>
                <w:color w:val="000000"/>
                <w:kern w:val="0"/>
                <w:sz w:val="21"/>
                <w:szCs w:val="21"/>
              </w:rPr>
            </w:pPr>
            <w:del w:id="5775" w:author="Si-yuan LIU" w:date="2026-07-24T14:26:00Z" w16du:dateUtc="2026-07-24T06:26:00Z">
              <w:r w:rsidDel="00964E30">
                <w:rPr>
                  <w:color w:val="000000"/>
                  <w:kern w:val="0"/>
                  <w:sz w:val="21"/>
                  <w:szCs w:val="21"/>
                  <w:lang w:val="en"/>
                </w:rPr>
                <w:delText>/</w:delText>
              </w:r>
            </w:del>
          </w:p>
        </w:tc>
      </w:tr>
      <w:tr w:rsidR="005F457E" w:rsidDel="00964E30" w14:paraId="2FF8D610" w14:textId="588CFAB0" w:rsidTr="005F457E">
        <w:trPr>
          <w:gridBefore w:val="2"/>
          <w:gridAfter w:val="4"/>
          <w:wBefore w:w="1157" w:type="dxa"/>
          <w:wAfter w:w="236" w:type="dxa"/>
          <w:trHeight w:val="290"/>
          <w:tblHeader/>
          <w:jc w:val="center"/>
          <w:del w:id="5776" w:author="Si-yuan LIU" w:date="2026-07-24T14:26:00Z" w16du:dateUtc="2026-07-24T06:26:00Z"/>
          <w:trPrChange w:id="5777" w:author="怡然 刘 [2]" w:date="2026-07-08T11:22:00Z">
            <w:trPr>
              <w:gridBefore w:val="2"/>
              <w:gridAfter w:val="4"/>
              <w:wBefore w:w="1045" w:type="dxa"/>
              <w:wAfter w:w="379" w:type="dxa"/>
              <w:trHeight w:val="290"/>
              <w:jc w:val="center"/>
            </w:trPr>
          </w:trPrChange>
        </w:trPr>
        <w:tc>
          <w:tcPr>
            <w:tcW w:w="632" w:type="pct"/>
            <w:gridSpan w:val="2"/>
            <w:vMerge/>
            <w:vAlign w:val="center"/>
            <w:tcPrChange w:id="5778" w:author="怡然 刘 [2]" w:date="2026-07-08T11:22:00Z">
              <w:tcPr>
                <w:tcW w:w="241" w:type="pct"/>
                <w:gridSpan w:val="3"/>
                <w:vMerge/>
                <w:vAlign w:val="center"/>
              </w:tcPr>
            </w:tcPrChange>
          </w:tcPr>
          <w:p w14:paraId="05DA7E84" w14:textId="3764CF5B" w:rsidR="005F457E" w:rsidDel="00964E30" w:rsidRDefault="005F457E">
            <w:pPr>
              <w:widowControl/>
              <w:adjustRightInd w:val="0"/>
              <w:snapToGrid w:val="0"/>
              <w:spacing w:after="0" w:line="240" w:lineRule="auto"/>
              <w:ind w:firstLineChars="0" w:firstLine="0"/>
              <w:jc w:val="left"/>
              <w:textAlignment w:val="auto"/>
              <w:rPr>
                <w:del w:id="5779" w:author="Si-yuan LIU" w:date="2026-07-24T14:26:00Z" w16du:dateUtc="2026-07-24T06:26:00Z"/>
                <w:color w:val="000000"/>
                <w:kern w:val="0"/>
                <w:sz w:val="21"/>
                <w:szCs w:val="21"/>
              </w:rPr>
            </w:pPr>
          </w:p>
        </w:tc>
        <w:tc>
          <w:tcPr>
            <w:tcW w:w="3916" w:type="pct"/>
            <w:gridSpan w:val="16"/>
            <w:vAlign w:val="center"/>
            <w:tcPrChange w:id="5780" w:author="怡然 刘 [2]" w:date="2026-07-08T11:22:00Z">
              <w:tcPr>
                <w:tcW w:w="4286" w:type="pct"/>
                <w:gridSpan w:val="26"/>
                <w:vAlign w:val="center"/>
              </w:tcPr>
            </w:tcPrChange>
          </w:tcPr>
          <w:p w14:paraId="2A343598" w14:textId="2A60A454" w:rsidR="005F457E" w:rsidDel="00964E30" w:rsidRDefault="00000000">
            <w:pPr>
              <w:widowControl/>
              <w:adjustRightInd w:val="0"/>
              <w:snapToGrid w:val="0"/>
              <w:spacing w:after="0" w:line="240" w:lineRule="auto"/>
              <w:ind w:firstLineChars="0" w:firstLine="0"/>
              <w:textAlignment w:val="auto"/>
              <w:rPr>
                <w:del w:id="5781" w:author="Si-yuan LIU" w:date="2026-07-24T14:26:00Z" w16du:dateUtc="2026-07-24T06:26:00Z"/>
                <w:color w:val="000000"/>
                <w:kern w:val="0"/>
                <w:sz w:val="21"/>
                <w:szCs w:val="21"/>
              </w:rPr>
            </w:pPr>
            <w:del w:id="5782" w:author="Si-yuan LIU" w:date="2026-07-24T14:26:00Z" w16du:dateUtc="2026-07-24T06:26:00Z">
              <w:r w:rsidDel="00964E30">
                <w:rPr>
                  <w:rFonts w:hint="eastAsia"/>
                  <w:color w:val="000000"/>
                  <w:kern w:val="0"/>
                  <w:sz w:val="21"/>
                  <w:szCs w:val="21"/>
                </w:rPr>
                <w:delText>7</w:delText>
              </w:r>
              <w:r w:rsidDel="00964E30">
                <w:rPr>
                  <w:rFonts w:hint="eastAsia"/>
                  <w:color w:val="000000"/>
                  <w:kern w:val="0"/>
                  <w:sz w:val="21"/>
                  <w:szCs w:val="21"/>
                </w:rPr>
                <w:delText>、</w:delText>
              </w:r>
              <w:r w:rsidDel="00964E30">
                <w:rPr>
                  <w:rFonts w:hint="eastAsia"/>
                  <w:color w:val="000000"/>
                  <w:kern w:val="0"/>
                  <w:sz w:val="21"/>
                  <w:szCs w:val="21"/>
                </w:rPr>
                <w:delText>SPV</w:delText>
              </w:r>
              <w:r w:rsidDel="00964E30">
                <w:rPr>
                  <w:rFonts w:hint="eastAsia"/>
                  <w:color w:val="000000"/>
                  <w:kern w:val="0"/>
                  <w:sz w:val="21"/>
                  <w:szCs w:val="21"/>
                </w:rPr>
                <w:delText>向南方资本转让奥融科技股权</w:delText>
              </w:r>
            </w:del>
          </w:p>
        </w:tc>
      </w:tr>
      <w:tr w:rsidR="005F457E" w:rsidDel="00964E30" w14:paraId="0C9809BF" w14:textId="650AF548" w:rsidTr="005F457E">
        <w:trPr>
          <w:gridBefore w:val="2"/>
          <w:gridAfter w:val="3"/>
          <w:wBefore w:w="1157" w:type="dxa"/>
          <w:wAfter w:w="138" w:type="dxa"/>
          <w:trHeight w:val="290"/>
          <w:tblHeader/>
          <w:jc w:val="center"/>
          <w:del w:id="5783" w:author="Si-yuan LIU" w:date="2026-07-24T14:26:00Z" w16du:dateUtc="2026-07-24T06:26:00Z"/>
          <w:trPrChange w:id="5784" w:author="怡然 刘 [2]" w:date="2026-07-08T11:22:00Z">
            <w:trPr>
              <w:gridBefore w:val="2"/>
              <w:gridAfter w:val="3"/>
              <w:wBefore w:w="1045" w:type="dxa"/>
              <w:wAfter w:w="205" w:type="dxa"/>
              <w:trHeight w:val="290"/>
              <w:jc w:val="center"/>
            </w:trPr>
          </w:trPrChange>
        </w:trPr>
        <w:tc>
          <w:tcPr>
            <w:tcW w:w="632" w:type="pct"/>
            <w:gridSpan w:val="2"/>
            <w:vMerge/>
            <w:vAlign w:val="center"/>
            <w:tcPrChange w:id="5785" w:author="怡然 刘 [2]" w:date="2026-07-08T11:22:00Z">
              <w:tcPr>
                <w:tcW w:w="241" w:type="pct"/>
                <w:gridSpan w:val="3"/>
                <w:vMerge/>
                <w:vAlign w:val="center"/>
              </w:tcPr>
            </w:tcPrChange>
          </w:tcPr>
          <w:p w14:paraId="7838E3D6" w14:textId="337A196A" w:rsidR="005F457E" w:rsidDel="00964E30" w:rsidRDefault="005F457E">
            <w:pPr>
              <w:widowControl/>
              <w:adjustRightInd w:val="0"/>
              <w:snapToGrid w:val="0"/>
              <w:spacing w:after="0" w:line="240" w:lineRule="auto"/>
              <w:ind w:firstLineChars="0" w:firstLine="0"/>
              <w:jc w:val="left"/>
              <w:textAlignment w:val="auto"/>
              <w:rPr>
                <w:del w:id="5786" w:author="Si-yuan LIU" w:date="2026-07-24T14:26:00Z" w16du:dateUtc="2026-07-24T06:26:00Z"/>
                <w:color w:val="000000"/>
                <w:kern w:val="0"/>
                <w:sz w:val="21"/>
                <w:szCs w:val="21"/>
              </w:rPr>
            </w:pPr>
          </w:p>
        </w:tc>
        <w:tc>
          <w:tcPr>
            <w:tcW w:w="590" w:type="pct"/>
            <w:gridSpan w:val="4"/>
            <w:vAlign w:val="center"/>
            <w:tcPrChange w:id="5787" w:author="怡然 刘 [2]" w:date="2026-07-08T11:22:00Z">
              <w:tcPr>
                <w:tcW w:w="672" w:type="pct"/>
                <w:gridSpan w:val="6"/>
                <w:vAlign w:val="center"/>
              </w:tcPr>
            </w:tcPrChange>
          </w:tcPr>
          <w:p w14:paraId="39897DE5" w14:textId="6DE1FF38" w:rsidR="005F457E" w:rsidDel="00964E30" w:rsidRDefault="00000000">
            <w:pPr>
              <w:widowControl/>
              <w:adjustRightInd w:val="0"/>
              <w:snapToGrid w:val="0"/>
              <w:spacing w:after="0" w:line="240" w:lineRule="auto"/>
              <w:ind w:firstLineChars="0" w:firstLine="0"/>
              <w:jc w:val="center"/>
              <w:textAlignment w:val="auto"/>
              <w:rPr>
                <w:del w:id="5788" w:author="Si-yuan LIU" w:date="2026-07-24T14:26:00Z" w16du:dateUtc="2026-07-24T06:26:00Z"/>
                <w:color w:val="000000"/>
                <w:kern w:val="0"/>
                <w:sz w:val="21"/>
                <w:szCs w:val="21"/>
              </w:rPr>
            </w:pPr>
            <w:del w:id="5789" w:author="Si-yuan LIU" w:date="2026-07-24T14:26:00Z" w16du:dateUtc="2026-07-24T06:26:00Z">
              <w:r w:rsidDel="00964E30">
                <w:rPr>
                  <w:rFonts w:hint="eastAsia"/>
                  <w:color w:val="000000"/>
                  <w:kern w:val="0"/>
                  <w:sz w:val="21"/>
                  <w:szCs w:val="21"/>
                </w:rPr>
                <w:delText>企业所得税</w:delText>
              </w:r>
            </w:del>
          </w:p>
        </w:tc>
        <w:tc>
          <w:tcPr>
            <w:tcW w:w="87" w:type="pct"/>
            <w:vAlign w:val="center"/>
            <w:tcPrChange w:id="5790" w:author="怡然 刘 [2]" w:date="2026-07-08T11:22:00Z">
              <w:tcPr>
                <w:tcW w:w="83" w:type="pct"/>
                <w:vAlign w:val="center"/>
              </w:tcPr>
            </w:tcPrChange>
          </w:tcPr>
          <w:p w14:paraId="6AAF80B2" w14:textId="7C70FA43" w:rsidR="005F457E" w:rsidDel="00964E30" w:rsidRDefault="00000000">
            <w:pPr>
              <w:widowControl/>
              <w:adjustRightInd w:val="0"/>
              <w:snapToGrid w:val="0"/>
              <w:spacing w:after="0" w:line="240" w:lineRule="auto"/>
              <w:ind w:firstLineChars="0" w:firstLine="0"/>
              <w:textAlignment w:val="auto"/>
              <w:rPr>
                <w:del w:id="5791" w:author="Si-yuan LIU" w:date="2026-07-24T14:26:00Z" w16du:dateUtc="2026-07-24T06:26:00Z"/>
                <w:color w:val="000000"/>
                <w:kern w:val="0"/>
                <w:sz w:val="21"/>
                <w:szCs w:val="21"/>
              </w:rPr>
            </w:pPr>
            <w:del w:id="5792" w:author="Si-yuan LIU" w:date="2026-07-24T14:26:00Z" w16du:dateUtc="2026-07-24T06:26:00Z">
              <w:r w:rsidDel="00964E30">
                <w:rPr>
                  <w:rFonts w:hint="eastAsia"/>
                  <w:color w:val="000000"/>
                  <w:kern w:val="0"/>
                  <w:sz w:val="21"/>
                  <w:szCs w:val="21"/>
                  <w:lang w:val="en"/>
                </w:rPr>
                <w:delText>是</w:delText>
              </w:r>
            </w:del>
          </w:p>
        </w:tc>
        <w:tc>
          <w:tcPr>
            <w:tcW w:w="1984" w:type="pct"/>
            <w:gridSpan w:val="2"/>
            <w:vAlign w:val="center"/>
            <w:tcPrChange w:id="5793" w:author="怡然 刘 [2]" w:date="2026-07-08T11:22:00Z">
              <w:tcPr>
                <w:tcW w:w="1963" w:type="pct"/>
                <w:gridSpan w:val="4"/>
                <w:vAlign w:val="center"/>
              </w:tcPr>
            </w:tcPrChange>
          </w:tcPr>
          <w:p w14:paraId="69E929F1" w14:textId="768A61D6" w:rsidR="005F457E" w:rsidDel="00964E30" w:rsidRDefault="00000000">
            <w:pPr>
              <w:widowControl/>
              <w:adjustRightInd w:val="0"/>
              <w:snapToGrid w:val="0"/>
              <w:spacing w:after="0" w:line="240" w:lineRule="auto"/>
              <w:ind w:firstLineChars="0" w:firstLine="0"/>
              <w:textAlignment w:val="auto"/>
              <w:rPr>
                <w:del w:id="5794" w:author="Si-yuan LIU" w:date="2026-07-24T14:26:00Z" w16du:dateUtc="2026-07-24T06:26:00Z"/>
                <w:color w:val="000000"/>
                <w:kern w:val="0"/>
                <w:sz w:val="21"/>
                <w:szCs w:val="21"/>
                <w:lang w:val="en"/>
              </w:rPr>
            </w:pPr>
            <w:del w:id="5795" w:author="Si-yuan LIU" w:date="2026-07-24T14:26:00Z" w16du:dateUtc="2026-07-24T06:26:00Z">
              <w:r w:rsidDel="00964E30">
                <w:rPr>
                  <w:rFonts w:hint="eastAsia"/>
                  <w:color w:val="000000"/>
                  <w:kern w:val="0"/>
                  <w:sz w:val="21"/>
                  <w:szCs w:val="21"/>
                </w:rPr>
                <w:delText>SPV</w:delText>
              </w:r>
              <w:r w:rsidDel="00964E30">
                <w:rPr>
                  <w:rFonts w:hint="eastAsia"/>
                  <w:color w:val="000000"/>
                  <w:kern w:val="0"/>
                  <w:sz w:val="21"/>
                  <w:szCs w:val="21"/>
                </w:rPr>
                <w:delText>向南方资本转让奥融科技股权</w:delText>
              </w:r>
              <w:r w:rsidDel="00964E30">
                <w:rPr>
                  <w:rFonts w:hint="eastAsia"/>
                  <w:color w:val="000000"/>
                  <w:kern w:val="0"/>
                  <w:sz w:val="21"/>
                  <w:szCs w:val="21"/>
                  <w:lang w:val="en"/>
                </w:rPr>
                <w:delText>，需确认股权转让的所得额，计入股权转让当年的应纳税所得额，本次转让间隔时间较短，股权未产生溢价</w:delText>
              </w:r>
            </w:del>
          </w:p>
          <w:p w14:paraId="30FAF75D" w14:textId="45A733AE" w:rsidR="005F457E" w:rsidDel="00964E30" w:rsidRDefault="00000000">
            <w:pPr>
              <w:widowControl/>
              <w:adjustRightInd w:val="0"/>
              <w:snapToGrid w:val="0"/>
              <w:spacing w:after="0" w:line="240" w:lineRule="auto"/>
              <w:ind w:firstLineChars="0" w:firstLine="0"/>
              <w:textAlignment w:val="auto"/>
              <w:rPr>
                <w:del w:id="5796" w:author="Si-yuan LIU" w:date="2026-07-24T14:26:00Z" w16du:dateUtc="2026-07-24T06:26:00Z"/>
                <w:color w:val="000000"/>
                <w:kern w:val="0"/>
                <w:sz w:val="21"/>
                <w:szCs w:val="21"/>
                <w:lang w:val="en"/>
              </w:rPr>
            </w:pPr>
            <w:del w:id="5797" w:author="Si-yuan LIU" w:date="2026-07-24T14:26:00Z" w16du:dateUtc="2026-07-24T06:26:00Z">
              <w:r w:rsidDel="00964E30">
                <w:rPr>
                  <w:color w:val="000000"/>
                  <w:kern w:val="0"/>
                  <w:sz w:val="21"/>
                  <w:szCs w:val="21"/>
                  <w:lang w:val="en"/>
                </w:rPr>
                <w:delText>政策依据：中华人民共和国企业所得税法</w:delText>
              </w:r>
            </w:del>
          </w:p>
          <w:p w14:paraId="75225406" w14:textId="01E40BB5" w:rsidR="005F457E" w:rsidDel="00964E30" w:rsidRDefault="00000000">
            <w:pPr>
              <w:widowControl/>
              <w:adjustRightInd w:val="0"/>
              <w:snapToGrid w:val="0"/>
              <w:spacing w:after="0" w:line="240" w:lineRule="auto"/>
              <w:ind w:firstLineChars="0" w:firstLine="0"/>
              <w:textAlignment w:val="auto"/>
              <w:rPr>
                <w:del w:id="5798" w:author="Si-yuan LIU" w:date="2026-07-24T14:26:00Z" w16du:dateUtc="2026-07-24T06:26:00Z"/>
                <w:color w:val="000000"/>
                <w:kern w:val="0"/>
                <w:sz w:val="21"/>
                <w:szCs w:val="21"/>
              </w:rPr>
            </w:pPr>
            <w:del w:id="5799" w:author="Si-yuan LIU" w:date="2026-07-24T14:26:00Z" w16du:dateUtc="2026-07-24T06:26:00Z">
              <w:r w:rsidDel="00964E30">
                <w:rPr>
                  <w:rFonts w:hint="eastAsia"/>
                  <w:color w:val="000000"/>
                  <w:kern w:val="0"/>
                  <w:sz w:val="21"/>
                  <w:szCs w:val="21"/>
                  <w:lang w:val="en"/>
                </w:rPr>
                <w:delText>计算公式：</w:delText>
              </w:r>
              <w:r w:rsidDel="00964E30">
                <w:rPr>
                  <w:color w:val="000000"/>
                  <w:kern w:val="0"/>
                  <w:sz w:val="21"/>
                  <w:szCs w:val="21"/>
                  <w:lang w:val="en"/>
                </w:rPr>
                <w:delText>当期应纳税额</w:delText>
              </w:r>
              <w:r w:rsidDel="00964E30">
                <w:rPr>
                  <w:color w:val="000000"/>
                  <w:kern w:val="0"/>
                  <w:sz w:val="21"/>
                  <w:szCs w:val="21"/>
                  <w:lang w:val="en"/>
                </w:rPr>
                <w:delText>=</w:delText>
              </w:r>
              <w:r w:rsidDel="00964E30">
                <w:rPr>
                  <w:rFonts w:hint="eastAsia"/>
                  <w:color w:val="000000"/>
                  <w:kern w:val="0"/>
                  <w:sz w:val="21"/>
                  <w:szCs w:val="21"/>
                  <w:lang w:val="en"/>
                </w:rPr>
                <w:delText>（股权转让收入</w:delText>
              </w:r>
              <w:r w:rsidDel="00964E30">
                <w:rPr>
                  <w:rFonts w:hint="eastAsia"/>
                  <w:color w:val="000000"/>
                  <w:kern w:val="0"/>
                  <w:sz w:val="21"/>
                  <w:szCs w:val="21"/>
                  <w:lang w:val="en"/>
                </w:rPr>
                <w:delText>18</w:delText>
              </w:r>
              <w:r w:rsidDel="00964E30">
                <w:rPr>
                  <w:rFonts w:hint="eastAsia"/>
                  <w:color w:val="000000"/>
                  <w:kern w:val="0"/>
                  <w:sz w:val="21"/>
                  <w:szCs w:val="21"/>
                </w:rPr>
                <w:delText>1,32</w:delText>
              </w:r>
              <w:r w:rsidDel="00964E30">
                <w:rPr>
                  <w:rFonts w:hint="eastAsia"/>
                  <w:color w:val="000000"/>
                  <w:kern w:val="0"/>
                  <w:sz w:val="21"/>
                  <w:szCs w:val="21"/>
                  <w:lang w:val="en"/>
                </w:rPr>
                <w:delText>4.00</w:delText>
              </w:r>
              <w:r w:rsidDel="00964E30">
                <w:rPr>
                  <w:rFonts w:hint="eastAsia"/>
                  <w:color w:val="000000"/>
                  <w:kern w:val="0"/>
                  <w:sz w:val="21"/>
                  <w:szCs w:val="21"/>
                  <w:lang w:val="en"/>
                </w:rPr>
                <w:delText>万元</w:delText>
              </w:r>
              <w:r w:rsidDel="00964E30">
                <w:rPr>
                  <w:color w:val="000000"/>
                  <w:kern w:val="0"/>
                  <w:sz w:val="21"/>
                  <w:szCs w:val="21"/>
                  <w:lang w:val="en"/>
                </w:rPr>
                <w:delText>-</w:delText>
              </w:r>
              <w:r w:rsidDel="00964E30">
                <w:rPr>
                  <w:rFonts w:hint="eastAsia"/>
                  <w:color w:val="000000"/>
                  <w:kern w:val="0"/>
                  <w:sz w:val="21"/>
                  <w:szCs w:val="21"/>
                  <w:lang w:val="en"/>
                </w:rPr>
                <w:delText>计税基础</w:delText>
              </w:r>
              <w:r w:rsidDel="00964E30">
                <w:rPr>
                  <w:rFonts w:hint="eastAsia"/>
                  <w:color w:val="000000"/>
                  <w:kern w:val="0"/>
                  <w:sz w:val="21"/>
                  <w:szCs w:val="21"/>
                  <w:lang w:val="en"/>
                </w:rPr>
                <w:delText>18</w:delText>
              </w:r>
              <w:r w:rsidDel="00964E30">
                <w:rPr>
                  <w:rFonts w:hint="eastAsia"/>
                  <w:color w:val="000000"/>
                  <w:kern w:val="0"/>
                  <w:sz w:val="21"/>
                  <w:szCs w:val="21"/>
                </w:rPr>
                <w:delText>1,32</w:delText>
              </w:r>
              <w:r w:rsidDel="00964E30">
                <w:rPr>
                  <w:rFonts w:hint="eastAsia"/>
                  <w:color w:val="000000"/>
                  <w:kern w:val="0"/>
                  <w:sz w:val="21"/>
                  <w:szCs w:val="21"/>
                  <w:lang w:val="en"/>
                </w:rPr>
                <w:delText>4.00</w:delText>
              </w:r>
              <w:r w:rsidDel="00964E30">
                <w:rPr>
                  <w:rFonts w:hint="eastAsia"/>
                  <w:color w:val="000000"/>
                  <w:kern w:val="0"/>
                  <w:sz w:val="21"/>
                  <w:szCs w:val="21"/>
                  <w:lang w:val="en"/>
                </w:rPr>
                <w:delText>万元）</w:delText>
              </w:r>
              <w:r w:rsidDel="00964E30">
                <w:rPr>
                  <w:color w:val="000000"/>
                  <w:kern w:val="0"/>
                  <w:sz w:val="21"/>
                  <w:szCs w:val="21"/>
                  <w:lang w:val="en"/>
                </w:rPr>
                <w:delText>*25%=</w:delText>
              </w:r>
              <w:r w:rsidDel="00964E30">
                <w:rPr>
                  <w:rFonts w:hint="eastAsia"/>
                  <w:color w:val="000000"/>
                  <w:kern w:val="0"/>
                  <w:sz w:val="21"/>
                  <w:szCs w:val="21"/>
                </w:rPr>
                <w:delText>0</w:delText>
              </w:r>
              <w:r w:rsidDel="00964E30">
                <w:rPr>
                  <w:rFonts w:hint="eastAsia"/>
                  <w:color w:val="000000"/>
                  <w:kern w:val="0"/>
                  <w:sz w:val="21"/>
                  <w:szCs w:val="21"/>
                  <w:lang w:val="en"/>
                </w:rPr>
                <w:delText>万元</w:delText>
              </w:r>
            </w:del>
          </w:p>
        </w:tc>
        <w:tc>
          <w:tcPr>
            <w:tcW w:w="302" w:type="pct"/>
            <w:gridSpan w:val="3"/>
            <w:vAlign w:val="center"/>
            <w:tcPrChange w:id="5800" w:author="怡然 刘 [2]" w:date="2026-07-08T11:22:00Z">
              <w:tcPr>
                <w:tcW w:w="384" w:type="pct"/>
                <w:gridSpan w:val="4"/>
                <w:vAlign w:val="center"/>
              </w:tcPr>
            </w:tcPrChange>
          </w:tcPr>
          <w:p w14:paraId="40FE728D" w14:textId="70F67CFE" w:rsidR="005F457E" w:rsidDel="00964E30" w:rsidRDefault="00000000">
            <w:pPr>
              <w:widowControl/>
              <w:adjustRightInd w:val="0"/>
              <w:snapToGrid w:val="0"/>
              <w:spacing w:after="0" w:line="240" w:lineRule="auto"/>
              <w:ind w:firstLineChars="0" w:firstLine="0"/>
              <w:textAlignment w:val="auto"/>
              <w:rPr>
                <w:del w:id="5801" w:author="Si-yuan LIU" w:date="2026-07-24T14:26:00Z" w16du:dateUtc="2026-07-24T06:26:00Z"/>
                <w:color w:val="000000"/>
                <w:kern w:val="0"/>
                <w:sz w:val="21"/>
                <w:szCs w:val="21"/>
              </w:rPr>
            </w:pPr>
            <w:del w:id="5802" w:author="Si-yuan LIU" w:date="2026-07-24T14:26:00Z" w16du:dateUtc="2026-07-24T06:26:00Z">
              <w:r w:rsidDel="00964E30">
                <w:rPr>
                  <w:rFonts w:hint="eastAsia"/>
                  <w:color w:val="000000"/>
                  <w:kern w:val="0"/>
                  <w:sz w:val="21"/>
                  <w:szCs w:val="21"/>
                </w:rPr>
                <w:delText>0</w:delText>
              </w:r>
            </w:del>
          </w:p>
        </w:tc>
        <w:tc>
          <w:tcPr>
            <w:tcW w:w="340" w:type="pct"/>
            <w:gridSpan w:val="2"/>
            <w:vAlign w:val="center"/>
            <w:tcPrChange w:id="5803" w:author="怡然 刘 [2]" w:date="2026-07-08T11:22:00Z">
              <w:tcPr>
                <w:tcW w:w="386" w:type="pct"/>
                <w:gridSpan w:val="3"/>
                <w:vAlign w:val="center"/>
              </w:tcPr>
            </w:tcPrChange>
          </w:tcPr>
          <w:p w14:paraId="7C7D552C" w14:textId="3BA179CC" w:rsidR="005F457E" w:rsidDel="00964E30" w:rsidRDefault="00000000">
            <w:pPr>
              <w:widowControl/>
              <w:adjustRightInd w:val="0"/>
              <w:snapToGrid w:val="0"/>
              <w:spacing w:after="0" w:line="240" w:lineRule="auto"/>
              <w:ind w:firstLineChars="0" w:firstLine="0"/>
              <w:textAlignment w:val="auto"/>
              <w:rPr>
                <w:del w:id="5804" w:author="Si-yuan LIU" w:date="2026-07-24T14:26:00Z" w16du:dateUtc="2026-07-24T06:26:00Z"/>
                <w:color w:val="000000"/>
                <w:kern w:val="0"/>
                <w:sz w:val="21"/>
                <w:szCs w:val="21"/>
              </w:rPr>
            </w:pPr>
            <w:del w:id="5805" w:author="Si-yuan LIU" w:date="2026-07-24T14:26:00Z" w16du:dateUtc="2026-07-24T06:26:00Z">
              <w:r w:rsidDel="00964E30">
                <w:rPr>
                  <w:rFonts w:hint="eastAsia"/>
                  <w:color w:val="000000"/>
                  <w:kern w:val="0"/>
                  <w:sz w:val="21"/>
                  <w:szCs w:val="21"/>
                </w:rPr>
                <w:delText>/</w:delText>
              </w:r>
            </w:del>
          </w:p>
        </w:tc>
        <w:tc>
          <w:tcPr>
            <w:tcW w:w="388" w:type="pct"/>
            <w:gridSpan w:val="3"/>
            <w:vAlign w:val="center"/>
            <w:tcPrChange w:id="5806" w:author="怡然 刘 [2]" w:date="2026-07-08T11:22:00Z">
              <w:tcPr>
                <w:tcW w:w="477" w:type="pct"/>
                <w:gridSpan w:val="6"/>
                <w:vAlign w:val="center"/>
              </w:tcPr>
            </w:tcPrChange>
          </w:tcPr>
          <w:p w14:paraId="6F3983E6" w14:textId="3BC232C5" w:rsidR="005F457E" w:rsidDel="00964E30" w:rsidRDefault="00000000">
            <w:pPr>
              <w:widowControl/>
              <w:adjustRightInd w:val="0"/>
              <w:snapToGrid w:val="0"/>
              <w:spacing w:after="0" w:line="240" w:lineRule="auto"/>
              <w:ind w:firstLineChars="0" w:firstLine="0"/>
              <w:textAlignment w:val="auto"/>
              <w:rPr>
                <w:del w:id="5807" w:author="Si-yuan LIU" w:date="2026-07-24T14:26:00Z" w16du:dateUtc="2026-07-24T06:26:00Z"/>
                <w:color w:val="000000"/>
                <w:kern w:val="0"/>
                <w:sz w:val="21"/>
                <w:szCs w:val="21"/>
              </w:rPr>
            </w:pPr>
            <w:del w:id="5808" w:author="Si-yuan LIU" w:date="2026-07-24T14:26:00Z" w16du:dateUtc="2026-07-24T06:26:00Z">
              <w:r w:rsidDel="00964E30">
                <w:rPr>
                  <w:rFonts w:hint="eastAsia"/>
                  <w:color w:val="000000"/>
                  <w:kern w:val="0"/>
                  <w:sz w:val="21"/>
                  <w:szCs w:val="21"/>
                </w:rPr>
                <w:delText>国家税务总局广州市南沙区税务局</w:delText>
              </w:r>
            </w:del>
          </w:p>
        </w:tc>
        <w:tc>
          <w:tcPr>
            <w:tcW w:w="261" w:type="pct"/>
            <w:gridSpan w:val="2"/>
            <w:vAlign w:val="center"/>
            <w:tcPrChange w:id="5809" w:author="怡然 刘 [2]" w:date="2026-07-08T11:22:00Z">
              <w:tcPr>
                <w:tcW w:w="386" w:type="pct"/>
                <w:gridSpan w:val="4"/>
                <w:vAlign w:val="center"/>
              </w:tcPr>
            </w:tcPrChange>
          </w:tcPr>
          <w:p w14:paraId="0C8605C5" w14:textId="585236BE" w:rsidR="005F457E" w:rsidDel="00964E30" w:rsidRDefault="00000000">
            <w:pPr>
              <w:widowControl/>
              <w:adjustRightInd w:val="0"/>
              <w:snapToGrid w:val="0"/>
              <w:spacing w:after="0" w:line="240" w:lineRule="auto"/>
              <w:ind w:firstLineChars="0" w:firstLine="0"/>
              <w:textAlignment w:val="auto"/>
              <w:rPr>
                <w:del w:id="5810" w:author="Si-yuan LIU" w:date="2026-07-24T14:26:00Z" w16du:dateUtc="2026-07-24T06:26:00Z"/>
                <w:color w:val="000000"/>
                <w:kern w:val="0"/>
                <w:sz w:val="21"/>
                <w:szCs w:val="21"/>
              </w:rPr>
            </w:pPr>
            <w:del w:id="5811" w:author="Si-yuan LIU" w:date="2026-07-24T14:26:00Z" w16du:dateUtc="2026-07-24T06:26:00Z">
              <w:r w:rsidDel="00964E30">
                <w:rPr>
                  <w:rFonts w:hint="eastAsia"/>
                  <w:color w:val="000000"/>
                  <w:kern w:val="0"/>
                  <w:sz w:val="21"/>
                  <w:szCs w:val="21"/>
                </w:rPr>
                <w:delText>SPV</w:delText>
              </w:r>
            </w:del>
          </w:p>
        </w:tc>
      </w:tr>
      <w:tr w:rsidR="005F457E" w:rsidDel="00964E30" w14:paraId="03C222C0" w14:textId="4830F393" w:rsidTr="005F457E">
        <w:trPr>
          <w:gridBefore w:val="2"/>
          <w:gridAfter w:val="3"/>
          <w:wBefore w:w="1157" w:type="dxa"/>
          <w:wAfter w:w="138" w:type="dxa"/>
          <w:trHeight w:val="290"/>
          <w:tblHeader/>
          <w:jc w:val="center"/>
          <w:del w:id="5812" w:author="Si-yuan LIU" w:date="2026-07-24T14:26:00Z" w16du:dateUtc="2026-07-24T06:26:00Z"/>
          <w:trPrChange w:id="5813" w:author="怡然 刘 [2]" w:date="2026-07-08T11:22:00Z">
            <w:trPr>
              <w:gridBefore w:val="2"/>
              <w:gridAfter w:val="3"/>
              <w:wBefore w:w="1045" w:type="dxa"/>
              <w:wAfter w:w="205" w:type="dxa"/>
              <w:trHeight w:val="290"/>
              <w:jc w:val="center"/>
            </w:trPr>
          </w:trPrChange>
        </w:trPr>
        <w:tc>
          <w:tcPr>
            <w:tcW w:w="632" w:type="pct"/>
            <w:gridSpan w:val="2"/>
            <w:vMerge/>
            <w:vAlign w:val="center"/>
            <w:tcPrChange w:id="5814" w:author="怡然 刘 [2]" w:date="2026-07-08T11:22:00Z">
              <w:tcPr>
                <w:tcW w:w="241" w:type="pct"/>
                <w:gridSpan w:val="3"/>
                <w:vMerge/>
                <w:vAlign w:val="center"/>
              </w:tcPr>
            </w:tcPrChange>
          </w:tcPr>
          <w:p w14:paraId="3FBA9A30" w14:textId="7070B853" w:rsidR="005F457E" w:rsidDel="00964E30" w:rsidRDefault="005F457E">
            <w:pPr>
              <w:widowControl/>
              <w:adjustRightInd w:val="0"/>
              <w:snapToGrid w:val="0"/>
              <w:spacing w:after="0" w:line="240" w:lineRule="auto"/>
              <w:ind w:firstLineChars="0" w:firstLine="0"/>
              <w:jc w:val="left"/>
              <w:textAlignment w:val="auto"/>
              <w:rPr>
                <w:del w:id="5815" w:author="Si-yuan LIU" w:date="2026-07-24T14:26:00Z" w16du:dateUtc="2026-07-24T06:26:00Z"/>
                <w:color w:val="000000"/>
                <w:kern w:val="0"/>
                <w:sz w:val="21"/>
                <w:szCs w:val="21"/>
              </w:rPr>
            </w:pPr>
          </w:p>
        </w:tc>
        <w:tc>
          <w:tcPr>
            <w:tcW w:w="590" w:type="pct"/>
            <w:gridSpan w:val="4"/>
            <w:vAlign w:val="center"/>
            <w:tcPrChange w:id="5816" w:author="怡然 刘 [2]" w:date="2026-07-08T11:22:00Z">
              <w:tcPr>
                <w:tcW w:w="672" w:type="pct"/>
                <w:gridSpan w:val="6"/>
                <w:vAlign w:val="center"/>
              </w:tcPr>
            </w:tcPrChange>
          </w:tcPr>
          <w:p w14:paraId="74B9E6F2" w14:textId="004E13E2" w:rsidR="005F457E" w:rsidDel="00964E30" w:rsidRDefault="00000000">
            <w:pPr>
              <w:widowControl/>
              <w:adjustRightInd w:val="0"/>
              <w:snapToGrid w:val="0"/>
              <w:spacing w:after="0" w:line="240" w:lineRule="auto"/>
              <w:ind w:firstLineChars="0" w:firstLine="0"/>
              <w:jc w:val="center"/>
              <w:textAlignment w:val="auto"/>
              <w:rPr>
                <w:del w:id="5817" w:author="Si-yuan LIU" w:date="2026-07-24T14:26:00Z" w16du:dateUtc="2026-07-24T06:26:00Z"/>
                <w:color w:val="000000"/>
                <w:kern w:val="0"/>
                <w:sz w:val="21"/>
                <w:szCs w:val="21"/>
              </w:rPr>
            </w:pPr>
            <w:del w:id="5818" w:author="Si-yuan LIU" w:date="2026-07-24T14:26:00Z" w16du:dateUtc="2026-07-24T06:26:00Z">
              <w:r w:rsidDel="00964E30">
                <w:rPr>
                  <w:rFonts w:hint="eastAsia"/>
                  <w:color w:val="000000"/>
                  <w:kern w:val="0"/>
                  <w:sz w:val="21"/>
                  <w:szCs w:val="21"/>
                </w:rPr>
                <w:delText>印花税</w:delText>
              </w:r>
            </w:del>
          </w:p>
        </w:tc>
        <w:tc>
          <w:tcPr>
            <w:tcW w:w="87" w:type="pct"/>
            <w:vAlign w:val="center"/>
            <w:tcPrChange w:id="5819" w:author="怡然 刘 [2]" w:date="2026-07-08T11:22:00Z">
              <w:tcPr>
                <w:tcW w:w="83" w:type="pct"/>
                <w:vAlign w:val="center"/>
              </w:tcPr>
            </w:tcPrChange>
          </w:tcPr>
          <w:p w14:paraId="1ADDC502" w14:textId="7426A915" w:rsidR="005F457E" w:rsidDel="00964E30" w:rsidRDefault="00000000">
            <w:pPr>
              <w:widowControl/>
              <w:adjustRightInd w:val="0"/>
              <w:snapToGrid w:val="0"/>
              <w:spacing w:after="0" w:line="240" w:lineRule="auto"/>
              <w:ind w:firstLineChars="0" w:firstLine="0"/>
              <w:textAlignment w:val="auto"/>
              <w:rPr>
                <w:del w:id="5820" w:author="Si-yuan LIU" w:date="2026-07-24T14:26:00Z" w16du:dateUtc="2026-07-24T06:26:00Z"/>
                <w:color w:val="000000"/>
                <w:kern w:val="0"/>
                <w:sz w:val="21"/>
                <w:szCs w:val="21"/>
              </w:rPr>
            </w:pPr>
            <w:del w:id="5821" w:author="Si-yuan LIU" w:date="2026-07-24T14:26:00Z" w16du:dateUtc="2026-07-24T06:26:00Z">
              <w:r w:rsidDel="00964E30">
                <w:rPr>
                  <w:color w:val="000000"/>
                  <w:kern w:val="0"/>
                  <w:sz w:val="21"/>
                  <w:szCs w:val="21"/>
                  <w:lang w:val="en"/>
                </w:rPr>
                <w:delText>否</w:delText>
              </w:r>
            </w:del>
          </w:p>
        </w:tc>
        <w:tc>
          <w:tcPr>
            <w:tcW w:w="1984" w:type="pct"/>
            <w:gridSpan w:val="2"/>
            <w:vAlign w:val="center"/>
            <w:tcPrChange w:id="5822" w:author="怡然 刘 [2]" w:date="2026-07-08T11:22:00Z">
              <w:tcPr>
                <w:tcW w:w="1963" w:type="pct"/>
                <w:gridSpan w:val="4"/>
                <w:vAlign w:val="center"/>
              </w:tcPr>
            </w:tcPrChange>
          </w:tcPr>
          <w:p w14:paraId="48DB9134" w14:textId="0CF3F53E" w:rsidR="005F457E" w:rsidDel="00964E30" w:rsidRDefault="00000000">
            <w:pPr>
              <w:widowControl/>
              <w:adjustRightInd w:val="0"/>
              <w:snapToGrid w:val="0"/>
              <w:spacing w:after="0" w:line="240" w:lineRule="auto"/>
              <w:ind w:firstLineChars="0" w:firstLine="0"/>
              <w:textAlignment w:val="auto"/>
              <w:rPr>
                <w:del w:id="5823" w:author="Si-yuan LIU" w:date="2026-07-24T14:26:00Z" w16du:dateUtc="2026-07-24T06:26:00Z"/>
                <w:color w:val="000000"/>
                <w:kern w:val="0"/>
                <w:sz w:val="21"/>
                <w:szCs w:val="21"/>
              </w:rPr>
            </w:pPr>
            <w:del w:id="5824" w:author="Si-yuan LIU" w:date="2026-07-24T14:26:00Z" w16du:dateUtc="2026-07-24T06:26:00Z">
              <w:r w:rsidDel="00964E30">
                <w:rPr>
                  <w:rFonts w:hint="eastAsia"/>
                  <w:color w:val="000000"/>
                  <w:kern w:val="0"/>
                  <w:sz w:val="21"/>
                  <w:szCs w:val="21"/>
                </w:rPr>
                <w:delText>SPV</w:delText>
              </w:r>
              <w:r w:rsidDel="00964E30">
                <w:rPr>
                  <w:rFonts w:hint="eastAsia"/>
                  <w:color w:val="000000"/>
                  <w:kern w:val="0"/>
                  <w:sz w:val="21"/>
                  <w:szCs w:val="21"/>
                </w:rPr>
                <w:delText>向南方资本转让奥融科技股权</w:delText>
              </w:r>
              <w:r w:rsidDel="00964E30">
                <w:rPr>
                  <w:rFonts w:hint="eastAsia"/>
                  <w:color w:val="000000"/>
                  <w:kern w:val="0"/>
                  <w:sz w:val="21"/>
                  <w:szCs w:val="21"/>
                  <w:lang w:val="en"/>
                </w:rPr>
                <w:delText>，</w:delText>
              </w:r>
              <w:r w:rsidDel="00964E30">
                <w:rPr>
                  <w:rFonts w:hint="eastAsia"/>
                  <w:color w:val="000000"/>
                  <w:kern w:val="0"/>
                  <w:sz w:val="21"/>
                  <w:szCs w:val="21"/>
                </w:rPr>
                <w:delText>南方资本</w:delText>
              </w:r>
              <w:r w:rsidDel="00964E30">
                <w:rPr>
                  <w:rFonts w:hint="eastAsia"/>
                  <w:color w:val="000000"/>
                  <w:kern w:val="0"/>
                  <w:sz w:val="21"/>
                  <w:szCs w:val="21"/>
                </w:rPr>
                <w:delText>100%</w:delText>
              </w:r>
              <w:r w:rsidDel="00964E30">
                <w:rPr>
                  <w:rFonts w:hint="eastAsia"/>
                  <w:color w:val="000000"/>
                  <w:kern w:val="0"/>
                  <w:sz w:val="21"/>
                  <w:szCs w:val="21"/>
                </w:rPr>
                <w:delText>持股</w:delText>
              </w:r>
              <w:r w:rsidDel="00964E30">
                <w:rPr>
                  <w:rFonts w:hint="eastAsia"/>
                  <w:color w:val="000000"/>
                  <w:kern w:val="0"/>
                  <w:sz w:val="21"/>
                  <w:szCs w:val="21"/>
                </w:rPr>
                <w:delText>SPV</w:delText>
              </w:r>
              <w:r w:rsidDel="00964E30">
                <w:rPr>
                  <w:rFonts w:hint="eastAsia"/>
                  <w:color w:val="000000"/>
                  <w:kern w:val="0"/>
                  <w:sz w:val="21"/>
                  <w:szCs w:val="21"/>
                </w:rPr>
                <w:delText>公司，</w:delText>
              </w:r>
              <w:r w:rsidDel="00964E30">
                <w:rPr>
                  <w:rFonts w:hint="eastAsia"/>
                  <w:color w:val="000000"/>
                  <w:kern w:val="0"/>
                  <w:sz w:val="21"/>
                  <w:szCs w:val="21"/>
                </w:rPr>
                <w:delText>SPV</w:delText>
              </w:r>
              <w:r w:rsidDel="00964E30">
                <w:rPr>
                  <w:rFonts w:hint="eastAsia"/>
                  <w:color w:val="000000"/>
                  <w:kern w:val="0"/>
                  <w:sz w:val="21"/>
                  <w:szCs w:val="21"/>
                </w:rPr>
                <w:delText>公司</w:delText>
              </w:r>
              <w:r w:rsidDel="00964E30">
                <w:rPr>
                  <w:rFonts w:hint="eastAsia"/>
                  <w:color w:val="000000"/>
                  <w:kern w:val="0"/>
                  <w:sz w:val="21"/>
                  <w:szCs w:val="21"/>
                </w:rPr>
                <w:delText>100%</w:delText>
              </w:r>
              <w:r w:rsidDel="00964E30">
                <w:rPr>
                  <w:rFonts w:hint="eastAsia"/>
                  <w:color w:val="000000"/>
                  <w:kern w:val="0"/>
                  <w:sz w:val="21"/>
                  <w:szCs w:val="21"/>
                </w:rPr>
                <w:delText>持股奥融科技，根据《财政部税务总局公告</w:delText>
              </w:r>
              <w:r w:rsidDel="00964E30">
                <w:rPr>
                  <w:rFonts w:hint="eastAsia"/>
                  <w:color w:val="000000"/>
                  <w:kern w:val="0"/>
                  <w:sz w:val="21"/>
                  <w:szCs w:val="21"/>
                </w:rPr>
                <w:delText>2024</w:delText>
              </w:r>
              <w:r w:rsidDel="00964E30">
                <w:rPr>
                  <w:rFonts w:hint="eastAsia"/>
                  <w:color w:val="000000"/>
                  <w:kern w:val="0"/>
                  <w:sz w:val="21"/>
                  <w:szCs w:val="21"/>
                </w:rPr>
                <w:delText>年第</w:delText>
              </w:r>
              <w:r w:rsidDel="00964E30">
                <w:rPr>
                  <w:rFonts w:hint="eastAsia"/>
                  <w:color w:val="000000"/>
                  <w:kern w:val="0"/>
                  <w:sz w:val="21"/>
                  <w:szCs w:val="21"/>
                </w:rPr>
                <w:delText>14</w:delText>
              </w:r>
              <w:r w:rsidDel="00964E30">
                <w:rPr>
                  <w:rFonts w:hint="eastAsia"/>
                  <w:color w:val="000000"/>
                  <w:kern w:val="0"/>
                  <w:sz w:val="21"/>
                  <w:szCs w:val="21"/>
                </w:rPr>
                <w:delText>号》第三条“同一投资主体内部划转股权书立的产权转移书据，免征印花税”，该行为免征印花税。</w:delText>
              </w:r>
            </w:del>
          </w:p>
          <w:p w14:paraId="2A5E4990" w14:textId="563D8D5A" w:rsidR="005F457E" w:rsidDel="00964E30" w:rsidRDefault="00000000">
            <w:pPr>
              <w:widowControl/>
              <w:adjustRightInd w:val="0"/>
              <w:snapToGrid w:val="0"/>
              <w:spacing w:after="0" w:line="240" w:lineRule="auto"/>
              <w:ind w:firstLineChars="0" w:firstLine="0"/>
              <w:textAlignment w:val="auto"/>
              <w:rPr>
                <w:del w:id="5825" w:author="Si-yuan LIU" w:date="2026-07-24T14:26:00Z" w16du:dateUtc="2026-07-24T06:26:00Z"/>
                <w:color w:val="000000"/>
                <w:kern w:val="0"/>
                <w:sz w:val="21"/>
                <w:szCs w:val="21"/>
              </w:rPr>
            </w:pPr>
            <w:del w:id="5826" w:author="Si-yuan LIU" w:date="2026-07-24T14:26:00Z" w16du:dateUtc="2026-07-24T06:26:00Z">
              <w:r w:rsidDel="00964E30">
                <w:rPr>
                  <w:rFonts w:hint="eastAsia"/>
                  <w:color w:val="000000"/>
                  <w:kern w:val="0"/>
                  <w:sz w:val="21"/>
                  <w:szCs w:val="21"/>
                </w:rPr>
                <w:delText>政策依据：《财政部税务总局公告</w:delText>
              </w:r>
              <w:r w:rsidDel="00964E30">
                <w:rPr>
                  <w:rFonts w:hint="eastAsia"/>
                  <w:color w:val="000000"/>
                  <w:kern w:val="0"/>
                  <w:sz w:val="21"/>
                  <w:szCs w:val="21"/>
                </w:rPr>
                <w:delText>2024</w:delText>
              </w:r>
              <w:r w:rsidDel="00964E30">
                <w:rPr>
                  <w:rFonts w:hint="eastAsia"/>
                  <w:color w:val="000000"/>
                  <w:kern w:val="0"/>
                  <w:sz w:val="21"/>
                  <w:szCs w:val="21"/>
                </w:rPr>
                <w:delText>年第</w:delText>
              </w:r>
              <w:r w:rsidDel="00964E30">
                <w:rPr>
                  <w:rFonts w:hint="eastAsia"/>
                  <w:color w:val="000000"/>
                  <w:kern w:val="0"/>
                  <w:sz w:val="21"/>
                  <w:szCs w:val="21"/>
                </w:rPr>
                <w:delText>14</w:delText>
              </w:r>
              <w:r w:rsidDel="00964E30">
                <w:rPr>
                  <w:rFonts w:hint="eastAsia"/>
                  <w:color w:val="000000"/>
                  <w:kern w:val="0"/>
                  <w:sz w:val="21"/>
                  <w:szCs w:val="21"/>
                </w:rPr>
                <w:delText>号》</w:delText>
              </w:r>
            </w:del>
          </w:p>
          <w:p w14:paraId="7E38F2B3" w14:textId="362B54B8" w:rsidR="005F457E" w:rsidDel="00964E30" w:rsidRDefault="00000000">
            <w:pPr>
              <w:widowControl/>
              <w:adjustRightInd w:val="0"/>
              <w:snapToGrid w:val="0"/>
              <w:spacing w:after="0" w:line="240" w:lineRule="auto"/>
              <w:ind w:firstLineChars="0" w:firstLine="0"/>
              <w:textAlignment w:val="auto"/>
              <w:rPr>
                <w:del w:id="5827" w:author="Si-yuan LIU" w:date="2026-07-24T14:26:00Z" w16du:dateUtc="2026-07-24T06:26:00Z"/>
                <w:color w:val="000000"/>
                <w:kern w:val="0"/>
                <w:sz w:val="21"/>
                <w:szCs w:val="21"/>
              </w:rPr>
            </w:pPr>
            <w:del w:id="5828" w:author="Si-yuan LIU" w:date="2026-07-24T14:26:00Z" w16du:dateUtc="2026-07-24T06:26:00Z">
              <w:r w:rsidDel="00964E30">
                <w:rPr>
                  <w:rFonts w:hint="eastAsia"/>
                  <w:color w:val="000000"/>
                  <w:kern w:val="0"/>
                  <w:sz w:val="21"/>
                  <w:szCs w:val="21"/>
                  <w:lang w:val="en"/>
                </w:rPr>
                <w:delText>中华人民共和国印花税法</w:delText>
              </w:r>
            </w:del>
          </w:p>
        </w:tc>
        <w:tc>
          <w:tcPr>
            <w:tcW w:w="302" w:type="pct"/>
            <w:gridSpan w:val="3"/>
            <w:vAlign w:val="center"/>
            <w:tcPrChange w:id="5829" w:author="怡然 刘 [2]" w:date="2026-07-08T11:22:00Z">
              <w:tcPr>
                <w:tcW w:w="384" w:type="pct"/>
                <w:gridSpan w:val="4"/>
                <w:vAlign w:val="center"/>
              </w:tcPr>
            </w:tcPrChange>
          </w:tcPr>
          <w:p w14:paraId="69C3B19D" w14:textId="291E044D" w:rsidR="005F457E" w:rsidDel="00964E30" w:rsidRDefault="00000000">
            <w:pPr>
              <w:widowControl/>
              <w:adjustRightInd w:val="0"/>
              <w:snapToGrid w:val="0"/>
              <w:spacing w:after="0" w:line="240" w:lineRule="auto"/>
              <w:ind w:firstLineChars="0" w:firstLine="0"/>
              <w:textAlignment w:val="auto"/>
              <w:rPr>
                <w:del w:id="5830" w:author="Si-yuan LIU" w:date="2026-07-24T14:26:00Z" w16du:dateUtc="2026-07-24T06:26:00Z"/>
                <w:color w:val="000000"/>
                <w:kern w:val="0"/>
                <w:sz w:val="21"/>
                <w:szCs w:val="21"/>
              </w:rPr>
            </w:pPr>
            <w:del w:id="5831" w:author="Si-yuan LIU" w:date="2026-07-24T14:26:00Z" w16du:dateUtc="2026-07-24T06:26:00Z">
              <w:r w:rsidDel="00964E30">
                <w:rPr>
                  <w:rFonts w:hint="eastAsia"/>
                  <w:color w:val="000000"/>
                  <w:kern w:val="0"/>
                  <w:sz w:val="21"/>
                  <w:szCs w:val="21"/>
                </w:rPr>
                <w:delText>/</w:delText>
              </w:r>
            </w:del>
          </w:p>
        </w:tc>
        <w:tc>
          <w:tcPr>
            <w:tcW w:w="340" w:type="pct"/>
            <w:gridSpan w:val="2"/>
            <w:vAlign w:val="center"/>
            <w:tcPrChange w:id="5832" w:author="怡然 刘 [2]" w:date="2026-07-08T11:22:00Z">
              <w:tcPr>
                <w:tcW w:w="386" w:type="pct"/>
                <w:gridSpan w:val="3"/>
                <w:vAlign w:val="center"/>
              </w:tcPr>
            </w:tcPrChange>
          </w:tcPr>
          <w:p w14:paraId="1381C627" w14:textId="7C6AB8D2" w:rsidR="005F457E" w:rsidDel="00964E30" w:rsidRDefault="00000000">
            <w:pPr>
              <w:widowControl/>
              <w:adjustRightInd w:val="0"/>
              <w:snapToGrid w:val="0"/>
              <w:spacing w:after="0" w:line="240" w:lineRule="auto"/>
              <w:ind w:firstLineChars="0" w:firstLine="0"/>
              <w:textAlignment w:val="auto"/>
              <w:rPr>
                <w:del w:id="5833" w:author="Si-yuan LIU" w:date="2026-07-24T14:26:00Z" w16du:dateUtc="2026-07-24T06:26:00Z"/>
                <w:color w:val="000000"/>
                <w:kern w:val="0"/>
                <w:sz w:val="21"/>
                <w:szCs w:val="21"/>
              </w:rPr>
            </w:pPr>
            <w:del w:id="5834" w:author="Si-yuan LIU" w:date="2026-07-24T14:26:00Z" w16du:dateUtc="2026-07-24T06:26:00Z">
              <w:r w:rsidDel="00964E30">
                <w:rPr>
                  <w:rFonts w:hint="eastAsia"/>
                  <w:color w:val="000000"/>
                  <w:kern w:val="0"/>
                  <w:sz w:val="21"/>
                  <w:szCs w:val="21"/>
                </w:rPr>
                <w:delText>/</w:delText>
              </w:r>
            </w:del>
          </w:p>
        </w:tc>
        <w:tc>
          <w:tcPr>
            <w:tcW w:w="388" w:type="pct"/>
            <w:gridSpan w:val="3"/>
            <w:vAlign w:val="center"/>
            <w:tcPrChange w:id="5835" w:author="怡然 刘 [2]" w:date="2026-07-08T11:22:00Z">
              <w:tcPr>
                <w:tcW w:w="477" w:type="pct"/>
                <w:gridSpan w:val="6"/>
                <w:vAlign w:val="center"/>
              </w:tcPr>
            </w:tcPrChange>
          </w:tcPr>
          <w:p w14:paraId="749B9224" w14:textId="5615BF61" w:rsidR="005F457E" w:rsidDel="00964E30" w:rsidRDefault="00000000">
            <w:pPr>
              <w:widowControl/>
              <w:adjustRightInd w:val="0"/>
              <w:snapToGrid w:val="0"/>
              <w:spacing w:after="0" w:line="240" w:lineRule="auto"/>
              <w:ind w:firstLineChars="0" w:firstLine="0"/>
              <w:textAlignment w:val="auto"/>
              <w:rPr>
                <w:del w:id="5836" w:author="Si-yuan LIU" w:date="2026-07-24T14:26:00Z" w16du:dateUtc="2026-07-24T06:26:00Z"/>
                <w:color w:val="000000"/>
                <w:kern w:val="0"/>
                <w:sz w:val="21"/>
                <w:szCs w:val="21"/>
              </w:rPr>
            </w:pPr>
            <w:del w:id="5837" w:author="Si-yuan LIU" w:date="2026-07-24T14:26:00Z" w16du:dateUtc="2026-07-24T06:26:00Z">
              <w:r w:rsidDel="00964E30">
                <w:rPr>
                  <w:rFonts w:hint="eastAsia"/>
                  <w:color w:val="000000"/>
                  <w:kern w:val="0"/>
                  <w:sz w:val="21"/>
                  <w:szCs w:val="21"/>
                </w:rPr>
                <w:delText>/</w:delText>
              </w:r>
            </w:del>
          </w:p>
        </w:tc>
        <w:tc>
          <w:tcPr>
            <w:tcW w:w="261" w:type="pct"/>
            <w:gridSpan w:val="2"/>
            <w:vAlign w:val="center"/>
            <w:tcPrChange w:id="5838" w:author="怡然 刘 [2]" w:date="2026-07-08T11:22:00Z">
              <w:tcPr>
                <w:tcW w:w="386" w:type="pct"/>
                <w:gridSpan w:val="4"/>
                <w:vAlign w:val="center"/>
              </w:tcPr>
            </w:tcPrChange>
          </w:tcPr>
          <w:p w14:paraId="0F427654" w14:textId="2F00AE71" w:rsidR="005F457E" w:rsidDel="00964E30" w:rsidRDefault="00000000">
            <w:pPr>
              <w:widowControl/>
              <w:adjustRightInd w:val="0"/>
              <w:snapToGrid w:val="0"/>
              <w:spacing w:after="0" w:line="240" w:lineRule="auto"/>
              <w:ind w:firstLineChars="0" w:firstLine="0"/>
              <w:textAlignment w:val="auto"/>
              <w:rPr>
                <w:del w:id="5839" w:author="Si-yuan LIU" w:date="2026-07-24T14:26:00Z" w16du:dateUtc="2026-07-24T06:26:00Z"/>
                <w:color w:val="000000"/>
                <w:kern w:val="0"/>
                <w:sz w:val="21"/>
                <w:szCs w:val="21"/>
              </w:rPr>
            </w:pPr>
            <w:del w:id="5840" w:author="Si-yuan LIU" w:date="2026-07-24T14:26:00Z" w16du:dateUtc="2026-07-24T06:26:00Z">
              <w:r w:rsidDel="00964E30">
                <w:rPr>
                  <w:rFonts w:hint="eastAsia"/>
                  <w:color w:val="000000"/>
                  <w:kern w:val="0"/>
                  <w:sz w:val="21"/>
                  <w:szCs w:val="21"/>
                </w:rPr>
                <w:delText>/</w:delText>
              </w:r>
            </w:del>
          </w:p>
        </w:tc>
      </w:tr>
      <w:tr w:rsidR="005F457E" w:rsidDel="00964E30" w14:paraId="0FB2855F" w14:textId="145E72B9" w:rsidTr="005F457E">
        <w:trPr>
          <w:gridBefore w:val="2"/>
          <w:gridAfter w:val="4"/>
          <w:wBefore w:w="1157" w:type="dxa"/>
          <w:wAfter w:w="236" w:type="dxa"/>
          <w:trHeight w:val="290"/>
          <w:tblHeader/>
          <w:jc w:val="center"/>
          <w:del w:id="5841" w:author="Si-yuan LIU" w:date="2026-07-24T14:26:00Z" w16du:dateUtc="2026-07-24T06:26:00Z"/>
          <w:trPrChange w:id="5842" w:author="怡然 刘 [2]" w:date="2026-07-08T11:22:00Z">
            <w:trPr>
              <w:gridBefore w:val="2"/>
              <w:gridAfter w:val="4"/>
              <w:wBefore w:w="1045" w:type="dxa"/>
              <w:wAfter w:w="379" w:type="dxa"/>
              <w:trHeight w:val="290"/>
              <w:jc w:val="center"/>
            </w:trPr>
          </w:trPrChange>
        </w:trPr>
        <w:tc>
          <w:tcPr>
            <w:tcW w:w="632" w:type="pct"/>
            <w:gridSpan w:val="2"/>
            <w:vMerge/>
            <w:vAlign w:val="center"/>
            <w:tcPrChange w:id="5843" w:author="怡然 刘 [2]" w:date="2026-07-08T11:22:00Z">
              <w:tcPr>
                <w:tcW w:w="241" w:type="pct"/>
                <w:gridSpan w:val="3"/>
                <w:vMerge/>
                <w:vAlign w:val="center"/>
              </w:tcPr>
            </w:tcPrChange>
          </w:tcPr>
          <w:p w14:paraId="49BBD5FF" w14:textId="18FD3608" w:rsidR="005F457E" w:rsidDel="00964E30" w:rsidRDefault="005F457E">
            <w:pPr>
              <w:widowControl/>
              <w:adjustRightInd w:val="0"/>
              <w:snapToGrid w:val="0"/>
              <w:spacing w:after="0" w:line="240" w:lineRule="auto"/>
              <w:ind w:firstLineChars="0" w:firstLine="0"/>
              <w:jc w:val="left"/>
              <w:textAlignment w:val="auto"/>
              <w:rPr>
                <w:del w:id="5844" w:author="Si-yuan LIU" w:date="2026-07-24T14:26:00Z" w16du:dateUtc="2026-07-24T06:26:00Z"/>
                <w:color w:val="000000"/>
                <w:kern w:val="0"/>
                <w:sz w:val="21"/>
                <w:szCs w:val="21"/>
              </w:rPr>
            </w:pPr>
          </w:p>
        </w:tc>
        <w:tc>
          <w:tcPr>
            <w:tcW w:w="3916" w:type="pct"/>
            <w:gridSpan w:val="16"/>
            <w:vAlign w:val="center"/>
            <w:tcPrChange w:id="5845" w:author="怡然 刘 [2]" w:date="2026-07-08T11:22:00Z">
              <w:tcPr>
                <w:tcW w:w="4286" w:type="pct"/>
                <w:gridSpan w:val="26"/>
                <w:vAlign w:val="center"/>
              </w:tcPr>
            </w:tcPrChange>
          </w:tcPr>
          <w:p w14:paraId="460D84F5" w14:textId="0AEBD531" w:rsidR="005F457E" w:rsidDel="00964E30" w:rsidRDefault="00000000">
            <w:pPr>
              <w:widowControl/>
              <w:adjustRightInd w:val="0"/>
              <w:snapToGrid w:val="0"/>
              <w:spacing w:after="0" w:line="240" w:lineRule="auto"/>
              <w:ind w:firstLineChars="0" w:firstLine="0"/>
              <w:textAlignment w:val="auto"/>
              <w:rPr>
                <w:del w:id="5846" w:author="Si-yuan LIU" w:date="2026-07-24T14:26:00Z" w16du:dateUtc="2026-07-24T06:26:00Z"/>
                <w:color w:val="000000"/>
                <w:kern w:val="0"/>
                <w:sz w:val="21"/>
                <w:szCs w:val="21"/>
              </w:rPr>
            </w:pPr>
            <w:del w:id="5847" w:author="Si-yuan LIU" w:date="2026-07-24T14:26:00Z" w16du:dateUtc="2026-07-24T06:26:00Z">
              <w:r w:rsidDel="00964E30">
                <w:rPr>
                  <w:rFonts w:hint="eastAsia"/>
                  <w:color w:val="000000"/>
                  <w:kern w:val="0"/>
                  <w:sz w:val="21"/>
                  <w:szCs w:val="21"/>
                </w:rPr>
                <w:delText>8</w:delText>
              </w:r>
              <w:r w:rsidDel="00964E30">
                <w:rPr>
                  <w:rFonts w:hint="eastAsia"/>
                  <w:color w:val="000000"/>
                  <w:kern w:val="0"/>
                  <w:sz w:val="21"/>
                  <w:szCs w:val="21"/>
                </w:rPr>
                <w:delText>、奥融科技反向吸收</w:delText>
              </w:r>
              <w:r w:rsidDel="00964E30">
                <w:rPr>
                  <w:rFonts w:hint="eastAsia"/>
                  <w:color w:val="000000"/>
                  <w:kern w:val="0"/>
                  <w:sz w:val="21"/>
                  <w:szCs w:val="21"/>
                </w:rPr>
                <w:delText>SPV</w:delText>
              </w:r>
              <w:r w:rsidDel="00964E30">
                <w:rPr>
                  <w:rFonts w:hint="eastAsia"/>
                  <w:color w:val="000000"/>
                  <w:kern w:val="0"/>
                  <w:sz w:val="21"/>
                  <w:szCs w:val="21"/>
                </w:rPr>
                <w:delText>公司</w:delText>
              </w:r>
            </w:del>
          </w:p>
        </w:tc>
      </w:tr>
      <w:tr w:rsidR="005F457E" w:rsidDel="00964E30" w14:paraId="474DA053" w14:textId="5D72925E" w:rsidTr="005F457E">
        <w:trPr>
          <w:gridBefore w:val="2"/>
          <w:gridAfter w:val="3"/>
          <w:wBefore w:w="1157" w:type="dxa"/>
          <w:wAfter w:w="138" w:type="dxa"/>
          <w:trHeight w:val="290"/>
          <w:tblHeader/>
          <w:jc w:val="center"/>
          <w:del w:id="5848" w:author="Si-yuan LIU" w:date="2026-07-24T14:26:00Z" w16du:dateUtc="2026-07-24T06:26:00Z"/>
          <w:trPrChange w:id="5849" w:author="怡然 刘 [2]" w:date="2026-07-08T11:22:00Z">
            <w:trPr>
              <w:gridBefore w:val="2"/>
              <w:gridAfter w:val="3"/>
              <w:wBefore w:w="1045" w:type="dxa"/>
              <w:wAfter w:w="205" w:type="dxa"/>
              <w:trHeight w:val="290"/>
              <w:jc w:val="center"/>
            </w:trPr>
          </w:trPrChange>
        </w:trPr>
        <w:tc>
          <w:tcPr>
            <w:tcW w:w="632" w:type="pct"/>
            <w:gridSpan w:val="2"/>
            <w:vMerge/>
            <w:vAlign w:val="center"/>
            <w:tcPrChange w:id="5850" w:author="怡然 刘 [2]" w:date="2026-07-08T11:22:00Z">
              <w:tcPr>
                <w:tcW w:w="241" w:type="pct"/>
                <w:gridSpan w:val="3"/>
                <w:vMerge/>
                <w:vAlign w:val="center"/>
              </w:tcPr>
            </w:tcPrChange>
          </w:tcPr>
          <w:p w14:paraId="4EB3433C" w14:textId="0663E659" w:rsidR="005F457E" w:rsidDel="00964E30" w:rsidRDefault="005F457E">
            <w:pPr>
              <w:widowControl/>
              <w:adjustRightInd w:val="0"/>
              <w:snapToGrid w:val="0"/>
              <w:spacing w:after="0" w:line="240" w:lineRule="auto"/>
              <w:ind w:firstLineChars="0" w:firstLine="0"/>
              <w:jc w:val="left"/>
              <w:textAlignment w:val="auto"/>
              <w:rPr>
                <w:del w:id="5851" w:author="Si-yuan LIU" w:date="2026-07-24T14:26:00Z" w16du:dateUtc="2026-07-24T06:26:00Z"/>
                <w:color w:val="000000"/>
                <w:kern w:val="0"/>
                <w:sz w:val="21"/>
                <w:szCs w:val="21"/>
              </w:rPr>
            </w:pPr>
          </w:p>
        </w:tc>
        <w:tc>
          <w:tcPr>
            <w:tcW w:w="590" w:type="pct"/>
            <w:gridSpan w:val="4"/>
            <w:vAlign w:val="center"/>
            <w:tcPrChange w:id="5852" w:author="怡然 刘 [2]" w:date="2026-07-08T11:22:00Z">
              <w:tcPr>
                <w:tcW w:w="672" w:type="pct"/>
                <w:gridSpan w:val="6"/>
                <w:vAlign w:val="center"/>
              </w:tcPr>
            </w:tcPrChange>
          </w:tcPr>
          <w:p w14:paraId="4E2737B4" w14:textId="2EC4C26D" w:rsidR="005F457E" w:rsidDel="00964E30" w:rsidRDefault="00000000">
            <w:pPr>
              <w:widowControl/>
              <w:adjustRightInd w:val="0"/>
              <w:snapToGrid w:val="0"/>
              <w:spacing w:after="0" w:line="240" w:lineRule="auto"/>
              <w:ind w:firstLineChars="0" w:firstLine="0"/>
              <w:jc w:val="center"/>
              <w:textAlignment w:val="auto"/>
              <w:rPr>
                <w:del w:id="5853" w:author="Si-yuan LIU" w:date="2026-07-24T14:26:00Z" w16du:dateUtc="2026-07-24T06:26:00Z"/>
                <w:color w:val="000000"/>
                <w:kern w:val="0"/>
                <w:sz w:val="21"/>
                <w:szCs w:val="21"/>
              </w:rPr>
            </w:pPr>
            <w:del w:id="5854" w:author="Si-yuan LIU" w:date="2026-07-24T14:26:00Z" w16du:dateUtc="2026-07-24T06:26:00Z">
              <w:r w:rsidDel="00964E30">
                <w:rPr>
                  <w:rFonts w:hint="eastAsia"/>
                  <w:color w:val="000000"/>
                  <w:kern w:val="0"/>
                  <w:sz w:val="21"/>
                  <w:szCs w:val="21"/>
                </w:rPr>
                <w:delText>企业所得税</w:delText>
              </w:r>
            </w:del>
          </w:p>
        </w:tc>
        <w:tc>
          <w:tcPr>
            <w:tcW w:w="87" w:type="pct"/>
            <w:vAlign w:val="center"/>
            <w:tcPrChange w:id="5855" w:author="怡然 刘 [2]" w:date="2026-07-08T11:22:00Z">
              <w:tcPr>
                <w:tcW w:w="83" w:type="pct"/>
                <w:vAlign w:val="center"/>
              </w:tcPr>
            </w:tcPrChange>
          </w:tcPr>
          <w:p w14:paraId="5190C53D" w14:textId="01E6D0B1" w:rsidR="005F457E" w:rsidDel="00964E30" w:rsidRDefault="00000000">
            <w:pPr>
              <w:widowControl/>
              <w:adjustRightInd w:val="0"/>
              <w:snapToGrid w:val="0"/>
              <w:spacing w:after="0" w:line="240" w:lineRule="auto"/>
              <w:ind w:firstLineChars="0" w:firstLine="0"/>
              <w:textAlignment w:val="auto"/>
              <w:rPr>
                <w:del w:id="5856" w:author="Si-yuan LIU" w:date="2026-07-24T14:26:00Z" w16du:dateUtc="2026-07-24T06:26:00Z"/>
                <w:color w:val="000000"/>
                <w:kern w:val="0"/>
                <w:sz w:val="21"/>
                <w:szCs w:val="21"/>
              </w:rPr>
            </w:pPr>
            <w:del w:id="5857" w:author="Si-yuan LIU" w:date="2026-07-24T14:26:00Z" w16du:dateUtc="2026-07-24T06:26:00Z">
              <w:r w:rsidDel="00964E30">
                <w:rPr>
                  <w:rFonts w:hint="eastAsia"/>
                  <w:color w:val="000000"/>
                  <w:kern w:val="0"/>
                  <w:sz w:val="21"/>
                  <w:szCs w:val="21"/>
                  <w:lang w:val="en"/>
                </w:rPr>
                <w:delText>是</w:delText>
              </w:r>
            </w:del>
          </w:p>
        </w:tc>
        <w:tc>
          <w:tcPr>
            <w:tcW w:w="1984" w:type="pct"/>
            <w:gridSpan w:val="2"/>
            <w:vAlign w:val="center"/>
            <w:tcPrChange w:id="5858" w:author="怡然 刘 [2]" w:date="2026-07-08T11:22:00Z">
              <w:tcPr>
                <w:tcW w:w="1963" w:type="pct"/>
                <w:gridSpan w:val="4"/>
                <w:vAlign w:val="center"/>
              </w:tcPr>
            </w:tcPrChange>
          </w:tcPr>
          <w:p w14:paraId="39EB8EA0" w14:textId="4CFDFBEB" w:rsidR="005F457E" w:rsidDel="00964E30" w:rsidRDefault="00000000">
            <w:pPr>
              <w:widowControl/>
              <w:adjustRightInd w:val="0"/>
              <w:snapToGrid w:val="0"/>
              <w:spacing w:after="0" w:line="240" w:lineRule="auto"/>
              <w:ind w:firstLineChars="0" w:firstLine="0"/>
              <w:textAlignment w:val="auto"/>
              <w:rPr>
                <w:del w:id="5859" w:author="Si-yuan LIU" w:date="2026-07-24T14:26:00Z" w16du:dateUtc="2026-07-24T06:26:00Z"/>
                <w:color w:val="000000"/>
                <w:kern w:val="0"/>
                <w:sz w:val="21"/>
                <w:szCs w:val="21"/>
                <w:lang w:val="en"/>
              </w:rPr>
            </w:pPr>
            <w:del w:id="5860" w:author="Si-yuan LIU" w:date="2026-07-24T14:26:00Z" w16du:dateUtc="2026-07-24T06:26:00Z">
              <w:r w:rsidDel="00964E30">
                <w:rPr>
                  <w:rFonts w:hint="eastAsia"/>
                  <w:color w:val="000000"/>
                  <w:kern w:val="0"/>
                  <w:sz w:val="21"/>
                  <w:szCs w:val="21"/>
                </w:rPr>
                <w:delText>奥融科技反向吸收</w:delText>
              </w:r>
              <w:r w:rsidDel="00964E30">
                <w:rPr>
                  <w:rFonts w:hint="eastAsia"/>
                  <w:color w:val="000000"/>
                  <w:kern w:val="0"/>
                  <w:sz w:val="21"/>
                  <w:szCs w:val="21"/>
                </w:rPr>
                <w:delText>SPV</w:delText>
              </w:r>
              <w:r w:rsidDel="00964E30">
                <w:rPr>
                  <w:rFonts w:hint="eastAsia"/>
                  <w:color w:val="000000"/>
                  <w:kern w:val="0"/>
                  <w:sz w:val="21"/>
                  <w:szCs w:val="21"/>
                </w:rPr>
                <w:delText>公司</w:delText>
              </w:r>
              <w:r w:rsidDel="00964E30">
                <w:rPr>
                  <w:rFonts w:hint="eastAsia"/>
                  <w:color w:val="000000"/>
                  <w:kern w:val="0"/>
                  <w:sz w:val="21"/>
                  <w:szCs w:val="21"/>
                  <w:lang w:val="en"/>
                </w:rPr>
                <w:delText>，需确认股权转让的所得额，计入股权转让当年的应纳税所得额，本次转让间隔时间较短，股权未产生溢价</w:delText>
              </w:r>
            </w:del>
          </w:p>
          <w:p w14:paraId="1CCB6552" w14:textId="5AE690F9" w:rsidR="005F457E" w:rsidDel="00964E30" w:rsidRDefault="00000000">
            <w:pPr>
              <w:widowControl/>
              <w:adjustRightInd w:val="0"/>
              <w:snapToGrid w:val="0"/>
              <w:spacing w:after="0" w:line="240" w:lineRule="auto"/>
              <w:ind w:firstLineChars="0" w:firstLine="0"/>
              <w:textAlignment w:val="auto"/>
              <w:rPr>
                <w:del w:id="5861" w:author="Si-yuan LIU" w:date="2026-07-24T14:26:00Z" w16du:dateUtc="2026-07-24T06:26:00Z"/>
                <w:color w:val="000000"/>
                <w:kern w:val="0"/>
                <w:sz w:val="21"/>
                <w:szCs w:val="21"/>
                <w:lang w:val="en"/>
              </w:rPr>
            </w:pPr>
            <w:del w:id="5862" w:author="Si-yuan LIU" w:date="2026-07-24T14:26:00Z" w16du:dateUtc="2026-07-24T06:26:00Z">
              <w:r w:rsidDel="00964E30">
                <w:rPr>
                  <w:color w:val="000000"/>
                  <w:kern w:val="0"/>
                  <w:sz w:val="21"/>
                  <w:szCs w:val="21"/>
                  <w:lang w:val="en"/>
                </w:rPr>
                <w:delText>政策依据：中华人民共和国企业所得税法</w:delText>
              </w:r>
            </w:del>
          </w:p>
          <w:p w14:paraId="4C017596" w14:textId="4EAC1D0E" w:rsidR="005F457E" w:rsidDel="00964E30" w:rsidRDefault="00000000">
            <w:pPr>
              <w:widowControl/>
              <w:adjustRightInd w:val="0"/>
              <w:snapToGrid w:val="0"/>
              <w:spacing w:after="0" w:line="240" w:lineRule="auto"/>
              <w:ind w:firstLineChars="0" w:firstLine="0"/>
              <w:textAlignment w:val="auto"/>
              <w:rPr>
                <w:del w:id="5863" w:author="Si-yuan LIU" w:date="2026-07-24T14:26:00Z" w16du:dateUtc="2026-07-24T06:26:00Z"/>
                <w:color w:val="000000"/>
                <w:kern w:val="0"/>
                <w:sz w:val="21"/>
                <w:szCs w:val="21"/>
              </w:rPr>
            </w:pPr>
            <w:del w:id="5864" w:author="Si-yuan LIU" w:date="2026-07-24T14:26:00Z" w16du:dateUtc="2026-07-24T06:26:00Z">
              <w:r w:rsidDel="00964E30">
                <w:rPr>
                  <w:rFonts w:hint="eastAsia"/>
                  <w:color w:val="000000"/>
                  <w:kern w:val="0"/>
                  <w:sz w:val="21"/>
                  <w:szCs w:val="21"/>
                  <w:lang w:val="en"/>
                </w:rPr>
                <w:delText>计算公式：</w:delText>
              </w:r>
              <w:r w:rsidDel="00964E30">
                <w:rPr>
                  <w:color w:val="000000"/>
                  <w:kern w:val="0"/>
                  <w:sz w:val="21"/>
                  <w:szCs w:val="21"/>
                  <w:lang w:val="en"/>
                </w:rPr>
                <w:delText>当期应纳税额</w:delText>
              </w:r>
              <w:r w:rsidDel="00964E30">
                <w:rPr>
                  <w:color w:val="000000"/>
                  <w:kern w:val="0"/>
                  <w:sz w:val="21"/>
                  <w:szCs w:val="21"/>
                  <w:lang w:val="en"/>
                </w:rPr>
                <w:delText>=</w:delText>
              </w:r>
              <w:r w:rsidDel="00964E30">
                <w:rPr>
                  <w:rFonts w:hint="eastAsia"/>
                  <w:color w:val="000000"/>
                  <w:kern w:val="0"/>
                  <w:sz w:val="21"/>
                  <w:szCs w:val="21"/>
                  <w:lang w:val="en"/>
                </w:rPr>
                <w:delText>（股权转让收入</w:delText>
              </w:r>
              <w:r w:rsidDel="00964E30">
                <w:rPr>
                  <w:rFonts w:hint="eastAsia"/>
                  <w:color w:val="000000"/>
                  <w:kern w:val="0"/>
                  <w:sz w:val="21"/>
                  <w:szCs w:val="21"/>
                  <w:lang w:val="en"/>
                </w:rPr>
                <w:delText>18</w:delText>
              </w:r>
              <w:r w:rsidDel="00964E30">
                <w:rPr>
                  <w:rFonts w:hint="eastAsia"/>
                  <w:color w:val="000000"/>
                  <w:kern w:val="0"/>
                  <w:sz w:val="21"/>
                  <w:szCs w:val="21"/>
                </w:rPr>
                <w:delText>1,32</w:delText>
              </w:r>
              <w:r w:rsidDel="00964E30">
                <w:rPr>
                  <w:rFonts w:hint="eastAsia"/>
                  <w:color w:val="000000"/>
                  <w:kern w:val="0"/>
                  <w:sz w:val="21"/>
                  <w:szCs w:val="21"/>
                  <w:lang w:val="en"/>
                </w:rPr>
                <w:delText>4.00</w:delText>
              </w:r>
              <w:r w:rsidDel="00964E30">
                <w:rPr>
                  <w:rFonts w:hint="eastAsia"/>
                  <w:color w:val="000000"/>
                  <w:kern w:val="0"/>
                  <w:sz w:val="21"/>
                  <w:szCs w:val="21"/>
                  <w:lang w:val="en"/>
                </w:rPr>
                <w:delText>万元</w:delText>
              </w:r>
              <w:r w:rsidDel="00964E30">
                <w:rPr>
                  <w:color w:val="000000"/>
                  <w:kern w:val="0"/>
                  <w:sz w:val="21"/>
                  <w:szCs w:val="21"/>
                  <w:lang w:val="en"/>
                </w:rPr>
                <w:delText>-</w:delText>
              </w:r>
              <w:r w:rsidDel="00964E30">
                <w:rPr>
                  <w:rFonts w:hint="eastAsia"/>
                  <w:color w:val="000000"/>
                  <w:kern w:val="0"/>
                  <w:sz w:val="21"/>
                  <w:szCs w:val="21"/>
                  <w:lang w:val="en"/>
                </w:rPr>
                <w:delText>计税基础</w:delText>
              </w:r>
              <w:r w:rsidDel="00964E30">
                <w:rPr>
                  <w:rFonts w:hint="eastAsia"/>
                  <w:color w:val="000000"/>
                  <w:kern w:val="0"/>
                  <w:sz w:val="21"/>
                  <w:szCs w:val="21"/>
                  <w:lang w:val="en"/>
                </w:rPr>
                <w:delText>18</w:delText>
              </w:r>
              <w:r w:rsidDel="00964E30">
                <w:rPr>
                  <w:rFonts w:hint="eastAsia"/>
                  <w:color w:val="000000"/>
                  <w:kern w:val="0"/>
                  <w:sz w:val="21"/>
                  <w:szCs w:val="21"/>
                </w:rPr>
                <w:delText>1,32</w:delText>
              </w:r>
              <w:r w:rsidDel="00964E30">
                <w:rPr>
                  <w:rFonts w:hint="eastAsia"/>
                  <w:color w:val="000000"/>
                  <w:kern w:val="0"/>
                  <w:sz w:val="21"/>
                  <w:szCs w:val="21"/>
                  <w:lang w:val="en"/>
                </w:rPr>
                <w:delText>4.00</w:delText>
              </w:r>
              <w:r w:rsidDel="00964E30">
                <w:rPr>
                  <w:rFonts w:hint="eastAsia"/>
                  <w:color w:val="000000"/>
                  <w:kern w:val="0"/>
                  <w:sz w:val="21"/>
                  <w:szCs w:val="21"/>
                  <w:lang w:val="en"/>
                </w:rPr>
                <w:delText>万元）</w:delText>
              </w:r>
              <w:r w:rsidDel="00964E30">
                <w:rPr>
                  <w:color w:val="000000"/>
                  <w:kern w:val="0"/>
                  <w:sz w:val="21"/>
                  <w:szCs w:val="21"/>
                  <w:lang w:val="en"/>
                </w:rPr>
                <w:delText>*25%=</w:delText>
              </w:r>
              <w:r w:rsidDel="00964E30">
                <w:rPr>
                  <w:rFonts w:hint="eastAsia"/>
                  <w:color w:val="000000"/>
                  <w:kern w:val="0"/>
                  <w:sz w:val="21"/>
                  <w:szCs w:val="21"/>
                </w:rPr>
                <w:delText>0</w:delText>
              </w:r>
              <w:r w:rsidDel="00964E30">
                <w:rPr>
                  <w:rFonts w:hint="eastAsia"/>
                  <w:color w:val="000000"/>
                  <w:kern w:val="0"/>
                  <w:sz w:val="21"/>
                  <w:szCs w:val="21"/>
                  <w:lang w:val="en"/>
                </w:rPr>
                <w:delText>万元</w:delText>
              </w:r>
            </w:del>
          </w:p>
        </w:tc>
        <w:tc>
          <w:tcPr>
            <w:tcW w:w="302" w:type="pct"/>
            <w:gridSpan w:val="3"/>
            <w:vAlign w:val="center"/>
            <w:tcPrChange w:id="5865" w:author="怡然 刘 [2]" w:date="2026-07-08T11:22:00Z">
              <w:tcPr>
                <w:tcW w:w="384" w:type="pct"/>
                <w:gridSpan w:val="4"/>
                <w:vAlign w:val="center"/>
              </w:tcPr>
            </w:tcPrChange>
          </w:tcPr>
          <w:p w14:paraId="6F08D8DA" w14:textId="20F94611" w:rsidR="005F457E" w:rsidDel="00964E30" w:rsidRDefault="00000000">
            <w:pPr>
              <w:widowControl/>
              <w:adjustRightInd w:val="0"/>
              <w:snapToGrid w:val="0"/>
              <w:spacing w:after="0" w:line="240" w:lineRule="auto"/>
              <w:ind w:firstLineChars="0" w:firstLine="0"/>
              <w:textAlignment w:val="auto"/>
              <w:rPr>
                <w:del w:id="5866" w:author="Si-yuan LIU" w:date="2026-07-24T14:26:00Z" w16du:dateUtc="2026-07-24T06:26:00Z"/>
                <w:color w:val="000000"/>
                <w:kern w:val="0"/>
                <w:sz w:val="21"/>
                <w:szCs w:val="21"/>
              </w:rPr>
            </w:pPr>
            <w:del w:id="5867" w:author="Si-yuan LIU" w:date="2026-07-24T14:26:00Z" w16du:dateUtc="2026-07-24T06:26:00Z">
              <w:r w:rsidDel="00964E30">
                <w:rPr>
                  <w:rFonts w:hint="eastAsia"/>
                  <w:color w:val="000000"/>
                  <w:kern w:val="0"/>
                  <w:sz w:val="21"/>
                  <w:szCs w:val="21"/>
                </w:rPr>
                <w:delText>0</w:delText>
              </w:r>
            </w:del>
          </w:p>
        </w:tc>
        <w:tc>
          <w:tcPr>
            <w:tcW w:w="340" w:type="pct"/>
            <w:gridSpan w:val="2"/>
            <w:vAlign w:val="center"/>
            <w:tcPrChange w:id="5868" w:author="怡然 刘 [2]" w:date="2026-07-08T11:22:00Z">
              <w:tcPr>
                <w:tcW w:w="386" w:type="pct"/>
                <w:gridSpan w:val="3"/>
                <w:vAlign w:val="center"/>
              </w:tcPr>
            </w:tcPrChange>
          </w:tcPr>
          <w:p w14:paraId="41740979" w14:textId="59CBAD33" w:rsidR="005F457E" w:rsidDel="00964E30" w:rsidRDefault="00000000">
            <w:pPr>
              <w:widowControl/>
              <w:adjustRightInd w:val="0"/>
              <w:snapToGrid w:val="0"/>
              <w:spacing w:after="0" w:line="240" w:lineRule="auto"/>
              <w:ind w:firstLineChars="0" w:firstLine="0"/>
              <w:textAlignment w:val="auto"/>
              <w:rPr>
                <w:del w:id="5869" w:author="Si-yuan LIU" w:date="2026-07-24T14:26:00Z" w16du:dateUtc="2026-07-24T06:26:00Z"/>
                <w:color w:val="000000"/>
                <w:kern w:val="0"/>
                <w:sz w:val="21"/>
                <w:szCs w:val="21"/>
              </w:rPr>
            </w:pPr>
            <w:del w:id="5870" w:author="Si-yuan LIU" w:date="2026-07-24T14:26:00Z" w16du:dateUtc="2026-07-24T06:26:00Z">
              <w:r w:rsidDel="00964E30">
                <w:rPr>
                  <w:rFonts w:hint="eastAsia"/>
                  <w:color w:val="000000"/>
                  <w:kern w:val="0"/>
                  <w:sz w:val="21"/>
                  <w:szCs w:val="21"/>
                </w:rPr>
                <w:delText>/</w:delText>
              </w:r>
            </w:del>
          </w:p>
        </w:tc>
        <w:tc>
          <w:tcPr>
            <w:tcW w:w="388" w:type="pct"/>
            <w:gridSpan w:val="3"/>
            <w:vAlign w:val="center"/>
            <w:tcPrChange w:id="5871" w:author="怡然 刘 [2]" w:date="2026-07-08T11:22:00Z">
              <w:tcPr>
                <w:tcW w:w="477" w:type="pct"/>
                <w:gridSpan w:val="6"/>
                <w:vAlign w:val="center"/>
              </w:tcPr>
            </w:tcPrChange>
          </w:tcPr>
          <w:p w14:paraId="1B9C3E8D" w14:textId="720F1E59" w:rsidR="005F457E" w:rsidDel="00964E30" w:rsidRDefault="00000000">
            <w:pPr>
              <w:widowControl/>
              <w:adjustRightInd w:val="0"/>
              <w:snapToGrid w:val="0"/>
              <w:spacing w:after="0" w:line="240" w:lineRule="auto"/>
              <w:ind w:firstLineChars="0" w:firstLine="0"/>
              <w:textAlignment w:val="auto"/>
              <w:rPr>
                <w:del w:id="5872" w:author="Si-yuan LIU" w:date="2026-07-24T14:26:00Z" w16du:dateUtc="2026-07-24T06:26:00Z"/>
                <w:color w:val="000000"/>
                <w:kern w:val="0"/>
                <w:sz w:val="21"/>
                <w:szCs w:val="21"/>
              </w:rPr>
            </w:pPr>
            <w:del w:id="5873" w:author="Si-yuan LIU" w:date="2026-07-24T14:26:00Z" w16du:dateUtc="2026-07-24T06:26:00Z">
              <w:r w:rsidDel="00964E30">
                <w:rPr>
                  <w:rFonts w:hint="eastAsia"/>
                  <w:color w:val="000000"/>
                  <w:kern w:val="0"/>
                  <w:sz w:val="21"/>
                  <w:szCs w:val="21"/>
                </w:rPr>
                <w:delText>国家税务总局深圳市前海深港现代服务业合作区税务局</w:delText>
              </w:r>
            </w:del>
          </w:p>
        </w:tc>
        <w:tc>
          <w:tcPr>
            <w:tcW w:w="261" w:type="pct"/>
            <w:gridSpan w:val="2"/>
            <w:vAlign w:val="center"/>
            <w:tcPrChange w:id="5874" w:author="怡然 刘 [2]" w:date="2026-07-08T11:22:00Z">
              <w:tcPr>
                <w:tcW w:w="386" w:type="pct"/>
                <w:gridSpan w:val="4"/>
                <w:vAlign w:val="center"/>
              </w:tcPr>
            </w:tcPrChange>
          </w:tcPr>
          <w:p w14:paraId="541867A9" w14:textId="73BAB9B0" w:rsidR="005F457E" w:rsidDel="00964E30" w:rsidRDefault="00000000">
            <w:pPr>
              <w:widowControl/>
              <w:adjustRightInd w:val="0"/>
              <w:snapToGrid w:val="0"/>
              <w:spacing w:after="0" w:line="240" w:lineRule="auto"/>
              <w:ind w:firstLineChars="0" w:firstLine="0"/>
              <w:textAlignment w:val="auto"/>
              <w:rPr>
                <w:del w:id="5875" w:author="Si-yuan LIU" w:date="2026-07-24T14:26:00Z" w16du:dateUtc="2026-07-24T06:26:00Z"/>
                <w:color w:val="000000"/>
                <w:kern w:val="0"/>
                <w:sz w:val="21"/>
                <w:szCs w:val="21"/>
              </w:rPr>
            </w:pPr>
            <w:del w:id="5876" w:author="Si-yuan LIU" w:date="2026-07-24T14:26:00Z" w16du:dateUtc="2026-07-24T06:26:00Z">
              <w:r w:rsidDel="00964E30">
                <w:rPr>
                  <w:rFonts w:hint="eastAsia"/>
                  <w:color w:val="000000"/>
                  <w:kern w:val="0"/>
                  <w:sz w:val="21"/>
                  <w:szCs w:val="21"/>
                </w:rPr>
                <w:delText>南方资本</w:delText>
              </w:r>
            </w:del>
          </w:p>
        </w:tc>
      </w:tr>
      <w:tr w:rsidR="005F457E" w:rsidDel="00964E30" w14:paraId="5652F188" w14:textId="1C1036FB" w:rsidTr="005F457E">
        <w:trPr>
          <w:gridBefore w:val="2"/>
          <w:gridAfter w:val="3"/>
          <w:wBefore w:w="1157" w:type="dxa"/>
          <w:wAfter w:w="138" w:type="dxa"/>
          <w:trHeight w:val="290"/>
          <w:tblHeader/>
          <w:jc w:val="center"/>
          <w:del w:id="5877" w:author="Si-yuan LIU" w:date="2026-07-24T14:26:00Z" w16du:dateUtc="2026-07-24T06:26:00Z"/>
          <w:trPrChange w:id="5878" w:author="怡然 刘 [2]" w:date="2026-07-08T11:22:00Z">
            <w:trPr>
              <w:gridBefore w:val="2"/>
              <w:gridAfter w:val="3"/>
              <w:wBefore w:w="1045" w:type="dxa"/>
              <w:wAfter w:w="205" w:type="dxa"/>
              <w:trHeight w:val="290"/>
              <w:jc w:val="center"/>
            </w:trPr>
          </w:trPrChange>
        </w:trPr>
        <w:tc>
          <w:tcPr>
            <w:tcW w:w="632" w:type="pct"/>
            <w:gridSpan w:val="2"/>
            <w:vMerge/>
            <w:vAlign w:val="center"/>
            <w:tcPrChange w:id="5879" w:author="怡然 刘 [2]" w:date="2026-07-08T11:22:00Z">
              <w:tcPr>
                <w:tcW w:w="241" w:type="pct"/>
                <w:gridSpan w:val="3"/>
                <w:vMerge/>
                <w:vAlign w:val="center"/>
              </w:tcPr>
            </w:tcPrChange>
          </w:tcPr>
          <w:p w14:paraId="080C7981" w14:textId="0F65FCB0" w:rsidR="005F457E" w:rsidDel="00964E30" w:rsidRDefault="005F457E">
            <w:pPr>
              <w:widowControl/>
              <w:adjustRightInd w:val="0"/>
              <w:snapToGrid w:val="0"/>
              <w:spacing w:after="0" w:line="240" w:lineRule="auto"/>
              <w:ind w:firstLineChars="0" w:firstLine="0"/>
              <w:jc w:val="left"/>
              <w:textAlignment w:val="auto"/>
              <w:rPr>
                <w:del w:id="5880" w:author="Si-yuan LIU" w:date="2026-07-24T14:26:00Z" w16du:dateUtc="2026-07-24T06:26:00Z"/>
                <w:color w:val="000000"/>
                <w:kern w:val="0"/>
                <w:sz w:val="21"/>
                <w:szCs w:val="21"/>
              </w:rPr>
            </w:pPr>
          </w:p>
        </w:tc>
        <w:tc>
          <w:tcPr>
            <w:tcW w:w="590" w:type="pct"/>
            <w:gridSpan w:val="4"/>
            <w:vAlign w:val="center"/>
            <w:tcPrChange w:id="5881" w:author="怡然 刘 [2]" w:date="2026-07-08T11:22:00Z">
              <w:tcPr>
                <w:tcW w:w="672" w:type="pct"/>
                <w:gridSpan w:val="6"/>
                <w:vAlign w:val="center"/>
              </w:tcPr>
            </w:tcPrChange>
          </w:tcPr>
          <w:p w14:paraId="619E0C2C" w14:textId="2D1F8195" w:rsidR="005F457E" w:rsidDel="00964E30" w:rsidRDefault="00000000">
            <w:pPr>
              <w:widowControl/>
              <w:adjustRightInd w:val="0"/>
              <w:snapToGrid w:val="0"/>
              <w:spacing w:after="0" w:line="240" w:lineRule="auto"/>
              <w:ind w:firstLineChars="0" w:firstLine="0"/>
              <w:jc w:val="center"/>
              <w:textAlignment w:val="auto"/>
              <w:rPr>
                <w:del w:id="5882" w:author="Si-yuan LIU" w:date="2026-07-24T14:26:00Z" w16du:dateUtc="2026-07-24T06:26:00Z"/>
                <w:color w:val="000000"/>
                <w:kern w:val="0"/>
                <w:sz w:val="21"/>
                <w:szCs w:val="21"/>
              </w:rPr>
            </w:pPr>
            <w:del w:id="5883" w:author="Si-yuan LIU" w:date="2026-07-24T14:26:00Z" w16du:dateUtc="2026-07-24T06:26:00Z">
              <w:r w:rsidDel="00964E30">
                <w:rPr>
                  <w:rFonts w:hint="eastAsia"/>
                  <w:color w:val="000000"/>
                  <w:kern w:val="0"/>
                  <w:sz w:val="21"/>
                  <w:szCs w:val="21"/>
                </w:rPr>
                <w:delText>印花税</w:delText>
              </w:r>
            </w:del>
          </w:p>
        </w:tc>
        <w:tc>
          <w:tcPr>
            <w:tcW w:w="87" w:type="pct"/>
            <w:vAlign w:val="center"/>
            <w:tcPrChange w:id="5884" w:author="怡然 刘 [2]" w:date="2026-07-08T11:22:00Z">
              <w:tcPr>
                <w:tcW w:w="83" w:type="pct"/>
                <w:vAlign w:val="center"/>
              </w:tcPr>
            </w:tcPrChange>
          </w:tcPr>
          <w:p w14:paraId="0745EAAD" w14:textId="1EE87A89" w:rsidR="005F457E" w:rsidDel="00964E30" w:rsidRDefault="00000000">
            <w:pPr>
              <w:widowControl/>
              <w:adjustRightInd w:val="0"/>
              <w:snapToGrid w:val="0"/>
              <w:spacing w:after="0" w:line="240" w:lineRule="auto"/>
              <w:ind w:firstLineChars="0" w:firstLine="0"/>
              <w:textAlignment w:val="auto"/>
              <w:rPr>
                <w:del w:id="5885" w:author="Si-yuan LIU" w:date="2026-07-24T14:26:00Z" w16du:dateUtc="2026-07-24T06:26:00Z"/>
                <w:color w:val="000000"/>
                <w:kern w:val="0"/>
                <w:sz w:val="21"/>
                <w:szCs w:val="21"/>
              </w:rPr>
            </w:pPr>
            <w:del w:id="5886" w:author="Si-yuan LIU" w:date="2026-07-24T14:26:00Z" w16du:dateUtc="2026-07-24T06:26:00Z">
              <w:r w:rsidDel="00964E30">
                <w:rPr>
                  <w:color w:val="000000"/>
                  <w:kern w:val="0"/>
                  <w:sz w:val="21"/>
                  <w:szCs w:val="21"/>
                  <w:lang w:val="en"/>
                </w:rPr>
                <w:delText>否</w:delText>
              </w:r>
            </w:del>
          </w:p>
        </w:tc>
        <w:tc>
          <w:tcPr>
            <w:tcW w:w="1984" w:type="pct"/>
            <w:gridSpan w:val="2"/>
            <w:vAlign w:val="center"/>
            <w:tcPrChange w:id="5887" w:author="怡然 刘 [2]" w:date="2026-07-08T11:22:00Z">
              <w:tcPr>
                <w:tcW w:w="1963" w:type="pct"/>
                <w:gridSpan w:val="4"/>
                <w:vAlign w:val="center"/>
              </w:tcPr>
            </w:tcPrChange>
          </w:tcPr>
          <w:p w14:paraId="20489789" w14:textId="4663D383" w:rsidR="005F457E" w:rsidDel="00964E30" w:rsidRDefault="00000000">
            <w:pPr>
              <w:widowControl/>
              <w:adjustRightInd w:val="0"/>
              <w:snapToGrid w:val="0"/>
              <w:spacing w:after="0" w:line="240" w:lineRule="auto"/>
              <w:ind w:firstLineChars="0" w:firstLine="0"/>
              <w:textAlignment w:val="auto"/>
              <w:rPr>
                <w:del w:id="5888" w:author="Si-yuan LIU" w:date="2026-07-24T14:26:00Z" w16du:dateUtc="2026-07-24T06:26:00Z"/>
                <w:color w:val="000000"/>
                <w:kern w:val="0"/>
                <w:sz w:val="21"/>
                <w:szCs w:val="21"/>
              </w:rPr>
            </w:pPr>
            <w:del w:id="5889" w:author="Si-yuan LIU" w:date="2026-07-24T14:26:00Z" w16du:dateUtc="2026-07-24T06:26:00Z">
              <w:r w:rsidDel="00964E30">
                <w:rPr>
                  <w:rFonts w:hint="eastAsia"/>
                  <w:color w:val="000000"/>
                  <w:kern w:val="0"/>
                  <w:sz w:val="21"/>
                  <w:szCs w:val="21"/>
                </w:rPr>
                <w:delText>奥融科技反向吸收</w:delText>
              </w:r>
              <w:r w:rsidDel="00964E30">
                <w:rPr>
                  <w:rFonts w:hint="eastAsia"/>
                  <w:color w:val="000000"/>
                  <w:kern w:val="0"/>
                  <w:sz w:val="21"/>
                  <w:szCs w:val="21"/>
                </w:rPr>
                <w:delText>SPV</w:delText>
              </w:r>
              <w:r w:rsidDel="00964E30">
                <w:rPr>
                  <w:rFonts w:hint="eastAsia"/>
                  <w:color w:val="000000"/>
                  <w:kern w:val="0"/>
                  <w:sz w:val="21"/>
                  <w:szCs w:val="21"/>
                </w:rPr>
                <w:delText>公司</w:delText>
              </w:r>
              <w:r w:rsidDel="00964E30">
                <w:rPr>
                  <w:rFonts w:hint="eastAsia"/>
                  <w:color w:val="000000"/>
                  <w:kern w:val="0"/>
                  <w:sz w:val="21"/>
                  <w:szCs w:val="21"/>
                  <w:lang w:val="en"/>
                </w:rPr>
                <w:delText>，</w:delText>
              </w:r>
              <w:r w:rsidDel="00964E30">
                <w:rPr>
                  <w:rFonts w:hint="eastAsia"/>
                  <w:color w:val="000000"/>
                  <w:kern w:val="0"/>
                  <w:sz w:val="21"/>
                  <w:szCs w:val="21"/>
                </w:rPr>
                <w:delText>南方资本</w:delText>
              </w:r>
              <w:r w:rsidDel="00964E30">
                <w:rPr>
                  <w:rFonts w:hint="eastAsia"/>
                  <w:color w:val="000000"/>
                  <w:kern w:val="0"/>
                  <w:sz w:val="21"/>
                  <w:szCs w:val="21"/>
                </w:rPr>
                <w:delText>100%</w:delText>
              </w:r>
              <w:r w:rsidDel="00964E30">
                <w:rPr>
                  <w:rFonts w:hint="eastAsia"/>
                  <w:color w:val="000000"/>
                  <w:kern w:val="0"/>
                  <w:sz w:val="21"/>
                  <w:szCs w:val="21"/>
                </w:rPr>
                <w:delText>持股</w:delText>
              </w:r>
              <w:r w:rsidDel="00964E30">
                <w:rPr>
                  <w:rFonts w:hint="eastAsia"/>
                  <w:color w:val="000000"/>
                  <w:kern w:val="0"/>
                  <w:sz w:val="21"/>
                  <w:szCs w:val="21"/>
                </w:rPr>
                <w:delText>SPV</w:delText>
              </w:r>
              <w:r w:rsidDel="00964E30">
                <w:rPr>
                  <w:rFonts w:hint="eastAsia"/>
                  <w:color w:val="000000"/>
                  <w:kern w:val="0"/>
                  <w:sz w:val="21"/>
                  <w:szCs w:val="21"/>
                </w:rPr>
                <w:delText>公司、</w:delText>
              </w:r>
              <w:r w:rsidDel="00964E30">
                <w:rPr>
                  <w:rFonts w:hint="eastAsia"/>
                  <w:color w:val="000000"/>
                  <w:kern w:val="0"/>
                  <w:sz w:val="21"/>
                  <w:szCs w:val="21"/>
                </w:rPr>
                <w:delText>100%</w:delText>
              </w:r>
              <w:r w:rsidDel="00964E30">
                <w:rPr>
                  <w:rFonts w:hint="eastAsia"/>
                  <w:color w:val="000000"/>
                  <w:kern w:val="0"/>
                  <w:sz w:val="21"/>
                  <w:szCs w:val="21"/>
                </w:rPr>
                <w:delText>持股奥融科技，根据《财政部税务总局公告</w:delText>
              </w:r>
              <w:r w:rsidDel="00964E30">
                <w:rPr>
                  <w:rFonts w:hint="eastAsia"/>
                  <w:color w:val="000000"/>
                  <w:kern w:val="0"/>
                  <w:sz w:val="21"/>
                  <w:szCs w:val="21"/>
                </w:rPr>
                <w:delText>2024</w:delText>
              </w:r>
              <w:r w:rsidDel="00964E30">
                <w:rPr>
                  <w:rFonts w:hint="eastAsia"/>
                  <w:color w:val="000000"/>
                  <w:kern w:val="0"/>
                  <w:sz w:val="21"/>
                  <w:szCs w:val="21"/>
                </w:rPr>
                <w:delText>年第</w:delText>
              </w:r>
              <w:r w:rsidDel="00964E30">
                <w:rPr>
                  <w:rFonts w:hint="eastAsia"/>
                  <w:color w:val="000000"/>
                  <w:kern w:val="0"/>
                  <w:sz w:val="21"/>
                  <w:szCs w:val="21"/>
                </w:rPr>
                <w:delText>14</w:delText>
              </w:r>
              <w:r w:rsidDel="00964E30">
                <w:rPr>
                  <w:rFonts w:hint="eastAsia"/>
                  <w:color w:val="000000"/>
                  <w:kern w:val="0"/>
                  <w:sz w:val="21"/>
                  <w:szCs w:val="21"/>
                </w:rPr>
                <w:delText>号》第三条“同一投资主体内部划转股权书立的产权转移书据，免征印花税”，该行为免征印花税。</w:delText>
              </w:r>
            </w:del>
          </w:p>
          <w:p w14:paraId="0204B6CA" w14:textId="0CBE8469" w:rsidR="005F457E" w:rsidDel="00964E30" w:rsidRDefault="00000000">
            <w:pPr>
              <w:widowControl/>
              <w:adjustRightInd w:val="0"/>
              <w:snapToGrid w:val="0"/>
              <w:spacing w:after="0" w:line="240" w:lineRule="auto"/>
              <w:ind w:firstLineChars="0" w:firstLine="0"/>
              <w:textAlignment w:val="auto"/>
              <w:rPr>
                <w:del w:id="5890" w:author="Si-yuan LIU" w:date="2026-07-24T14:26:00Z" w16du:dateUtc="2026-07-24T06:26:00Z"/>
                <w:color w:val="000000"/>
                <w:kern w:val="0"/>
                <w:sz w:val="21"/>
                <w:szCs w:val="21"/>
              </w:rPr>
            </w:pPr>
            <w:del w:id="5891" w:author="Si-yuan LIU" w:date="2026-07-24T14:26:00Z" w16du:dateUtc="2026-07-24T06:26:00Z">
              <w:r w:rsidDel="00964E30">
                <w:rPr>
                  <w:rFonts w:hint="eastAsia"/>
                  <w:color w:val="000000"/>
                  <w:kern w:val="0"/>
                  <w:sz w:val="21"/>
                  <w:szCs w:val="21"/>
                </w:rPr>
                <w:delText>政策依据：《财政部税务总局公告</w:delText>
              </w:r>
              <w:r w:rsidDel="00964E30">
                <w:rPr>
                  <w:rFonts w:hint="eastAsia"/>
                  <w:color w:val="000000"/>
                  <w:kern w:val="0"/>
                  <w:sz w:val="21"/>
                  <w:szCs w:val="21"/>
                </w:rPr>
                <w:delText>2024</w:delText>
              </w:r>
              <w:r w:rsidDel="00964E30">
                <w:rPr>
                  <w:rFonts w:hint="eastAsia"/>
                  <w:color w:val="000000"/>
                  <w:kern w:val="0"/>
                  <w:sz w:val="21"/>
                  <w:szCs w:val="21"/>
                </w:rPr>
                <w:delText>年第</w:delText>
              </w:r>
              <w:r w:rsidDel="00964E30">
                <w:rPr>
                  <w:rFonts w:hint="eastAsia"/>
                  <w:color w:val="000000"/>
                  <w:kern w:val="0"/>
                  <w:sz w:val="21"/>
                  <w:szCs w:val="21"/>
                </w:rPr>
                <w:delText>14</w:delText>
              </w:r>
              <w:r w:rsidDel="00964E30">
                <w:rPr>
                  <w:rFonts w:hint="eastAsia"/>
                  <w:color w:val="000000"/>
                  <w:kern w:val="0"/>
                  <w:sz w:val="21"/>
                  <w:szCs w:val="21"/>
                </w:rPr>
                <w:delText>号》、</w:delText>
              </w:r>
              <w:r w:rsidDel="00964E30">
                <w:rPr>
                  <w:rFonts w:hint="eastAsia"/>
                  <w:color w:val="000000"/>
                  <w:kern w:val="0"/>
                  <w:sz w:val="21"/>
                  <w:szCs w:val="21"/>
                  <w:lang w:val="en"/>
                </w:rPr>
                <w:delText>中华人民共和国印花税法</w:delText>
              </w:r>
            </w:del>
          </w:p>
        </w:tc>
        <w:tc>
          <w:tcPr>
            <w:tcW w:w="302" w:type="pct"/>
            <w:gridSpan w:val="3"/>
            <w:vAlign w:val="center"/>
            <w:tcPrChange w:id="5892" w:author="怡然 刘 [2]" w:date="2026-07-08T11:22:00Z">
              <w:tcPr>
                <w:tcW w:w="384" w:type="pct"/>
                <w:gridSpan w:val="4"/>
                <w:vAlign w:val="center"/>
              </w:tcPr>
            </w:tcPrChange>
          </w:tcPr>
          <w:p w14:paraId="09E52207" w14:textId="533BAE14" w:rsidR="005F457E" w:rsidDel="00964E30" w:rsidRDefault="00000000">
            <w:pPr>
              <w:widowControl/>
              <w:adjustRightInd w:val="0"/>
              <w:snapToGrid w:val="0"/>
              <w:spacing w:after="0" w:line="240" w:lineRule="auto"/>
              <w:ind w:firstLineChars="0" w:firstLine="0"/>
              <w:textAlignment w:val="auto"/>
              <w:rPr>
                <w:del w:id="5893" w:author="Si-yuan LIU" w:date="2026-07-24T14:26:00Z" w16du:dateUtc="2026-07-24T06:26:00Z"/>
                <w:color w:val="000000"/>
                <w:kern w:val="0"/>
                <w:sz w:val="21"/>
                <w:szCs w:val="21"/>
              </w:rPr>
            </w:pPr>
            <w:del w:id="5894" w:author="Si-yuan LIU" w:date="2026-07-24T14:26:00Z" w16du:dateUtc="2026-07-24T06:26:00Z">
              <w:r w:rsidDel="00964E30">
                <w:rPr>
                  <w:rFonts w:hint="eastAsia"/>
                  <w:color w:val="000000"/>
                  <w:kern w:val="0"/>
                  <w:sz w:val="21"/>
                  <w:szCs w:val="21"/>
                </w:rPr>
                <w:delText>/</w:delText>
              </w:r>
            </w:del>
          </w:p>
        </w:tc>
        <w:tc>
          <w:tcPr>
            <w:tcW w:w="340" w:type="pct"/>
            <w:gridSpan w:val="2"/>
            <w:vAlign w:val="center"/>
            <w:tcPrChange w:id="5895" w:author="怡然 刘 [2]" w:date="2026-07-08T11:22:00Z">
              <w:tcPr>
                <w:tcW w:w="386" w:type="pct"/>
                <w:gridSpan w:val="3"/>
                <w:vAlign w:val="center"/>
              </w:tcPr>
            </w:tcPrChange>
          </w:tcPr>
          <w:p w14:paraId="36571454" w14:textId="05B92C37" w:rsidR="005F457E" w:rsidDel="00964E30" w:rsidRDefault="00000000">
            <w:pPr>
              <w:widowControl/>
              <w:adjustRightInd w:val="0"/>
              <w:snapToGrid w:val="0"/>
              <w:spacing w:after="0" w:line="240" w:lineRule="auto"/>
              <w:ind w:firstLineChars="0" w:firstLine="0"/>
              <w:textAlignment w:val="auto"/>
              <w:rPr>
                <w:del w:id="5896" w:author="Si-yuan LIU" w:date="2026-07-24T14:26:00Z" w16du:dateUtc="2026-07-24T06:26:00Z"/>
                <w:color w:val="000000"/>
                <w:kern w:val="0"/>
                <w:sz w:val="21"/>
                <w:szCs w:val="21"/>
              </w:rPr>
            </w:pPr>
            <w:del w:id="5897" w:author="Si-yuan LIU" w:date="2026-07-24T14:26:00Z" w16du:dateUtc="2026-07-24T06:26:00Z">
              <w:r w:rsidDel="00964E30">
                <w:rPr>
                  <w:rFonts w:hint="eastAsia"/>
                  <w:color w:val="000000"/>
                  <w:kern w:val="0"/>
                  <w:sz w:val="21"/>
                  <w:szCs w:val="21"/>
                </w:rPr>
                <w:delText>/</w:delText>
              </w:r>
            </w:del>
          </w:p>
        </w:tc>
        <w:tc>
          <w:tcPr>
            <w:tcW w:w="388" w:type="pct"/>
            <w:gridSpan w:val="3"/>
            <w:vAlign w:val="center"/>
            <w:tcPrChange w:id="5898" w:author="怡然 刘 [2]" w:date="2026-07-08T11:22:00Z">
              <w:tcPr>
                <w:tcW w:w="477" w:type="pct"/>
                <w:gridSpan w:val="6"/>
                <w:vAlign w:val="center"/>
              </w:tcPr>
            </w:tcPrChange>
          </w:tcPr>
          <w:p w14:paraId="45B3A450" w14:textId="17EBF5D2" w:rsidR="005F457E" w:rsidDel="00964E30" w:rsidRDefault="00000000">
            <w:pPr>
              <w:widowControl/>
              <w:adjustRightInd w:val="0"/>
              <w:snapToGrid w:val="0"/>
              <w:spacing w:after="0" w:line="240" w:lineRule="auto"/>
              <w:ind w:firstLineChars="0" w:firstLine="0"/>
              <w:textAlignment w:val="auto"/>
              <w:rPr>
                <w:del w:id="5899" w:author="Si-yuan LIU" w:date="2026-07-24T14:26:00Z" w16du:dateUtc="2026-07-24T06:26:00Z"/>
                <w:color w:val="000000"/>
                <w:kern w:val="0"/>
                <w:sz w:val="21"/>
                <w:szCs w:val="21"/>
              </w:rPr>
            </w:pPr>
            <w:del w:id="5900" w:author="Si-yuan LIU" w:date="2026-07-24T14:26:00Z" w16du:dateUtc="2026-07-24T06:26:00Z">
              <w:r w:rsidDel="00964E30">
                <w:rPr>
                  <w:rFonts w:hint="eastAsia"/>
                  <w:color w:val="000000"/>
                  <w:kern w:val="0"/>
                  <w:sz w:val="21"/>
                  <w:szCs w:val="21"/>
                </w:rPr>
                <w:delText>/</w:delText>
              </w:r>
            </w:del>
          </w:p>
        </w:tc>
        <w:tc>
          <w:tcPr>
            <w:tcW w:w="261" w:type="pct"/>
            <w:gridSpan w:val="2"/>
            <w:vAlign w:val="center"/>
            <w:tcPrChange w:id="5901" w:author="怡然 刘 [2]" w:date="2026-07-08T11:22:00Z">
              <w:tcPr>
                <w:tcW w:w="386" w:type="pct"/>
                <w:gridSpan w:val="4"/>
                <w:vAlign w:val="center"/>
              </w:tcPr>
            </w:tcPrChange>
          </w:tcPr>
          <w:p w14:paraId="17B35866" w14:textId="533464EA" w:rsidR="005F457E" w:rsidDel="00964E30" w:rsidRDefault="00000000">
            <w:pPr>
              <w:widowControl/>
              <w:adjustRightInd w:val="0"/>
              <w:snapToGrid w:val="0"/>
              <w:spacing w:after="0" w:line="240" w:lineRule="auto"/>
              <w:ind w:firstLineChars="0" w:firstLine="0"/>
              <w:textAlignment w:val="auto"/>
              <w:rPr>
                <w:del w:id="5902" w:author="Si-yuan LIU" w:date="2026-07-24T14:26:00Z" w16du:dateUtc="2026-07-24T06:26:00Z"/>
                <w:color w:val="000000"/>
                <w:kern w:val="0"/>
                <w:sz w:val="21"/>
                <w:szCs w:val="21"/>
              </w:rPr>
            </w:pPr>
            <w:del w:id="5903" w:author="Si-yuan LIU" w:date="2026-07-24T14:26:00Z" w16du:dateUtc="2026-07-24T06:26:00Z">
              <w:r w:rsidDel="00964E30">
                <w:rPr>
                  <w:rFonts w:hint="eastAsia"/>
                  <w:color w:val="000000"/>
                  <w:kern w:val="0"/>
                  <w:sz w:val="21"/>
                  <w:szCs w:val="21"/>
                </w:rPr>
                <w:delText>/</w:delText>
              </w:r>
            </w:del>
          </w:p>
        </w:tc>
      </w:tr>
      <w:tr w:rsidR="005F457E" w:rsidDel="00964E30" w14:paraId="5CC44554" w14:textId="6209ABF9" w:rsidTr="005F457E">
        <w:trPr>
          <w:gridBefore w:val="2"/>
          <w:gridAfter w:val="3"/>
          <w:wBefore w:w="1157" w:type="dxa"/>
          <w:wAfter w:w="138" w:type="dxa"/>
          <w:trHeight w:val="550"/>
          <w:tblHeader/>
          <w:jc w:val="center"/>
          <w:ins w:id="5904" w:author="Bentayga-" w:date="2026-07-05T17:06:00Z"/>
          <w:del w:id="5905" w:author="Si-yuan LIU" w:date="2026-07-24T14:26:00Z" w16du:dateUtc="2026-07-24T06:26:00Z"/>
          <w:trPrChange w:id="5906" w:author="怡然 刘 [2]" w:date="2026-07-08T11:22:00Z">
            <w:trPr>
              <w:gridBefore w:val="2"/>
              <w:gridAfter w:val="3"/>
              <w:wBefore w:w="1045" w:type="dxa"/>
              <w:wAfter w:w="205" w:type="dxa"/>
              <w:trHeight w:val="550"/>
              <w:jc w:val="center"/>
            </w:trPr>
          </w:trPrChange>
        </w:trPr>
        <w:tc>
          <w:tcPr>
            <w:tcW w:w="632" w:type="pct"/>
            <w:gridSpan w:val="2"/>
            <w:vAlign w:val="center"/>
            <w:tcPrChange w:id="5907" w:author="怡然 刘 [2]" w:date="2026-07-08T11:22:00Z">
              <w:tcPr>
                <w:tcW w:w="241" w:type="pct"/>
                <w:gridSpan w:val="3"/>
                <w:vAlign w:val="center"/>
              </w:tcPr>
            </w:tcPrChange>
          </w:tcPr>
          <w:p w14:paraId="4C416EA9" w14:textId="4301ABBC" w:rsidR="005F457E" w:rsidDel="00964E30" w:rsidRDefault="00000000">
            <w:pPr>
              <w:widowControl/>
              <w:spacing w:after="0" w:line="240" w:lineRule="auto"/>
              <w:ind w:firstLineChars="0" w:firstLine="0"/>
              <w:jc w:val="center"/>
              <w:textAlignment w:val="auto"/>
              <w:rPr>
                <w:ins w:id="5908" w:author="Bentayga-" w:date="2026-07-05T17:06:00Z"/>
                <w:del w:id="5909" w:author="Si-yuan LIU" w:date="2026-07-24T14:26:00Z" w16du:dateUtc="2026-07-24T06:26:00Z"/>
                <w:b/>
                <w:bCs/>
                <w:color w:val="000000"/>
                <w:kern w:val="0"/>
                <w:sz w:val="21"/>
                <w:szCs w:val="21"/>
              </w:rPr>
            </w:pPr>
            <w:ins w:id="5910" w:author="Bentayga-" w:date="2026-07-05T17:06:00Z">
              <w:del w:id="5911" w:author="Si-yuan LIU" w:date="2026-07-24T14:26:00Z" w16du:dateUtc="2026-07-24T06:26:00Z">
                <w:r w:rsidDel="00964E30">
                  <w:rPr>
                    <w:rFonts w:hint="eastAsia"/>
                    <w:b/>
                    <w:bCs/>
                    <w:color w:val="000000"/>
                    <w:kern w:val="0"/>
                    <w:sz w:val="21"/>
                    <w:szCs w:val="21"/>
                  </w:rPr>
                  <w:delText>阶段</w:delText>
                </w:r>
              </w:del>
            </w:ins>
          </w:p>
        </w:tc>
        <w:tc>
          <w:tcPr>
            <w:tcW w:w="590" w:type="pct"/>
            <w:gridSpan w:val="4"/>
            <w:vAlign w:val="center"/>
            <w:tcPrChange w:id="5912" w:author="怡然 刘 [2]" w:date="2026-07-08T11:22:00Z">
              <w:tcPr>
                <w:tcW w:w="672" w:type="pct"/>
                <w:gridSpan w:val="6"/>
                <w:vAlign w:val="center"/>
              </w:tcPr>
            </w:tcPrChange>
          </w:tcPr>
          <w:p w14:paraId="053F2915" w14:textId="7A88971C" w:rsidR="005F457E" w:rsidDel="00964E30" w:rsidRDefault="00000000">
            <w:pPr>
              <w:widowControl/>
              <w:spacing w:after="0" w:line="240" w:lineRule="auto"/>
              <w:ind w:firstLineChars="0" w:firstLine="0"/>
              <w:jc w:val="center"/>
              <w:textAlignment w:val="auto"/>
              <w:rPr>
                <w:ins w:id="5913" w:author="Bentayga-" w:date="2026-07-05T17:06:00Z"/>
                <w:del w:id="5914" w:author="Si-yuan LIU" w:date="2026-07-24T14:26:00Z" w16du:dateUtc="2026-07-24T06:26:00Z"/>
                <w:b/>
                <w:bCs/>
                <w:color w:val="000000"/>
                <w:kern w:val="0"/>
                <w:sz w:val="21"/>
                <w:szCs w:val="21"/>
              </w:rPr>
            </w:pPr>
            <w:ins w:id="5915" w:author="Bentayga-" w:date="2026-07-05T17:06:00Z">
              <w:del w:id="5916" w:author="Si-yuan LIU" w:date="2026-07-24T14:26:00Z" w16du:dateUtc="2026-07-24T06:26:00Z">
                <w:r w:rsidDel="00964E30">
                  <w:rPr>
                    <w:rFonts w:hint="eastAsia"/>
                    <w:b/>
                    <w:bCs/>
                    <w:color w:val="000000"/>
                    <w:kern w:val="0"/>
                    <w:sz w:val="21"/>
                    <w:szCs w:val="21"/>
                  </w:rPr>
                  <w:delText>税种</w:delText>
                </w:r>
              </w:del>
            </w:ins>
          </w:p>
        </w:tc>
        <w:tc>
          <w:tcPr>
            <w:tcW w:w="87" w:type="pct"/>
            <w:vAlign w:val="center"/>
            <w:tcPrChange w:id="5917" w:author="怡然 刘 [2]" w:date="2026-07-08T11:22:00Z">
              <w:tcPr>
                <w:tcW w:w="83" w:type="pct"/>
                <w:vAlign w:val="center"/>
              </w:tcPr>
            </w:tcPrChange>
          </w:tcPr>
          <w:p w14:paraId="6317BC61" w14:textId="33B3AB4C" w:rsidR="005F457E" w:rsidDel="00964E30" w:rsidRDefault="00000000">
            <w:pPr>
              <w:widowControl/>
              <w:spacing w:after="0" w:line="240" w:lineRule="auto"/>
              <w:ind w:firstLineChars="0" w:firstLine="0"/>
              <w:jc w:val="center"/>
              <w:textAlignment w:val="auto"/>
              <w:rPr>
                <w:ins w:id="5918" w:author="Bentayga-" w:date="2026-07-05T17:06:00Z"/>
                <w:del w:id="5919" w:author="Si-yuan LIU" w:date="2026-07-24T14:26:00Z" w16du:dateUtc="2026-07-24T06:26:00Z"/>
                <w:b/>
                <w:bCs/>
                <w:color w:val="000000"/>
                <w:kern w:val="0"/>
                <w:sz w:val="21"/>
                <w:szCs w:val="21"/>
              </w:rPr>
            </w:pPr>
            <w:ins w:id="5920" w:author="Bentayga-" w:date="2026-07-05T17:06:00Z">
              <w:del w:id="5921" w:author="Si-yuan LIU" w:date="2026-07-24T14:26:00Z" w16du:dateUtc="2026-07-24T06:26:00Z">
                <w:r w:rsidDel="00964E30">
                  <w:rPr>
                    <w:rFonts w:hint="eastAsia"/>
                    <w:b/>
                    <w:bCs/>
                    <w:color w:val="000000"/>
                    <w:kern w:val="0"/>
                    <w:sz w:val="21"/>
                    <w:szCs w:val="21"/>
                  </w:rPr>
                  <w:delText>是否涉及</w:delText>
                </w:r>
              </w:del>
            </w:ins>
          </w:p>
        </w:tc>
        <w:tc>
          <w:tcPr>
            <w:tcW w:w="1984" w:type="pct"/>
            <w:gridSpan w:val="2"/>
            <w:vAlign w:val="center"/>
            <w:tcPrChange w:id="5922" w:author="怡然 刘 [2]" w:date="2026-07-08T11:22:00Z">
              <w:tcPr>
                <w:tcW w:w="1963" w:type="pct"/>
                <w:gridSpan w:val="4"/>
                <w:vAlign w:val="center"/>
              </w:tcPr>
            </w:tcPrChange>
          </w:tcPr>
          <w:p w14:paraId="20A2C675" w14:textId="59E68C04" w:rsidR="005F457E" w:rsidDel="00964E30" w:rsidRDefault="00000000">
            <w:pPr>
              <w:widowControl/>
              <w:spacing w:after="0" w:line="240" w:lineRule="auto"/>
              <w:ind w:firstLineChars="0" w:firstLine="0"/>
              <w:jc w:val="center"/>
              <w:textAlignment w:val="auto"/>
              <w:rPr>
                <w:ins w:id="5923" w:author="Bentayga-" w:date="2026-07-05T17:06:00Z"/>
                <w:del w:id="5924" w:author="Si-yuan LIU" w:date="2026-07-24T14:26:00Z" w16du:dateUtc="2026-07-24T06:26:00Z"/>
                <w:b/>
                <w:bCs/>
                <w:color w:val="000000"/>
                <w:kern w:val="0"/>
                <w:sz w:val="21"/>
                <w:szCs w:val="21"/>
              </w:rPr>
            </w:pPr>
            <w:ins w:id="5925" w:author="Bentayga-" w:date="2026-07-05T17:06:00Z">
              <w:del w:id="5926" w:author="Si-yuan LIU" w:date="2026-07-24T14:26:00Z" w16du:dateUtc="2026-07-24T06:26:00Z">
                <w:r w:rsidDel="00964E30">
                  <w:rPr>
                    <w:rFonts w:hint="eastAsia"/>
                    <w:b/>
                    <w:bCs/>
                    <w:color w:val="000000"/>
                    <w:kern w:val="0"/>
                    <w:sz w:val="21"/>
                    <w:szCs w:val="21"/>
                  </w:rPr>
                  <w:delText>计税依据和公式</w:delText>
                </w:r>
              </w:del>
            </w:ins>
          </w:p>
        </w:tc>
        <w:tc>
          <w:tcPr>
            <w:tcW w:w="302" w:type="pct"/>
            <w:gridSpan w:val="3"/>
            <w:vAlign w:val="center"/>
            <w:tcPrChange w:id="5927" w:author="怡然 刘 [2]" w:date="2026-07-08T11:22:00Z">
              <w:tcPr>
                <w:tcW w:w="384" w:type="pct"/>
                <w:gridSpan w:val="4"/>
                <w:vAlign w:val="center"/>
              </w:tcPr>
            </w:tcPrChange>
          </w:tcPr>
          <w:p w14:paraId="1FA43B97" w14:textId="2D5E6291" w:rsidR="005F457E" w:rsidDel="00964E30" w:rsidRDefault="00000000">
            <w:pPr>
              <w:widowControl/>
              <w:spacing w:after="0" w:line="240" w:lineRule="auto"/>
              <w:ind w:firstLineChars="0" w:firstLine="0"/>
              <w:jc w:val="center"/>
              <w:textAlignment w:val="auto"/>
              <w:rPr>
                <w:ins w:id="5928" w:author="Bentayga-" w:date="2026-07-05T17:06:00Z"/>
                <w:del w:id="5929" w:author="Si-yuan LIU" w:date="2026-07-24T14:26:00Z" w16du:dateUtc="2026-07-24T06:26:00Z"/>
                <w:b/>
                <w:bCs/>
                <w:color w:val="000000"/>
                <w:kern w:val="0"/>
                <w:sz w:val="21"/>
                <w:szCs w:val="21"/>
              </w:rPr>
            </w:pPr>
            <w:ins w:id="5930" w:author="Bentayga-" w:date="2026-07-05T17:06:00Z">
              <w:del w:id="5931" w:author="Si-yuan LIU" w:date="2026-07-24T14:26:00Z" w16du:dateUtc="2026-07-24T06:26:00Z">
                <w:r w:rsidDel="00964E30">
                  <w:rPr>
                    <w:rFonts w:hint="eastAsia"/>
                    <w:b/>
                    <w:bCs/>
                    <w:color w:val="000000"/>
                    <w:kern w:val="0"/>
                    <w:sz w:val="21"/>
                    <w:szCs w:val="21"/>
                  </w:rPr>
                  <w:delText>应纳税额（万元）</w:delText>
                </w:r>
              </w:del>
            </w:ins>
          </w:p>
        </w:tc>
        <w:tc>
          <w:tcPr>
            <w:tcW w:w="340" w:type="pct"/>
            <w:gridSpan w:val="2"/>
            <w:vAlign w:val="center"/>
            <w:tcPrChange w:id="5932" w:author="怡然 刘 [2]" w:date="2026-07-08T11:22:00Z">
              <w:tcPr>
                <w:tcW w:w="386" w:type="pct"/>
                <w:gridSpan w:val="3"/>
                <w:vAlign w:val="center"/>
              </w:tcPr>
            </w:tcPrChange>
          </w:tcPr>
          <w:p w14:paraId="7A8ED576" w14:textId="0165AEED" w:rsidR="005F457E" w:rsidDel="00964E30" w:rsidRDefault="00000000">
            <w:pPr>
              <w:widowControl/>
              <w:spacing w:after="0" w:line="240" w:lineRule="auto"/>
              <w:ind w:firstLineChars="0" w:firstLine="0"/>
              <w:jc w:val="center"/>
              <w:textAlignment w:val="auto"/>
              <w:rPr>
                <w:ins w:id="5933" w:author="Bentayga-" w:date="2026-07-05T17:06:00Z"/>
                <w:del w:id="5934" w:author="Si-yuan LIU" w:date="2026-07-24T14:26:00Z" w16du:dateUtc="2026-07-24T06:26:00Z"/>
                <w:b/>
                <w:bCs/>
                <w:color w:val="000000"/>
                <w:kern w:val="0"/>
                <w:sz w:val="21"/>
                <w:szCs w:val="21"/>
              </w:rPr>
            </w:pPr>
            <w:ins w:id="5935" w:author="Bentayga-" w:date="2026-07-05T17:06:00Z">
              <w:del w:id="5936" w:author="Si-yuan LIU" w:date="2026-07-24T14:26:00Z" w16du:dateUtc="2026-07-24T06:26:00Z">
                <w:r w:rsidDel="00964E30">
                  <w:rPr>
                    <w:rFonts w:hint="eastAsia"/>
                    <w:b/>
                    <w:bCs/>
                    <w:color w:val="000000"/>
                    <w:kern w:val="0"/>
                    <w:sz w:val="21"/>
                    <w:szCs w:val="21"/>
                  </w:rPr>
                  <w:delText>已纳税额（万元）</w:delText>
                </w:r>
              </w:del>
            </w:ins>
          </w:p>
        </w:tc>
        <w:tc>
          <w:tcPr>
            <w:tcW w:w="388" w:type="pct"/>
            <w:gridSpan w:val="3"/>
            <w:vAlign w:val="center"/>
            <w:tcPrChange w:id="5937" w:author="怡然 刘 [2]" w:date="2026-07-08T11:22:00Z">
              <w:tcPr>
                <w:tcW w:w="477" w:type="pct"/>
                <w:gridSpan w:val="6"/>
                <w:vAlign w:val="center"/>
              </w:tcPr>
            </w:tcPrChange>
          </w:tcPr>
          <w:p w14:paraId="54A00641" w14:textId="2005731D" w:rsidR="005F457E" w:rsidDel="00964E30" w:rsidRDefault="00000000">
            <w:pPr>
              <w:widowControl/>
              <w:spacing w:after="0" w:line="240" w:lineRule="auto"/>
              <w:ind w:firstLineChars="0" w:firstLine="0"/>
              <w:jc w:val="center"/>
              <w:textAlignment w:val="auto"/>
              <w:rPr>
                <w:ins w:id="5938" w:author="Bentayga-" w:date="2026-07-05T17:06:00Z"/>
                <w:del w:id="5939" w:author="Si-yuan LIU" w:date="2026-07-24T14:26:00Z" w16du:dateUtc="2026-07-24T06:26:00Z"/>
                <w:b/>
                <w:bCs/>
                <w:color w:val="000000"/>
                <w:kern w:val="0"/>
                <w:sz w:val="21"/>
                <w:szCs w:val="21"/>
              </w:rPr>
            </w:pPr>
            <w:ins w:id="5940" w:author="Bentayga-" w:date="2026-07-05T17:06:00Z">
              <w:del w:id="5941" w:author="Si-yuan LIU" w:date="2026-07-24T14:26:00Z" w16du:dateUtc="2026-07-24T06:26:00Z">
                <w:r w:rsidDel="00964E30">
                  <w:rPr>
                    <w:rFonts w:hint="eastAsia"/>
                    <w:b/>
                    <w:bCs/>
                    <w:color w:val="000000"/>
                    <w:kern w:val="0"/>
                    <w:sz w:val="21"/>
                    <w:szCs w:val="21"/>
                  </w:rPr>
                  <w:delText>纳税地点</w:delText>
                </w:r>
              </w:del>
            </w:ins>
          </w:p>
        </w:tc>
        <w:tc>
          <w:tcPr>
            <w:tcW w:w="261" w:type="pct"/>
            <w:gridSpan w:val="2"/>
            <w:vAlign w:val="center"/>
            <w:tcPrChange w:id="5942" w:author="怡然 刘 [2]" w:date="2026-07-08T11:22:00Z">
              <w:tcPr>
                <w:tcW w:w="386" w:type="pct"/>
                <w:gridSpan w:val="4"/>
                <w:vAlign w:val="center"/>
              </w:tcPr>
            </w:tcPrChange>
          </w:tcPr>
          <w:p w14:paraId="1A1CC528" w14:textId="700DF1FF" w:rsidR="005F457E" w:rsidDel="00964E30" w:rsidRDefault="00000000">
            <w:pPr>
              <w:widowControl/>
              <w:spacing w:after="0" w:line="240" w:lineRule="auto"/>
              <w:ind w:firstLineChars="0" w:firstLine="0"/>
              <w:jc w:val="center"/>
              <w:textAlignment w:val="auto"/>
              <w:rPr>
                <w:ins w:id="5943" w:author="Bentayga-" w:date="2026-07-05T17:06:00Z"/>
                <w:del w:id="5944" w:author="Si-yuan LIU" w:date="2026-07-24T14:26:00Z" w16du:dateUtc="2026-07-24T06:26:00Z"/>
                <w:b/>
                <w:bCs/>
                <w:color w:val="000000"/>
                <w:kern w:val="0"/>
                <w:sz w:val="21"/>
                <w:szCs w:val="21"/>
              </w:rPr>
            </w:pPr>
            <w:ins w:id="5945" w:author="Bentayga-" w:date="2026-07-05T17:06:00Z">
              <w:del w:id="5946" w:author="Si-yuan LIU" w:date="2026-07-24T14:26:00Z" w16du:dateUtc="2026-07-24T06:26:00Z">
                <w:r w:rsidDel="00964E30">
                  <w:rPr>
                    <w:rFonts w:hint="eastAsia"/>
                    <w:b/>
                    <w:bCs/>
                    <w:color w:val="000000"/>
                    <w:kern w:val="0"/>
                    <w:sz w:val="21"/>
                    <w:szCs w:val="21"/>
                  </w:rPr>
                  <w:delText>纳税人</w:delText>
                </w:r>
              </w:del>
            </w:ins>
          </w:p>
        </w:tc>
      </w:tr>
      <w:tr w:rsidR="005F457E" w:rsidDel="00964E30" w14:paraId="333FD0ED" w14:textId="5334B328" w:rsidTr="005F457E">
        <w:trPr>
          <w:gridBefore w:val="2"/>
          <w:gridAfter w:val="1"/>
          <w:wBefore w:w="1157" w:type="dxa"/>
          <w:wAfter w:w="35" w:type="dxa"/>
          <w:trHeight w:val="290"/>
          <w:tblHeader/>
          <w:jc w:val="center"/>
          <w:ins w:id="5947" w:author="Bentayga-" w:date="2026-07-05T17:06:00Z"/>
          <w:del w:id="5948" w:author="Si-yuan LIU" w:date="2026-07-24T14:26:00Z" w16du:dateUtc="2026-07-24T06:26:00Z"/>
          <w:trPrChange w:id="5949" w:author="怡然 刘 [2]" w:date="2026-07-08T11:22:00Z">
            <w:trPr>
              <w:gridBefore w:val="2"/>
              <w:gridAfter w:val="1"/>
              <w:wBefore w:w="1045" w:type="dxa"/>
              <w:wAfter w:w="41" w:type="dxa"/>
              <w:trHeight w:val="290"/>
              <w:jc w:val="center"/>
            </w:trPr>
          </w:trPrChange>
        </w:trPr>
        <w:tc>
          <w:tcPr>
            <w:tcW w:w="991" w:type="pct"/>
            <w:gridSpan w:val="3"/>
            <w:vMerge w:val="restart"/>
            <w:vAlign w:val="center"/>
            <w:tcPrChange w:id="5950" w:author="怡然 刘 [2]" w:date="2026-07-08T11:22:00Z">
              <w:tcPr>
                <w:tcW w:w="619" w:type="pct"/>
                <w:gridSpan w:val="5"/>
                <w:vMerge w:val="restart"/>
                <w:vAlign w:val="center"/>
              </w:tcPr>
            </w:tcPrChange>
          </w:tcPr>
          <w:p w14:paraId="70A49163" w14:textId="22E79D50" w:rsidR="005F457E" w:rsidDel="00964E30" w:rsidRDefault="00000000">
            <w:pPr>
              <w:widowControl/>
              <w:spacing w:after="0" w:line="240" w:lineRule="auto"/>
              <w:ind w:firstLineChars="0" w:firstLine="0"/>
              <w:jc w:val="center"/>
              <w:textAlignment w:val="auto"/>
              <w:rPr>
                <w:ins w:id="5951" w:author="Bentayga-" w:date="2026-07-05T17:06:00Z"/>
                <w:del w:id="5952" w:author="Si-yuan LIU" w:date="2026-07-24T14:26:00Z" w16du:dateUtc="2026-07-24T06:26:00Z"/>
                <w:color w:val="000000"/>
                <w:kern w:val="0"/>
                <w:sz w:val="21"/>
                <w:szCs w:val="21"/>
              </w:rPr>
            </w:pPr>
            <w:ins w:id="5953" w:author="Bentayga-" w:date="2026-07-05T17:06:00Z">
              <w:del w:id="5954" w:author="Si-yuan LIU" w:date="2026-07-24T14:26:00Z" w16du:dateUtc="2026-07-24T06:26:00Z">
                <w:r w:rsidDel="00964E30">
                  <w:rPr>
                    <w:rFonts w:hint="eastAsia"/>
                    <w:color w:val="000000"/>
                    <w:kern w:val="0"/>
                    <w:sz w:val="21"/>
                    <w:szCs w:val="21"/>
                  </w:rPr>
                  <w:delText>资产重组</w:delText>
                </w:r>
              </w:del>
            </w:ins>
          </w:p>
        </w:tc>
        <w:tc>
          <w:tcPr>
            <w:tcW w:w="3632" w:type="pct"/>
            <w:gridSpan w:val="18"/>
            <w:vAlign w:val="center"/>
            <w:tcPrChange w:id="5955" w:author="怡然 刘 [2]" w:date="2026-07-08T11:22:00Z">
              <w:tcPr>
                <w:tcW w:w="4203" w:type="pct"/>
                <w:gridSpan w:val="28"/>
                <w:vAlign w:val="center"/>
              </w:tcPr>
            </w:tcPrChange>
          </w:tcPr>
          <w:p w14:paraId="746A760D" w14:textId="584B136A" w:rsidR="005F457E" w:rsidDel="00964E30" w:rsidRDefault="00000000">
            <w:pPr>
              <w:widowControl/>
              <w:spacing w:after="0" w:line="240" w:lineRule="auto"/>
              <w:ind w:firstLineChars="0" w:firstLine="0"/>
              <w:textAlignment w:val="auto"/>
              <w:rPr>
                <w:ins w:id="5956" w:author="Bentayga-" w:date="2026-07-05T17:06:00Z"/>
                <w:del w:id="5957" w:author="Si-yuan LIU" w:date="2026-07-24T14:26:00Z" w16du:dateUtc="2026-07-24T06:26:00Z"/>
                <w:color w:val="000000"/>
                <w:kern w:val="0"/>
                <w:sz w:val="21"/>
                <w:szCs w:val="21"/>
              </w:rPr>
            </w:pPr>
            <w:ins w:id="5958" w:author="Bentayga-" w:date="2026-07-05T17:06:00Z">
              <w:del w:id="5959" w:author="Si-yuan LIU" w:date="2026-07-24T14:26:00Z" w16du:dateUtc="2026-07-24T06:26:00Z">
                <w:r w:rsidDel="00964E30">
                  <w:rPr>
                    <w:color w:val="000000"/>
                    <w:kern w:val="0"/>
                    <w:sz w:val="21"/>
                    <w:szCs w:val="21"/>
                    <w:lang w:val="en"/>
                  </w:rPr>
                  <w:delText>1</w:delText>
                </w:r>
                <w:r w:rsidDel="00964E30">
                  <w:rPr>
                    <w:rFonts w:hint="eastAsia"/>
                    <w:color w:val="000000"/>
                    <w:kern w:val="0"/>
                    <w:sz w:val="21"/>
                    <w:szCs w:val="21"/>
                    <w:lang w:val="en"/>
                  </w:rPr>
                  <w:delText>、奥飞数据将</w:delText>
                </w:r>
                <w:r w:rsidDel="00964E30">
                  <w:rPr>
                    <w:color w:val="000000"/>
                    <w:kern w:val="0"/>
                    <w:sz w:val="21"/>
                    <w:szCs w:val="21"/>
                    <w:lang w:val="en"/>
                  </w:rPr>
                  <w:delText>36%</w:delText>
                </w:r>
                <w:r w:rsidDel="00964E30">
                  <w:rPr>
                    <w:rFonts w:hint="eastAsia"/>
                    <w:color w:val="000000"/>
                    <w:kern w:val="0"/>
                    <w:sz w:val="21"/>
                    <w:szCs w:val="21"/>
                    <w:lang w:val="en"/>
                  </w:rPr>
                  <w:delText>奥融科技股权转让给固安聚龙</w:delText>
                </w:r>
              </w:del>
            </w:ins>
          </w:p>
        </w:tc>
      </w:tr>
      <w:tr w:rsidR="005F457E" w:rsidDel="00964E30" w14:paraId="24EC4667" w14:textId="35C0A6D5" w:rsidTr="005F457E">
        <w:trPr>
          <w:gridBefore w:val="2"/>
          <w:wBefore w:w="1157" w:type="dxa"/>
          <w:trHeight w:val="290"/>
          <w:tblHeader/>
          <w:jc w:val="center"/>
          <w:ins w:id="5960" w:author="Bentayga-" w:date="2026-07-05T17:06:00Z"/>
          <w:del w:id="5961" w:author="Si-yuan LIU" w:date="2026-07-24T14:26:00Z" w16du:dateUtc="2026-07-24T06:26:00Z"/>
          <w:trPrChange w:id="5962" w:author="怡然 刘 [2]" w:date="2026-07-08T11:22:00Z">
            <w:trPr>
              <w:gridBefore w:val="2"/>
              <w:wBefore w:w="1045" w:type="dxa"/>
              <w:trHeight w:val="290"/>
              <w:jc w:val="center"/>
            </w:trPr>
          </w:trPrChange>
        </w:trPr>
        <w:tc>
          <w:tcPr>
            <w:tcW w:w="991" w:type="pct"/>
            <w:gridSpan w:val="3"/>
            <w:vMerge/>
            <w:vAlign w:val="center"/>
            <w:tcPrChange w:id="5963" w:author="怡然 刘 [2]" w:date="2026-07-08T11:22:00Z">
              <w:tcPr>
                <w:tcW w:w="619" w:type="pct"/>
                <w:gridSpan w:val="5"/>
                <w:vMerge/>
                <w:vAlign w:val="center"/>
              </w:tcPr>
            </w:tcPrChange>
          </w:tcPr>
          <w:p w14:paraId="323EE5D8" w14:textId="27C9E3B8" w:rsidR="005F457E" w:rsidDel="00964E30" w:rsidRDefault="005F457E">
            <w:pPr>
              <w:widowControl/>
              <w:spacing w:after="0" w:line="240" w:lineRule="auto"/>
              <w:ind w:firstLineChars="0" w:firstLine="0"/>
              <w:jc w:val="left"/>
              <w:textAlignment w:val="auto"/>
              <w:rPr>
                <w:ins w:id="5964" w:author="Bentayga-" w:date="2026-07-05T17:06:00Z"/>
                <w:del w:id="5965" w:author="Si-yuan LIU" w:date="2026-07-24T14:26:00Z" w16du:dateUtc="2026-07-24T06:26:00Z"/>
                <w:color w:val="000000"/>
                <w:kern w:val="0"/>
                <w:sz w:val="21"/>
                <w:szCs w:val="21"/>
              </w:rPr>
            </w:pPr>
          </w:p>
        </w:tc>
        <w:tc>
          <w:tcPr>
            <w:tcW w:w="87" w:type="pct"/>
            <w:vAlign w:val="center"/>
            <w:tcPrChange w:id="5966" w:author="怡然 刘 [2]" w:date="2026-07-08T11:22:00Z">
              <w:tcPr>
                <w:tcW w:w="83" w:type="pct"/>
                <w:vAlign w:val="center"/>
              </w:tcPr>
            </w:tcPrChange>
          </w:tcPr>
          <w:p w14:paraId="32046FD4" w14:textId="1C130F20" w:rsidR="005F457E" w:rsidDel="00964E30" w:rsidRDefault="00000000">
            <w:pPr>
              <w:widowControl/>
              <w:spacing w:after="0" w:line="240" w:lineRule="auto"/>
              <w:ind w:firstLineChars="0" w:firstLine="0"/>
              <w:jc w:val="center"/>
              <w:textAlignment w:val="auto"/>
              <w:rPr>
                <w:ins w:id="5967" w:author="Bentayga-" w:date="2026-07-05T17:06:00Z"/>
                <w:del w:id="5968" w:author="Si-yuan LIU" w:date="2026-07-24T14:26:00Z" w16du:dateUtc="2026-07-24T06:26:00Z"/>
                <w:color w:val="000000"/>
                <w:kern w:val="0"/>
                <w:sz w:val="21"/>
                <w:szCs w:val="21"/>
              </w:rPr>
            </w:pPr>
            <w:ins w:id="5969" w:author="Bentayga-" w:date="2026-07-05T17:06:00Z">
              <w:del w:id="5970" w:author="Si-yuan LIU" w:date="2026-07-24T14:26:00Z" w16du:dateUtc="2026-07-24T06:26:00Z">
                <w:r w:rsidDel="00964E30">
                  <w:rPr>
                    <w:rFonts w:hint="eastAsia"/>
                    <w:color w:val="000000"/>
                    <w:kern w:val="0"/>
                    <w:sz w:val="21"/>
                    <w:szCs w:val="21"/>
                  </w:rPr>
                  <w:delText>增值税</w:delText>
                </w:r>
              </w:del>
            </w:ins>
          </w:p>
        </w:tc>
        <w:tc>
          <w:tcPr>
            <w:tcW w:w="89" w:type="pct"/>
            <w:vAlign w:val="center"/>
            <w:tcPrChange w:id="5971" w:author="怡然 刘 [2]" w:date="2026-07-08T11:22:00Z">
              <w:tcPr>
                <w:tcW w:w="127" w:type="pct"/>
                <w:gridSpan w:val="2"/>
                <w:vAlign w:val="center"/>
              </w:tcPr>
            </w:tcPrChange>
          </w:tcPr>
          <w:p w14:paraId="6F42E21E" w14:textId="58D3AFA8" w:rsidR="005F457E" w:rsidDel="00964E30" w:rsidRDefault="00000000">
            <w:pPr>
              <w:widowControl/>
              <w:spacing w:after="0" w:line="240" w:lineRule="auto"/>
              <w:ind w:firstLineChars="0" w:firstLine="0"/>
              <w:textAlignment w:val="auto"/>
              <w:rPr>
                <w:ins w:id="5972" w:author="Bentayga-" w:date="2026-07-05T17:06:00Z"/>
                <w:del w:id="5973" w:author="Si-yuan LIU" w:date="2026-07-24T14:26:00Z" w16du:dateUtc="2026-07-24T06:26:00Z"/>
                <w:color w:val="000000"/>
                <w:kern w:val="0"/>
                <w:sz w:val="21"/>
                <w:szCs w:val="21"/>
              </w:rPr>
            </w:pPr>
            <w:ins w:id="5974" w:author="Bentayga-" w:date="2026-07-05T17:06:00Z">
              <w:del w:id="5975" w:author="Si-yuan LIU" w:date="2026-07-24T14:26:00Z" w16du:dateUtc="2026-07-24T06:26:00Z">
                <w:r w:rsidDel="00964E30">
                  <w:rPr>
                    <w:rFonts w:hint="eastAsia"/>
                    <w:color w:val="000000"/>
                    <w:kern w:val="0"/>
                    <w:sz w:val="21"/>
                    <w:szCs w:val="21"/>
                  </w:rPr>
                  <w:delText>否</w:delText>
                </w:r>
              </w:del>
            </w:ins>
          </w:p>
        </w:tc>
        <w:tc>
          <w:tcPr>
            <w:tcW w:w="2411" w:type="pct"/>
            <w:gridSpan w:val="6"/>
            <w:vAlign w:val="center"/>
            <w:tcPrChange w:id="5976" w:author="怡然 刘 [2]" w:date="2026-07-08T11:22:00Z">
              <w:tcPr>
                <w:tcW w:w="2466" w:type="pct"/>
                <w:gridSpan w:val="9"/>
                <w:vAlign w:val="center"/>
              </w:tcPr>
            </w:tcPrChange>
          </w:tcPr>
          <w:p w14:paraId="73E98B63" w14:textId="3715917B" w:rsidR="005F457E" w:rsidDel="00964E30" w:rsidRDefault="00000000">
            <w:pPr>
              <w:widowControl/>
              <w:spacing w:after="0" w:line="240" w:lineRule="auto"/>
              <w:ind w:firstLineChars="0" w:firstLine="0"/>
              <w:textAlignment w:val="auto"/>
              <w:rPr>
                <w:ins w:id="5977" w:author="Bentayga-" w:date="2026-07-05T17:06:00Z"/>
                <w:del w:id="5978" w:author="Si-yuan LIU" w:date="2026-07-24T14:26:00Z" w16du:dateUtc="2026-07-24T06:26:00Z"/>
                <w:color w:val="000000"/>
                <w:kern w:val="0"/>
                <w:sz w:val="21"/>
                <w:szCs w:val="21"/>
              </w:rPr>
            </w:pPr>
            <w:ins w:id="5979" w:author="Bentayga-" w:date="2026-07-05T17:06:00Z">
              <w:del w:id="5980" w:author="Si-yuan LIU" w:date="2026-07-24T14:26:00Z" w16du:dateUtc="2026-07-24T06:26:00Z">
                <w:r w:rsidDel="00964E30">
                  <w:rPr>
                    <w:color w:val="000000"/>
                    <w:kern w:val="0"/>
                    <w:sz w:val="21"/>
                    <w:szCs w:val="21"/>
                    <w:lang w:val="en"/>
                  </w:rPr>
                  <w:delText>/</w:delText>
                </w:r>
              </w:del>
            </w:ins>
          </w:p>
        </w:tc>
        <w:tc>
          <w:tcPr>
            <w:tcW w:w="358" w:type="pct"/>
            <w:gridSpan w:val="3"/>
            <w:vAlign w:val="center"/>
            <w:tcPrChange w:id="5981" w:author="怡然 刘 [2]" w:date="2026-07-08T11:22:00Z">
              <w:tcPr>
                <w:tcW w:w="450" w:type="pct"/>
                <w:gridSpan w:val="5"/>
                <w:vAlign w:val="center"/>
              </w:tcPr>
            </w:tcPrChange>
          </w:tcPr>
          <w:p w14:paraId="619543C8" w14:textId="768B7771" w:rsidR="005F457E" w:rsidDel="00964E30" w:rsidRDefault="00000000">
            <w:pPr>
              <w:widowControl/>
              <w:spacing w:after="0" w:line="240" w:lineRule="auto"/>
              <w:ind w:firstLineChars="0" w:firstLine="0"/>
              <w:textAlignment w:val="auto"/>
              <w:rPr>
                <w:ins w:id="5982" w:author="Bentayga-" w:date="2026-07-05T17:06:00Z"/>
                <w:del w:id="5983" w:author="Si-yuan LIU" w:date="2026-07-24T14:26:00Z" w16du:dateUtc="2026-07-24T06:26:00Z"/>
                <w:color w:val="000000"/>
                <w:kern w:val="0"/>
                <w:sz w:val="21"/>
                <w:szCs w:val="21"/>
              </w:rPr>
            </w:pPr>
            <w:ins w:id="5984" w:author="Bentayga-" w:date="2026-07-05T17:06:00Z">
              <w:del w:id="5985" w:author="Si-yuan LIU" w:date="2026-07-24T14:26:00Z" w16du:dateUtc="2026-07-24T06:26:00Z">
                <w:r w:rsidDel="00964E30">
                  <w:rPr>
                    <w:color w:val="000000"/>
                    <w:kern w:val="0"/>
                    <w:sz w:val="21"/>
                    <w:szCs w:val="21"/>
                    <w:lang w:val="en"/>
                  </w:rPr>
                  <w:delText>/</w:delText>
                </w:r>
              </w:del>
            </w:ins>
          </w:p>
        </w:tc>
        <w:tc>
          <w:tcPr>
            <w:tcW w:w="226" w:type="pct"/>
            <w:gridSpan w:val="2"/>
            <w:vAlign w:val="center"/>
            <w:tcPrChange w:id="5986" w:author="怡然 刘 [2]" w:date="2026-07-08T11:22:00Z">
              <w:tcPr>
                <w:tcW w:w="261" w:type="pct"/>
                <w:gridSpan w:val="2"/>
                <w:vAlign w:val="center"/>
              </w:tcPr>
            </w:tcPrChange>
          </w:tcPr>
          <w:p w14:paraId="3656425F" w14:textId="38814029" w:rsidR="005F457E" w:rsidDel="00964E30" w:rsidRDefault="00000000">
            <w:pPr>
              <w:widowControl/>
              <w:spacing w:after="0" w:line="240" w:lineRule="auto"/>
              <w:ind w:firstLineChars="0" w:firstLine="0"/>
              <w:textAlignment w:val="auto"/>
              <w:rPr>
                <w:ins w:id="5987" w:author="Bentayga-" w:date="2026-07-05T17:06:00Z"/>
                <w:del w:id="5988" w:author="Si-yuan LIU" w:date="2026-07-24T14:26:00Z" w16du:dateUtc="2026-07-24T06:26:00Z"/>
                <w:color w:val="000000"/>
                <w:kern w:val="0"/>
                <w:sz w:val="21"/>
                <w:szCs w:val="21"/>
              </w:rPr>
            </w:pPr>
            <w:ins w:id="5989" w:author="Bentayga-" w:date="2026-07-05T17:06:00Z">
              <w:del w:id="5990" w:author="Si-yuan LIU" w:date="2026-07-24T14:26:00Z" w16du:dateUtc="2026-07-24T06:26:00Z">
                <w:r w:rsidDel="00964E30">
                  <w:rPr>
                    <w:color w:val="000000"/>
                    <w:kern w:val="0"/>
                    <w:sz w:val="21"/>
                    <w:szCs w:val="21"/>
                    <w:lang w:val="en"/>
                  </w:rPr>
                  <w:delText>/</w:delText>
                </w:r>
              </w:del>
            </w:ins>
          </w:p>
        </w:tc>
        <w:tc>
          <w:tcPr>
            <w:tcW w:w="387" w:type="pct"/>
            <w:gridSpan w:val="2"/>
            <w:vAlign w:val="center"/>
            <w:tcPrChange w:id="5991" w:author="怡然 刘 [2]" w:date="2026-07-08T11:22:00Z">
              <w:tcPr>
                <w:tcW w:w="543" w:type="pct"/>
                <w:gridSpan w:val="6"/>
                <w:vAlign w:val="center"/>
              </w:tcPr>
            </w:tcPrChange>
          </w:tcPr>
          <w:p w14:paraId="263D13E0" w14:textId="48B5CF8D" w:rsidR="005F457E" w:rsidDel="00964E30" w:rsidRDefault="00000000">
            <w:pPr>
              <w:widowControl/>
              <w:spacing w:after="0" w:line="240" w:lineRule="auto"/>
              <w:ind w:firstLineChars="0" w:firstLine="0"/>
              <w:textAlignment w:val="auto"/>
              <w:rPr>
                <w:ins w:id="5992" w:author="Bentayga-" w:date="2026-07-05T17:06:00Z"/>
                <w:del w:id="5993" w:author="Si-yuan LIU" w:date="2026-07-24T14:26:00Z" w16du:dateUtc="2026-07-24T06:26:00Z"/>
                <w:color w:val="000000"/>
                <w:kern w:val="0"/>
                <w:sz w:val="21"/>
                <w:szCs w:val="21"/>
              </w:rPr>
            </w:pPr>
            <w:ins w:id="5994" w:author="Bentayga-" w:date="2026-07-05T17:06:00Z">
              <w:del w:id="5995" w:author="Si-yuan LIU" w:date="2026-07-24T14:26:00Z" w16du:dateUtc="2026-07-24T06:26:00Z">
                <w:r w:rsidDel="00964E30">
                  <w:rPr>
                    <w:color w:val="000000"/>
                    <w:kern w:val="0"/>
                    <w:sz w:val="21"/>
                    <w:szCs w:val="21"/>
                    <w:lang w:val="en"/>
                  </w:rPr>
                  <w:delText>/</w:delText>
                </w:r>
              </w:del>
            </w:ins>
          </w:p>
        </w:tc>
        <w:tc>
          <w:tcPr>
            <w:tcW w:w="87" w:type="pct"/>
            <w:gridSpan w:val="4"/>
            <w:vAlign w:val="center"/>
            <w:tcPrChange w:id="5996" w:author="怡然 刘 [2]" w:date="2026-07-08T11:22:00Z">
              <w:tcPr>
                <w:tcW w:w="331" w:type="pct"/>
                <w:gridSpan w:val="4"/>
                <w:vAlign w:val="center"/>
              </w:tcPr>
            </w:tcPrChange>
          </w:tcPr>
          <w:p w14:paraId="1030384B" w14:textId="4452C0F1" w:rsidR="005F457E" w:rsidDel="00964E30" w:rsidRDefault="00000000">
            <w:pPr>
              <w:widowControl/>
              <w:spacing w:after="0" w:line="240" w:lineRule="auto"/>
              <w:ind w:firstLineChars="0" w:firstLine="0"/>
              <w:textAlignment w:val="auto"/>
              <w:rPr>
                <w:ins w:id="5997" w:author="Bentayga-" w:date="2026-07-05T17:06:00Z"/>
                <w:del w:id="5998" w:author="Si-yuan LIU" w:date="2026-07-24T14:26:00Z" w16du:dateUtc="2026-07-24T06:26:00Z"/>
                <w:color w:val="000000"/>
                <w:kern w:val="0"/>
                <w:sz w:val="21"/>
                <w:szCs w:val="21"/>
              </w:rPr>
            </w:pPr>
            <w:ins w:id="5999" w:author="Bentayga-" w:date="2026-07-05T17:06:00Z">
              <w:del w:id="6000" w:author="Si-yuan LIU" w:date="2026-07-24T14:26:00Z" w16du:dateUtc="2026-07-24T06:26:00Z">
                <w:r w:rsidDel="00964E30">
                  <w:rPr>
                    <w:color w:val="000000"/>
                    <w:kern w:val="0"/>
                    <w:sz w:val="21"/>
                    <w:szCs w:val="21"/>
                    <w:lang w:val="en"/>
                  </w:rPr>
                  <w:delText>/</w:delText>
                </w:r>
              </w:del>
            </w:ins>
          </w:p>
        </w:tc>
      </w:tr>
      <w:tr w:rsidR="005F457E" w:rsidDel="00964E30" w14:paraId="04C0EC46" w14:textId="658BBC68" w:rsidTr="005F457E">
        <w:trPr>
          <w:gridBefore w:val="2"/>
          <w:wBefore w:w="1157" w:type="dxa"/>
          <w:trHeight w:val="550"/>
          <w:tblHeader/>
          <w:jc w:val="center"/>
          <w:ins w:id="6001" w:author="Bentayga-" w:date="2026-07-05T17:06:00Z"/>
          <w:del w:id="6002" w:author="Si-yuan LIU" w:date="2026-07-24T14:26:00Z" w16du:dateUtc="2026-07-24T06:26:00Z"/>
          <w:trPrChange w:id="6003" w:author="怡然 刘 [2]" w:date="2026-07-08T11:22:00Z">
            <w:trPr>
              <w:gridBefore w:val="2"/>
              <w:wBefore w:w="1045" w:type="dxa"/>
              <w:trHeight w:val="550"/>
              <w:jc w:val="center"/>
            </w:trPr>
          </w:trPrChange>
        </w:trPr>
        <w:tc>
          <w:tcPr>
            <w:tcW w:w="991" w:type="pct"/>
            <w:gridSpan w:val="3"/>
            <w:vMerge/>
            <w:vAlign w:val="center"/>
            <w:tcPrChange w:id="6004" w:author="怡然 刘 [2]" w:date="2026-07-08T11:22:00Z">
              <w:tcPr>
                <w:tcW w:w="619" w:type="pct"/>
                <w:gridSpan w:val="5"/>
                <w:vMerge/>
                <w:vAlign w:val="center"/>
              </w:tcPr>
            </w:tcPrChange>
          </w:tcPr>
          <w:p w14:paraId="175596E4" w14:textId="3ACD1C96" w:rsidR="005F457E" w:rsidDel="00964E30" w:rsidRDefault="005F457E">
            <w:pPr>
              <w:widowControl/>
              <w:spacing w:after="0" w:line="240" w:lineRule="auto"/>
              <w:ind w:firstLineChars="0" w:firstLine="0"/>
              <w:jc w:val="left"/>
              <w:textAlignment w:val="auto"/>
              <w:rPr>
                <w:ins w:id="6005" w:author="Bentayga-" w:date="2026-07-05T17:06:00Z"/>
                <w:del w:id="6006" w:author="Si-yuan LIU" w:date="2026-07-24T14:26:00Z" w16du:dateUtc="2026-07-24T06:26:00Z"/>
                <w:color w:val="000000"/>
                <w:kern w:val="0"/>
                <w:sz w:val="21"/>
                <w:szCs w:val="21"/>
              </w:rPr>
            </w:pPr>
          </w:p>
        </w:tc>
        <w:tc>
          <w:tcPr>
            <w:tcW w:w="87" w:type="pct"/>
            <w:vAlign w:val="center"/>
            <w:tcPrChange w:id="6007" w:author="怡然 刘 [2]" w:date="2026-07-08T11:22:00Z">
              <w:tcPr>
                <w:tcW w:w="83" w:type="pct"/>
                <w:vAlign w:val="center"/>
              </w:tcPr>
            </w:tcPrChange>
          </w:tcPr>
          <w:p w14:paraId="498A6884" w14:textId="2F32B02D" w:rsidR="005F457E" w:rsidDel="00964E30" w:rsidRDefault="00000000">
            <w:pPr>
              <w:widowControl/>
              <w:spacing w:after="0" w:line="240" w:lineRule="auto"/>
              <w:ind w:firstLineChars="0" w:firstLine="0"/>
              <w:jc w:val="center"/>
              <w:textAlignment w:val="auto"/>
              <w:rPr>
                <w:ins w:id="6008" w:author="Bentayga-" w:date="2026-07-05T17:06:00Z"/>
                <w:del w:id="6009" w:author="Si-yuan LIU" w:date="2026-07-24T14:26:00Z" w16du:dateUtc="2026-07-24T06:26:00Z"/>
                <w:color w:val="000000"/>
                <w:kern w:val="0"/>
                <w:sz w:val="21"/>
                <w:szCs w:val="21"/>
              </w:rPr>
            </w:pPr>
            <w:ins w:id="6010" w:author="Bentayga-" w:date="2026-07-05T17:06:00Z">
              <w:del w:id="6011" w:author="Si-yuan LIU" w:date="2026-07-24T14:26:00Z" w16du:dateUtc="2026-07-24T06:26:00Z">
                <w:r w:rsidDel="00964E30">
                  <w:rPr>
                    <w:rFonts w:hint="eastAsia"/>
                    <w:color w:val="000000"/>
                    <w:kern w:val="0"/>
                    <w:sz w:val="21"/>
                    <w:szCs w:val="21"/>
                  </w:rPr>
                  <w:delText>土地增值税</w:delText>
                </w:r>
              </w:del>
            </w:ins>
          </w:p>
        </w:tc>
        <w:tc>
          <w:tcPr>
            <w:tcW w:w="89" w:type="pct"/>
            <w:vAlign w:val="center"/>
            <w:tcPrChange w:id="6012" w:author="怡然 刘 [2]" w:date="2026-07-08T11:22:00Z">
              <w:tcPr>
                <w:tcW w:w="127" w:type="pct"/>
                <w:gridSpan w:val="2"/>
                <w:vAlign w:val="center"/>
              </w:tcPr>
            </w:tcPrChange>
          </w:tcPr>
          <w:p w14:paraId="5DD878ED" w14:textId="2405B08B" w:rsidR="005F457E" w:rsidDel="00964E30" w:rsidRDefault="00000000">
            <w:pPr>
              <w:widowControl/>
              <w:spacing w:after="0" w:line="240" w:lineRule="auto"/>
              <w:ind w:firstLineChars="0" w:firstLine="0"/>
              <w:textAlignment w:val="auto"/>
              <w:rPr>
                <w:ins w:id="6013" w:author="Bentayga-" w:date="2026-07-05T17:06:00Z"/>
                <w:del w:id="6014" w:author="Si-yuan LIU" w:date="2026-07-24T14:26:00Z" w16du:dateUtc="2026-07-24T06:26:00Z"/>
                <w:color w:val="000000"/>
                <w:kern w:val="0"/>
                <w:sz w:val="21"/>
                <w:szCs w:val="21"/>
              </w:rPr>
            </w:pPr>
            <w:ins w:id="6015" w:author="Bentayga-" w:date="2026-07-05T17:06:00Z">
              <w:del w:id="6016" w:author="Si-yuan LIU" w:date="2026-07-24T14:26:00Z" w16du:dateUtc="2026-07-24T06:26:00Z">
                <w:r w:rsidDel="00964E30">
                  <w:rPr>
                    <w:rFonts w:hint="eastAsia"/>
                    <w:color w:val="000000"/>
                    <w:kern w:val="0"/>
                    <w:sz w:val="21"/>
                    <w:szCs w:val="21"/>
                  </w:rPr>
                  <w:delText>否</w:delText>
                </w:r>
              </w:del>
            </w:ins>
          </w:p>
        </w:tc>
        <w:tc>
          <w:tcPr>
            <w:tcW w:w="2411" w:type="pct"/>
            <w:gridSpan w:val="6"/>
            <w:vAlign w:val="center"/>
            <w:tcPrChange w:id="6017" w:author="怡然 刘 [2]" w:date="2026-07-08T11:22:00Z">
              <w:tcPr>
                <w:tcW w:w="2466" w:type="pct"/>
                <w:gridSpan w:val="9"/>
                <w:vAlign w:val="center"/>
              </w:tcPr>
            </w:tcPrChange>
          </w:tcPr>
          <w:p w14:paraId="54A4084B" w14:textId="3EB13C06" w:rsidR="005F457E" w:rsidDel="00964E30" w:rsidRDefault="00000000">
            <w:pPr>
              <w:widowControl/>
              <w:spacing w:after="0" w:line="240" w:lineRule="auto"/>
              <w:ind w:firstLineChars="0" w:firstLine="0"/>
              <w:textAlignment w:val="auto"/>
              <w:rPr>
                <w:ins w:id="6018" w:author="Bentayga-" w:date="2026-07-05T17:06:00Z"/>
                <w:del w:id="6019" w:author="Si-yuan LIU" w:date="2026-07-24T14:26:00Z" w16du:dateUtc="2026-07-24T06:26:00Z"/>
                <w:color w:val="000000"/>
                <w:kern w:val="0"/>
                <w:sz w:val="21"/>
                <w:szCs w:val="21"/>
              </w:rPr>
            </w:pPr>
            <w:ins w:id="6020" w:author="Bentayga-" w:date="2026-07-05T17:06:00Z">
              <w:del w:id="6021" w:author="Si-yuan LIU" w:date="2026-07-24T14:26:00Z" w16du:dateUtc="2026-07-24T06:26:00Z">
                <w:r w:rsidDel="00964E30">
                  <w:rPr>
                    <w:color w:val="000000"/>
                    <w:kern w:val="0"/>
                    <w:sz w:val="21"/>
                    <w:szCs w:val="21"/>
                    <w:lang w:val="en"/>
                  </w:rPr>
                  <w:delText>/</w:delText>
                </w:r>
              </w:del>
            </w:ins>
          </w:p>
        </w:tc>
        <w:tc>
          <w:tcPr>
            <w:tcW w:w="358" w:type="pct"/>
            <w:gridSpan w:val="3"/>
            <w:vAlign w:val="center"/>
            <w:tcPrChange w:id="6022" w:author="怡然 刘 [2]" w:date="2026-07-08T11:22:00Z">
              <w:tcPr>
                <w:tcW w:w="450" w:type="pct"/>
                <w:gridSpan w:val="5"/>
                <w:vAlign w:val="center"/>
              </w:tcPr>
            </w:tcPrChange>
          </w:tcPr>
          <w:p w14:paraId="33DF0A2D" w14:textId="4D0F4F5F" w:rsidR="005F457E" w:rsidDel="00964E30" w:rsidRDefault="00000000">
            <w:pPr>
              <w:widowControl/>
              <w:spacing w:after="0" w:line="240" w:lineRule="auto"/>
              <w:ind w:firstLineChars="0" w:firstLine="0"/>
              <w:textAlignment w:val="auto"/>
              <w:rPr>
                <w:ins w:id="6023" w:author="Bentayga-" w:date="2026-07-05T17:06:00Z"/>
                <w:del w:id="6024" w:author="Si-yuan LIU" w:date="2026-07-24T14:26:00Z" w16du:dateUtc="2026-07-24T06:26:00Z"/>
                <w:color w:val="000000"/>
                <w:kern w:val="0"/>
                <w:sz w:val="21"/>
                <w:szCs w:val="21"/>
              </w:rPr>
            </w:pPr>
            <w:ins w:id="6025" w:author="Bentayga-" w:date="2026-07-05T17:06:00Z">
              <w:del w:id="6026" w:author="Si-yuan LIU" w:date="2026-07-24T14:26:00Z" w16du:dateUtc="2026-07-24T06:26:00Z">
                <w:r w:rsidDel="00964E30">
                  <w:rPr>
                    <w:color w:val="000000"/>
                    <w:kern w:val="0"/>
                    <w:sz w:val="21"/>
                    <w:szCs w:val="21"/>
                    <w:lang w:val="en"/>
                  </w:rPr>
                  <w:delText>/</w:delText>
                </w:r>
              </w:del>
            </w:ins>
          </w:p>
        </w:tc>
        <w:tc>
          <w:tcPr>
            <w:tcW w:w="226" w:type="pct"/>
            <w:gridSpan w:val="2"/>
            <w:vAlign w:val="center"/>
            <w:tcPrChange w:id="6027" w:author="怡然 刘 [2]" w:date="2026-07-08T11:22:00Z">
              <w:tcPr>
                <w:tcW w:w="261" w:type="pct"/>
                <w:gridSpan w:val="2"/>
                <w:vAlign w:val="center"/>
              </w:tcPr>
            </w:tcPrChange>
          </w:tcPr>
          <w:p w14:paraId="0E962D87" w14:textId="3950CA93" w:rsidR="005F457E" w:rsidDel="00964E30" w:rsidRDefault="00000000">
            <w:pPr>
              <w:widowControl/>
              <w:spacing w:after="0" w:line="240" w:lineRule="auto"/>
              <w:ind w:firstLineChars="0" w:firstLine="0"/>
              <w:textAlignment w:val="auto"/>
              <w:rPr>
                <w:ins w:id="6028" w:author="Bentayga-" w:date="2026-07-05T17:06:00Z"/>
                <w:del w:id="6029" w:author="Si-yuan LIU" w:date="2026-07-24T14:26:00Z" w16du:dateUtc="2026-07-24T06:26:00Z"/>
                <w:color w:val="000000"/>
                <w:kern w:val="0"/>
                <w:sz w:val="21"/>
                <w:szCs w:val="21"/>
              </w:rPr>
            </w:pPr>
            <w:ins w:id="6030" w:author="Bentayga-" w:date="2026-07-05T17:06:00Z">
              <w:del w:id="6031" w:author="Si-yuan LIU" w:date="2026-07-24T14:26:00Z" w16du:dateUtc="2026-07-24T06:26:00Z">
                <w:r w:rsidDel="00964E30">
                  <w:rPr>
                    <w:color w:val="000000"/>
                    <w:kern w:val="0"/>
                    <w:sz w:val="21"/>
                    <w:szCs w:val="21"/>
                    <w:lang w:val="en"/>
                  </w:rPr>
                  <w:delText>/</w:delText>
                </w:r>
              </w:del>
            </w:ins>
          </w:p>
        </w:tc>
        <w:tc>
          <w:tcPr>
            <w:tcW w:w="387" w:type="pct"/>
            <w:gridSpan w:val="2"/>
            <w:vAlign w:val="center"/>
            <w:tcPrChange w:id="6032" w:author="怡然 刘 [2]" w:date="2026-07-08T11:22:00Z">
              <w:tcPr>
                <w:tcW w:w="543" w:type="pct"/>
                <w:gridSpan w:val="6"/>
                <w:vAlign w:val="center"/>
              </w:tcPr>
            </w:tcPrChange>
          </w:tcPr>
          <w:p w14:paraId="325D4AF7" w14:textId="7DE6C825" w:rsidR="005F457E" w:rsidDel="00964E30" w:rsidRDefault="00000000">
            <w:pPr>
              <w:widowControl/>
              <w:spacing w:after="0" w:line="240" w:lineRule="auto"/>
              <w:ind w:firstLineChars="0" w:firstLine="0"/>
              <w:textAlignment w:val="auto"/>
              <w:rPr>
                <w:ins w:id="6033" w:author="Bentayga-" w:date="2026-07-05T17:06:00Z"/>
                <w:del w:id="6034" w:author="Si-yuan LIU" w:date="2026-07-24T14:26:00Z" w16du:dateUtc="2026-07-24T06:26:00Z"/>
                <w:color w:val="000000"/>
                <w:kern w:val="0"/>
                <w:sz w:val="21"/>
                <w:szCs w:val="21"/>
              </w:rPr>
            </w:pPr>
            <w:ins w:id="6035" w:author="Bentayga-" w:date="2026-07-05T17:06:00Z">
              <w:del w:id="6036" w:author="Si-yuan LIU" w:date="2026-07-24T14:26:00Z" w16du:dateUtc="2026-07-24T06:26:00Z">
                <w:r w:rsidDel="00964E30">
                  <w:rPr>
                    <w:color w:val="000000"/>
                    <w:kern w:val="0"/>
                    <w:sz w:val="21"/>
                    <w:szCs w:val="21"/>
                    <w:lang w:val="en"/>
                  </w:rPr>
                  <w:delText>/</w:delText>
                </w:r>
              </w:del>
            </w:ins>
          </w:p>
        </w:tc>
        <w:tc>
          <w:tcPr>
            <w:tcW w:w="87" w:type="pct"/>
            <w:gridSpan w:val="4"/>
            <w:vAlign w:val="center"/>
            <w:tcPrChange w:id="6037" w:author="怡然 刘 [2]" w:date="2026-07-08T11:22:00Z">
              <w:tcPr>
                <w:tcW w:w="331" w:type="pct"/>
                <w:gridSpan w:val="4"/>
                <w:vAlign w:val="center"/>
              </w:tcPr>
            </w:tcPrChange>
          </w:tcPr>
          <w:p w14:paraId="4011C50A" w14:textId="21DE3B0A" w:rsidR="005F457E" w:rsidDel="00964E30" w:rsidRDefault="00000000">
            <w:pPr>
              <w:widowControl/>
              <w:spacing w:after="0" w:line="240" w:lineRule="auto"/>
              <w:ind w:firstLineChars="0" w:firstLine="0"/>
              <w:textAlignment w:val="auto"/>
              <w:rPr>
                <w:ins w:id="6038" w:author="Bentayga-" w:date="2026-07-05T17:06:00Z"/>
                <w:del w:id="6039" w:author="Si-yuan LIU" w:date="2026-07-24T14:26:00Z" w16du:dateUtc="2026-07-24T06:26:00Z"/>
                <w:color w:val="000000"/>
                <w:kern w:val="0"/>
                <w:sz w:val="21"/>
                <w:szCs w:val="21"/>
              </w:rPr>
            </w:pPr>
            <w:ins w:id="6040" w:author="Bentayga-" w:date="2026-07-05T17:06:00Z">
              <w:del w:id="6041" w:author="Si-yuan LIU" w:date="2026-07-24T14:26:00Z" w16du:dateUtc="2026-07-24T06:26:00Z">
                <w:r w:rsidDel="00964E30">
                  <w:rPr>
                    <w:color w:val="000000"/>
                    <w:kern w:val="0"/>
                    <w:sz w:val="21"/>
                    <w:szCs w:val="21"/>
                    <w:lang w:val="en"/>
                  </w:rPr>
                  <w:delText>/</w:delText>
                </w:r>
              </w:del>
            </w:ins>
          </w:p>
        </w:tc>
      </w:tr>
      <w:tr w:rsidR="005F457E" w:rsidDel="00964E30" w14:paraId="7D63871E" w14:textId="28B0EEE7" w:rsidTr="005F457E">
        <w:trPr>
          <w:gridBefore w:val="2"/>
          <w:wBefore w:w="1157" w:type="dxa"/>
          <w:trHeight w:val="1560"/>
          <w:tblHeader/>
          <w:jc w:val="center"/>
          <w:ins w:id="6042" w:author="Bentayga-" w:date="2026-07-05T17:06:00Z"/>
          <w:del w:id="6043" w:author="Si-yuan LIU" w:date="2026-07-24T14:26:00Z" w16du:dateUtc="2026-07-24T06:26:00Z"/>
          <w:trPrChange w:id="6044" w:author="怡然 刘 [2]" w:date="2026-07-08T11:22:00Z">
            <w:trPr>
              <w:gridBefore w:val="2"/>
              <w:wBefore w:w="1045" w:type="dxa"/>
              <w:trHeight w:val="1560"/>
              <w:jc w:val="center"/>
            </w:trPr>
          </w:trPrChange>
        </w:trPr>
        <w:tc>
          <w:tcPr>
            <w:tcW w:w="991" w:type="pct"/>
            <w:gridSpan w:val="3"/>
            <w:vMerge/>
            <w:vAlign w:val="center"/>
            <w:tcPrChange w:id="6045" w:author="怡然 刘 [2]" w:date="2026-07-08T11:22:00Z">
              <w:tcPr>
                <w:tcW w:w="619" w:type="pct"/>
                <w:gridSpan w:val="5"/>
                <w:vMerge/>
                <w:vAlign w:val="center"/>
              </w:tcPr>
            </w:tcPrChange>
          </w:tcPr>
          <w:p w14:paraId="7834F286" w14:textId="3CC7D073" w:rsidR="005F457E" w:rsidDel="00964E30" w:rsidRDefault="005F457E">
            <w:pPr>
              <w:widowControl/>
              <w:spacing w:after="0" w:line="240" w:lineRule="auto"/>
              <w:ind w:firstLineChars="0" w:firstLine="0"/>
              <w:jc w:val="left"/>
              <w:textAlignment w:val="auto"/>
              <w:rPr>
                <w:ins w:id="6046" w:author="Bentayga-" w:date="2026-07-05T17:06:00Z"/>
                <w:del w:id="6047" w:author="Si-yuan LIU" w:date="2026-07-24T14:26:00Z" w16du:dateUtc="2026-07-24T06:26:00Z"/>
                <w:color w:val="000000"/>
                <w:kern w:val="0"/>
                <w:sz w:val="21"/>
                <w:szCs w:val="21"/>
              </w:rPr>
            </w:pPr>
          </w:p>
        </w:tc>
        <w:tc>
          <w:tcPr>
            <w:tcW w:w="87" w:type="pct"/>
            <w:vAlign w:val="center"/>
            <w:tcPrChange w:id="6048" w:author="怡然 刘 [2]" w:date="2026-07-08T11:22:00Z">
              <w:tcPr>
                <w:tcW w:w="83" w:type="pct"/>
                <w:vAlign w:val="center"/>
              </w:tcPr>
            </w:tcPrChange>
          </w:tcPr>
          <w:p w14:paraId="2248E841" w14:textId="5B433D51" w:rsidR="005F457E" w:rsidDel="00964E30" w:rsidRDefault="00000000">
            <w:pPr>
              <w:widowControl/>
              <w:spacing w:after="0" w:line="240" w:lineRule="auto"/>
              <w:ind w:firstLineChars="0" w:firstLine="0"/>
              <w:jc w:val="center"/>
              <w:textAlignment w:val="auto"/>
              <w:rPr>
                <w:ins w:id="6049" w:author="Bentayga-" w:date="2026-07-05T17:06:00Z"/>
                <w:del w:id="6050" w:author="Si-yuan LIU" w:date="2026-07-24T14:26:00Z" w16du:dateUtc="2026-07-24T06:26:00Z"/>
                <w:color w:val="000000"/>
                <w:kern w:val="0"/>
                <w:sz w:val="21"/>
                <w:szCs w:val="21"/>
              </w:rPr>
            </w:pPr>
            <w:ins w:id="6051" w:author="Bentayga-" w:date="2026-07-05T17:06:00Z">
              <w:del w:id="6052" w:author="Si-yuan LIU" w:date="2026-07-24T14:26:00Z" w16du:dateUtc="2026-07-24T06:26:00Z">
                <w:r w:rsidDel="00964E30">
                  <w:rPr>
                    <w:rFonts w:hint="eastAsia"/>
                    <w:color w:val="000000"/>
                    <w:kern w:val="0"/>
                    <w:sz w:val="21"/>
                    <w:szCs w:val="21"/>
                  </w:rPr>
                  <w:delText>企业所得税</w:delText>
                </w:r>
              </w:del>
            </w:ins>
          </w:p>
        </w:tc>
        <w:tc>
          <w:tcPr>
            <w:tcW w:w="89" w:type="pct"/>
            <w:vAlign w:val="center"/>
            <w:tcPrChange w:id="6053" w:author="怡然 刘 [2]" w:date="2026-07-08T11:22:00Z">
              <w:tcPr>
                <w:tcW w:w="127" w:type="pct"/>
                <w:gridSpan w:val="2"/>
                <w:vAlign w:val="center"/>
              </w:tcPr>
            </w:tcPrChange>
          </w:tcPr>
          <w:p w14:paraId="6202DCE7" w14:textId="79EB5516" w:rsidR="005F457E" w:rsidDel="00964E30" w:rsidRDefault="00000000">
            <w:pPr>
              <w:widowControl/>
              <w:spacing w:after="0" w:line="240" w:lineRule="auto"/>
              <w:ind w:firstLineChars="0" w:firstLine="0"/>
              <w:textAlignment w:val="auto"/>
              <w:rPr>
                <w:ins w:id="6054" w:author="Bentayga-" w:date="2026-07-05T17:06:00Z"/>
                <w:del w:id="6055" w:author="Si-yuan LIU" w:date="2026-07-24T14:26:00Z" w16du:dateUtc="2026-07-24T06:26:00Z"/>
                <w:color w:val="000000"/>
                <w:kern w:val="0"/>
                <w:sz w:val="21"/>
                <w:szCs w:val="21"/>
              </w:rPr>
            </w:pPr>
            <w:ins w:id="6056" w:author="Bentayga-" w:date="2026-07-05T17:06:00Z">
              <w:del w:id="6057" w:author="Si-yuan LIU" w:date="2026-07-24T14:26:00Z" w16du:dateUtc="2026-07-24T06:26:00Z">
                <w:r w:rsidDel="00964E30">
                  <w:rPr>
                    <w:rFonts w:hint="eastAsia"/>
                    <w:color w:val="000000"/>
                    <w:kern w:val="0"/>
                    <w:sz w:val="21"/>
                    <w:szCs w:val="21"/>
                    <w:lang w:val="en"/>
                  </w:rPr>
                  <w:delText>是</w:delText>
                </w:r>
              </w:del>
            </w:ins>
          </w:p>
        </w:tc>
        <w:tc>
          <w:tcPr>
            <w:tcW w:w="2411" w:type="pct"/>
            <w:gridSpan w:val="6"/>
            <w:vAlign w:val="center"/>
            <w:tcPrChange w:id="6058" w:author="怡然 刘 [2]" w:date="2026-07-08T11:22:00Z">
              <w:tcPr>
                <w:tcW w:w="2466" w:type="pct"/>
                <w:gridSpan w:val="9"/>
                <w:vAlign w:val="center"/>
              </w:tcPr>
            </w:tcPrChange>
          </w:tcPr>
          <w:p w14:paraId="22E17B36" w14:textId="11D0657B" w:rsidR="005F457E" w:rsidDel="00964E30" w:rsidRDefault="00000000">
            <w:pPr>
              <w:widowControl/>
              <w:spacing w:after="0" w:line="240" w:lineRule="auto"/>
              <w:ind w:firstLineChars="0" w:firstLine="0"/>
              <w:textAlignment w:val="auto"/>
              <w:rPr>
                <w:ins w:id="6059" w:author="Bentayga-" w:date="2026-07-05T17:06:00Z"/>
                <w:del w:id="6060" w:author="Si-yuan LIU" w:date="2026-07-24T14:26:00Z" w16du:dateUtc="2026-07-24T06:26:00Z"/>
                <w:color w:val="000000"/>
                <w:kern w:val="0"/>
                <w:sz w:val="21"/>
                <w:szCs w:val="21"/>
                <w:lang w:val="en"/>
              </w:rPr>
            </w:pPr>
            <w:ins w:id="6061" w:author="Bentayga-" w:date="2026-07-05T17:06:00Z">
              <w:del w:id="6062" w:author="Si-yuan LIU" w:date="2026-07-24T14:26:00Z" w16du:dateUtc="2026-07-24T06:26:00Z">
                <w:r w:rsidDel="00964E30">
                  <w:rPr>
                    <w:rFonts w:hint="eastAsia"/>
                    <w:color w:val="000000"/>
                    <w:kern w:val="0"/>
                    <w:sz w:val="21"/>
                    <w:szCs w:val="21"/>
                    <w:lang w:val="en"/>
                  </w:rPr>
                  <w:delText>奥飞数据转让奥融科技股权，需确认股权转让所得，计入股权转让当年的应纳税所得额</w:delText>
                </w:r>
                <w:r w:rsidDel="00964E30">
                  <w:rPr>
                    <w:color w:val="000000"/>
                    <w:kern w:val="0"/>
                    <w:sz w:val="21"/>
                    <w:szCs w:val="21"/>
                    <w:lang w:val="en"/>
                  </w:rPr>
                  <w:delText>。奥飞数据为高新技术企业，减按</w:delText>
                </w:r>
                <w:r w:rsidDel="00964E30">
                  <w:rPr>
                    <w:color w:val="000000"/>
                    <w:kern w:val="0"/>
                    <w:sz w:val="21"/>
                    <w:szCs w:val="21"/>
                    <w:lang w:val="en"/>
                  </w:rPr>
                  <w:delText>15</w:delText>
                </w:r>
                <w:r w:rsidDel="00964E30">
                  <w:rPr>
                    <w:color w:val="000000"/>
                    <w:kern w:val="0"/>
                    <w:sz w:val="21"/>
                    <w:szCs w:val="21"/>
                    <w:lang w:val="en"/>
                  </w:rPr>
                  <w:delText>％的税率征收企业所得税</w:delText>
                </w:r>
              </w:del>
            </w:ins>
          </w:p>
          <w:p w14:paraId="3F4092AB" w14:textId="46B59C88" w:rsidR="005F457E" w:rsidDel="00964E30" w:rsidRDefault="00000000">
            <w:pPr>
              <w:widowControl/>
              <w:spacing w:after="0" w:line="240" w:lineRule="auto"/>
              <w:ind w:firstLineChars="0" w:firstLine="0"/>
              <w:textAlignment w:val="auto"/>
              <w:rPr>
                <w:ins w:id="6063" w:author="Bentayga-" w:date="2026-07-05T17:06:00Z"/>
                <w:del w:id="6064" w:author="Si-yuan LIU" w:date="2026-07-24T14:26:00Z" w16du:dateUtc="2026-07-24T06:26:00Z"/>
                <w:color w:val="000000"/>
                <w:kern w:val="0"/>
                <w:sz w:val="21"/>
                <w:szCs w:val="21"/>
                <w:lang w:val="en"/>
              </w:rPr>
            </w:pPr>
            <w:ins w:id="6065" w:author="Bentayga-" w:date="2026-07-05T17:06:00Z">
              <w:del w:id="6066" w:author="Si-yuan LIU" w:date="2026-07-24T14:26:00Z" w16du:dateUtc="2026-07-24T06:26:00Z">
                <w:r w:rsidDel="00964E30">
                  <w:rPr>
                    <w:color w:val="000000"/>
                    <w:kern w:val="0"/>
                    <w:sz w:val="21"/>
                    <w:szCs w:val="21"/>
                    <w:lang w:val="en"/>
                  </w:rPr>
                  <w:delText>政策依据：中华人民共和国企业所得税法</w:delText>
                </w:r>
              </w:del>
            </w:ins>
          </w:p>
          <w:p w14:paraId="2B4791F9" w14:textId="273CD401" w:rsidR="005F457E" w:rsidDel="00964E30" w:rsidRDefault="00000000">
            <w:pPr>
              <w:widowControl/>
              <w:spacing w:after="0" w:line="240" w:lineRule="auto"/>
              <w:ind w:firstLineChars="0" w:firstLine="0"/>
              <w:textAlignment w:val="auto"/>
              <w:rPr>
                <w:ins w:id="6067" w:author="Bentayga-" w:date="2026-07-05T17:06:00Z"/>
                <w:del w:id="6068" w:author="Si-yuan LIU" w:date="2026-07-24T14:26:00Z" w16du:dateUtc="2026-07-24T06:26:00Z"/>
                <w:color w:val="000000"/>
                <w:kern w:val="0"/>
                <w:sz w:val="21"/>
                <w:szCs w:val="21"/>
              </w:rPr>
            </w:pPr>
            <w:ins w:id="6069" w:author="Bentayga-" w:date="2026-07-05T17:06:00Z">
              <w:del w:id="6070" w:author="Si-yuan LIU" w:date="2026-07-24T14:26:00Z" w16du:dateUtc="2026-07-24T06:26:00Z">
                <w:r w:rsidDel="00964E30">
                  <w:rPr>
                    <w:rFonts w:hint="eastAsia"/>
                    <w:color w:val="000000"/>
                    <w:kern w:val="0"/>
                    <w:sz w:val="21"/>
                    <w:szCs w:val="21"/>
                    <w:lang w:val="en"/>
                  </w:rPr>
                  <w:delText>计算公式：（股权转让收入</w:delText>
                </w:r>
                <w:r w:rsidDel="00964E30">
                  <w:rPr>
                    <w:rFonts w:hint="eastAsia"/>
                    <w:color w:val="000000"/>
                    <w:kern w:val="0"/>
                    <w:sz w:val="21"/>
                    <w:szCs w:val="21"/>
                  </w:rPr>
                  <w:delText>31,833.268</w:delText>
                </w:r>
                <w:r w:rsidDel="00964E30">
                  <w:rPr>
                    <w:rFonts w:hint="eastAsia"/>
                    <w:color w:val="000000"/>
                    <w:kern w:val="0"/>
                    <w:sz w:val="21"/>
                    <w:szCs w:val="21"/>
                    <w:lang w:val="en"/>
                  </w:rPr>
                  <w:delText>万元</w:delText>
                </w:r>
                <w:r w:rsidDel="00964E30">
                  <w:rPr>
                    <w:color w:val="000000"/>
                    <w:kern w:val="0"/>
                    <w:sz w:val="21"/>
                    <w:szCs w:val="21"/>
                    <w:lang w:val="en"/>
                  </w:rPr>
                  <w:delText>-</w:delText>
                </w:r>
                <w:r w:rsidDel="00964E30">
                  <w:rPr>
                    <w:rFonts w:hint="eastAsia"/>
                    <w:color w:val="000000"/>
                    <w:kern w:val="0"/>
                    <w:sz w:val="21"/>
                    <w:szCs w:val="21"/>
                    <w:lang w:val="en"/>
                  </w:rPr>
                  <w:delText>计税基础</w:delText>
                </w:r>
                <w:r w:rsidDel="00964E30">
                  <w:rPr>
                    <w:rFonts w:hint="eastAsia"/>
                    <w:color w:val="000000"/>
                    <w:kern w:val="0"/>
                    <w:sz w:val="21"/>
                    <w:szCs w:val="21"/>
                  </w:rPr>
                  <w:delText>17,852.215</w:delText>
                </w:r>
                <w:r w:rsidDel="00964E30">
                  <w:rPr>
                    <w:rFonts w:hint="eastAsia"/>
                    <w:color w:val="000000"/>
                    <w:kern w:val="0"/>
                    <w:sz w:val="21"/>
                    <w:szCs w:val="21"/>
                    <w:lang w:val="en"/>
                  </w:rPr>
                  <w:delText>万元）</w:delText>
                </w:r>
                <w:r w:rsidDel="00964E30">
                  <w:rPr>
                    <w:color w:val="000000"/>
                    <w:kern w:val="0"/>
                    <w:sz w:val="21"/>
                    <w:szCs w:val="21"/>
                    <w:lang w:val="en"/>
                  </w:rPr>
                  <w:delText>*15%=2,085</w:delText>
                </w:r>
                <w:r w:rsidDel="00964E30">
                  <w:rPr>
                    <w:rFonts w:hint="eastAsia"/>
                    <w:color w:val="000000"/>
                    <w:kern w:val="0"/>
                    <w:sz w:val="21"/>
                    <w:szCs w:val="21"/>
                    <w:lang w:val="en"/>
                  </w:rPr>
                  <w:delText>万元</w:delText>
                </w:r>
              </w:del>
            </w:ins>
          </w:p>
        </w:tc>
        <w:tc>
          <w:tcPr>
            <w:tcW w:w="358" w:type="pct"/>
            <w:gridSpan w:val="3"/>
            <w:vAlign w:val="center"/>
            <w:tcPrChange w:id="6071" w:author="怡然 刘 [2]" w:date="2026-07-08T11:22:00Z">
              <w:tcPr>
                <w:tcW w:w="450" w:type="pct"/>
                <w:gridSpan w:val="5"/>
                <w:vAlign w:val="center"/>
              </w:tcPr>
            </w:tcPrChange>
          </w:tcPr>
          <w:p w14:paraId="73B7CDDA" w14:textId="631C7B6D" w:rsidR="005F457E" w:rsidDel="00964E30" w:rsidRDefault="00000000">
            <w:pPr>
              <w:widowControl/>
              <w:spacing w:after="0" w:line="240" w:lineRule="auto"/>
              <w:ind w:firstLineChars="0" w:firstLine="0"/>
              <w:textAlignment w:val="auto"/>
              <w:rPr>
                <w:ins w:id="6072" w:author="Bentayga-" w:date="2026-07-05T17:06:00Z"/>
                <w:del w:id="6073" w:author="Si-yuan LIU" w:date="2026-07-24T14:26:00Z" w16du:dateUtc="2026-07-24T06:26:00Z"/>
                <w:color w:val="000000"/>
                <w:kern w:val="0"/>
                <w:sz w:val="21"/>
                <w:szCs w:val="21"/>
              </w:rPr>
            </w:pPr>
            <w:ins w:id="6074" w:author="Bentayga-" w:date="2026-07-05T17:06:00Z">
              <w:del w:id="6075" w:author="Si-yuan LIU" w:date="2026-07-24T14:26:00Z" w16du:dateUtc="2026-07-24T06:26:00Z">
                <w:r w:rsidDel="00964E30">
                  <w:rPr>
                    <w:rFonts w:hint="eastAsia"/>
                    <w:color w:val="000000"/>
                    <w:kern w:val="0"/>
                    <w:sz w:val="21"/>
                    <w:szCs w:val="21"/>
                  </w:rPr>
                  <w:delText>2,097</w:delText>
                </w:r>
                <w:r w:rsidDel="00964E30">
                  <w:rPr>
                    <w:color w:val="000000"/>
                    <w:kern w:val="0"/>
                    <w:sz w:val="21"/>
                    <w:szCs w:val="21"/>
                    <w:lang w:val="en"/>
                  </w:rPr>
                  <w:delText>.00</w:delText>
                </w:r>
              </w:del>
            </w:ins>
          </w:p>
        </w:tc>
        <w:tc>
          <w:tcPr>
            <w:tcW w:w="226" w:type="pct"/>
            <w:gridSpan w:val="2"/>
            <w:vAlign w:val="center"/>
            <w:tcPrChange w:id="6076" w:author="怡然 刘 [2]" w:date="2026-07-08T11:22:00Z">
              <w:tcPr>
                <w:tcW w:w="261" w:type="pct"/>
                <w:gridSpan w:val="2"/>
                <w:vAlign w:val="center"/>
              </w:tcPr>
            </w:tcPrChange>
          </w:tcPr>
          <w:p w14:paraId="6D612093" w14:textId="6A301A14" w:rsidR="005F457E" w:rsidDel="00964E30" w:rsidRDefault="00000000">
            <w:pPr>
              <w:widowControl/>
              <w:spacing w:after="0" w:line="240" w:lineRule="auto"/>
              <w:ind w:firstLineChars="0" w:firstLine="0"/>
              <w:textAlignment w:val="auto"/>
              <w:rPr>
                <w:ins w:id="6077" w:author="Bentayga-" w:date="2026-07-05T17:06:00Z"/>
                <w:del w:id="6078" w:author="Si-yuan LIU" w:date="2026-07-24T14:26:00Z" w16du:dateUtc="2026-07-24T06:26:00Z"/>
                <w:color w:val="000000"/>
                <w:kern w:val="0"/>
                <w:sz w:val="21"/>
                <w:szCs w:val="21"/>
              </w:rPr>
            </w:pPr>
            <w:ins w:id="6079" w:author="Bentayga-" w:date="2026-07-05T17:06:00Z">
              <w:del w:id="6080" w:author="Si-yuan LIU" w:date="2026-07-24T14:26:00Z" w16du:dateUtc="2026-07-24T06:26:00Z">
                <w:r w:rsidDel="00964E30">
                  <w:rPr>
                    <w:color w:val="000000"/>
                    <w:kern w:val="0"/>
                    <w:sz w:val="21"/>
                    <w:szCs w:val="21"/>
                    <w:lang w:val="en"/>
                  </w:rPr>
                  <w:delText>/</w:delText>
                </w:r>
              </w:del>
            </w:ins>
          </w:p>
        </w:tc>
        <w:tc>
          <w:tcPr>
            <w:tcW w:w="387" w:type="pct"/>
            <w:gridSpan w:val="2"/>
            <w:vAlign w:val="center"/>
            <w:tcPrChange w:id="6081" w:author="怡然 刘 [2]" w:date="2026-07-08T11:22:00Z">
              <w:tcPr>
                <w:tcW w:w="543" w:type="pct"/>
                <w:gridSpan w:val="6"/>
                <w:vAlign w:val="center"/>
              </w:tcPr>
            </w:tcPrChange>
          </w:tcPr>
          <w:p w14:paraId="422B9553" w14:textId="1418CFCF" w:rsidR="005F457E" w:rsidDel="00964E30" w:rsidRDefault="00000000">
            <w:pPr>
              <w:widowControl/>
              <w:spacing w:after="0" w:line="240" w:lineRule="auto"/>
              <w:ind w:firstLineChars="0" w:firstLine="0"/>
              <w:textAlignment w:val="auto"/>
              <w:rPr>
                <w:ins w:id="6082" w:author="Bentayga-" w:date="2026-07-05T17:06:00Z"/>
                <w:del w:id="6083" w:author="Si-yuan LIU" w:date="2026-07-24T14:26:00Z" w16du:dateUtc="2026-07-24T06:26:00Z"/>
                <w:color w:val="000000"/>
                <w:kern w:val="0"/>
                <w:sz w:val="21"/>
                <w:szCs w:val="21"/>
              </w:rPr>
            </w:pPr>
            <w:ins w:id="6084" w:author="Bentayga-" w:date="2026-07-05T17:06:00Z">
              <w:del w:id="6085" w:author="Si-yuan LIU" w:date="2026-07-24T14:26:00Z" w16du:dateUtc="2026-07-24T06:26:00Z">
                <w:r w:rsidDel="00964E30">
                  <w:rPr>
                    <w:rFonts w:hint="eastAsia"/>
                    <w:color w:val="000000"/>
                    <w:kern w:val="0"/>
                    <w:sz w:val="21"/>
                    <w:szCs w:val="21"/>
                  </w:rPr>
                  <w:delText>国家税务总局广州市南沙区税务局</w:delText>
                </w:r>
              </w:del>
            </w:ins>
          </w:p>
        </w:tc>
        <w:tc>
          <w:tcPr>
            <w:tcW w:w="87" w:type="pct"/>
            <w:gridSpan w:val="4"/>
            <w:vAlign w:val="center"/>
            <w:tcPrChange w:id="6086" w:author="怡然 刘 [2]" w:date="2026-07-08T11:22:00Z">
              <w:tcPr>
                <w:tcW w:w="331" w:type="pct"/>
                <w:gridSpan w:val="4"/>
                <w:vAlign w:val="center"/>
              </w:tcPr>
            </w:tcPrChange>
          </w:tcPr>
          <w:p w14:paraId="1D0C569D" w14:textId="034C7F01" w:rsidR="005F457E" w:rsidDel="00964E30" w:rsidRDefault="00000000">
            <w:pPr>
              <w:widowControl/>
              <w:spacing w:after="0" w:line="240" w:lineRule="auto"/>
              <w:ind w:firstLineChars="0" w:firstLine="0"/>
              <w:textAlignment w:val="auto"/>
              <w:rPr>
                <w:ins w:id="6087" w:author="Bentayga-" w:date="2026-07-05T17:06:00Z"/>
                <w:del w:id="6088" w:author="Si-yuan LIU" w:date="2026-07-24T14:26:00Z" w16du:dateUtc="2026-07-24T06:26:00Z"/>
                <w:color w:val="000000"/>
                <w:kern w:val="0"/>
                <w:sz w:val="21"/>
                <w:szCs w:val="21"/>
              </w:rPr>
            </w:pPr>
            <w:ins w:id="6089" w:author="Bentayga-" w:date="2026-07-05T17:06:00Z">
              <w:del w:id="6090" w:author="Si-yuan LIU" w:date="2026-07-24T14:26:00Z" w16du:dateUtc="2026-07-24T06:26:00Z">
                <w:r w:rsidDel="00964E30">
                  <w:rPr>
                    <w:rFonts w:hint="eastAsia"/>
                    <w:color w:val="000000"/>
                    <w:kern w:val="0"/>
                    <w:sz w:val="21"/>
                    <w:szCs w:val="21"/>
                  </w:rPr>
                  <w:delText>奥飞数据</w:delText>
                </w:r>
              </w:del>
            </w:ins>
          </w:p>
        </w:tc>
      </w:tr>
      <w:tr w:rsidR="005F457E" w:rsidDel="00964E30" w14:paraId="3F592A6D" w14:textId="64F3E117" w:rsidTr="005F457E">
        <w:trPr>
          <w:gridBefore w:val="2"/>
          <w:wBefore w:w="1157" w:type="dxa"/>
          <w:trHeight w:val="3110"/>
          <w:tblHeader/>
          <w:jc w:val="center"/>
          <w:ins w:id="6091" w:author="Bentayga-" w:date="2026-07-05T17:06:00Z"/>
          <w:del w:id="6092" w:author="Si-yuan LIU" w:date="2026-07-24T14:26:00Z" w16du:dateUtc="2026-07-24T06:26:00Z"/>
          <w:trPrChange w:id="6093" w:author="怡然 刘 [2]" w:date="2026-07-08T11:22:00Z">
            <w:trPr>
              <w:gridBefore w:val="2"/>
              <w:wBefore w:w="1045" w:type="dxa"/>
              <w:trHeight w:val="3110"/>
              <w:jc w:val="center"/>
            </w:trPr>
          </w:trPrChange>
        </w:trPr>
        <w:tc>
          <w:tcPr>
            <w:tcW w:w="991" w:type="pct"/>
            <w:gridSpan w:val="3"/>
            <w:vMerge/>
            <w:vAlign w:val="center"/>
            <w:tcPrChange w:id="6094" w:author="怡然 刘 [2]" w:date="2026-07-08T11:22:00Z">
              <w:tcPr>
                <w:tcW w:w="619" w:type="pct"/>
                <w:gridSpan w:val="5"/>
                <w:vMerge/>
                <w:vAlign w:val="center"/>
              </w:tcPr>
            </w:tcPrChange>
          </w:tcPr>
          <w:p w14:paraId="6E43920A" w14:textId="26C9EDD6" w:rsidR="005F457E" w:rsidDel="00964E30" w:rsidRDefault="005F457E">
            <w:pPr>
              <w:widowControl/>
              <w:spacing w:after="0" w:line="240" w:lineRule="auto"/>
              <w:ind w:firstLineChars="0" w:firstLine="0"/>
              <w:jc w:val="left"/>
              <w:textAlignment w:val="auto"/>
              <w:rPr>
                <w:ins w:id="6095" w:author="Bentayga-" w:date="2026-07-05T17:06:00Z"/>
                <w:del w:id="6096" w:author="Si-yuan LIU" w:date="2026-07-24T14:26:00Z" w16du:dateUtc="2026-07-24T06:26:00Z"/>
                <w:color w:val="000000"/>
                <w:kern w:val="0"/>
                <w:sz w:val="21"/>
                <w:szCs w:val="21"/>
              </w:rPr>
            </w:pPr>
          </w:p>
        </w:tc>
        <w:tc>
          <w:tcPr>
            <w:tcW w:w="87" w:type="pct"/>
            <w:vAlign w:val="center"/>
            <w:tcPrChange w:id="6097" w:author="怡然 刘 [2]" w:date="2026-07-08T11:22:00Z">
              <w:tcPr>
                <w:tcW w:w="83" w:type="pct"/>
                <w:vAlign w:val="center"/>
              </w:tcPr>
            </w:tcPrChange>
          </w:tcPr>
          <w:p w14:paraId="31468B7C" w14:textId="7E5F5661" w:rsidR="005F457E" w:rsidDel="00964E30" w:rsidRDefault="00000000">
            <w:pPr>
              <w:widowControl/>
              <w:spacing w:after="0" w:line="240" w:lineRule="auto"/>
              <w:ind w:firstLineChars="0" w:firstLine="0"/>
              <w:jc w:val="center"/>
              <w:textAlignment w:val="auto"/>
              <w:rPr>
                <w:ins w:id="6098" w:author="Bentayga-" w:date="2026-07-05T17:06:00Z"/>
                <w:del w:id="6099" w:author="Si-yuan LIU" w:date="2026-07-24T14:26:00Z" w16du:dateUtc="2026-07-24T06:26:00Z"/>
                <w:color w:val="000000"/>
                <w:kern w:val="0"/>
                <w:sz w:val="21"/>
                <w:szCs w:val="21"/>
              </w:rPr>
            </w:pPr>
            <w:ins w:id="6100" w:author="Bentayga-" w:date="2026-07-05T17:06:00Z">
              <w:del w:id="6101" w:author="Si-yuan LIU" w:date="2026-07-24T14:26:00Z" w16du:dateUtc="2026-07-24T06:26:00Z">
                <w:r w:rsidDel="00964E30">
                  <w:rPr>
                    <w:rFonts w:hint="eastAsia"/>
                    <w:color w:val="000000"/>
                    <w:kern w:val="0"/>
                    <w:sz w:val="21"/>
                    <w:szCs w:val="21"/>
                  </w:rPr>
                  <w:delText>印花税</w:delText>
                </w:r>
              </w:del>
            </w:ins>
          </w:p>
        </w:tc>
        <w:tc>
          <w:tcPr>
            <w:tcW w:w="89" w:type="pct"/>
            <w:vAlign w:val="center"/>
            <w:tcPrChange w:id="6102" w:author="怡然 刘 [2]" w:date="2026-07-08T11:22:00Z">
              <w:tcPr>
                <w:tcW w:w="127" w:type="pct"/>
                <w:gridSpan w:val="2"/>
                <w:vAlign w:val="center"/>
              </w:tcPr>
            </w:tcPrChange>
          </w:tcPr>
          <w:p w14:paraId="7A61E5A4" w14:textId="4E3D7DB3" w:rsidR="005F457E" w:rsidDel="00964E30" w:rsidRDefault="00000000">
            <w:pPr>
              <w:widowControl/>
              <w:spacing w:after="0" w:line="240" w:lineRule="auto"/>
              <w:ind w:firstLineChars="0" w:firstLine="0"/>
              <w:textAlignment w:val="auto"/>
              <w:rPr>
                <w:ins w:id="6103" w:author="Bentayga-" w:date="2026-07-05T17:06:00Z"/>
                <w:del w:id="6104" w:author="Si-yuan LIU" w:date="2026-07-24T14:26:00Z" w16du:dateUtc="2026-07-24T06:26:00Z"/>
                <w:color w:val="000000"/>
                <w:kern w:val="0"/>
                <w:sz w:val="21"/>
                <w:szCs w:val="21"/>
              </w:rPr>
            </w:pPr>
            <w:ins w:id="6105" w:author="Bentayga-" w:date="2026-07-05T17:06:00Z">
              <w:del w:id="6106" w:author="Si-yuan LIU" w:date="2026-07-24T14:26:00Z" w16du:dateUtc="2026-07-24T06:26:00Z">
                <w:r w:rsidDel="00964E30">
                  <w:rPr>
                    <w:rFonts w:hint="eastAsia"/>
                    <w:color w:val="000000"/>
                    <w:kern w:val="0"/>
                    <w:sz w:val="21"/>
                    <w:szCs w:val="21"/>
                    <w:lang w:val="en"/>
                  </w:rPr>
                  <w:delText>是</w:delText>
                </w:r>
              </w:del>
            </w:ins>
          </w:p>
        </w:tc>
        <w:tc>
          <w:tcPr>
            <w:tcW w:w="2411" w:type="pct"/>
            <w:gridSpan w:val="6"/>
            <w:vAlign w:val="center"/>
            <w:tcPrChange w:id="6107" w:author="怡然 刘 [2]" w:date="2026-07-08T11:22:00Z">
              <w:tcPr>
                <w:tcW w:w="2466" w:type="pct"/>
                <w:gridSpan w:val="9"/>
                <w:vAlign w:val="center"/>
              </w:tcPr>
            </w:tcPrChange>
          </w:tcPr>
          <w:p w14:paraId="18B3BD5E" w14:textId="7640409F" w:rsidR="005F457E" w:rsidDel="00964E30" w:rsidRDefault="00000000">
            <w:pPr>
              <w:widowControl/>
              <w:spacing w:after="0" w:line="240" w:lineRule="auto"/>
              <w:ind w:firstLineChars="0" w:firstLine="0"/>
              <w:textAlignment w:val="auto"/>
              <w:rPr>
                <w:ins w:id="6108" w:author="Bentayga-" w:date="2026-07-05T17:06:00Z"/>
                <w:del w:id="6109" w:author="Si-yuan LIU" w:date="2026-07-24T14:26:00Z" w16du:dateUtc="2026-07-24T06:26:00Z"/>
                <w:color w:val="000000"/>
                <w:kern w:val="0"/>
                <w:sz w:val="21"/>
                <w:szCs w:val="21"/>
                <w:lang w:val="en"/>
              </w:rPr>
            </w:pPr>
            <w:ins w:id="6110" w:author="Bentayga-" w:date="2026-07-05T17:06:00Z">
              <w:del w:id="6111" w:author="Si-yuan LIU" w:date="2026-07-24T14:26:00Z" w16du:dateUtc="2026-07-24T06:26:00Z">
                <w:r w:rsidDel="00964E30">
                  <w:rPr>
                    <w:rFonts w:hint="eastAsia"/>
                    <w:color w:val="000000"/>
                    <w:kern w:val="0"/>
                    <w:sz w:val="21"/>
                    <w:szCs w:val="21"/>
                    <w:lang w:val="en"/>
                  </w:rPr>
                  <w:delText>按照股权转让金额依据产权转移书据</w:delText>
                </w:r>
                <w:r w:rsidDel="00964E30">
                  <w:rPr>
                    <w:color w:val="000000"/>
                    <w:kern w:val="0"/>
                    <w:sz w:val="21"/>
                    <w:szCs w:val="21"/>
                    <w:lang w:val="en"/>
                  </w:rPr>
                  <w:delText>0.05%</w:delText>
                </w:r>
                <w:r w:rsidDel="00964E30">
                  <w:rPr>
                    <w:rFonts w:hint="eastAsia"/>
                    <w:color w:val="000000"/>
                    <w:kern w:val="0"/>
                    <w:sz w:val="21"/>
                    <w:szCs w:val="21"/>
                    <w:lang w:val="en"/>
                  </w:rPr>
                  <w:delText>计算缴纳（双边）</w:delText>
                </w:r>
              </w:del>
            </w:ins>
          </w:p>
          <w:p w14:paraId="42746B22" w14:textId="731E8483" w:rsidR="005F457E" w:rsidDel="00964E30" w:rsidRDefault="00000000">
            <w:pPr>
              <w:widowControl/>
              <w:spacing w:after="0" w:line="240" w:lineRule="auto"/>
              <w:ind w:firstLineChars="0" w:firstLine="0"/>
              <w:textAlignment w:val="auto"/>
              <w:rPr>
                <w:ins w:id="6112" w:author="Bentayga-" w:date="2026-07-05T17:06:00Z"/>
                <w:del w:id="6113" w:author="Si-yuan LIU" w:date="2026-07-24T14:26:00Z" w16du:dateUtc="2026-07-24T06:26:00Z"/>
                <w:color w:val="000000"/>
                <w:kern w:val="0"/>
                <w:sz w:val="21"/>
                <w:szCs w:val="21"/>
                <w:lang w:val="en"/>
              </w:rPr>
            </w:pPr>
            <w:ins w:id="6114" w:author="Bentayga-" w:date="2026-07-05T17:06:00Z">
              <w:del w:id="6115" w:author="Si-yuan LIU" w:date="2026-07-24T14:26:00Z" w16du:dateUtc="2026-07-24T06:26:00Z">
                <w:r w:rsidDel="00964E30">
                  <w:rPr>
                    <w:rFonts w:hint="eastAsia"/>
                    <w:color w:val="000000"/>
                    <w:kern w:val="0"/>
                    <w:sz w:val="21"/>
                    <w:szCs w:val="21"/>
                    <w:lang w:val="en"/>
                  </w:rPr>
                  <w:delText>政策依据：中华人民共和国印花税法</w:delText>
                </w:r>
              </w:del>
            </w:ins>
          </w:p>
          <w:p w14:paraId="073EC2BC" w14:textId="0B801C99" w:rsidR="005F457E" w:rsidDel="00964E30" w:rsidRDefault="00000000">
            <w:pPr>
              <w:widowControl/>
              <w:spacing w:after="0" w:line="240" w:lineRule="auto"/>
              <w:ind w:firstLineChars="0" w:firstLine="0"/>
              <w:textAlignment w:val="auto"/>
              <w:rPr>
                <w:ins w:id="6116" w:author="Bentayga-" w:date="2026-07-05T17:06:00Z"/>
                <w:del w:id="6117" w:author="Si-yuan LIU" w:date="2026-07-24T14:26:00Z" w16du:dateUtc="2026-07-24T06:26:00Z"/>
                <w:color w:val="000000"/>
                <w:kern w:val="0"/>
                <w:sz w:val="21"/>
                <w:szCs w:val="21"/>
              </w:rPr>
            </w:pPr>
            <w:ins w:id="6118" w:author="Bentayga-" w:date="2026-07-05T17:06:00Z">
              <w:del w:id="6119" w:author="Si-yuan LIU" w:date="2026-07-24T14:26:00Z" w16du:dateUtc="2026-07-24T06:26:00Z">
                <w:r w:rsidDel="00964E30">
                  <w:rPr>
                    <w:rFonts w:hint="eastAsia"/>
                    <w:color w:val="000000"/>
                    <w:kern w:val="0"/>
                    <w:sz w:val="21"/>
                    <w:szCs w:val="21"/>
                    <w:lang w:val="en"/>
                  </w:rPr>
                  <w:delText>计算公式：股权转让对价</w:delText>
                </w:r>
                <w:r w:rsidDel="00964E30">
                  <w:rPr>
                    <w:color w:val="000000"/>
                    <w:kern w:val="0"/>
                    <w:sz w:val="21"/>
                    <w:szCs w:val="21"/>
                    <w:lang w:val="en"/>
                  </w:rPr>
                  <w:delText>31,8</w:delText>
                </w:r>
                <w:r w:rsidDel="00964E30">
                  <w:rPr>
                    <w:rFonts w:hint="eastAsia"/>
                    <w:color w:val="000000"/>
                    <w:kern w:val="0"/>
                    <w:sz w:val="21"/>
                    <w:szCs w:val="21"/>
                  </w:rPr>
                  <w:delText>33.268</w:delText>
                </w:r>
                <w:r w:rsidDel="00964E30">
                  <w:rPr>
                    <w:rFonts w:hint="eastAsia"/>
                    <w:color w:val="000000"/>
                    <w:kern w:val="0"/>
                    <w:sz w:val="21"/>
                    <w:szCs w:val="21"/>
                    <w:lang w:val="en"/>
                  </w:rPr>
                  <w:delText>万元</w:delText>
                </w:r>
                <w:r w:rsidDel="00964E30">
                  <w:rPr>
                    <w:color w:val="000000"/>
                    <w:kern w:val="0"/>
                    <w:sz w:val="21"/>
                    <w:szCs w:val="21"/>
                    <w:lang w:val="en"/>
                  </w:rPr>
                  <w:delText>*0.05%*2=31.8</w:delText>
                </w:r>
                <w:r w:rsidDel="00964E30">
                  <w:rPr>
                    <w:rFonts w:hint="eastAsia"/>
                    <w:color w:val="000000"/>
                    <w:kern w:val="0"/>
                    <w:sz w:val="21"/>
                    <w:szCs w:val="21"/>
                  </w:rPr>
                  <w:delText>3</w:delText>
                </w:r>
                <w:r w:rsidDel="00964E30">
                  <w:rPr>
                    <w:rFonts w:hint="eastAsia"/>
                    <w:color w:val="000000"/>
                    <w:kern w:val="0"/>
                    <w:sz w:val="21"/>
                    <w:szCs w:val="21"/>
                    <w:lang w:val="en"/>
                  </w:rPr>
                  <w:delText>万元</w:delText>
                </w:r>
              </w:del>
            </w:ins>
          </w:p>
        </w:tc>
        <w:tc>
          <w:tcPr>
            <w:tcW w:w="358" w:type="pct"/>
            <w:gridSpan w:val="3"/>
            <w:vAlign w:val="center"/>
            <w:tcPrChange w:id="6120" w:author="怡然 刘 [2]" w:date="2026-07-08T11:22:00Z">
              <w:tcPr>
                <w:tcW w:w="450" w:type="pct"/>
                <w:gridSpan w:val="5"/>
                <w:vAlign w:val="center"/>
              </w:tcPr>
            </w:tcPrChange>
          </w:tcPr>
          <w:p w14:paraId="0DC14F70" w14:textId="139868BA" w:rsidR="005F457E" w:rsidDel="00964E30" w:rsidRDefault="00000000">
            <w:pPr>
              <w:widowControl/>
              <w:spacing w:after="0" w:line="240" w:lineRule="auto"/>
              <w:ind w:firstLineChars="0" w:firstLine="0"/>
              <w:textAlignment w:val="auto"/>
              <w:rPr>
                <w:ins w:id="6121" w:author="Bentayga-" w:date="2026-07-05T17:06:00Z"/>
                <w:del w:id="6122" w:author="Si-yuan LIU" w:date="2026-07-24T14:26:00Z" w16du:dateUtc="2026-07-24T06:26:00Z"/>
                <w:color w:val="000000"/>
                <w:kern w:val="0"/>
                <w:sz w:val="21"/>
                <w:szCs w:val="21"/>
              </w:rPr>
            </w:pPr>
            <w:ins w:id="6123" w:author="Bentayga-" w:date="2026-07-05T17:06:00Z">
              <w:del w:id="6124" w:author="Si-yuan LIU" w:date="2026-07-24T14:26:00Z" w16du:dateUtc="2026-07-24T06:26:00Z">
                <w:r w:rsidDel="00964E30">
                  <w:rPr>
                    <w:color w:val="000000"/>
                    <w:kern w:val="0"/>
                    <w:sz w:val="21"/>
                    <w:szCs w:val="21"/>
                    <w:lang w:val="en"/>
                  </w:rPr>
                  <w:delText>31.8</w:delText>
                </w:r>
                <w:r w:rsidDel="00964E30">
                  <w:rPr>
                    <w:rFonts w:hint="eastAsia"/>
                    <w:color w:val="000000"/>
                    <w:kern w:val="0"/>
                    <w:sz w:val="21"/>
                    <w:szCs w:val="21"/>
                  </w:rPr>
                  <w:delText>3</w:delText>
                </w:r>
              </w:del>
            </w:ins>
          </w:p>
        </w:tc>
        <w:tc>
          <w:tcPr>
            <w:tcW w:w="226" w:type="pct"/>
            <w:gridSpan w:val="2"/>
            <w:vAlign w:val="center"/>
            <w:tcPrChange w:id="6125" w:author="怡然 刘 [2]" w:date="2026-07-08T11:22:00Z">
              <w:tcPr>
                <w:tcW w:w="261" w:type="pct"/>
                <w:gridSpan w:val="2"/>
                <w:vAlign w:val="center"/>
              </w:tcPr>
            </w:tcPrChange>
          </w:tcPr>
          <w:p w14:paraId="4C112473" w14:textId="013768B2" w:rsidR="005F457E" w:rsidDel="00964E30" w:rsidRDefault="00000000">
            <w:pPr>
              <w:widowControl/>
              <w:spacing w:after="0" w:line="240" w:lineRule="auto"/>
              <w:ind w:firstLineChars="0" w:firstLine="0"/>
              <w:textAlignment w:val="auto"/>
              <w:rPr>
                <w:ins w:id="6126" w:author="Bentayga-" w:date="2026-07-05T17:06:00Z"/>
                <w:del w:id="6127" w:author="Si-yuan LIU" w:date="2026-07-24T14:26:00Z" w16du:dateUtc="2026-07-24T06:26:00Z"/>
                <w:color w:val="000000"/>
                <w:kern w:val="0"/>
                <w:sz w:val="21"/>
                <w:szCs w:val="21"/>
              </w:rPr>
            </w:pPr>
            <w:ins w:id="6128" w:author="Bentayga-" w:date="2026-07-05T17:06:00Z">
              <w:del w:id="6129" w:author="Si-yuan LIU" w:date="2026-07-24T14:26:00Z" w16du:dateUtc="2026-07-24T06:26:00Z">
                <w:r w:rsidDel="00964E30">
                  <w:rPr>
                    <w:color w:val="000000"/>
                    <w:kern w:val="0"/>
                    <w:sz w:val="21"/>
                    <w:szCs w:val="21"/>
                  </w:rPr>
                  <w:delText>/</w:delText>
                </w:r>
              </w:del>
            </w:ins>
          </w:p>
        </w:tc>
        <w:tc>
          <w:tcPr>
            <w:tcW w:w="387" w:type="pct"/>
            <w:gridSpan w:val="2"/>
            <w:vAlign w:val="center"/>
            <w:tcPrChange w:id="6130" w:author="怡然 刘 [2]" w:date="2026-07-08T11:22:00Z">
              <w:tcPr>
                <w:tcW w:w="543" w:type="pct"/>
                <w:gridSpan w:val="6"/>
                <w:vAlign w:val="center"/>
              </w:tcPr>
            </w:tcPrChange>
          </w:tcPr>
          <w:p w14:paraId="48B0226C" w14:textId="43C66BD0" w:rsidR="005F457E" w:rsidDel="00964E30" w:rsidRDefault="00000000">
            <w:pPr>
              <w:widowControl/>
              <w:spacing w:after="0" w:line="240" w:lineRule="auto"/>
              <w:ind w:firstLineChars="0" w:firstLine="0"/>
              <w:textAlignment w:val="auto"/>
              <w:rPr>
                <w:ins w:id="6131" w:author="Bentayga-" w:date="2026-07-05T17:06:00Z"/>
                <w:del w:id="6132" w:author="Si-yuan LIU" w:date="2026-07-24T14:26:00Z" w16du:dateUtc="2026-07-24T06:26:00Z"/>
                <w:color w:val="000000"/>
                <w:kern w:val="0"/>
                <w:sz w:val="21"/>
                <w:szCs w:val="21"/>
              </w:rPr>
            </w:pPr>
            <w:ins w:id="6133" w:author="Bentayga-" w:date="2026-07-05T17:06:00Z">
              <w:del w:id="6134" w:author="Si-yuan LIU" w:date="2026-07-24T14:26:00Z" w16du:dateUtc="2026-07-24T06:26:00Z">
                <w:r w:rsidDel="00964E30">
                  <w:rPr>
                    <w:rFonts w:hint="eastAsia"/>
                    <w:color w:val="000000"/>
                    <w:kern w:val="0"/>
                    <w:sz w:val="21"/>
                    <w:szCs w:val="21"/>
                  </w:rPr>
                  <w:delText>国家税务总局广州市南沙区税务局、国家税务总局廊坊市税务局</w:delText>
                </w:r>
              </w:del>
            </w:ins>
          </w:p>
        </w:tc>
        <w:tc>
          <w:tcPr>
            <w:tcW w:w="87" w:type="pct"/>
            <w:gridSpan w:val="4"/>
            <w:vAlign w:val="center"/>
            <w:tcPrChange w:id="6135" w:author="怡然 刘 [2]" w:date="2026-07-08T11:22:00Z">
              <w:tcPr>
                <w:tcW w:w="331" w:type="pct"/>
                <w:gridSpan w:val="4"/>
                <w:vAlign w:val="center"/>
              </w:tcPr>
            </w:tcPrChange>
          </w:tcPr>
          <w:p w14:paraId="2825707D" w14:textId="0C6A4C0A" w:rsidR="005F457E" w:rsidDel="00964E30" w:rsidRDefault="00000000">
            <w:pPr>
              <w:widowControl/>
              <w:spacing w:after="0" w:line="240" w:lineRule="auto"/>
              <w:ind w:firstLineChars="0" w:firstLine="0"/>
              <w:textAlignment w:val="auto"/>
              <w:rPr>
                <w:ins w:id="6136" w:author="Bentayga-" w:date="2026-07-05T17:06:00Z"/>
                <w:del w:id="6137" w:author="Si-yuan LIU" w:date="2026-07-24T14:26:00Z" w16du:dateUtc="2026-07-24T06:26:00Z"/>
                <w:color w:val="000000"/>
                <w:kern w:val="0"/>
                <w:sz w:val="21"/>
                <w:szCs w:val="21"/>
              </w:rPr>
            </w:pPr>
            <w:ins w:id="6138" w:author="Bentayga-" w:date="2026-07-05T17:06:00Z">
              <w:del w:id="6139" w:author="Si-yuan LIU" w:date="2026-07-24T14:26:00Z" w16du:dateUtc="2026-07-24T06:26:00Z">
                <w:r w:rsidDel="00964E30">
                  <w:rPr>
                    <w:rFonts w:hint="eastAsia"/>
                    <w:color w:val="000000"/>
                    <w:kern w:val="0"/>
                    <w:sz w:val="21"/>
                    <w:szCs w:val="21"/>
                  </w:rPr>
                  <w:delText>奥飞数据、固安聚龙</w:delText>
                </w:r>
              </w:del>
            </w:ins>
          </w:p>
        </w:tc>
      </w:tr>
      <w:tr w:rsidR="005F457E" w:rsidDel="00964E30" w14:paraId="223332BB" w14:textId="48DEF5C9" w:rsidTr="005F457E">
        <w:trPr>
          <w:gridBefore w:val="2"/>
          <w:wBefore w:w="1157" w:type="dxa"/>
          <w:trHeight w:val="290"/>
          <w:tblHeader/>
          <w:jc w:val="center"/>
          <w:ins w:id="6140" w:author="Bentayga-" w:date="2026-07-05T17:06:00Z"/>
          <w:del w:id="6141" w:author="Si-yuan LIU" w:date="2026-07-24T14:26:00Z" w16du:dateUtc="2026-07-24T06:26:00Z"/>
          <w:trPrChange w:id="6142" w:author="怡然 刘 [2]" w:date="2026-07-08T11:22:00Z">
            <w:trPr>
              <w:gridBefore w:val="2"/>
              <w:wBefore w:w="1045" w:type="dxa"/>
              <w:trHeight w:val="290"/>
              <w:jc w:val="center"/>
            </w:trPr>
          </w:trPrChange>
        </w:trPr>
        <w:tc>
          <w:tcPr>
            <w:tcW w:w="991" w:type="pct"/>
            <w:gridSpan w:val="3"/>
            <w:vMerge/>
            <w:vAlign w:val="center"/>
            <w:tcPrChange w:id="6143" w:author="怡然 刘 [2]" w:date="2026-07-08T11:22:00Z">
              <w:tcPr>
                <w:tcW w:w="619" w:type="pct"/>
                <w:gridSpan w:val="5"/>
                <w:vMerge/>
                <w:vAlign w:val="center"/>
              </w:tcPr>
            </w:tcPrChange>
          </w:tcPr>
          <w:p w14:paraId="5ABD6838" w14:textId="7B0F17CD" w:rsidR="005F457E" w:rsidDel="00964E30" w:rsidRDefault="005F457E">
            <w:pPr>
              <w:widowControl/>
              <w:spacing w:after="0" w:line="240" w:lineRule="auto"/>
              <w:ind w:firstLineChars="0" w:firstLine="0"/>
              <w:jc w:val="left"/>
              <w:textAlignment w:val="auto"/>
              <w:rPr>
                <w:ins w:id="6144" w:author="Bentayga-" w:date="2026-07-05T17:06:00Z"/>
                <w:del w:id="6145" w:author="Si-yuan LIU" w:date="2026-07-24T14:26:00Z" w16du:dateUtc="2026-07-24T06:26:00Z"/>
                <w:color w:val="000000"/>
                <w:kern w:val="0"/>
                <w:sz w:val="21"/>
                <w:szCs w:val="21"/>
              </w:rPr>
            </w:pPr>
          </w:p>
        </w:tc>
        <w:tc>
          <w:tcPr>
            <w:tcW w:w="87" w:type="pct"/>
            <w:vAlign w:val="center"/>
            <w:tcPrChange w:id="6146" w:author="怡然 刘 [2]" w:date="2026-07-08T11:22:00Z">
              <w:tcPr>
                <w:tcW w:w="83" w:type="pct"/>
                <w:vAlign w:val="center"/>
              </w:tcPr>
            </w:tcPrChange>
          </w:tcPr>
          <w:p w14:paraId="2F541745" w14:textId="645D57E2" w:rsidR="005F457E" w:rsidDel="00964E30" w:rsidRDefault="00000000">
            <w:pPr>
              <w:widowControl/>
              <w:spacing w:after="0" w:line="240" w:lineRule="auto"/>
              <w:ind w:firstLineChars="0" w:firstLine="0"/>
              <w:jc w:val="center"/>
              <w:textAlignment w:val="auto"/>
              <w:rPr>
                <w:ins w:id="6147" w:author="Bentayga-" w:date="2026-07-05T17:06:00Z"/>
                <w:del w:id="6148" w:author="Si-yuan LIU" w:date="2026-07-24T14:26:00Z" w16du:dateUtc="2026-07-24T06:26:00Z"/>
                <w:color w:val="000000"/>
                <w:kern w:val="0"/>
                <w:sz w:val="21"/>
                <w:szCs w:val="21"/>
              </w:rPr>
            </w:pPr>
            <w:ins w:id="6149" w:author="Bentayga-" w:date="2026-07-05T17:06:00Z">
              <w:del w:id="6150" w:author="Si-yuan LIU" w:date="2026-07-24T14:26:00Z" w16du:dateUtc="2026-07-24T06:26:00Z">
                <w:r w:rsidDel="00964E30">
                  <w:rPr>
                    <w:rFonts w:hint="eastAsia"/>
                    <w:color w:val="000000"/>
                    <w:kern w:val="0"/>
                    <w:sz w:val="21"/>
                    <w:szCs w:val="21"/>
                  </w:rPr>
                  <w:delText>契税</w:delText>
                </w:r>
              </w:del>
            </w:ins>
          </w:p>
        </w:tc>
        <w:tc>
          <w:tcPr>
            <w:tcW w:w="89" w:type="pct"/>
            <w:vAlign w:val="center"/>
            <w:tcPrChange w:id="6151" w:author="怡然 刘 [2]" w:date="2026-07-08T11:22:00Z">
              <w:tcPr>
                <w:tcW w:w="127" w:type="pct"/>
                <w:gridSpan w:val="2"/>
                <w:vAlign w:val="center"/>
              </w:tcPr>
            </w:tcPrChange>
          </w:tcPr>
          <w:p w14:paraId="480D6D42" w14:textId="0E58655E" w:rsidR="005F457E" w:rsidDel="00964E30" w:rsidRDefault="00000000">
            <w:pPr>
              <w:widowControl/>
              <w:spacing w:after="0" w:line="240" w:lineRule="auto"/>
              <w:ind w:firstLineChars="0" w:firstLine="0"/>
              <w:textAlignment w:val="auto"/>
              <w:rPr>
                <w:ins w:id="6152" w:author="Bentayga-" w:date="2026-07-05T17:06:00Z"/>
                <w:del w:id="6153" w:author="Si-yuan LIU" w:date="2026-07-24T14:26:00Z" w16du:dateUtc="2026-07-24T06:26:00Z"/>
                <w:color w:val="000000"/>
                <w:kern w:val="0"/>
                <w:sz w:val="21"/>
                <w:szCs w:val="21"/>
              </w:rPr>
            </w:pPr>
            <w:ins w:id="6154" w:author="Bentayga-" w:date="2026-07-05T17:06:00Z">
              <w:del w:id="6155" w:author="Si-yuan LIU" w:date="2026-07-24T14:26:00Z" w16du:dateUtc="2026-07-24T06:26:00Z">
                <w:r w:rsidDel="00964E30">
                  <w:rPr>
                    <w:rFonts w:hint="eastAsia"/>
                    <w:color w:val="000000"/>
                    <w:kern w:val="0"/>
                    <w:sz w:val="21"/>
                    <w:szCs w:val="21"/>
                  </w:rPr>
                  <w:delText>否</w:delText>
                </w:r>
              </w:del>
            </w:ins>
          </w:p>
        </w:tc>
        <w:tc>
          <w:tcPr>
            <w:tcW w:w="2411" w:type="pct"/>
            <w:gridSpan w:val="6"/>
            <w:vAlign w:val="center"/>
            <w:tcPrChange w:id="6156" w:author="怡然 刘 [2]" w:date="2026-07-08T11:22:00Z">
              <w:tcPr>
                <w:tcW w:w="2466" w:type="pct"/>
                <w:gridSpan w:val="9"/>
                <w:vAlign w:val="center"/>
              </w:tcPr>
            </w:tcPrChange>
          </w:tcPr>
          <w:p w14:paraId="462569D9" w14:textId="4E2FA37D" w:rsidR="005F457E" w:rsidDel="00964E30" w:rsidRDefault="00000000">
            <w:pPr>
              <w:widowControl/>
              <w:spacing w:after="0" w:line="240" w:lineRule="auto"/>
              <w:ind w:firstLineChars="0" w:firstLine="0"/>
              <w:textAlignment w:val="auto"/>
              <w:rPr>
                <w:ins w:id="6157" w:author="Bentayga-" w:date="2026-07-05T17:06:00Z"/>
                <w:del w:id="6158" w:author="Si-yuan LIU" w:date="2026-07-24T14:26:00Z" w16du:dateUtc="2026-07-24T06:26:00Z"/>
                <w:color w:val="000000"/>
                <w:kern w:val="0"/>
                <w:sz w:val="21"/>
                <w:szCs w:val="21"/>
              </w:rPr>
            </w:pPr>
            <w:ins w:id="6159" w:author="Bentayga-" w:date="2026-07-05T17:06:00Z">
              <w:del w:id="6160" w:author="Si-yuan LIU" w:date="2026-07-24T14:26:00Z" w16du:dateUtc="2026-07-24T06:26:00Z">
                <w:r w:rsidDel="00964E30">
                  <w:rPr>
                    <w:color w:val="000000"/>
                    <w:kern w:val="0"/>
                    <w:sz w:val="21"/>
                    <w:szCs w:val="21"/>
                    <w:lang w:val="en"/>
                  </w:rPr>
                  <w:delText>/</w:delText>
                </w:r>
              </w:del>
            </w:ins>
          </w:p>
        </w:tc>
        <w:tc>
          <w:tcPr>
            <w:tcW w:w="358" w:type="pct"/>
            <w:gridSpan w:val="3"/>
            <w:vAlign w:val="center"/>
            <w:tcPrChange w:id="6161" w:author="怡然 刘 [2]" w:date="2026-07-08T11:22:00Z">
              <w:tcPr>
                <w:tcW w:w="450" w:type="pct"/>
                <w:gridSpan w:val="5"/>
                <w:vAlign w:val="center"/>
              </w:tcPr>
            </w:tcPrChange>
          </w:tcPr>
          <w:p w14:paraId="245A80C0" w14:textId="4FCD978B" w:rsidR="005F457E" w:rsidDel="00964E30" w:rsidRDefault="00000000">
            <w:pPr>
              <w:widowControl/>
              <w:spacing w:after="0" w:line="240" w:lineRule="auto"/>
              <w:ind w:firstLineChars="0" w:firstLine="0"/>
              <w:textAlignment w:val="auto"/>
              <w:rPr>
                <w:ins w:id="6162" w:author="Bentayga-" w:date="2026-07-05T17:06:00Z"/>
                <w:del w:id="6163" w:author="Si-yuan LIU" w:date="2026-07-24T14:26:00Z" w16du:dateUtc="2026-07-24T06:26:00Z"/>
                <w:color w:val="000000"/>
                <w:kern w:val="0"/>
                <w:sz w:val="21"/>
                <w:szCs w:val="21"/>
              </w:rPr>
            </w:pPr>
            <w:ins w:id="6164" w:author="Bentayga-" w:date="2026-07-05T17:06:00Z">
              <w:del w:id="6165" w:author="Si-yuan LIU" w:date="2026-07-24T14:26:00Z" w16du:dateUtc="2026-07-24T06:26:00Z">
                <w:r w:rsidDel="00964E30">
                  <w:rPr>
                    <w:color w:val="000000"/>
                    <w:kern w:val="0"/>
                    <w:sz w:val="21"/>
                    <w:szCs w:val="21"/>
                    <w:lang w:val="en"/>
                  </w:rPr>
                  <w:delText>/</w:delText>
                </w:r>
              </w:del>
            </w:ins>
          </w:p>
        </w:tc>
        <w:tc>
          <w:tcPr>
            <w:tcW w:w="226" w:type="pct"/>
            <w:gridSpan w:val="2"/>
            <w:vAlign w:val="center"/>
            <w:tcPrChange w:id="6166" w:author="怡然 刘 [2]" w:date="2026-07-08T11:22:00Z">
              <w:tcPr>
                <w:tcW w:w="261" w:type="pct"/>
                <w:gridSpan w:val="2"/>
                <w:vAlign w:val="center"/>
              </w:tcPr>
            </w:tcPrChange>
          </w:tcPr>
          <w:p w14:paraId="3F0A1433" w14:textId="12B11BA8" w:rsidR="005F457E" w:rsidDel="00964E30" w:rsidRDefault="00000000">
            <w:pPr>
              <w:widowControl/>
              <w:spacing w:after="0" w:line="240" w:lineRule="auto"/>
              <w:ind w:firstLineChars="0" w:firstLine="0"/>
              <w:textAlignment w:val="auto"/>
              <w:rPr>
                <w:ins w:id="6167" w:author="Bentayga-" w:date="2026-07-05T17:06:00Z"/>
                <w:del w:id="6168" w:author="Si-yuan LIU" w:date="2026-07-24T14:26:00Z" w16du:dateUtc="2026-07-24T06:26:00Z"/>
                <w:color w:val="000000"/>
                <w:kern w:val="0"/>
                <w:sz w:val="21"/>
                <w:szCs w:val="21"/>
              </w:rPr>
            </w:pPr>
            <w:ins w:id="6169" w:author="Bentayga-" w:date="2026-07-05T17:06:00Z">
              <w:del w:id="6170" w:author="Si-yuan LIU" w:date="2026-07-24T14:26:00Z" w16du:dateUtc="2026-07-24T06:26:00Z">
                <w:r w:rsidDel="00964E30">
                  <w:rPr>
                    <w:color w:val="000000"/>
                    <w:kern w:val="0"/>
                    <w:sz w:val="21"/>
                    <w:szCs w:val="21"/>
                    <w:lang w:val="en"/>
                  </w:rPr>
                  <w:delText>/</w:delText>
                </w:r>
              </w:del>
            </w:ins>
          </w:p>
        </w:tc>
        <w:tc>
          <w:tcPr>
            <w:tcW w:w="387" w:type="pct"/>
            <w:gridSpan w:val="2"/>
            <w:vAlign w:val="center"/>
            <w:tcPrChange w:id="6171" w:author="怡然 刘 [2]" w:date="2026-07-08T11:22:00Z">
              <w:tcPr>
                <w:tcW w:w="543" w:type="pct"/>
                <w:gridSpan w:val="6"/>
                <w:vAlign w:val="center"/>
              </w:tcPr>
            </w:tcPrChange>
          </w:tcPr>
          <w:p w14:paraId="00B5C930" w14:textId="294569BB" w:rsidR="005F457E" w:rsidDel="00964E30" w:rsidRDefault="00000000">
            <w:pPr>
              <w:widowControl/>
              <w:spacing w:after="0" w:line="240" w:lineRule="auto"/>
              <w:ind w:firstLineChars="0" w:firstLine="0"/>
              <w:textAlignment w:val="auto"/>
              <w:rPr>
                <w:ins w:id="6172" w:author="Bentayga-" w:date="2026-07-05T17:06:00Z"/>
                <w:del w:id="6173" w:author="Si-yuan LIU" w:date="2026-07-24T14:26:00Z" w16du:dateUtc="2026-07-24T06:26:00Z"/>
                <w:color w:val="000000"/>
                <w:kern w:val="0"/>
                <w:sz w:val="21"/>
                <w:szCs w:val="21"/>
              </w:rPr>
            </w:pPr>
            <w:ins w:id="6174" w:author="Bentayga-" w:date="2026-07-05T17:06:00Z">
              <w:del w:id="6175" w:author="Si-yuan LIU" w:date="2026-07-24T14:26:00Z" w16du:dateUtc="2026-07-24T06:26:00Z">
                <w:r w:rsidDel="00964E30">
                  <w:rPr>
                    <w:color w:val="000000"/>
                    <w:kern w:val="0"/>
                    <w:sz w:val="21"/>
                    <w:szCs w:val="21"/>
                    <w:lang w:val="en"/>
                  </w:rPr>
                  <w:delText>/</w:delText>
                </w:r>
              </w:del>
            </w:ins>
          </w:p>
        </w:tc>
        <w:tc>
          <w:tcPr>
            <w:tcW w:w="87" w:type="pct"/>
            <w:gridSpan w:val="4"/>
            <w:vAlign w:val="center"/>
            <w:tcPrChange w:id="6176" w:author="怡然 刘 [2]" w:date="2026-07-08T11:22:00Z">
              <w:tcPr>
                <w:tcW w:w="331" w:type="pct"/>
                <w:gridSpan w:val="4"/>
                <w:vAlign w:val="center"/>
              </w:tcPr>
            </w:tcPrChange>
          </w:tcPr>
          <w:p w14:paraId="58F3F60D" w14:textId="024269BC" w:rsidR="005F457E" w:rsidDel="00964E30" w:rsidRDefault="00000000">
            <w:pPr>
              <w:widowControl/>
              <w:spacing w:after="0" w:line="240" w:lineRule="auto"/>
              <w:ind w:firstLineChars="0" w:firstLine="0"/>
              <w:textAlignment w:val="auto"/>
              <w:rPr>
                <w:ins w:id="6177" w:author="Bentayga-" w:date="2026-07-05T17:06:00Z"/>
                <w:del w:id="6178" w:author="Si-yuan LIU" w:date="2026-07-24T14:26:00Z" w16du:dateUtc="2026-07-24T06:26:00Z"/>
                <w:color w:val="000000"/>
                <w:kern w:val="0"/>
                <w:sz w:val="21"/>
                <w:szCs w:val="21"/>
              </w:rPr>
            </w:pPr>
            <w:ins w:id="6179" w:author="Bentayga-" w:date="2026-07-05T17:06:00Z">
              <w:del w:id="6180" w:author="Si-yuan LIU" w:date="2026-07-24T14:26:00Z" w16du:dateUtc="2026-07-24T06:26:00Z">
                <w:r w:rsidDel="00964E30">
                  <w:rPr>
                    <w:color w:val="000000"/>
                    <w:kern w:val="0"/>
                    <w:sz w:val="21"/>
                    <w:szCs w:val="21"/>
                    <w:lang w:val="en"/>
                  </w:rPr>
                  <w:delText>/</w:delText>
                </w:r>
              </w:del>
            </w:ins>
          </w:p>
        </w:tc>
      </w:tr>
      <w:tr w:rsidR="005F457E" w:rsidDel="00964E30" w14:paraId="66AB03E0" w14:textId="23AC3C3D" w:rsidTr="005F457E">
        <w:trPr>
          <w:gridBefore w:val="2"/>
          <w:wBefore w:w="1157" w:type="dxa"/>
          <w:trHeight w:val="290"/>
          <w:tblHeader/>
          <w:jc w:val="center"/>
          <w:ins w:id="6181" w:author="Bentayga-" w:date="2026-07-05T17:06:00Z"/>
          <w:del w:id="6182" w:author="Si-yuan LIU" w:date="2026-07-24T14:26:00Z" w16du:dateUtc="2026-07-24T06:26:00Z"/>
          <w:trPrChange w:id="6183" w:author="怡然 刘 [2]" w:date="2026-07-08T11:22:00Z">
            <w:trPr>
              <w:gridBefore w:val="2"/>
              <w:wBefore w:w="1045" w:type="dxa"/>
              <w:trHeight w:val="290"/>
              <w:jc w:val="center"/>
            </w:trPr>
          </w:trPrChange>
        </w:trPr>
        <w:tc>
          <w:tcPr>
            <w:tcW w:w="991" w:type="pct"/>
            <w:gridSpan w:val="3"/>
            <w:vMerge/>
            <w:vAlign w:val="center"/>
            <w:tcPrChange w:id="6184" w:author="怡然 刘 [2]" w:date="2026-07-08T11:22:00Z">
              <w:tcPr>
                <w:tcW w:w="619" w:type="pct"/>
                <w:gridSpan w:val="5"/>
                <w:vMerge/>
                <w:vAlign w:val="center"/>
              </w:tcPr>
            </w:tcPrChange>
          </w:tcPr>
          <w:p w14:paraId="212E055B" w14:textId="2C880B78" w:rsidR="005F457E" w:rsidDel="00964E30" w:rsidRDefault="005F457E">
            <w:pPr>
              <w:widowControl/>
              <w:spacing w:after="0" w:line="240" w:lineRule="auto"/>
              <w:ind w:firstLineChars="0" w:firstLine="0"/>
              <w:jc w:val="left"/>
              <w:textAlignment w:val="auto"/>
              <w:rPr>
                <w:ins w:id="6185" w:author="Bentayga-" w:date="2026-07-05T17:06:00Z"/>
                <w:del w:id="6186" w:author="Si-yuan LIU" w:date="2026-07-24T14:26:00Z" w16du:dateUtc="2026-07-24T06:26:00Z"/>
                <w:color w:val="000000"/>
                <w:kern w:val="0"/>
                <w:sz w:val="21"/>
                <w:szCs w:val="21"/>
              </w:rPr>
            </w:pPr>
          </w:p>
        </w:tc>
        <w:tc>
          <w:tcPr>
            <w:tcW w:w="87" w:type="pct"/>
            <w:vAlign w:val="center"/>
            <w:tcPrChange w:id="6187" w:author="怡然 刘 [2]" w:date="2026-07-08T11:22:00Z">
              <w:tcPr>
                <w:tcW w:w="83" w:type="pct"/>
                <w:vAlign w:val="center"/>
              </w:tcPr>
            </w:tcPrChange>
          </w:tcPr>
          <w:p w14:paraId="7D902A3A" w14:textId="2548D337" w:rsidR="005F457E" w:rsidDel="00964E30" w:rsidRDefault="00000000">
            <w:pPr>
              <w:widowControl/>
              <w:spacing w:after="0" w:line="240" w:lineRule="auto"/>
              <w:ind w:firstLineChars="0" w:firstLine="0"/>
              <w:jc w:val="center"/>
              <w:textAlignment w:val="auto"/>
              <w:rPr>
                <w:ins w:id="6188" w:author="Bentayga-" w:date="2026-07-05T17:06:00Z"/>
                <w:del w:id="6189" w:author="Si-yuan LIU" w:date="2026-07-24T14:26:00Z" w16du:dateUtc="2026-07-24T06:26:00Z"/>
                <w:color w:val="000000"/>
                <w:kern w:val="0"/>
                <w:sz w:val="21"/>
                <w:szCs w:val="21"/>
              </w:rPr>
            </w:pPr>
            <w:ins w:id="6190" w:author="Bentayga-" w:date="2026-07-05T17:06:00Z">
              <w:del w:id="6191" w:author="Si-yuan LIU" w:date="2026-07-24T14:26:00Z" w16du:dateUtc="2026-07-24T06:26:00Z">
                <w:r w:rsidDel="00964E30">
                  <w:rPr>
                    <w:rFonts w:hint="eastAsia"/>
                    <w:color w:val="000000"/>
                    <w:kern w:val="0"/>
                    <w:sz w:val="21"/>
                    <w:szCs w:val="21"/>
                  </w:rPr>
                  <w:delText>其他</w:delText>
                </w:r>
              </w:del>
            </w:ins>
          </w:p>
        </w:tc>
        <w:tc>
          <w:tcPr>
            <w:tcW w:w="89" w:type="pct"/>
            <w:vAlign w:val="center"/>
            <w:tcPrChange w:id="6192" w:author="怡然 刘 [2]" w:date="2026-07-08T11:22:00Z">
              <w:tcPr>
                <w:tcW w:w="127" w:type="pct"/>
                <w:gridSpan w:val="2"/>
                <w:vAlign w:val="center"/>
              </w:tcPr>
            </w:tcPrChange>
          </w:tcPr>
          <w:p w14:paraId="1EB0FFCA" w14:textId="048B9125" w:rsidR="005F457E" w:rsidDel="00964E30" w:rsidRDefault="00000000">
            <w:pPr>
              <w:widowControl/>
              <w:spacing w:after="0" w:line="240" w:lineRule="auto"/>
              <w:ind w:firstLineChars="0" w:firstLine="0"/>
              <w:textAlignment w:val="auto"/>
              <w:rPr>
                <w:ins w:id="6193" w:author="Bentayga-" w:date="2026-07-05T17:06:00Z"/>
                <w:del w:id="6194" w:author="Si-yuan LIU" w:date="2026-07-24T14:26:00Z" w16du:dateUtc="2026-07-24T06:26:00Z"/>
                <w:color w:val="000000"/>
                <w:kern w:val="0"/>
                <w:sz w:val="21"/>
                <w:szCs w:val="21"/>
              </w:rPr>
            </w:pPr>
            <w:ins w:id="6195" w:author="Bentayga-" w:date="2026-07-05T17:06:00Z">
              <w:del w:id="6196" w:author="Si-yuan LIU" w:date="2026-07-24T14:26:00Z" w16du:dateUtc="2026-07-24T06:26:00Z">
                <w:r w:rsidDel="00964E30">
                  <w:rPr>
                    <w:rFonts w:hint="eastAsia"/>
                    <w:color w:val="000000"/>
                    <w:kern w:val="0"/>
                    <w:sz w:val="21"/>
                    <w:szCs w:val="21"/>
                  </w:rPr>
                  <w:delText>否</w:delText>
                </w:r>
              </w:del>
            </w:ins>
          </w:p>
        </w:tc>
        <w:tc>
          <w:tcPr>
            <w:tcW w:w="2411" w:type="pct"/>
            <w:gridSpan w:val="6"/>
            <w:vAlign w:val="center"/>
            <w:tcPrChange w:id="6197" w:author="怡然 刘 [2]" w:date="2026-07-08T11:22:00Z">
              <w:tcPr>
                <w:tcW w:w="2466" w:type="pct"/>
                <w:gridSpan w:val="9"/>
                <w:vAlign w:val="center"/>
              </w:tcPr>
            </w:tcPrChange>
          </w:tcPr>
          <w:p w14:paraId="0751A082" w14:textId="7169DF3F" w:rsidR="005F457E" w:rsidDel="00964E30" w:rsidRDefault="00000000">
            <w:pPr>
              <w:widowControl/>
              <w:spacing w:after="0" w:line="240" w:lineRule="auto"/>
              <w:ind w:firstLineChars="0" w:firstLine="0"/>
              <w:textAlignment w:val="auto"/>
              <w:rPr>
                <w:ins w:id="6198" w:author="Bentayga-" w:date="2026-07-05T17:06:00Z"/>
                <w:del w:id="6199" w:author="Si-yuan LIU" w:date="2026-07-24T14:26:00Z" w16du:dateUtc="2026-07-24T06:26:00Z"/>
                <w:color w:val="000000"/>
                <w:kern w:val="0"/>
                <w:sz w:val="21"/>
                <w:szCs w:val="21"/>
              </w:rPr>
            </w:pPr>
            <w:ins w:id="6200" w:author="Bentayga-" w:date="2026-07-05T17:06:00Z">
              <w:del w:id="6201" w:author="Si-yuan LIU" w:date="2026-07-24T14:26:00Z" w16du:dateUtc="2026-07-24T06:26:00Z">
                <w:r w:rsidDel="00964E30">
                  <w:rPr>
                    <w:color w:val="000000"/>
                    <w:kern w:val="0"/>
                    <w:sz w:val="21"/>
                    <w:szCs w:val="21"/>
                    <w:lang w:val="en"/>
                  </w:rPr>
                  <w:delText>/</w:delText>
                </w:r>
              </w:del>
            </w:ins>
          </w:p>
        </w:tc>
        <w:tc>
          <w:tcPr>
            <w:tcW w:w="358" w:type="pct"/>
            <w:gridSpan w:val="3"/>
            <w:vAlign w:val="center"/>
            <w:tcPrChange w:id="6202" w:author="怡然 刘 [2]" w:date="2026-07-08T11:22:00Z">
              <w:tcPr>
                <w:tcW w:w="450" w:type="pct"/>
                <w:gridSpan w:val="5"/>
                <w:vAlign w:val="center"/>
              </w:tcPr>
            </w:tcPrChange>
          </w:tcPr>
          <w:p w14:paraId="61875093" w14:textId="5BF47CCB" w:rsidR="005F457E" w:rsidDel="00964E30" w:rsidRDefault="00000000">
            <w:pPr>
              <w:widowControl/>
              <w:spacing w:after="0" w:line="240" w:lineRule="auto"/>
              <w:ind w:firstLineChars="0" w:firstLine="0"/>
              <w:textAlignment w:val="auto"/>
              <w:rPr>
                <w:ins w:id="6203" w:author="Bentayga-" w:date="2026-07-05T17:06:00Z"/>
                <w:del w:id="6204" w:author="Si-yuan LIU" w:date="2026-07-24T14:26:00Z" w16du:dateUtc="2026-07-24T06:26:00Z"/>
                <w:color w:val="000000"/>
                <w:kern w:val="0"/>
                <w:sz w:val="21"/>
                <w:szCs w:val="21"/>
              </w:rPr>
            </w:pPr>
            <w:ins w:id="6205" w:author="Bentayga-" w:date="2026-07-05T17:06:00Z">
              <w:del w:id="6206" w:author="Si-yuan LIU" w:date="2026-07-24T14:26:00Z" w16du:dateUtc="2026-07-24T06:26:00Z">
                <w:r w:rsidDel="00964E30">
                  <w:rPr>
                    <w:color w:val="000000"/>
                    <w:kern w:val="0"/>
                    <w:sz w:val="21"/>
                    <w:szCs w:val="21"/>
                    <w:lang w:val="en"/>
                  </w:rPr>
                  <w:delText>/</w:delText>
                </w:r>
              </w:del>
            </w:ins>
          </w:p>
        </w:tc>
        <w:tc>
          <w:tcPr>
            <w:tcW w:w="226" w:type="pct"/>
            <w:gridSpan w:val="2"/>
            <w:vAlign w:val="center"/>
            <w:tcPrChange w:id="6207" w:author="怡然 刘 [2]" w:date="2026-07-08T11:22:00Z">
              <w:tcPr>
                <w:tcW w:w="261" w:type="pct"/>
                <w:gridSpan w:val="2"/>
                <w:vAlign w:val="center"/>
              </w:tcPr>
            </w:tcPrChange>
          </w:tcPr>
          <w:p w14:paraId="1F2AFDD5" w14:textId="1EA8C180" w:rsidR="005F457E" w:rsidDel="00964E30" w:rsidRDefault="00000000">
            <w:pPr>
              <w:widowControl/>
              <w:spacing w:after="0" w:line="240" w:lineRule="auto"/>
              <w:ind w:firstLineChars="0" w:firstLine="0"/>
              <w:textAlignment w:val="auto"/>
              <w:rPr>
                <w:ins w:id="6208" w:author="Bentayga-" w:date="2026-07-05T17:06:00Z"/>
                <w:del w:id="6209" w:author="Si-yuan LIU" w:date="2026-07-24T14:26:00Z" w16du:dateUtc="2026-07-24T06:26:00Z"/>
                <w:color w:val="000000"/>
                <w:kern w:val="0"/>
                <w:sz w:val="21"/>
                <w:szCs w:val="21"/>
              </w:rPr>
            </w:pPr>
            <w:ins w:id="6210" w:author="Bentayga-" w:date="2026-07-05T17:06:00Z">
              <w:del w:id="6211" w:author="Si-yuan LIU" w:date="2026-07-24T14:26:00Z" w16du:dateUtc="2026-07-24T06:26:00Z">
                <w:r w:rsidDel="00964E30">
                  <w:rPr>
                    <w:color w:val="000000"/>
                    <w:kern w:val="0"/>
                    <w:sz w:val="21"/>
                    <w:szCs w:val="21"/>
                    <w:lang w:val="en"/>
                  </w:rPr>
                  <w:delText>/</w:delText>
                </w:r>
              </w:del>
            </w:ins>
          </w:p>
        </w:tc>
        <w:tc>
          <w:tcPr>
            <w:tcW w:w="387" w:type="pct"/>
            <w:gridSpan w:val="2"/>
            <w:vAlign w:val="center"/>
            <w:tcPrChange w:id="6212" w:author="怡然 刘 [2]" w:date="2026-07-08T11:22:00Z">
              <w:tcPr>
                <w:tcW w:w="543" w:type="pct"/>
                <w:gridSpan w:val="6"/>
                <w:vAlign w:val="center"/>
              </w:tcPr>
            </w:tcPrChange>
          </w:tcPr>
          <w:p w14:paraId="4F589378" w14:textId="5B0F58A2" w:rsidR="005F457E" w:rsidDel="00964E30" w:rsidRDefault="00000000">
            <w:pPr>
              <w:widowControl/>
              <w:spacing w:after="0" w:line="240" w:lineRule="auto"/>
              <w:ind w:firstLineChars="0" w:firstLine="0"/>
              <w:textAlignment w:val="auto"/>
              <w:rPr>
                <w:ins w:id="6213" w:author="Bentayga-" w:date="2026-07-05T17:06:00Z"/>
                <w:del w:id="6214" w:author="Si-yuan LIU" w:date="2026-07-24T14:26:00Z" w16du:dateUtc="2026-07-24T06:26:00Z"/>
                <w:color w:val="000000"/>
                <w:kern w:val="0"/>
                <w:sz w:val="21"/>
                <w:szCs w:val="21"/>
              </w:rPr>
            </w:pPr>
            <w:ins w:id="6215" w:author="Bentayga-" w:date="2026-07-05T17:06:00Z">
              <w:del w:id="6216" w:author="Si-yuan LIU" w:date="2026-07-24T14:26:00Z" w16du:dateUtc="2026-07-24T06:26:00Z">
                <w:r w:rsidDel="00964E30">
                  <w:rPr>
                    <w:color w:val="000000"/>
                    <w:kern w:val="0"/>
                    <w:sz w:val="21"/>
                    <w:szCs w:val="21"/>
                    <w:lang w:val="en"/>
                  </w:rPr>
                  <w:delText>/</w:delText>
                </w:r>
              </w:del>
            </w:ins>
          </w:p>
        </w:tc>
        <w:tc>
          <w:tcPr>
            <w:tcW w:w="87" w:type="pct"/>
            <w:gridSpan w:val="4"/>
            <w:vAlign w:val="center"/>
            <w:tcPrChange w:id="6217" w:author="怡然 刘 [2]" w:date="2026-07-08T11:22:00Z">
              <w:tcPr>
                <w:tcW w:w="331" w:type="pct"/>
                <w:gridSpan w:val="4"/>
                <w:vAlign w:val="center"/>
              </w:tcPr>
            </w:tcPrChange>
          </w:tcPr>
          <w:p w14:paraId="141E3A30" w14:textId="7A3378BF" w:rsidR="005F457E" w:rsidDel="00964E30" w:rsidRDefault="00000000">
            <w:pPr>
              <w:widowControl/>
              <w:spacing w:after="0" w:line="240" w:lineRule="auto"/>
              <w:ind w:firstLineChars="0" w:firstLine="0"/>
              <w:textAlignment w:val="auto"/>
              <w:rPr>
                <w:ins w:id="6218" w:author="Bentayga-" w:date="2026-07-05T17:06:00Z"/>
                <w:del w:id="6219" w:author="Si-yuan LIU" w:date="2026-07-24T14:26:00Z" w16du:dateUtc="2026-07-24T06:26:00Z"/>
                <w:color w:val="000000"/>
                <w:kern w:val="0"/>
                <w:sz w:val="21"/>
                <w:szCs w:val="21"/>
              </w:rPr>
            </w:pPr>
            <w:ins w:id="6220" w:author="Bentayga-" w:date="2026-07-05T17:06:00Z">
              <w:del w:id="6221" w:author="Si-yuan LIU" w:date="2026-07-24T14:26:00Z" w16du:dateUtc="2026-07-24T06:26:00Z">
                <w:r w:rsidDel="00964E30">
                  <w:rPr>
                    <w:color w:val="000000"/>
                    <w:kern w:val="0"/>
                    <w:sz w:val="21"/>
                    <w:szCs w:val="21"/>
                    <w:lang w:val="en"/>
                  </w:rPr>
                  <w:delText>/</w:delText>
                </w:r>
              </w:del>
            </w:ins>
          </w:p>
        </w:tc>
      </w:tr>
      <w:tr w:rsidR="005F457E" w:rsidDel="00964E30" w14:paraId="1DDB1140" w14:textId="558C8CAE" w:rsidTr="005F457E">
        <w:trPr>
          <w:gridBefore w:val="2"/>
          <w:gridAfter w:val="1"/>
          <w:wBefore w:w="1157" w:type="dxa"/>
          <w:wAfter w:w="35" w:type="dxa"/>
          <w:trHeight w:val="290"/>
          <w:tblHeader/>
          <w:jc w:val="center"/>
          <w:ins w:id="6222" w:author="Bentayga-" w:date="2026-07-05T17:06:00Z"/>
          <w:del w:id="6223" w:author="Si-yuan LIU" w:date="2026-07-24T14:26:00Z" w16du:dateUtc="2026-07-24T06:26:00Z"/>
          <w:trPrChange w:id="6224" w:author="怡然 刘 [2]" w:date="2026-07-08T11:22:00Z">
            <w:trPr>
              <w:gridBefore w:val="2"/>
              <w:gridAfter w:val="1"/>
              <w:wBefore w:w="1045" w:type="dxa"/>
              <w:wAfter w:w="41" w:type="dxa"/>
              <w:trHeight w:val="290"/>
              <w:jc w:val="center"/>
            </w:trPr>
          </w:trPrChange>
        </w:trPr>
        <w:tc>
          <w:tcPr>
            <w:tcW w:w="991" w:type="pct"/>
            <w:gridSpan w:val="3"/>
            <w:vMerge/>
            <w:vAlign w:val="center"/>
            <w:tcPrChange w:id="6225" w:author="怡然 刘 [2]" w:date="2026-07-08T11:22:00Z">
              <w:tcPr>
                <w:tcW w:w="619" w:type="pct"/>
                <w:gridSpan w:val="5"/>
                <w:vMerge/>
                <w:vAlign w:val="center"/>
              </w:tcPr>
            </w:tcPrChange>
          </w:tcPr>
          <w:p w14:paraId="49C08A4E" w14:textId="218FA596" w:rsidR="005F457E" w:rsidDel="00964E30" w:rsidRDefault="005F457E">
            <w:pPr>
              <w:widowControl/>
              <w:spacing w:after="0" w:line="240" w:lineRule="auto"/>
              <w:ind w:firstLineChars="0" w:firstLine="0"/>
              <w:jc w:val="left"/>
              <w:textAlignment w:val="auto"/>
              <w:rPr>
                <w:ins w:id="6226" w:author="Bentayga-" w:date="2026-07-05T17:06:00Z"/>
                <w:del w:id="6227" w:author="Si-yuan LIU" w:date="2026-07-24T14:26:00Z" w16du:dateUtc="2026-07-24T06:26:00Z"/>
                <w:color w:val="000000"/>
                <w:kern w:val="0"/>
                <w:sz w:val="21"/>
                <w:szCs w:val="21"/>
              </w:rPr>
            </w:pPr>
          </w:p>
        </w:tc>
        <w:tc>
          <w:tcPr>
            <w:tcW w:w="3632" w:type="pct"/>
            <w:gridSpan w:val="18"/>
            <w:vAlign w:val="center"/>
            <w:tcPrChange w:id="6228" w:author="怡然 刘 [2]" w:date="2026-07-08T11:22:00Z">
              <w:tcPr>
                <w:tcW w:w="4203" w:type="pct"/>
                <w:gridSpan w:val="28"/>
                <w:vAlign w:val="center"/>
              </w:tcPr>
            </w:tcPrChange>
          </w:tcPr>
          <w:p w14:paraId="7A86BBAF" w14:textId="7A4F76C6" w:rsidR="005F457E" w:rsidDel="00964E30" w:rsidRDefault="00000000">
            <w:pPr>
              <w:widowControl/>
              <w:spacing w:after="0" w:line="240" w:lineRule="auto"/>
              <w:ind w:firstLineChars="0" w:firstLine="0"/>
              <w:textAlignment w:val="auto"/>
              <w:rPr>
                <w:ins w:id="6229" w:author="Bentayga-" w:date="2026-07-05T17:06:00Z"/>
                <w:del w:id="6230" w:author="Si-yuan LIU" w:date="2026-07-24T14:26:00Z" w16du:dateUtc="2026-07-24T06:26:00Z"/>
                <w:color w:val="000000"/>
                <w:kern w:val="0"/>
                <w:sz w:val="21"/>
                <w:szCs w:val="21"/>
                <w:highlight w:val="yellow"/>
              </w:rPr>
            </w:pPr>
            <w:ins w:id="6231" w:author="Bentayga-" w:date="2026-07-05T17:06:00Z">
              <w:del w:id="6232" w:author="Si-yuan LIU" w:date="2026-07-24T14:26:00Z" w16du:dateUtc="2026-07-24T06:26:00Z">
                <w:r w:rsidDel="00964E30">
                  <w:rPr>
                    <w:color w:val="000000"/>
                    <w:kern w:val="0"/>
                    <w:sz w:val="21"/>
                    <w:szCs w:val="21"/>
                    <w:lang w:val="en"/>
                  </w:rPr>
                  <w:delText>2</w:delText>
                </w:r>
                <w:r w:rsidDel="00964E30">
                  <w:rPr>
                    <w:rFonts w:hint="eastAsia"/>
                    <w:color w:val="000000"/>
                    <w:kern w:val="0"/>
                    <w:sz w:val="21"/>
                    <w:szCs w:val="21"/>
                    <w:lang w:val="en"/>
                  </w:rPr>
                  <w:delText>、</w:delText>
                </w:r>
                <w:r w:rsidDel="00964E30">
                  <w:rPr>
                    <w:rFonts w:hint="eastAsia"/>
                    <w:color w:val="000000"/>
                    <w:kern w:val="0"/>
                    <w:sz w:val="21"/>
                    <w:szCs w:val="21"/>
                  </w:rPr>
                  <w:delText>昊盈科技</w:delText>
                </w:r>
                <w:r w:rsidDel="00964E30">
                  <w:rPr>
                    <w:rFonts w:hint="eastAsia"/>
                    <w:color w:val="000000"/>
                    <w:kern w:val="0"/>
                    <w:sz w:val="21"/>
                    <w:szCs w:val="21"/>
                    <w:lang w:val="en"/>
                  </w:rPr>
                  <w:delText>回购天泽奥融持有的</w:delText>
                </w:r>
                <w:r w:rsidDel="00964E30">
                  <w:rPr>
                    <w:color w:val="000000"/>
                    <w:kern w:val="0"/>
                    <w:sz w:val="21"/>
                    <w:szCs w:val="21"/>
                    <w:lang w:val="en"/>
                  </w:rPr>
                  <w:delText>23.47%</w:delText>
                </w:r>
                <w:r w:rsidDel="00964E30">
                  <w:rPr>
                    <w:rFonts w:hint="eastAsia"/>
                    <w:color w:val="000000"/>
                    <w:kern w:val="0"/>
                    <w:sz w:val="21"/>
                    <w:szCs w:val="21"/>
                    <w:lang w:val="en"/>
                  </w:rPr>
                  <w:delText>奥融科技股权</w:delText>
                </w:r>
              </w:del>
            </w:ins>
          </w:p>
        </w:tc>
      </w:tr>
      <w:tr w:rsidR="005F457E" w:rsidDel="00964E30" w14:paraId="23E87E5D" w14:textId="71DA362E" w:rsidTr="005F457E">
        <w:trPr>
          <w:gridBefore w:val="2"/>
          <w:wBefore w:w="1157" w:type="dxa"/>
          <w:trHeight w:val="290"/>
          <w:tblHeader/>
          <w:jc w:val="center"/>
          <w:ins w:id="6233" w:author="Bentayga-" w:date="2026-07-05T17:06:00Z"/>
          <w:del w:id="6234" w:author="Si-yuan LIU" w:date="2026-07-24T14:26:00Z" w16du:dateUtc="2026-07-24T06:26:00Z"/>
          <w:trPrChange w:id="6235" w:author="怡然 刘 [2]" w:date="2026-07-08T11:22:00Z">
            <w:trPr>
              <w:gridBefore w:val="2"/>
              <w:wBefore w:w="1045" w:type="dxa"/>
              <w:trHeight w:val="290"/>
              <w:jc w:val="center"/>
            </w:trPr>
          </w:trPrChange>
        </w:trPr>
        <w:tc>
          <w:tcPr>
            <w:tcW w:w="991" w:type="pct"/>
            <w:gridSpan w:val="3"/>
            <w:vMerge/>
            <w:vAlign w:val="center"/>
            <w:tcPrChange w:id="6236" w:author="怡然 刘 [2]" w:date="2026-07-08T11:22:00Z">
              <w:tcPr>
                <w:tcW w:w="619" w:type="pct"/>
                <w:gridSpan w:val="5"/>
                <w:vMerge/>
                <w:vAlign w:val="center"/>
              </w:tcPr>
            </w:tcPrChange>
          </w:tcPr>
          <w:p w14:paraId="783194A5" w14:textId="0BFDC7B4" w:rsidR="005F457E" w:rsidDel="00964E30" w:rsidRDefault="005F457E">
            <w:pPr>
              <w:widowControl/>
              <w:spacing w:after="0" w:line="240" w:lineRule="auto"/>
              <w:ind w:firstLineChars="0" w:firstLine="0"/>
              <w:jc w:val="left"/>
              <w:textAlignment w:val="auto"/>
              <w:rPr>
                <w:ins w:id="6237" w:author="Bentayga-" w:date="2026-07-05T17:06:00Z"/>
                <w:del w:id="6238" w:author="Si-yuan LIU" w:date="2026-07-24T14:26:00Z" w16du:dateUtc="2026-07-24T06:26:00Z"/>
                <w:color w:val="000000"/>
                <w:kern w:val="0"/>
                <w:sz w:val="21"/>
                <w:szCs w:val="21"/>
              </w:rPr>
            </w:pPr>
          </w:p>
        </w:tc>
        <w:tc>
          <w:tcPr>
            <w:tcW w:w="87" w:type="pct"/>
            <w:vAlign w:val="center"/>
            <w:tcPrChange w:id="6239" w:author="怡然 刘 [2]" w:date="2026-07-08T11:22:00Z">
              <w:tcPr>
                <w:tcW w:w="83" w:type="pct"/>
                <w:vAlign w:val="center"/>
              </w:tcPr>
            </w:tcPrChange>
          </w:tcPr>
          <w:p w14:paraId="21207A53" w14:textId="1E458F0D" w:rsidR="005F457E" w:rsidDel="00964E30" w:rsidRDefault="00000000">
            <w:pPr>
              <w:widowControl/>
              <w:spacing w:after="0" w:line="240" w:lineRule="auto"/>
              <w:ind w:firstLineChars="0" w:firstLine="0"/>
              <w:jc w:val="center"/>
              <w:textAlignment w:val="auto"/>
              <w:rPr>
                <w:ins w:id="6240" w:author="Bentayga-" w:date="2026-07-05T17:06:00Z"/>
                <w:del w:id="6241" w:author="Si-yuan LIU" w:date="2026-07-24T14:26:00Z" w16du:dateUtc="2026-07-24T06:26:00Z"/>
                <w:color w:val="000000"/>
                <w:kern w:val="0"/>
                <w:sz w:val="21"/>
                <w:szCs w:val="21"/>
              </w:rPr>
            </w:pPr>
            <w:ins w:id="6242" w:author="Bentayga-" w:date="2026-07-05T17:06:00Z">
              <w:del w:id="6243" w:author="Si-yuan LIU" w:date="2026-07-24T14:26:00Z" w16du:dateUtc="2026-07-24T06:26:00Z">
                <w:r w:rsidDel="00964E30">
                  <w:rPr>
                    <w:rFonts w:hint="eastAsia"/>
                    <w:color w:val="000000"/>
                    <w:kern w:val="0"/>
                    <w:sz w:val="21"/>
                    <w:szCs w:val="21"/>
                  </w:rPr>
                  <w:delText>增值税</w:delText>
                </w:r>
              </w:del>
            </w:ins>
          </w:p>
        </w:tc>
        <w:tc>
          <w:tcPr>
            <w:tcW w:w="89" w:type="pct"/>
            <w:vAlign w:val="center"/>
            <w:tcPrChange w:id="6244" w:author="怡然 刘 [2]" w:date="2026-07-08T11:22:00Z">
              <w:tcPr>
                <w:tcW w:w="127" w:type="pct"/>
                <w:gridSpan w:val="2"/>
                <w:vAlign w:val="center"/>
              </w:tcPr>
            </w:tcPrChange>
          </w:tcPr>
          <w:p w14:paraId="760189B5" w14:textId="6F3A88AB" w:rsidR="005F457E" w:rsidDel="00964E30" w:rsidRDefault="00000000">
            <w:pPr>
              <w:widowControl/>
              <w:spacing w:after="0" w:line="240" w:lineRule="auto"/>
              <w:ind w:firstLineChars="0" w:firstLine="0"/>
              <w:textAlignment w:val="auto"/>
              <w:rPr>
                <w:ins w:id="6245" w:author="Bentayga-" w:date="2026-07-05T17:06:00Z"/>
                <w:del w:id="6246" w:author="Si-yuan LIU" w:date="2026-07-24T14:26:00Z" w16du:dateUtc="2026-07-24T06:26:00Z"/>
                <w:color w:val="000000"/>
                <w:kern w:val="0"/>
                <w:sz w:val="21"/>
                <w:szCs w:val="21"/>
              </w:rPr>
            </w:pPr>
            <w:ins w:id="6247" w:author="Bentayga-" w:date="2026-07-05T17:06:00Z">
              <w:del w:id="6248" w:author="Si-yuan LIU" w:date="2026-07-24T14:26:00Z" w16du:dateUtc="2026-07-24T06:26:00Z">
                <w:r w:rsidDel="00964E30">
                  <w:rPr>
                    <w:rFonts w:hint="eastAsia"/>
                    <w:color w:val="000000"/>
                    <w:kern w:val="0"/>
                    <w:sz w:val="21"/>
                    <w:szCs w:val="21"/>
                  </w:rPr>
                  <w:delText>否</w:delText>
                </w:r>
              </w:del>
            </w:ins>
          </w:p>
        </w:tc>
        <w:tc>
          <w:tcPr>
            <w:tcW w:w="2411" w:type="pct"/>
            <w:gridSpan w:val="6"/>
            <w:vAlign w:val="center"/>
            <w:tcPrChange w:id="6249" w:author="怡然 刘 [2]" w:date="2026-07-08T11:22:00Z">
              <w:tcPr>
                <w:tcW w:w="2466" w:type="pct"/>
                <w:gridSpan w:val="9"/>
                <w:vAlign w:val="center"/>
              </w:tcPr>
            </w:tcPrChange>
          </w:tcPr>
          <w:p w14:paraId="340CD080" w14:textId="334497AE" w:rsidR="005F457E" w:rsidDel="00964E30" w:rsidRDefault="00000000">
            <w:pPr>
              <w:widowControl/>
              <w:spacing w:after="0" w:line="240" w:lineRule="auto"/>
              <w:ind w:firstLineChars="0" w:firstLine="0"/>
              <w:textAlignment w:val="auto"/>
              <w:rPr>
                <w:ins w:id="6250" w:author="Bentayga-" w:date="2026-07-05T17:06:00Z"/>
                <w:del w:id="6251" w:author="Si-yuan LIU" w:date="2026-07-24T14:26:00Z" w16du:dateUtc="2026-07-24T06:26:00Z"/>
                <w:color w:val="000000"/>
                <w:kern w:val="0"/>
                <w:sz w:val="21"/>
                <w:szCs w:val="21"/>
              </w:rPr>
            </w:pPr>
            <w:ins w:id="6252" w:author="Bentayga-" w:date="2026-07-05T17:06:00Z">
              <w:del w:id="6253" w:author="Si-yuan LIU" w:date="2026-07-24T14:26:00Z" w16du:dateUtc="2026-07-24T06:26:00Z">
                <w:r w:rsidDel="00964E30">
                  <w:rPr>
                    <w:color w:val="000000"/>
                    <w:kern w:val="0"/>
                    <w:sz w:val="21"/>
                    <w:szCs w:val="21"/>
                    <w:lang w:val="en"/>
                  </w:rPr>
                  <w:delText>/</w:delText>
                </w:r>
              </w:del>
            </w:ins>
          </w:p>
        </w:tc>
        <w:tc>
          <w:tcPr>
            <w:tcW w:w="358" w:type="pct"/>
            <w:gridSpan w:val="3"/>
            <w:vAlign w:val="center"/>
            <w:tcPrChange w:id="6254" w:author="怡然 刘 [2]" w:date="2026-07-08T11:22:00Z">
              <w:tcPr>
                <w:tcW w:w="450" w:type="pct"/>
                <w:gridSpan w:val="5"/>
                <w:vAlign w:val="center"/>
              </w:tcPr>
            </w:tcPrChange>
          </w:tcPr>
          <w:p w14:paraId="6AA79FFB" w14:textId="4DD8BF55" w:rsidR="005F457E" w:rsidDel="00964E30" w:rsidRDefault="00000000">
            <w:pPr>
              <w:widowControl/>
              <w:spacing w:after="0" w:line="240" w:lineRule="auto"/>
              <w:ind w:firstLineChars="0" w:firstLine="0"/>
              <w:textAlignment w:val="auto"/>
              <w:rPr>
                <w:ins w:id="6255" w:author="Bentayga-" w:date="2026-07-05T17:06:00Z"/>
                <w:del w:id="6256" w:author="Si-yuan LIU" w:date="2026-07-24T14:26:00Z" w16du:dateUtc="2026-07-24T06:26:00Z"/>
                <w:color w:val="000000"/>
                <w:kern w:val="0"/>
                <w:sz w:val="21"/>
                <w:szCs w:val="21"/>
              </w:rPr>
            </w:pPr>
            <w:ins w:id="6257" w:author="Bentayga-" w:date="2026-07-05T17:06:00Z">
              <w:del w:id="6258" w:author="Si-yuan LIU" w:date="2026-07-24T14:26:00Z" w16du:dateUtc="2026-07-24T06:26:00Z">
                <w:r w:rsidDel="00964E30">
                  <w:rPr>
                    <w:color w:val="000000"/>
                    <w:kern w:val="0"/>
                    <w:sz w:val="21"/>
                    <w:szCs w:val="21"/>
                    <w:lang w:val="en"/>
                  </w:rPr>
                  <w:delText>/</w:delText>
                </w:r>
              </w:del>
            </w:ins>
          </w:p>
        </w:tc>
        <w:tc>
          <w:tcPr>
            <w:tcW w:w="226" w:type="pct"/>
            <w:gridSpan w:val="2"/>
            <w:vAlign w:val="center"/>
            <w:tcPrChange w:id="6259" w:author="怡然 刘 [2]" w:date="2026-07-08T11:22:00Z">
              <w:tcPr>
                <w:tcW w:w="261" w:type="pct"/>
                <w:gridSpan w:val="2"/>
                <w:vAlign w:val="center"/>
              </w:tcPr>
            </w:tcPrChange>
          </w:tcPr>
          <w:p w14:paraId="3BB14616" w14:textId="65B4F055" w:rsidR="005F457E" w:rsidDel="00964E30" w:rsidRDefault="00000000">
            <w:pPr>
              <w:widowControl/>
              <w:spacing w:after="0" w:line="240" w:lineRule="auto"/>
              <w:ind w:firstLineChars="0" w:firstLine="0"/>
              <w:textAlignment w:val="auto"/>
              <w:rPr>
                <w:ins w:id="6260" w:author="Bentayga-" w:date="2026-07-05T17:06:00Z"/>
                <w:del w:id="6261" w:author="Si-yuan LIU" w:date="2026-07-24T14:26:00Z" w16du:dateUtc="2026-07-24T06:26:00Z"/>
                <w:color w:val="000000"/>
                <w:kern w:val="0"/>
                <w:sz w:val="21"/>
                <w:szCs w:val="21"/>
              </w:rPr>
            </w:pPr>
            <w:ins w:id="6262" w:author="Bentayga-" w:date="2026-07-05T17:06:00Z">
              <w:del w:id="6263" w:author="Si-yuan LIU" w:date="2026-07-24T14:26:00Z" w16du:dateUtc="2026-07-24T06:26:00Z">
                <w:r w:rsidDel="00964E30">
                  <w:rPr>
                    <w:color w:val="000000"/>
                    <w:kern w:val="0"/>
                    <w:sz w:val="21"/>
                    <w:szCs w:val="21"/>
                    <w:lang w:val="en"/>
                  </w:rPr>
                  <w:delText>/</w:delText>
                </w:r>
              </w:del>
            </w:ins>
          </w:p>
        </w:tc>
        <w:tc>
          <w:tcPr>
            <w:tcW w:w="387" w:type="pct"/>
            <w:gridSpan w:val="2"/>
            <w:vAlign w:val="center"/>
            <w:tcPrChange w:id="6264" w:author="怡然 刘 [2]" w:date="2026-07-08T11:22:00Z">
              <w:tcPr>
                <w:tcW w:w="543" w:type="pct"/>
                <w:gridSpan w:val="6"/>
                <w:vAlign w:val="center"/>
              </w:tcPr>
            </w:tcPrChange>
          </w:tcPr>
          <w:p w14:paraId="1ADA9508" w14:textId="420C1A97" w:rsidR="005F457E" w:rsidDel="00964E30" w:rsidRDefault="00000000">
            <w:pPr>
              <w:widowControl/>
              <w:spacing w:after="0" w:line="240" w:lineRule="auto"/>
              <w:ind w:firstLineChars="0" w:firstLine="0"/>
              <w:textAlignment w:val="auto"/>
              <w:rPr>
                <w:ins w:id="6265" w:author="Bentayga-" w:date="2026-07-05T17:06:00Z"/>
                <w:del w:id="6266" w:author="Si-yuan LIU" w:date="2026-07-24T14:26:00Z" w16du:dateUtc="2026-07-24T06:26:00Z"/>
                <w:color w:val="000000"/>
                <w:kern w:val="0"/>
                <w:sz w:val="21"/>
                <w:szCs w:val="21"/>
              </w:rPr>
            </w:pPr>
            <w:ins w:id="6267" w:author="Bentayga-" w:date="2026-07-05T17:06:00Z">
              <w:del w:id="6268" w:author="Si-yuan LIU" w:date="2026-07-24T14:26:00Z" w16du:dateUtc="2026-07-24T06:26:00Z">
                <w:r w:rsidDel="00964E30">
                  <w:rPr>
                    <w:color w:val="000000"/>
                    <w:kern w:val="0"/>
                    <w:sz w:val="21"/>
                    <w:szCs w:val="21"/>
                    <w:lang w:val="en"/>
                  </w:rPr>
                  <w:delText>/</w:delText>
                </w:r>
              </w:del>
            </w:ins>
          </w:p>
        </w:tc>
        <w:tc>
          <w:tcPr>
            <w:tcW w:w="87" w:type="pct"/>
            <w:gridSpan w:val="4"/>
            <w:vAlign w:val="center"/>
            <w:tcPrChange w:id="6269" w:author="怡然 刘 [2]" w:date="2026-07-08T11:22:00Z">
              <w:tcPr>
                <w:tcW w:w="331" w:type="pct"/>
                <w:gridSpan w:val="4"/>
                <w:vAlign w:val="center"/>
              </w:tcPr>
            </w:tcPrChange>
          </w:tcPr>
          <w:p w14:paraId="4E9421FB" w14:textId="6C82D2B4" w:rsidR="005F457E" w:rsidDel="00964E30" w:rsidRDefault="00000000">
            <w:pPr>
              <w:widowControl/>
              <w:spacing w:after="0" w:line="240" w:lineRule="auto"/>
              <w:ind w:firstLineChars="0" w:firstLine="0"/>
              <w:textAlignment w:val="auto"/>
              <w:rPr>
                <w:ins w:id="6270" w:author="Bentayga-" w:date="2026-07-05T17:06:00Z"/>
                <w:del w:id="6271" w:author="Si-yuan LIU" w:date="2026-07-24T14:26:00Z" w16du:dateUtc="2026-07-24T06:26:00Z"/>
                <w:color w:val="000000"/>
                <w:kern w:val="0"/>
                <w:sz w:val="21"/>
                <w:szCs w:val="21"/>
              </w:rPr>
            </w:pPr>
            <w:ins w:id="6272" w:author="Bentayga-" w:date="2026-07-05T17:06:00Z">
              <w:del w:id="6273" w:author="Si-yuan LIU" w:date="2026-07-24T14:26:00Z" w16du:dateUtc="2026-07-24T06:26:00Z">
                <w:r w:rsidDel="00964E30">
                  <w:rPr>
                    <w:color w:val="000000"/>
                    <w:kern w:val="0"/>
                    <w:sz w:val="21"/>
                    <w:szCs w:val="21"/>
                    <w:lang w:val="en"/>
                  </w:rPr>
                  <w:delText>/</w:delText>
                </w:r>
              </w:del>
            </w:ins>
          </w:p>
        </w:tc>
      </w:tr>
      <w:tr w:rsidR="005F457E" w:rsidDel="00964E30" w14:paraId="66C0C549" w14:textId="3B34871F" w:rsidTr="005F457E">
        <w:trPr>
          <w:gridBefore w:val="2"/>
          <w:wBefore w:w="1157" w:type="dxa"/>
          <w:trHeight w:val="550"/>
          <w:tblHeader/>
          <w:jc w:val="center"/>
          <w:ins w:id="6274" w:author="Bentayga-" w:date="2026-07-05T17:06:00Z"/>
          <w:del w:id="6275" w:author="Si-yuan LIU" w:date="2026-07-24T14:26:00Z" w16du:dateUtc="2026-07-24T06:26:00Z"/>
          <w:trPrChange w:id="6276" w:author="怡然 刘 [2]" w:date="2026-07-08T11:22:00Z">
            <w:trPr>
              <w:gridBefore w:val="2"/>
              <w:wBefore w:w="1045" w:type="dxa"/>
              <w:trHeight w:val="550"/>
              <w:jc w:val="center"/>
            </w:trPr>
          </w:trPrChange>
        </w:trPr>
        <w:tc>
          <w:tcPr>
            <w:tcW w:w="991" w:type="pct"/>
            <w:gridSpan w:val="3"/>
            <w:vMerge/>
            <w:vAlign w:val="center"/>
            <w:tcPrChange w:id="6277" w:author="怡然 刘 [2]" w:date="2026-07-08T11:22:00Z">
              <w:tcPr>
                <w:tcW w:w="619" w:type="pct"/>
                <w:gridSpan w:val="5"/>
                <w:vMerge/>
                <w:vAlign w:val="center"/>
              </w:tcPr>
            </w:tcPrChange>
          </w:tcPr>
          <w:p w14:paraId="29448A02" w14:textId="5B5D670A" w:rsidR="005F457E" w:rsidDel="00964E30" w:rsidRDefault="005F457E">
            <w:pPr>
              <w:widowControl/>
              <w:spacing w:after="0" w:line="240" w:lineRule="auto"/>
              <w:ind w:firstLineChars="0" w:firstLine="0"/>
              <w:jc w:val="left"/>
              <w:textAlignment w:val="auto"/>
              <w:rPr>
                <w:ins w:id="6278" w:author="Bentayga-" w:date="2026-07-05T17:06:00Z"/>
                <w:del w:id="6279" w:author="Si-yuan LIU" w:date="2026-07-24T14:26:00Z" w16du:dateUtc="2026-07-24T06:26:00Z"/>
                <w:color w:val="000000"/>
                <w:kern w:val="0"/>
                <w:sz w:val="21"/>
                <w:szCs w:val="21"/>
              </w:rPr>
            </w:pPr>
          </w:p>
        </w:tc>
        <w:tc>
          <w:tcPr>
            <w:tcW w:w="87" w:type="pct"/>
            <w:vAlign w:val="center"/>
            <w:tcPrChange w:id="6280" w:author="怡然 刘 [2]" w:date="2026-07-08T11:22:00Z">
              <w:tcPr>
                <w:tcW w:w="83" w:type="pct"/>
                <w:vAlign w:val="center"/>
              </w:tcPr>
            </w:tcPrChange>
          </w:tcPr>
          <w:p w14:paraId="456F287F" w14:textId="1C2E1926" w:rsidR="005F457E" w:rsidDel="00964E30" w:rsidRDefault="00000000">
            <w:pPr>
              <w:widowControl/>
              <w:spacing w:after="0" w:line="240" w:lineRule="auto"/>
              <w:ind w:firstLineChars="0" w:firstLine="0"/>
              <w:jc w:val="center"/>
              <w:textAlignment w:val="auto"/>
              <w:rPr>
                <w:ins w:id="6281" w:author="Bentayga-" w:date="2026-07-05T17:06:00Z"/>
                <w:del w:id="6282" w:author="Si-yuan LIU" w:date="2026-07-24T14:26:00Z" w16du:dateUtc="2026-07-24T06:26:00Z"/>
                <w:color w:val="000000"/>
                <w:kern w:val="0"/>
                <w:sz w:val="21"/>
                <w:szCs w:val="21"/>
              </w:rPr>
            </w:pPr>
            <w:ins w:id="6283" w:author="Bentayga-" w:date="2026-07-05T17:06:00Z">
              <w:del w:id="6284" w:author="Si-yuan LIU" w:date="2026-07-24T14:26:00Z" w16du:dateUtc="2026-07-24T06:26:00Z">
                <w:r w:rsidDel="00964E30">
                  <w:rPr>
                    <w:rFonts w:hint="eastAsia"/>
                    <w:color w:val="000000"/>
                    <w:kern w:val="0"/>
                    <w:sz w:val="21"/>
                    <w:szCs w:val="21"/>
                  </w:rPr>
                  <w:delText>土地增值税</w:delText>
                </w:r>
              </w:del>
            </w:ins>
          </w:p>
        </w:tc>
        <w:tc>
          <w:tcPr>
            <w:tcW w:w="89" w:type="pct"/>
            <w:vAlign w:val="center"/>
            <w:tcPrChange w:id="6285" w:author="怡然 刘 [2]" w:date="2026-07-08T11:22:00Z">
              <w:tcPr>
                <w:tcW w:w="127" w:type="pct"/>
                <w:gridSpan w:val="2"/>
                <w:vAlign w:val="center"/>
              </w:tcPr>
            </w:tcPrChange>
          </w:tcPr>
          <w:p w14:paraId="54716BB3" w14:textId="7B2BB0AC" w:rsidR="005F457E" w:rsidDel="00964E30" w:rsidRDefault="00000000">
            <w:pPr>
              <w:widowControl/>
              <w:spacing w:after="0" w:line="240" w:lineRule="auto"/>
              <w:ind w:firstLineChars="0" w:firstLine="0"/>
              <w:textAlignment w:val="auto"/>
              <w:rPr>
                <w:ins w:id="6286" w:author="Bentayga-" w:date="2026-07-05T17:06:00Z"/>
                <w:del w:id="6287" w:author="Si-yuan LIU" w:date="2026-07-24T14:26:00Z" w16du:dateUtc="2026-07-24T06:26:00Z"/>
                <w:color w:val="000000"/>
                <w:kern w:val="0"/>
                <w:sz w:val="21"/>
                <w:szCs w:val="21"/>
              </w:rPr>
            </w:pPr>
            <w:ins w:id="6288" w:author="Bentayga-" w:date="2026-07-05T17:06:00Z">
              <w:del w:id="6289" w:author="Si-yuan LIU" w:date="2026-07-24T14:26:00Z" w16du:dateUtc="2026-07-24T06:26:00Z">
                <w:r w:rsidDel="00964E30">
                  <w:rPr>
                    <w:rFonts w:hint="eastAsia"/>
                    <w:color w:val="000000"/>
                    <w:kern w:val="0"/>
                    <w:sz w:val="21"/>
                    <w:szCs w:val="21"/>
                  </w:rPr>
                  <w:delText>否</w:delText>
                </w:r>
              </w:del>
            </w:ins>
          </w:p>
        </w:tc>
        <w:tc>
          <w:tcPr>
            <w:tcW w:w="2411" w:type="pct"/>
            <w:gridSpan w:val="6"/>
            <w:vAlign w:val="center"/>
            <w:tcPrChange w:id="6290" w:author="怡然 刘 [2]" w:date="2026-07-08T11:22:00Z">
              <w:tcPr>
                <w:tcW w:w="2466" w:type="pct"/>
                <w:gridSpan w:val="9"/>
                <w:vAlign w:val="center"/>
              </w:tcPr>
            </w:tcPrChange>
          </w:tcPr>
          <w:p w14:paraId="1E3D8A85" w14:textId="7C23FA9E" w:rsidR="005F457E" w:rsidDel="00964E30" w:rsidRDefault="00000000">
            <w:pPr>
              <w:widowControl/>
              <w:spacing w:after="0" w:line="240" w:lineRule="auto"/>
              <w:ind w:firstLineChars="0" w:firstLine="0"/>
              <w:textAlignment w:val="auto"/>
              <w:rPr>
                <w:ins w:id="6291" w:author="Bentayga-" w:date="2026-07-05T17:06:00Z"/>
                <w:del w:id="6292" w:author="Si-yuan LIU" w:date="2026-07-24T14:26:00Z" w16du:dateUtc="2026-07-24T06:26:00Z"/>
                <w:color w:val="000000"/>
                <w:kern w:val="0"/>
                <w:sz w:val="21"/>
                <w:szCs w:val="21"/>
              </w:rPr>
            </w:pPr>
            <w:ins w:id="6293" w:author="Bentayga-" w:date="2026-07-05T17:06:00Z">
              <w:del w:id="6294" w:author="Si-yuan LIU" w:date="2026-07-24T14:26:00Z" w16du:dateUtc="2026-07-24T06:26:00Z">
                <w:r w:rsidDel="00964E30">
                  <w:rPr>
                    <w:color w:val="000000"/>
                    <w:kern w:val="0"/>
                    <w:sz w:val="21"/>
                    <w:szCs w:val="21"/>
                    <w:lang w:val="en"/>
                  </w:rPr>
                  <w:delText>/</w:delText>
                </w:r>
              </w:del>
            </w:ins>
          </w:p>
        </w:tc>
        <w:tc>
          <w:tcPr>
            <w:tcW w:w="358" w:type="pct"/>
            <w:gridSpan w:val="3"/>
            <w:vAlign w:val="center"/>
            <w:tcPrChange w:id="6295" w:author="怡然 刘 [2]" w:date="2026-07-08T11:22:00Z">
              <w:tcPr>
                <w:tcW w:w="450" w:type="pct"/>
                <w:gridSpan w:val="5"/>
                <w:vAlign w:val="center"/>
              </w:tcPr>
            </w:tcPrChange>
          </w:tcPr>
          <w:p w14:paraId="39F7D7A6" w14:textId="7601B3C2" w:rsidR="005F457E" w:rsidDel="00964E30" w:rsidRDefault="00000000">
            <w:pPr>
              <w:widowControl/>
              <w:spacing w:after="0" w:line="240" w:lineRule="auto"/>
              <w:ind w:firstLineChars="0" w:firstLine="0"/>
              <w:textAlignment w:val="auto"/>
              <w:rPr>
                <w:ins w:id="6296" w:author="Bentayga-" w:date="2026-07-05T17:06:00Z"/>
                <w:del w:id="6297" w:author="Si-yuan LIU" w:date="2026-07-24T14:26:00Z" w16du:dateUtc="2026-07-24T06:26:00Z"/>
                <w:color w:val="000000"/>
                <w:kern w:val="0"/>
                <w:sz w:val="21"/>
                <w:szCs w:val="21"/>
              </w:rPr>
            </w:pPr>
            <w:ins w:id="6298" w:author="Bentayga-" w:date="2026-07-05T17:06:00Z">
              <w:del w:id="6299" w:author="Si-yuan LIU" w:date="2026-07-24T14:26:00Z" w16du:dateUtc="2026-07-24T06:26:00Z">
                <w:r w:rsidDel="00964E30">
                  <w:rPr>
                    <w:color w:val="000000"/>
                    <w:kern w:val="0"/>
                    <w:sz w:val="21"/>
                    <w:szCs w:val="21"/>
                    <w:lang w:val="en"/>
                  </w:rPr>
                  <w:delText>/</w:delText>
                </w:r>
              </w:del>
            </w:ins>
          </w:p>
        </w:tc>
        <w:tc>
          <w:tcPr>
            <w:tcW w:w="226" w:type="pct"/>
            <w:gridSpan w:val="2"/>
            <w:vAlign w:val="center"/>
            <w:tcPrChange w:id="6300" w:author="怡然 刘 [2]" w:date="2026-07-08T11:22:00Z">
              <w:tcPr>
                <w:tcW w:w="261" w:type="pct"/>
                <w:gridSpan w:val="2"/>
                <w:vAlign w:val="center"/>
              </w:tcPr>
            </w:tcPrChange>
          </w:tcPr>
          <w:p w14:paraId="7418D225" w14:textId="2A9E3C4E" w:rsidR="005F457E" w:rsidDel="00964E30" w:rsidRDefault="00000000">
            <w:pPr>
              <w:widowControl/>
              <w:spacing w:after="0" w:line="240" w:lineRule="auto"/>
              <w:ind w:firstLineChars="0" w:firstLine="0"/>
              <w:textAlignment w:val="auto"/>
              <w:rPr>
                <w:ins w:id="6301" w:author="Bentayga-" w:date="2026-07-05T17:06:00Z"/>
                <w:del w:id="6302" w:author="Si-yuan LIU" w:date="2026-07-24T14:26:00Z" w16du:dateUtc="2026-07-24T06:26:00Z"/>
                <w:color w:val="000000"/>
                <w:kern w:val="0"/>
                <w:sz w:val="21"/>
                <w:szCs w:val="21"/>
              </w:rPr>
            </w:pPr>
            <w:ins w:id="6303" w:author="Bentayga-" w:date="2026-07-05T17:06:00Z">
              <w:del w:id="6304" w:author="Si-yuan LIU" w:date="2026-07-24T14:26:00Z" w16du:dateUtc="2026-07-24T06:26:00Z">
                <w:r w:rsidDel="00964E30">
                  <w:rPr>
                    <w:color w:val="000000"/>
                    <w:kern w:val="0"/>
                    <w:sz w:val="21"/>
                    <w:szCs w:val="21"/>
                    <w:lang w:val="en"/>
                  </w:rPr>
                  <w:delText>/</w:delText>
                </w:r>
              </w:del>
            </w:ins>
          </w:p>
        </w:tc>
        <w:tc>
          <w:tcPr>
            <w:tcW w:w="387" w:type="pct"/>
            <w:gridSpan w:val="2"/>
            <w:vAlign w:val="center"/>
            <w:tcPrChange w:id="6305" w:author="怡然 刘 [2]" w:date="2026-07-08T11:22:00Z">
              <w:tcPr>
                <w:tcW w:w="543" w:type="pct"/>
                <w:gridSpan w:val="6"/>
                <w:vAlign w:val="center"/>
              </w:tcPr>
            </w:tcPrChange>
          </w:tcPr>
          <w:p w14:paraId="7742C349" w14:textId="22F77A0D" w:rsidR="005F457E" w:rsidDel="00964E30" w:rsidRDefault="00000000">
            <w:pPr>
              <w:widowControl/>
              <w:spacing w:after="0" w:line="240" w:lineRule="auto"/>
              <w:ind w:firstLineChars="0" w:firstLine="0"/>
              <w:textAlignment w:val="auto"/>
              <w:rPr>
                <w:ins w:id="6306" w:author="Bentayga-" w:date="2026-07-05T17:06:00Z"/>
                <w:del w:id="6307" w:author="Si-yuan LIU" w:date="2026-07-24T14:26:00Z" w16du:dateUtc="2026-07-24T06:26:00Z"/>
                <w:color w:val="000000"/>
                <w:kern w:val="0"/>
                <w:sz w:val="21"/>
                <w:szCs w:val="21"/>
              </w:rPr>
            </w:pPr>
            <w:ins w:id="6308" w:author="Bentayga-" w:date="2026-07-05T17:06:00Z">
              <w:del w:id="6309" w:author="Si-yuan LIU" w:date="2026-07-24T14:26:00Z" w16du:dateUtc="2026-07-24T06:26:00Z">
                <w:r w:rsidDel="00964E30">
                  <w:rPr>
                    <w:color w:val="000000"/>
                    <w:kern w:val="0"/>
                    <w:sz w:val="21"/>
                    <w:szCs w:val="21"/>
                    <w:lang w:val="en"/>
                  </w:rPr>
                  <w:delText>/</w:delText>
                </w:r>
              </w:del>
            </w:ins>
          </w:p>
        </w:tc>
        <w:tc>
          <w:tcPr>
            <w:tcW w:w="87" w:type="pct"/>
            <w:gridSpan w:val="4"/>
            <w:vAlign w:val="center"/>
            <w:tcPrChange w:id="6310" w:author="怡然 刘 [2]" w:date="2026-07-08T11:22:00Z">
              <w:tcPr>
                <w:tcW w:w="331" w:type="pct"/>
                <w:gridSpan w:val="4"/>
                <w:vAlign w:val="center"/>
              </w:tcPr>
            </w:tcPrChange>
          </w:tcPr>
          <w:p w14:paraId="574AAC4C" w14:textId="4B4BEF9F" w:rsidR="005F457E" w:rsidDel="00964E30" w:rsidRDefault="00000000">
            <w:pPr>
              <w:widowControl/>
              <w:spacing w:after="0" w:line="240" w:lineRule="auto"/>
              <w:ind w:firstLineChars="0" w:firstLine="0"/>
              <w:textAlignment w:val="auto"/>
              <w:rPr>
                <w:ins w:id="6311" w:author="Bentayga-" w:date="2026-07-05T17:06:00Z"/>
                <w:del w:id="6312" w:author="Si-yuan LIU" w:date="2026-07-24T14:26:00Z" w16du:dateUtc="2026-07-24T06:26:00Z"/>
                <w:color w:val="000000"/>
                <w:kern w:val="0"/>
                <w:sz w:val="21"/>
                <w:szCs w:val="21"/>
              </w:rPr>
            </w:pPr>
            <w:ins w:id="6313" w:author="Bentayga-" w:date="2026-07-05T17:06:00Z">
              <w:del w:id="6314" w:author="Si-yuan LIU" w:date="2026-07-24T14:26:00Z" w16du:dateUtc="2026-07-24T06:26:00Z">
                <w:r w:rsidDel="00964E30">
                  <w:rPr>
                    <w:color w:val="000000"/>
                    <w:kern w:val="0"/>
                    <w:sz w:val="21"/>
                    <w:szCs w:val="21"/>
                    <w:lang w:val="en"/>
                  </w:rPr>
                  <w:delText>/</w:delText>
                </w:r>
              </w:del>
            </w:ins>
          </w:p>
        </w:tc>
      </w:tr>
      <w:tr w:rsidR="005F457E" w:rsidDel="00964E30" w14:paraId="36D88179" w14:textId="289B7F00" w:rsidTr="005F457E">
        <w:trPr>
          <w:gridBefore w:val="2"/>
          <w:wBefore w:w="1157" w:type="dxa"/>
          <w:trHeight w:val="3280"/>
          <w:tblHeader/>
          <w:jc w:val="center"/>
          <w:ins w:id="6315" w:author="Bentayga-" w:date="2026-07-05T17:06:00Z"/>
          <w:del w:id="6316" w:author="Si-yuan LIU" w:date="2026-07-24T14:26:00Z" w16du:dateUtc="2026-07-24T06:26:00Z"/>
          <w:trPrChange w:id="6317" w:author="怡然 刘 [2]" w:date="2026-07-08T11:22:00Z">
            <w:trPr>
              <w:gridBefore w:val="2"/>
              <w:wBefore w:w="1045" w:type="dxa"/>
              <w:trHeight w:val="3280"/>
              <w:jc w:val="center"/>
            </w:trPr>
          </w:trPrChange>
        </w:trPr>
        <w:tc>
          <w:tcPr>
            <w:tcW w:w="991" w:type="pct"/>
            <w:gridSpan w:val="3"/>
            <w:vMerge/>
            <w:vAlign w:val="center"/>
            <w:tcPrChange w:id="6318" w:author="怡然 刘 [2]" w:date="2026-07-08T11:22:00Z">
              <w:tcPr>
                <w:tcW w:w="619" w:type="pct"/>
                <w:gridSpan w:val="5"/>
                <w:vMerge/>
                <w:vAlign w:val="center"/>
              </w:tcPr>
            </w:tcPrChange>
          </w:tcPr>
          <w:p w14:paraId="0C5D6E05" w14:textId="69307A5D" w:rsidR="005F457E" w:rsidDel="00964E30" w:rsidRDefault="005F457E">
            <w:pPr>
              <w:widowControl/>
              <w:spacing w:after="0" w:line="240" w:lineRule="auto"/>
              <w:ind w:firstLineChars="0" w:firstLine="0"/>
              <w:jc w:val="left"/>
              <w:textAlignment w:val="auto"/>
              <w:rPr>
                <w:ins w:id="6319" w:author="Bentayga-" w:date="2026-07-05T17:06:00Z"/>
                <w:del w:id="6320" w:author="Si-yuan LIU" w:date="2026-07-24T14:26:00Z" w16du:dateUtc="2026-07-24T06:26:00Z"/>
                <w:color w:val="000000"/>
                <w:kern w:val="0"/>
                <w:sz w:val="21"/>
                <w:szCs w:val="21"/>
              </w:rPr>
            </w:pPr>
          </w:p>
        </w:tc>
        <w:tc>
          <w:tcPr>
            <w:tcW w:w="87" w:type="pct"/>
            <w:vAlign w:val="center"/>
            <w:tcPrChange w:id="6321" w:author="怡然 刘 [2]" w:date="2026-07-08T11:22:00Z">
              <w:tcPr>
                <w:tcW w:w="83" w:type="pct"/>
                <w:vAlign w:val="center"/>
              </w:tcPr>
            </w:tcPrChange>
          </w:tcPr>
          <w:p w14:paraId="775269E3" w14:textId="5889503F" w:rsidR="005F457E" w:rsidDel="00964E30" w:rsidRDefault="00000000">
            <w:pPr>
              <w:widowControl/>
              <w:spacing w:after="0" w:line="240" w:lineRule="auto"/>
              <w:ind w:firstLineChars="0" w:firstLine="0"/>
              <w:jc w:val="center"/>
              <w:textAlignment w:val="auto"/>
              <w:rPr>
                <w:ins w:id="6322" w:author="Bentayga-" w:date="2026-07-05T17:06:00Z"/>
                <w:del w:id="6323" w:author="Si-yuan LIU" w:date="2026-07-24T14:26:00Z" w16du:dateUtc="2026-07-24T06:26:00Z"/>
                <w:color w:val="000000"/>
                <w:kern w:val="0"/>
                <w:sz w:val="21"/>
                <w:szCs w:val="21"/>
              </w:rPr>
            </w:pPr>
            <w:ins w:id="6324" w:author="Bentayga-" w:date="2026-07-05T17:06:00Z">
              <w:del w:id="6325" w:author="Si-yuan LIU" w:date="2026-07-24T14:26:00Z" w16du:dateUtc="2026-07-24T06:26:00Z">
                <w:r w:rsidDel="00964E30">
                  <w:rPr>
                    <w:rFonts w:hint="eastAsia"/>
                    <w:color w:val="000000"/>
                    <w:kern w:val="0"/>
                    <w:sz w:val="21"/>
                    <w:szCs w:val="21"/>
                  </w:rPr>
                  <w:delText>企业所得税</w:delText>
                </w:r>
              </w:del>
            </w:ins>
          </w:p>
        </w:tc>
        <w:tc>
          <w:tcPr>
            <w:tcW w:w="89" w:type="pct"/>
            <w:vAlign w:val="center"/>
            <w:tcPrChange w:id="6326" w:author="怡然 刘 [2]" w:date="2026-07-08T11:22:00Z">
              <w:tcPr>
                <w:tcW w:w="127" w:type="pct"/>
                <w:gridSpan w:val="2"/>
                <w:vAlign w:val="center"/>
              </w:tcPr>
            </w:tcPrChange>
          </w:tcPr>
          <w:p w14:paraId="2FB532E2" w14:textId="58D4D86F" w:rsidR="005F457E" w:rsidDel="00964E30" w:rsidRDefault="00000000">
            <w:pPr>
              <w:widowControl/>
              <w:spacing w:after="0" w:line="240" w:lineRule="auto"/>
              <w:ind w:firstLineChars="0" w:firstLine="0"/>
              <w:textAlignment w:val="auto"/>
              <w:rPr>
                <w:ins w:id="6327" w:author="Bentayga-" w:date="2026-07-05T17:06:00Z"/>
                <w:del w:id="6328" w:author="Si-yuan LIU" w:date="2026-07-24T14:26:00Z" w16du:dateUtc="2026-07-24T06:26:00Z"/>
                <w:color w:val="000000"/>
                <w:kern w:val="0"/>
                <w:sz w:val="21"/>
                <w:szCs w:val="21"/>
              </w:rPr>
            </w:pPr>
            <w:ins w:id="6329" w:author="Bentayga-" w:date="2026-07-05T17:06:00Z">
              <w:del w:id="6330" w:author="Si-yuan LIU" w:date="2026-07-24T14:26:00Z" w16du:dateUtc="2026-07-24T06:26:00Z">
                <w:r w:rsidDel="00964E30">
                  <w:rPr>
                    <w:rFonts w:hint="eastAsia"/>
                    <w:color w:val="000000"/>
                    <w:kern w:val="0"/>
                    <w:sz w:val="21"/>
                    <w:szCs w:val="21"/>
                    <w:lang w:val="en"/>
                  </w:rPr>
                  <w:delText>是</w:delText>
                </w:r>
              </w:del>
            </w:ins>
          </w:p>
        </w:tc>
        <w:tc>
          <w:tcPr>
            <w:tcW w:w="2411" w:type="pct"/>
            <w:gridSpan w:val="6"/>
            <w:vAlign w:val="center"/>
            <w:tcPrChange w:id="6331" w:author="怡然 刘 [2]" w:date="2026-07-08T11:22:00Z">
              <w:tcPr>
                <w:tcW w:w="2466" w:type="pct"/>
                <w:gridSpan w:val="9"/>
                <w:vAlign w:val="center"/>
              </w:tcPr>
            </w:tcPrChange>
          </w:tcPr>
          <w:p w14:paraId="556DE6E3" w14:textId="34AEBCCF" w:rsidR="005F457E" w:rsidDel="00964E30" w:rsidRDefault="00000000">
            <w:pPr>
              <w:widowControl/>
              <w:spacing w:after="0" w:line="240" w:lineRule="auto"/>
              <w:ind w:firstLineChars="0" w:firstLine="0"/>
              <w:textAlignment w:val="auto"/>
              <w:rPr>
                <w:ins w:id="6332" w:author="Bentayga-" w:date="2026-07-05T17:06:00Z"/>
                <w:del w:id="6333" w:author="Si-yuan LIU" w:date="2026-07-24T14:26:00Z" w16du:dateUtc="2026-07-24T06:26:00Z"/>
                <w:color w:val="000000"/>
                <w:kern w:val="0"/>
                <w:sz w:val="21"/>
                <w:szCs w:val="21"/>
                <w:lang w:val="en"/>
              </w:rPr>
            </w:pPr>
            <w:ins w:id="6334" w:author="Bentayga-" w:date="2026-07-05T17:06:00Z">
              <w:del w:id="6335" w:author="Si-yuan LIU" w:date="2026-07-24T14:26:00Z" w16du:dateUtc="2026-07-24T06:26:00Z">
                <w:r w:rsidDel="00964E30">
                  <w:rPr>
                    <w:rFonts w:hint="eastAsia"/>
                    <w:color w:val="000000"/>
                    <w:kern w:val="0"/>
                    <w:sz w:val="21"/>
                    <w:szCs w:val="21"/>
                    <w:lang w:val="en"/>
                  </w:rPr>
                  <w:delText>天泽奥融转让奥融科技股权，需确认股权转让的所得，但天泽奥融为合伙企业，不属于企业所得税的纳税义务人，而奥飞数据作为天泽奥融的有限合伙人需遵循</w:delText>
                </w:r>
                <w:r w:rsidDel="00964E30">
                  <w:rPr>
                    <w:color w:val="000000"/>
                    <w:kern w:val="0"/>
                    <w:sz w:val="21"/>
                    <w:szCs w:val="21"/>
                    <w:lang w:val="en"/>
                  </w:rPr>
                  <w:delText>“</w:delText>
                </w:r>
                <w:r w:rsidDel="00964E30">
                  <w:rPr>
                    <w:rFonts w:hint="eastAsia"/>
                    <w:color w:val="000000"/>
                    <w:kern w:val="0"/>
                    <w:sz w:val="21"/>
                    <w:szCs w:val="21"/>
                    <w:lang w:val="en"/>
                  </w:rPr>
                  <w:delText>先分后税</w:delText>
                </w:r>
                <w:r w:rsidDel="00964E30">
                  <w:rPr>
                    <w:color w:val="000000"/>
                    <w:kern w:val="0"/>
                    <w:sz w:val="21"/>
                    <w:szCs w:val="21"/>
                    <w:lang w:val="en"/>
                  </w:rPr>
                  <w:delText>”</w:delText>
                </w:r>
                <w:r w:rsidDel="00964E30">
                  <w:rPr>
                    <w:rFonts w:hint="eastAsia"/>
                    <w:color w:val="000000"/>
                    <w:kern w:val="0"/>
                    <w:sz w:val="21"/>
                    <w:szCs w:val="21"/>
                    <w:lang w:val="en"/>
                  </w:rPr>
                  <w:delText>原则，待天泽奥融按照合伙协议规定的比例分配转让所得后，奥飞数据再计算缴纳相应的的企业所得税。奥飞数据出资额占天泽奥融总出资额的</w:delText>
                </w:r>
                <w:r w:rsidDel="00964E30">
                  <w:rPr>
                    <w:color w:val="000000"/>
                    <w:kern w:val="0"/>
                    <w:sz w:val="21"/>
                    <w:szCs w:val="21"/>
                    <w:lang w:val="en"/>
                  </w:rPr>
                  <w:delText>40%</w:delText>
                </w:r>
                <w:r w:rsidDel="00964E30">
                  <w:rPr>
                    <w:color w:val="000000"/>
                    <w:kern w:val="0"/>
                    <w:sz w:val="21"/>
                    <w:szCs w:val="21"/>
                    <w:lang w:val="en"/>
                  </w:rPr>
                  <w:delText>。奥飞数据为高新技术企业，减按</w:delText>
                </w:r>
                <w:r w:rsidDel="00964E30">
                  <w:rPr>
                    <w:color w:val="000000"/>
                    <w:kern w:val="0"/>
                    <w:sz w:val="21"/>
                    <w:szCs w:val="21"/>
                    <w:lang w:val="en"/>
                  </w:rPr>
                  <w:delText>15</w:delText>
                </w:r>
                <w:r w:rsidDel="00964E30">
                  <w:rPr>
                    <w:color w:val="000000"/>
                    <w:kern w:val="0"/>
                    <w:sz w:val="21"/>
                    <w:szCs w:val="21"/>
                    <w:lang w:val="en"/>
                  </w:rPr>
                  <w:delText>％的税率征收企业所得税</w:delText>
                </w:r>
              </w:del>
            </w:ins>
          </w:p>
          <w:p w14:paraId="743F63AF" w14:textId="203B231E" w:rsidR="005F457E" w:rsidDel="00964E30" w:rsidRDefault="00000000">
            <w:pPr>
              <w:widowControl/>
              <w:spacing w:after="0" w:line="240" w:lineRule="auto"/>
              <w:ind w:firstLineChars="0" w:firstLine="0"/>
              <w:textAlignment w:val="auto"/>
              <w:rPr>
                <w:ins w:id="6336" w:author="Bentayga-" w:date="2026-07-05T17:06:00Z"/>
                <w:del w:id="6337" w:author="Si-yuan LIU" w:date="2026-07-24T14:26:00Z" w16du:dateUtc="2026-07-24T06:26:00Z"/>
                <w:color w:val="000000"/>
                <w:kern w:val="0"/>
                <w:sz w:val="21"/>
                <w:szCs w:val="21"/>
                <w:lang w:val="en"/>
              </w:rPr>
            </w:pPr>
            <w:ins w:id="6338" w:author="Bentayga-" w:date="2026-07-05T17:06:00Z">
              <w:del w:id="6339" w:author="Si-yuan LIU" w:date="2026-07-24T14:26:00Z" w16du:dateUtc="2026-07-24T06:26:00Z">
                <w:r w:rsidDel="00964E30">
                  <w:rPr>
                    <w:color w:val="000000"/>
                    <w:kern w:val="0"/>
                    <w:sz w:val="21"/>
                    <w:szCs w:val="21"/>
                    <w:lang w:val="en"/>
                  </w:rPr>
                  <w:delText>政策依据：中华人民共和国企业所得税法</w:delText>
                </w:r>
              </w:del>
            </w:ins>
          </w:p>
          <w:p w14:paraId="3EE02CE1" w14:textId="6894B968" w:rsidR="005F457E" w:rsidDel="00964E30" w:rsidRDefault="00000000">
            <w:pPr>
              <w:widowControl/>
              <w:spacing w:after="0" w:line="240" w:lineRule="auto"/>
              <w:ind w:firstLineChars="0" w:firstLine="0"/>
              <w:textAlignment w:val="auto"/>
              <w:rPr>
                <w:ins w:id="6340" w:author="Bentayga-" w:date="2026-07-05T17:06:00Z"/>
                <w:del w:id="6341" w:author="Si-yuan LIU" w:date="2026-07-24T14:26:00Z" w16du:dateUtc="2026-07-24T06:26:00Z"/>
                <w:color w:val="000000"/>
                <w:kern w:val="0"/>
                <w:sz w:val="21"/>
                <w:szCs w:val="21"/>
              </w:rPr>
            </w:pPr>
            <w:ins w:id="6342" w:author="Bentayga-" w:date="2026-07-05T17:06:00Z">
              <w:del w:id="6343" w:author="Si-yuan LIU" w:date="2026-07-24T14:26:00Z" w16du:dateUtc="2026-07-24T06:26:00Z">
                <w:r w:rsidDel="00964E30">
                  <w:rPr>
                    <w:rFonts w:hint="eastAsia"/>
                    <w:color w:val="000000"/>
                    <w:kern w:val="0"/>
                    <w:sz w:val="21"/>
                    <w:szCs w:val="21"/>
                    <w:lang w:val="en"/>
                  </w:rPr>
                  <w:delText>计算公式：（股权转让收入</w:delText>
                </w:r>
                <w:r w:rsidDel="00964E30">
                  <w:rPr>
                    <w:rFonts w:hint="eastAsia"/>
                    <w:color w:val="000000"/>
                    <w:kern w:val="0"/>
                    <w:sz w:val="21"/>
                    <w:szCs w:val="21"/>
                  </w:rPr>
                  <w:delText>48,723</w:delText>
                </w:r>
                <w:r w:rsidDel="00964E30">
                  <w:rPr>
                    <w:rFonts w:hint="eastAsia"/>
                    <w:color w:val="000000"/>
                    <w:kern w:val="0"/>
                    <w:sz w:val="21"/>
                    <w:szCs w:val="21"/>
                    <w:lang w:val="en"/>
                  </w:rPr>
                  <w:delText>万元</w:delText>
                </w:r>
                <w:r w:rsidDel="00964E30">
                  <w:rPr>
                    <w:color w:val="000000"/>
                    <w:kern w:val="0"/>
                    <w:sz w:val="21"/>
                    <w:szCs w:val="21"/>
                    <w:lang w:val="en"/>
                  </w:rPr>
                  <w:delText>-</w:delText>
                </w:r>
                <w:r w:rsidDel="00964E30">
                  <w:rPr>
                    <w:rFonts w:hint="eastAsia"/>
                    <w:color w:val="000000"/>
                    <w:kern w:val="0"/>
                    <w:sz w:val="21"/>
                    <w:szCs w:val="21"/>
                    <w:lang w:val="en"/>
                  </w:rPr>
                  <w:delText>计税基础</w:delText>
                </w:r>
                <w:r w:rsidDel="00964E30">
                  <w:rPr>
                    <w:color w:val="000000"/>
                    <w:kern w:val="0"/>
                    <w:sz w:val="21"/>
                    <w:szCs w:val="21"/>
                    <w:lang w:val="en"/>
                  </w:rPr>
                  <w:delText>46,000</w:delText>
                </w:r>
                <w:r w:rsidDel="00964E30">
                  <w:rPr>
                    <w:rFonts w:hint="eastAsia"/>
                    <w:color w:val="000000"/>
                    <w:kern w:val="0"/>
                    <w:sz w:val="21"/>
                    <w:szCs w:val="21"/>
                    <w:lang w:val="en"/>
                  </w:rPr>
                  <w:delText>万元）</w:delText>
                </w:r>
                <w:r w:rsidDel="00964E30">
                  <w:rPr>
                    <w:color w:val="000000"/>
                    <w:kern w:val="0"/>
                    <w:sz w:val="21"/>
                    <w:szCs w:val="21"/>
                    <w:lang w:val="en"/>
                  </w:rPr>
                  <w:delText>*40%*15%=</w:delText>
                </w:r>
                <w:r w:rsidDel="00964E30">
                  <w:rPr>
                    <w:rFonts w:hint="eastAsia"/>
                    <w:color w:val="000000"/>
                    <w:kern w:val="0"/>
                    <w:sz w:val="21"/>
                    <w:szCs w:val="21"/>
                  </w:rPr>
                  <w:delText>163.38</w:delText>
                </w:r>
                <w:r w:rsidDel="00964E30">
                  <w:rPr>
                    <w:rFonts w:hint="eastAsia"/>
                    <w:color w:val="000000"/>
                    <w:kern w:val="0"/>
                    <w:sz w:val="21"/>
                    <w:szCs w:val="21"/>
                    <w:lang w:val="en"/>
                  </w:rPr>
                  <w:delText>万元</w:delText>
                </w:r>
              </w:del>
            </w:ins>
          </w:p>
        </w:tc>
        <w:tc>
          <w:tcPr>
            <w:tcW w:w="358" w:type="pct"/>
            <w:gridSpan w:val="3"/>
            <w:vAlign w:val="center"/>
            <w:tcPrChange w:id="6344" w:author="怡然 刘 [2]" w:date="2026-07-08T11:22:00Z">
              <w:tcPr>
                <w:tcW w:w="450" w:type="pct"/>
                <w:gridSpan w:val="5"/>
                <w:vAlign w:val="center"/>
              </w:tcPr>
            </w:tcPrChange>
          </w:tcPr>
          <w:p w14:paraId="39269AC4" w14:textId="1F7DC038" w:rsidR="005F457E" w:rsidDel="00964E30" w:rsidRDefault="00000000">
            <w:pPr>
              <w:widowControl/>
              <w:spacing w:after="0" w:line="240" w:lineRule="auto"/>
              <w:ind w:firstLineChars="0" w:firstLine="0"/>
              <w:textAlignment w:val="auto"/>
              <w:rPr>
                <w:ins w:id="6345" w:author="Bentayga-" w:date="2026-07-05T17:06:00Z"/>
                <w:del w:id="6346" w:author="Si-yuan LIU" w:date="2026-07-24T14:26:00Z" w16du:dateUtc="2026-07-24T06:26:00Z"/>
                <w:color w:val="000000"/>
                <w:kern w:val="0"/>
                <w:sz w:val="21"/>
                <w:szCs w:val="21"/>
              </w:rPr>
            </w:pPr>
            <w:ins w:id="6347" w:author="Bentayga-" w:date="2026-07-05T17:06:00Z">
              <w:del w:id="6348" w:author="Si-yuan LIU" w:date="2026-07-24T14:26:00Z" w16du:dateUtc="2026-07-24T06:26:00Z">
                <w:r w:rsidDel="00964E30">
                  <w:rPr>
                    <w:rFonts w:hint="eastAsia"/>
                    <w:color w:val="000000"/>
                    <w:kern w:val="0"/>
                    <w:sz w:val="21"/>
                    <w:szCs w:val="21"/>
                  </w:rPr>
                  <w:delText>163.38</w:delText>
                </w:r>
              </w:del>
            </w:ins>
          </w:p>
        </w:tc>
        <w:tc>
          <w:tcPr>
            <w:tcW w:w="226" w:type="pct"/>
            <w:gridSpan w:val="2"/>
            <w:vAlign w:val="center"/>
            <w:tcPrChange w:id="6349" w:author="怡然 刘 [2]" w:date="2026-07-08T11:22:00Z">
              <w:tcPr>
                <w:tcW w:w="261" w:type="pct"/>
                <w:gridSpan w:val="2"/>
                <w:vAlign w:val="center"/>
              </w:tcPr>
            </w:tcPrChange>
          </w:tcPr>
          <w:p w14:paraId="190C21AE" w14:textId="63F7C23E" w:rsidR="005F457E" w:rsidDel="00964E30" w:rsidRDefault="00000000">
            <w:pPr>
              <w:widowControl/>
              <w:spacing w:after="0" w:line="240" w:lineRule="auto"/>
              <w:ind w:firstLineChars="0" w:firstLine="0"/>
              <w:textAlignment w:val="auto"/>
              <w:rPr>
                <w:ins w:id="6350" w:author="Bentayga-" w:date="2026-07-05T17:06:00Z"/>
                <w:del w:id="6351" w:author="Si-yuan LIU" w:date="2026-07-24T14:26:00Z" w16du:dateUtc="2026-07-24T06:26:00Z"/>
                <w:color w:val="000000"/>
                <w:kern w:val="0"/>
                <w:sz w:val="21"/>
                <w:szCs w:val="21"/>
              </w:rPr>
            </w:pPr>
            <w:ins w:id="6352" w:author="Bentayga-" w:date="2026-07-05T17:06:00Z">
              <w:del w:id="6353" w:author="Si-yuan LIU" w:date="2026-07-24T14:26:00Z" w16du:dateUtc="2026-07-24T06:26:00Z">
                <w:r w:rsidDel="00964E30">
                  <w:rPr>
                    <w:color w:val="000000"/>
                    <w:kern w:val="0"/>
                    <w:sz w:val="21"/>
                    <w:szCs w:val="21"/>
                  </w:rPr>
                  <w:delText>/</w:delText>
                </w:r>
              </w:del>
            </w:ins>
          </w:p>
        </w:tc>
        <w:tc>
          <w:tcPr>
            <w:tcW w:w="387" w:type="pct"/>
            <w:gridSpan w:val="2"/>
            <w:vAlign w:val="center"/>
            <w:tcPrChange w:id="6354" w:author="怡然 刘 [2]" w:date="2026-07-08T11:22:00Z">
              <w:tcPr>
                <w:tcW w:w="543" w:type="pct"/>
                <w:gridSpan w:val="6"/>
                <w:vAlign w:val="center"/>
              </w:tcPr>
            </w:tcPrChange>
          </w:tcPr>
          <w:p w14:paraId="0174C6D6" w14:textId="657516F5" w:rsidR="005F457E" w:rsidDel="00964E30" w:rsidRDefault="00000000">
            <w:pPr>
              <w:widowControl/>
              <w:spacing w:after="0" w:line="240" w:lineRule="auto"/>
              <w:ind w:firstLineChars="0" w:firstLine="0"/>
              <w:textAlignment w:val="auto"/>
              <w:rPr>
                <w:ins w:id="6355" w:author="Bentayga-" w:date="2026-07-05T17:06:00Z"/>
                <w:del w:id="6356" w:author="Si-yuan LIU" w:date="2026-07-24T14:26:00Z" w16du:dateUtc="2026-07-24T06:26:00Z"/>
                <w:color w:val="000000"/>
                <w:kern w:val="0"/>
                <w:sz w:val="21"/>
                <w:szCs w:val="21"/>
              </w:rPr>
            </w:pPr>
            <w:ins w:id="6357" w:author="Bentayga-" w:date="2026-07-05T17:06:00Z">
              <w:del w:id="6358" w:author="Si-yuan LIU" w:date="2026-07-24T14:26:00Z" w16du:dateUtc="2026-07-24T06:26:00Z">
                <w:r w:rsidDel="00964E30">
                  <w:rPr>
                    <w:rFonts w:hint="eastAsia"/>
                    <w:color w:val="000000"/>
                    <w:kern w:val="0"/>
                    <w:sz w:val="21"/>
                    <w:szCs w:val="21"/>
                  </w:rPr>
                  <w:delText>国家税务总局广州市南沙区税务局</w:delText>
                </w:r>
              </w:del>
            </w:ins>
          </w:p>
        </w:tc>
        <w:tc>
          <w:tcPr>
            <w:tcW w:w="87" w:type="pct"/>
            <w:gridSpan w:val="4"/>
            <w:vAlign w:val="center"/>
            <w:tcPrChange w:id="6359" w:author="怡然 刘 [2]" w:date="2026-07-08T11:22:00Z">
              <w:tcPr>
                <w:tcW w:w="331" w:type="pct"/>
                <w:gridSpan w:val="4"/>
                <w:vAlign w:val="center"/>
              </w:tcPr>
            </w:tcPrChange>
          </w:tcPr>
          <w:p w14:paraId="77FCC32D" w14:textId="5FC87774" w:rsidR="005F457E" w:rsidDel="00964E30" w:rsidRDefault="00000000">
            <w:pPr>
              <w:widowControl/>
              <w:spacing w:after="0" w:line="240" w:lineRule="auto"/>
              <w:ind w:firstLineChars="0" w:firstLine="0"/>
              <w:textAlignment w:val="auto"/>
              <w:rPr>
                <w:ins w:id="6360" w:author="Bentayga-" w:date="2026-07-05T17:06:00Z"/>
                <w:del w:id="6361" w:author="Si-yuan LIU" w:date="2026-07-24T14:26:00Z" w16du:dateUtc="2026-07-24T06:26:00Z"/>
                <w:color w:val="000000"/>
                <w:kern w:val="0"/>
                <w:sz w:val="21"/>
                <w:szCs w:val="21"/>
              </w:rPr>
            </w:pPr>
            <w:ins w:id="6362" w:author="Bentayga-" w:date="2026-07-05T17:06:00Z">
              <w:del w:id="6363" w:author="Si-yuan LIU" w:date="2026-07-24T14:26:00Z" w16du:dateUtc="2026-07-24T06:26:00Z">
                <w:r w:rsidDel="00964E30">
                  <w:rPr>
                    <w:rFonts w:hint="eastAsia"/>
                    <w:color w:val="000000"/>
                    <w:kern w:val="0"/>
                    <w:sz w:val="21"/>
                    <w:szCs w:val="21"/>
                  </w:rPr>
                  <w:delText>奥飞数据</w:delText>
                </w:r>
              </w:del>
            </w:ins>
          </w:p>
        </w:tc>
      </w:tr>
      <w:tr w:rsidR="005F457E" w:rsidDel="00964E30" w14:paraId="599B78D8" w14:textId="33594CDF" w:rsidTr="005F457E">
        <w:trPr>
          <w:gridBefore w:val="2"/>
          <w:wBefore w:w="1157" w:type="dxa"/>
          <w:trHeight w:val="3420"/>
          <w:tblHeader/>
          <w:jc w:val="center"/>
          <w:ins w:id="6364" w:author="Bentayga-" w:date="2026-07-05T17:06:00Z"/>
          <w:del w:id="6365" w:author="Si-yuan LIU" w:date="2026-07-24T14:26:00Z" w16du:dateUtc="2026-07-24T06:26:00Z"/>
          <w:trPrChange w:id="6366" w:author="怡然 刘 [2]" w:date="2026-07-08T11:22:00Z">
            <w:trPr>
              <w:gridBefore w:val="2"/>
              <w:wBefore w:w="1045" w:type="dxa"/>
              <w:trHeight w:val="3420"/>
              <w:jc w:val="center"/>
            </w:trPr>
          </w:trPrChange>
        </w:trPr>
        <w:tc>
          <w:tcPr>
            <w:tcW w:w="991" w:type="pct"/>
            <w:gridSpan w:val="3"/>
            <w:vMerge/>
            <w:vAlign w:val="center"/>
            <w:tcPrChange w:id="6367" w:author="怡然 刘 [2]" w:date="2026-07-08T11:22:00Z">
              <w:tcPr>
                <w:tcW w:w="619" w:type="pct"/>
                <w:gridSpan w:val="5"/>
                <w:vMerge/>
                <w:vAlign w:val="center"/>
              </w:tcPr>
            </w:tcPrChange>
          </w:tcPr>
          <w:p w14:paraId="2AEBC205" w14:textId="7063DF04" w:rsidR="005F457E" w:rsidDel="00964E30" w:rsidRDefault="005F457E">
            <w:pPr>
              <w:widowControl/>
              <w:spacing w:after="0" w:line="240" w:lineRule="auto"/>
              <w:ind w:firstLineChars="0" w:firstLine="0"/>
              <w:jc w:val="left"/>
              <w:textAlignment w:val="auto"/>
              <w:rPr>
                <w:ins w:id="6368" w:author="Bentayga-" w:date="2026-07-05T17:06:00Z"/>
                <w:del w:id="6369" w:author="Si-yuan LIU" w:date="2026-07-24T14:26:00Z" w16du:dateUtc="2026-07-24T06:26:00Z"/>
                <w:color w:val="000000"/>
                <w:kern w:val="0"/>
                <w:sz w:val="21"/>
                <w:szCs w:val="21"/>
              </w:rPr>
            </w:pPr>
          </w:p>
        </w:tc>
        <w:tc>
          <w:tcPr>
            <w:tcW w:w="87" w:type="pct"/>
            <w:vAlign w:val="center"/>
            <w:tcPrChange w:id="6370" w:author="怡然 刘 [2]" w:date="2026-07-08T11:22:00Z">
              <w:tcPr>
                <w:tcW w:w="83" w:type="pct"/>
                <w:vAlign w:val="center"/>
              </w:tcPr>
            </w:tcPrChange>
          </w:tcPr>
          <w:p w14:paraId="317F0319" w14:textId="4BF12C33" w:rsidR="005F457E" w:rsidDel="00964E30" w:rsidRDefault="00000000">
            <w:pPr>
              <w:widowControl/>
              <w:spacing w:after="0" w:line="240" w:lineRule="auto"/>
              <w:ind w:firstLineChars="0" w:firstLine="0"/>
              <w:jc w:val="center"/>
              <w:textAlignment w:val="auto"/>
              <w:rPr>
                <w:ins w:id="6371" w:author="Bentayga-" w:date="2026-07-05T17:06:00Z"/>
                <w:del w:id="6372" w:author="Si-yuan LIU" w:date="2026-07-24T14:26:00Z" w16du:dateUtc="2026-07-24T06:26:00Z"/>
                <w:color w:val="000000"/>
                <w:kern w:val="0"/>
                <w:sz w:val="21"/>
                <w:szCs w:val="21"/>
              </w:rPr>
            </w:pPr>
            <w:ins w:id="6373" w:author="Bentayga-" w:date="2026-07-05T17:06:00Z">
              <w:del w:id="6374" w:author="Si-yuan LIU" w:date="2026-07-24T14:26:00Z" w16du:dateUtc="2026-07-24T06:26:00Z">
                <w:r w:rsidDel="00964E30">
                  <w:rPr>
                    <w:rFonts w:hint="eastAsia"/>
                    <w:color w:val="000000"/>
                    <w:kern w:val="0"/>
                    <w:sz w:val="21"/>
                    <w:szCs w:val="21"/>
                  </w:rPr>
                  <w:delText>印花税</w:delText>
                </w:r>
              </w:del>
            </w:ins>
          </w:p>
        </w:tc>
        <w:tc>
          <w:tcPr>
            <w:tcW w:w="89" w:type="pct"/>
            <w:vAlign w:val="center"/>
            <w:tcPrChange w:id="6375" w:author="怡然 刘 [2]" w:date="2026-07-08T11:22:00Z">
              <w:tcPr>
                <w:tcW w:w="127" w:type="pct"/>
                <w:gridSpan w:val="2"/>
                <w:vAlign w:val="center"/>
              </w:tcPr>
            </w:tcPrChange>
          </w:tcPr>
          <w:p w14:paraId="70A6A248" w14:textId="7D01665D" w:rsidR="005F457E" w:rsidDel="00964E30" w:rsidRDefault="00000000">
            <w:pPr>
              <w:widowControl/>
              <w:spacing w:after="0" w:line="240" w:lineRule="auto"/>
              <w:ind w:firstLineChars="0" w:firstLine="0"/>
              <w:textAlignment w:val="auto"/>
              <w:rPr>
                <w:ins w:id="6376" w:author="Bentayga-" w:date="2026-07-05T17:06:00Z"/>
                <w:del w:id="6377" w:author="Si-yuan LIU" w:date="2026-07-24T14:26:00Z" w16du:dateUtc="2026-07-24T06:26:00Z"/>
                <w:color w:val="000000"/>
                <w:kern w:val="0"/>
                <w:sz w:val="21"/>
                <w:szCs w:val="21"/>
              </w:rPr>
            </w:pPr>
            <w:ins w:id="6378" w:author="Bentayga-" w:date="2026-07-05T17:06:00Z">
              <w:del w:id="6379" w:author="Si-yuan LIU" w:date="2026-07-24T14:26:00Z" w16du:dateUtc="2026-07-24T06:26:00Z">
                <w:r w:rsidDel="00964E30">
                  <w:rPr>
                    <w:rFonts w:hint="eastAsia"/>
                    <w:color w:val="000000"/>
                    <w:kern w:val="0"/>
                    <w:sz w:val="21"/>
                    <w:szCs w:val="21"/>
                    <w:lang w:val="en"/>
                  </w:rPr>
                  <w:delText>是</w:delText>
                </w:r>
              </w:del>
            </w:ins>
          </w:p>
        </w:tc>
        <w:tc>
          <w:tcPr>
            <w:tcW w:w="2411" w:type="pct"/>
            <w:gridSpan w:val="6"/>
            <w:vAlign w:val="center"/>
            <w:tcPrChange w:id="6380" w:author="怡然 刘 [2]" w:date="2026-07-08T11:22:00Z">
              <w:tcPr>
                <w:tcW w:w="2466" w:type="pct"/>
                <w:gridSpan w:val="9"/>
                <w:vAlign w:val="center"/>
              </w:tcPr>
            </w:tcPrChange>
          </w:tcPr>
          <w:p w14:paraId="43AC99F2" w14:textId="7B26A632" w:rsidR="005F457E" w:rsidDel="00964E30" w:rsidRDefault="00000000">
            <w:pPr>
              <w:widowControl/>
              <w:spacing w:after="0" w:line="240" w:lineRule="auto"/>
              <w:ind w:firstLineChars="0" w:firstLine="0"/>
              <w:textAlignment w:val="auto"/>
              <w:rPr>
                <w:ins w:id="6381" w:author="Bentayga-" w:date="2026-07-05T17:06:00Z"/>
                <w:del w:id="6382" w:author="Si-yuan LIU" w:date="2026-07-24T14:26:00Z" w16du:dateUtc="2026-07-24T06:26:00Z"/>
                <w:color w:val="000000"/>
                <w:kern w:val="0"/>
                <w:sz w:val="21"/>
                <w:szCs w:val="21"/>
                <w:lang w:val="en"/>
              </w:rPr>
            </w:pPr>
            <w:ins w:id="6383" w:author="Bentayga-" w:date="2026-07-05T17:06:00Z">
              <w:del w:id="6384" w:author="Si-yuan LIU" w:date="2026-07-24T14:26:00Z" w16du:dateUtc="2026-07-24T06:26:00Z">
                <w:r w:rsidDel="00964E30">
                  <w:rPr>
                    <w:rFonts w:hint="eastAsia"/>
                    <w:color w:val="000000"/>
                    <w:kern w:val="0"/>
                    <w:sz w:val="21"/>
                    <w:szCs w:val="21"/>
                    <w:lang w:val="en"/>
                  </w:rPr>
                  <w:delText>按照股权转让金额依据产权转移书据</w:delText>
                </w:r>
                <w:r w:rsidDel="00964E30">
                  <w:rPr>
                    <w:color w:val="000000"/>
                    <w:kern w:val="0"/>
                    <w:sz w:val="21"/>
                    <w:szCs w:val="21"/>
                    <w:lang w:val="en"/>
                  </w:rPr>
                  <w:delText>0.05%</w:delText>
                </w:r>
                <w:r w:rsidDel="00964E30">
                  <w:rPr>
                    <w:rFonts w:hint="eastAsia"/>
                    <w:color w:val="000000"/>
                    <w:kern w:val="0"/>
                    <w:sz w:val="21"/>
                    <w:szCs w:val="21"/>
                    <w:lang w:val="en"/>
                  </w:rPr>
                  <w:delText>计算缴纳（双边）</w:delText>
                </w:r>
              </w:del>
            </w:ins>
          </w:p>
          <w:p w14:paraId="4F9AA112" w14:textId="0C80CE01" w:rsidR="005F457E" w:rsidDel="00964E30" w:rsidRDefault="00000000">
            <w:pPr>
              <w:widowControl/>
              <w:spacing w:after="0" w:line="240" w:lineRule="auto"/>
              <w:ind w:firstLineChars="0" w:firstLine="0"/>
              <w:textAlignment w:val="auto"/>
              <w:rPr>
                <w:ins w:id="6385" w:author="Bentayga-" w:date="2026-07-05T17:06:00Z"/>
                <w:del w:id="6386" w:author="Si-yuan LIU" w:date="2026-07-24T14:26:00Z" w16du:dateUtc="2026-07-24T06:26:00Z"/>
                <w:color w:val="000000"/>
                <w:kern w:val="0"/>
                <w:sz w:val="21"/>
                <w:szCs w:val="21"/>
                <w:lang w:val="en"/>
              </w:rPr>
            </w:pPr>
            <w:ins w:id="6387" w:author="Bentayga-" w:date="2026-07-05T17:06:00Z">
              <w:del w:id="6388" w:author="Si-yuan LIU" w:date="2026-07-24T14:26:00Z" w16du:dateUtc="2026-07-24T06:26:00Z">
                <w:r w:rsidDel="00964E30">
                  <w:rPr>
                    <w:rFonts w:hint="eastAsia"/>
                    <w:color w:val="000000"/>
                    <w:kern w:val="0"/>
                    <w:sz w:val="21"/>
                    <w:szCs w:val="21"/>
                    <w:lang w:val="en"/>
                  </w:rPr>
                  <w:delText>政策依据：中华人民共和国印花税法</w:delText>
                </w:r>
              </w:del>
            </w:ins>
          </w:p>
          <w:p w14:paraId="7A22064E" w14:textId="6FDA3917" w:rsidR="005F457E" w:rsidDel="00964E30" w:rsidRDefault="00000000">
            <w:pPr>
              <w:widowControl/>
              <w:spacing w:after="0" w:line="240" w:lineRule="auto"/>
              <w:ind w:firstLineChars="0" w:firstLine="0"/>
              <w:textAlignment w:val="auto"/>
              <w:rPr>
                <w:ins w:id="6389" w:author="Bentayga-" w:date="2026-07-05T17:06:00Z"/>
                <w:del w:id="6390" w:author="Si-yuan LIU" w:date="2026-07-24T14:26:00Z" w16du:dateUtc="2026-07-24T06:26:00Z"/>
                <w:color w:val="000000"/>
                <w:kern w:val="0"/>
                <w:sz w:val="21"/>
                <w:szCs w:val="21"/>
              </w:rPr>
            </w:pPr>
            <w:ins w:id="6391" w:author="Bentayga-" w:date="2026-07-05T17:06:00Z">
              <w:del w:id="6392" w:author="Si-yuan LIU" w:date="2026-07-24T14:26:00Z" w16du:dateUtc="2026-07-24T06:26:00Z">
                <w:r w:rsidDel="00964E30">
                  <w:rPr>
                    <w:rFonts w:hint="eastAsia"/>
                    <w:color w:val="000000"/>
                    <w:kern w:val="0"/>
                    <w:sz w:val="21"/>
                    <w:szCs w:val="21"/>
                    <w:lang w:val="en"/>
                  </w:rPr>
                  <w:delText>计算公式：股权转让对价</w:delText>
                </w:r>
                <w:r w:rsidDel="00964E30">
                  <w:rPr>
                    <w:rFonts w:hint="eastAsia"/>
                    <w:color w:val="000000"/>
                    <w:kern w:val="0"/>
                    <w:sz w:val="21"/>
                    <w:szCs w:val="21"/>
                  </w:rPr>
                  <w:delText>48,723</w:delText>
                </w:r>
                <w:r w:rsidDel="00964E30">
                  <w:rPr>
                    <w:rFonts w:hint="eastAsia"/>
                    <w:color w:val="000000"/>
                    <w:kern w:val="0"/>
                    <w:sz w:val="21"/>
                    <w:szCs w:val="21"/>
                    <w:lang w:val="en"/>
                  </w:rPr>
                  <w:delText>万元</w:delText>
                </w:r>
                <w:r w:rsidDel="00964E30">
                  <w:rPr>
                    <w:color w:val="000000"/>
                    <w:kern w:val="0"/>
                    <w:sz w:val="21"/>
                    <w:szCs w:val="21"/>
                    <w:lang w:val="en"/>
                  </w:rPr>
                  <w:delText>*0.05%*2=</w:delText>
                </w:r>
                <w:r w:rsidDel="00964E30">
                  <w:rPr>
                    <w:rFonts w:hint="eastAsia"/>
                    <w:color w:val="000000"/>
                    <w:kern w:val="0"/>
                    <w:sz w:val="21"/>
                    <w:szCs w:val="21"/>
                  </w:rPr>
                  <w:delText>48.723</w:delText>
                </w:r>
                <w:r w:rsidDel="00964E30">
                  <w:rPr>
                    <w:rFonts w:hint="eastAsia"/>
                    <w:color w:val="000000"/>
                    <w:kern w:val="0"/>
                    <w:sz w:val="21"/>
                    <w:szCs w:val="21"/>
                    <w:lang w:val="en"/>
                  </w:rPr>
                  <w:delText>万元</w:delText>
                </w:r>
              </w:del>
            </w:ins>
          </w:p>
        </w:tc>
        <w:tc>
          <w:tcPr>
            <w:tcW w:w="358" w:type="pct"/>
            <w:gridSpan w:val="3"/>
            <w:vAlign w:val="center"/>
            <w:tcPrChange w:id="6393" w:author="怡然 刘 [2]" w:date="2026-07-08T11:22:00Z">
              <w:tcPr>
                <w:tcW w:w="450" w:type="pct"/>
                <w:gridSpan w:val="5"/>
                <w:vAlign w:val="center"/>
              </w:tcPr>
            </w:tcPrChange>
          </w:tcPr>
          <w:p w14:paraId="0658C537" w14:textId="55DDF16C" w:rsidR="005F457E" w:rsidDel="00964E30" w:rsidRDefault="00000000">
            <w:pPr>
              <w:widowControl/>
              <w:spacing w:after="0" w:line="240" w:lineRule="auto"/>
              <w:ind w:firstLineChars="0" w:firstLine="0"/>
              <w:textAlignment w:val="auto"/>
              <w:rPr>
                <w:ins w:id="6394" w:author="Bentayga-" w:date="2026-07-05T17:06:00Z"/>
                <w:del w:id="6395" w:author="Si-yuan LIU" w:date="2026-07-24T14:26:00Z" w16du:dateUtc="2026-07-24T06:26:00Z"/>
                <w:color w:val="000000"/>
                <w:kern w:val="0"/>
                <w:sz w:val="21"/>
                <w:szCs w:val="21"/>
              </w:rPr>
            </w:pPr>
            <w:ins w:id="6396" w:author="Bentayga-" w:date="2026-07-05T17:06:00Z">
              <w:del w:id="6397" w:author="Si-yuan LIU" w:date="2026-07-24T14:26:00Z" w16du:dateUtc="2026-07-24T06:26:00Z">
                <w:r w:rsidDel="00964E30">
                  <w:rPr>
                    <w:rFonts w:hint="eastAsia"/>
                    <w:color w:val="000000"/>
                    <w:kern w:val="0"/>
                    <w:sz w:val="21"/>
                    <w:szCs w:val="21"/>
                  </w:rPr>
                  <w:delText>48.723</w:delText>
                </w:r>
              </w:del>
            </w:ins>
          </w:p>
        </w:tc>
        <w:tc>
          <w:tcPr>
            <w:tcW w:w="226" w:type="pct"/>
            <w:gridSpan w:val="2"/>
            <w:vAlign w:val="center"/>
            <w:tcPrChange w:id="6398" w:author="怡然 刘 [2]" w:date="2026-07-08T11:22:00Z">
              <w:tcPr>
                <w:tcW w:w="261" w:type="pct"/>
                <w:gridSpan w:val="2"/>
                <w:vAlign w:val="center"/>
              </w:tcPr>
            </w:tcPrChange>
          </w:tcPr>
          <w:p w14:paraId="16929198" w14:textId="57B9D8BD" w:rsidR="005F457E" w:rsidDel="00964E30" w:rsidRDefault="00000000">
            <w:pPr>
              <w:widowControl/>
              <w:spacing w:after="0" w:line="240" w:lineRule="auto"/>
              <w:ind w:firstLineChars="0" w:firstLine="0"/>
              <w:textAlignment w:val="auto"/>
              <w:rPr>
                <w:ins w:id="6399" w:author="Bentayga-" w:date="2026-07-05T17:06:00Z"/>
                <w:del w:id="6400" w:author="Si-yuan LIU" w:date="2026-07-24T14:26:00Z" w16du:dateUtc="2026-07-24T06:26:00Z"/>
                <w:color w:val="000000"/>
                <w:kern w:val="0"/>
                <w:sz w:val="21"/>
                <w:szCs w:val="21"/>
              </w:rPr>
            </w:pPr>
            <w:ins w:id="6401" w:author="Bentayga-" w:date="2026-07-05T17:06:00Z">
              <w:del w:id="6402" w:author="Si-yuan LIU" w:date="2026-07-24T14:26:00Z" w16du:dateUtc="2026-07-24T06:26:00Z">
                <w:r w:rsidDel="00964E30">
                  <w:rPr>
                    <w:color w:val="000000"/>
                    <w:kern w:val="0"/>
                    <w:sz w:val="21"/>
                    <w:szCs w:val="21"/>
                  </w:rPr>
                  <w:delText>/</w:delText>
                </w:r>
              </w:del>
            </w:ins>
          </w:p>
        </w:tc>
        <w:tc>
          <w:tcPr>
            <w:tcW w:w="387" w:type="pct"/>
            <w:gridSpan w:val="2"/>
            <w:vAlign w:val="center"/>
            <w:tcPrChange w:id="6403" w:author="怡然 刘 [2]" w:date="2026-07-08T11:22:00Z">
              <w:tcPr>
                <w:tcW w:w="543" w:type="pct"/>
                <w:gridSpan w:val="6"/>
                <w:vAlign w:val="center"/>
              </w:tcPr>
            </w:tcPrChange>
          </w:tcPr>
          <w:p w14:paraId="0FE83A0E" w14:textId="5563D8A0" w:rsidR="005F457E" w:rsidDel="00964E30" w:rsidRDefault="00000000">
            <w:pPr>
              <w:widowControl/>
              <w:spacing w:after="0" w:line="240" w:lineRule="auto"/>
              <w:ind w:firstLineChars="0" w:firstLine="0"/>
              <w:textAlignment w:val="auto"/>
              <w:rPr>
                <w:ins w:id="6404" w:author="Bentayga-" w:date="2026-07-05T17:06:00Z"/>
                <w:del w:id="6405" w:author="Si-yuan LIU" w:date="2026-07-24T14:26:00Z" w16du:dateUtc="2026-07-24T06:26:00Z"/>
                <w:color w:val="000000"/>
                <w:kern w:val="0"/>
                <w:sz w:val="21"/>
                <w:szCs w:val="21"/>
              </w:rPr>
            </w:pPr>
            <w:ins w:id="6406" w:author="Bentayga-" w:date="2026-07-05T17:06:00Z">
              <w:del w:id="6407" w:author="Si-yuan LIU" w:date="2026-07-24T14:26:00Z" w16du:dateUtc="2026-07-24T06:26:00Z">
                <w:r w:rsidDel="00964E30">
                  <w:rPr>
                    <w:rFonts w:hint="eastAsia"/>
                    <w:color w:val="000000"/>
                    <w:kern w:val="0"/>
                    <w:sz w:val="21"/>
                    <w:szCs w:val="21"/>
                  </w:rPr>
                  <w:delText>国家税务总局广州市南沙区税务局、国家税务总局广州市天河区税务局</w:delText>
                </w:r>
              </w:del>
            </w:ins>
          </w:p>
        </w:tc>
        <w:tc>
          <w:tcPr>
            <w:tcW w:w="87" w:type="pct"/>
            <w:gridSpan w:val="4"/>
            <w:vAlign w:val="center"/>
            <w:tcPrChange w:id="6408" w:author="怡然 刘 [2]" w:date="2026-07-08T11:22:00Z">
              <w:tcPr>
                <w:tcW w:w="331" w:type="pct"/>
                <w:gridSpan w:val="4"/>
                <w:vAlign w:val="center"/>
              </w:tcPr>
            </w:tcPrChange>
          </w:tcPr>
          <w:p w14:paraId="5B07E9A6" w14:textId="595F2D4A" w:rsidR="005F457E" w:rsidDel="00964E30" w:rsidRDefault="00000000">
            <w:pPr>
              <w:widowControl/>
              <w:spacing w:after="0" w:line="240" w:lineRule="auto"/>
              <w:ind w:firstLineChars="0" w:firstLine="0"/>
              <w:textAlignment w:val="auto"/>
              <w:rPr>
                <w:ins w:id="6409" w:author="Bentayga-" w:date="2026-07-05T17:06:00Z"/>
                <w:del w:id="6410" w:author="Si-yuan LIU" w:date="2026-07-24T14:26:00Z" w16du:dateUtc="2026-07-24T06:26:00Z"/>
                <w:color w:val="000000"/>
                <w:kern w:val="0"/>
                <w:sz w:val="21"/>
                <w:szCs w:val="21"/>
              </w:rPr>
            </w:pPr>
            <w:ins w:id="6411" w:author="Bentayga-" w:date="2026-07-05T17:06:00Z">
              <w:del w:id="6412" w:author="Si-yuan LIU" w:date="2026-07-24T14:26:00Z" w16du:dateUtc="2026-07-24T06:26:00Z">
                <w:r w:rsidDel="00964E30">
                  <w:rPr>
                    <w:rFonts w:hint="eastAsia"/>
                    <w:color w:val="000000"/>
                    <w:kern w:val="0"/>
                    <w:sz w:val="21"/>
                    <w:szCs w:val="21"/>
                  </w:rPr>
                  <w:delText>昊盈科技、天泽奥融</w:delText>
                </w:r>
              </w:del>
            </w:ins>
          </w:p>
        </w:tc>
      </w:tr>
      <w:tr w:rsidR="005F457E" w:rsidDel="00964E30" w14:paraId="6A5298AD" w14:textId="46DE43CC" w:rsidTr="005F457E">
        <w:trPr>
          <w:gridBefore w:val="2"/>
          <w:wBefore w:w="1157" w:type="dxa"/>
          <w:trHeight w:val="290"/>
          <w:tblHeader/>
          <w:jc w:val="center"/>
          <w:ins w:id="6413" w:author="Bentayga-" w:date="2026-07-05T17:06:00Z"/>
          <w:del w:id="6414" w:author="Si-yuan LIU" w:date="2026-07-24T14:26:00Z" w16du:dateUtc="2026-07-24T06:26:00Z"/>
          <w:trPrChange w:id="6415" w:author="怡然 刘 [2]" w:date="2026-07-08T11:22:00Z">
            <w:trPr>
              <w:gridBefore w:val="2"/>
              <w:wBefore w:w="1045" w:type="dxa"/>
              <w:trHeight w:val="290"/>
              <w:jc w:val="center"/>
            </w:trPr>
          </w:trPrChange>
        </w:trPr>
        <w:tc>
          <w:tcPr>
            <w:tcW w:w="991" w:type="pct"/>
            <w:gridSpan w:val="3"/>
            <w:vMerge/>
            <w:vAlign w:val="center"/>
            <w:tcPrChange w:id="6416" w:author="怡然 刘 [2]" w:date="2026-07-08T11:22:00Z">
              <w:tcPr>
                <w:tcW w:w="619" w:type="pct"/>
                <w:gridSpan w:val="5"/>
                <w:vMerge/>
                <w:vAlign w:val="center"/>
              </w:tcPr>
            </w:tcPrChange>
          </w:tcPr>
          <w:p w14:paraId="3C77D3C1" w14:textId="03E6CA74" w:rsidR="005F457E" w:rsidDel="00964E30" w:rsidRDefault="005F457E">
            <w:pPr>
              <w:widowControl/>
              <w:spacing w:after="0" w:line="240" w:lineRule="auto"/>
              <w:ind w:firstLineChars="0" w:firstLine="0"/>
              <w:jc w:val="left"/>
              <w:textAlignment w:val="auto"/>
              <w:rPr>
                <w:ins w:id="6417" w:author="Bentayga-" w:date="2026-07-05T17:06:00Z"/>
                <w:del w:id="6418" w:author="Si-yuan LIU" w:date="2026-07-24T14:26:00Z" w16du:dateUtc="2026-07-24T06:26:00Z"/>
                <w:color w:val="000000"/>
                <w:kern w:val="0"/>
                <w:sz w:val="21"/>
                <w:szCs w:val="21"/>
              </w:rPr>
            </w:pPr>
          </w:p>
        </w:tc>
        <w:tc>
          <w:tcPr>
            <w:tcW w:w="87" w:type="pct"/>
            <w:vAlign w:val="center"/>
            <w:tcPrChange w:id="6419" w:author="怡然 刘 [2]" w:date="2026-07-08T11:22:00Z">
              <w:tcPr>
                <w:tcW w:w="83" w:type="pct"/>
                <w:vAlign w:val="center"/>
              </w:tcPr>
            </w:tcPrChange>
          </w:tcPr>
          <w:p w14:paraId="5C03726C" w14:textId="12845CBC" w:rsidR="005F457E" w:rsidDel="00964E30" w:rsidRDefault="00000000">
            <w:pPr>
              <w:widowControl/>
              <w:spacing w:after="0" w:line="240" w:lineRule="auto"/>
              <w:ind w:firstLineChars="0" w:firstLine="0"/>
              <w:jc w:val="center"/>
              <w:textAlignment w:val="auto"/>
              <w:rPr>
                <w:ins w:id="6420" w:author="Bentayga-" w:date="2026-07-05T17:06:00Z"/>
                <w:del w:id="6421" w:author="Si-yuan LIU" w:date="2026-07-24T14:26:00Z" w16du:dateUtc="2026-07-24T06:26:00Z"/>
                <w:color w:val="000000"/>
                <w:kern w:val="0"/>
                <w:sz w:val="21"/>
                <w:szCs w:val="21"/>
              </w:rPr>
            </w:pPr>
            <w:ins w:id="6422" w:author="Bentayga-" w:date="2026-07-05T17:06:00Z">
              <w:del w:id="6423" w:author="Si-yuan LIU" w:date="2026-07-24T14:26:00Z" w16du:dateUtc="2026-07-24T06:26:00Z">
                <w:r w:rsidDel="00964E30">
                  <w:rPr>
                    <w:rFonts w:hint="eastAsia"/>
                    <w:color w:val="000000"/>
                    <w:kern w:val="0"/>
                    <w:sz w:val="21"/>
                    <w:szCs w:val="21"/>
                  </w:rPr>
                  <w:delText>契税</w:delText>
                </w:r>
              </w:del>
            </w:ins>
          </w:p>
        </w:tc>
        <w:tc>
          <w:tcPr>
            <w:tcW w:w="89" w:type="pct"/>
            <w:vAlign w:val="center"/>
            <w:tcPrChange w:id="6424" w:author="怡然 刘 [2]" w:date="2026-07-08T11:22:00Z">
              <w:tcPr>
                <w:tcW w:w="127" w:type="pct"/>
                <w:gridSpan w:val="2"/>
                <w:vAlign w:val="center"/>
              </w:tcPr>
            </w:tcPrChange>
          </w:tcPr>
          <w:p w14:paraId="0B4974E0" w14:textId="6EAE0B58" w:rsidR="005F457E" w:rsidDel="00964E30" w:rsidRDefault="00000000">
            <w:pPr>
              <w:widowControl/>
              <w:spacing w:after="0" w:line="240" w:lineRule="auto"/>
              <w:ind w:firstLineChars="0" w:firstLine="0"/>
              <w:textAlignment w:val="auto"/>
              <w:rPr>
                <w:ins w:id="6425" w:author="Bentayga-" w:date="2026-07-05T17:06:00Z"/>
                <w:del w:id="6426" w:author="Si-yuan LIU" w:date="2026-07-24T14:26:00Z" w16du:dateUtc="2026-07-24T06:26:00Z"/>
                <w:color w:val="000000"/>
                <w:kern w:val="0"/>
                <w:sz w:val="21"/>
                <w:szCs w:val="21"/>
              </w:rPr>
            </w:pPr>
            <w:ins w:id="6427" w:author="Bentayga-" w:date="2026-07-05T17:06:00Z">
              <w:del w:id="6428" w:author="Si-yuan LIU" w:date="2026-07-24T14:26:00Z" w16du:dateUtc="2026-07-24T06:26:00Z">
                <w:r w:rsidDel="00964E30">
                  <w:rPr>
                    <w:rFonts w:hint="eastAsia"/>
                    <w:color w:val="000000"/>
                    <w:kern w:val="0"/>
                    <w:sz w:val="21"/>
                    <w:szCs w:val="21"/>
                  </w:rPr>
                  <w:delText>否</w:delText>
                </w:r>
              </w:del>
            </w:ins>
          </w:p>
        </w:tc>
        <w:tc>
          <w:tcPr>
            <w:tcW w:w="2411" w:type="pct"/>
            <w:gridSpan w:val="6"/>
            <w:vAlign w:val="center"/>
            <w:tcPrChange w:id="6429" w:author="怡然 刘 [2]" w:date="2026-07-08T11:22:00Z">
              <w:tcPr>
                <w:tcW w:w="2466" w:type="pct"/>
                <w:gridSpan w:val="9"/>
                <w:vAlign w:val="center"/>
              </w:tcPr>
            </w:tcPrChange>
          </w:tcPr>
          <w:p w14:paraId="1C156E79" w14:textId="6C15AF6D" w:rsidR="005F457E" w:rsidDel="00964E30" w:rsidRDefault="00000000">
            <w:pPr>
              <w:widowControl/>
              <w:spacing w:after="0" w:line="240" w:lineRule="auto"/>
              <w:ind w:firstLineChars="0" w:firstLine="0"/>
              <w:textAlignment w:val="auto"/>
              <w:rPr>
                <w:ins w:id="6430" w:author="Bentayga-" w:date="2026-07-05T17:06:00Z"/>
                <w:del w:id="6431" w:author="Si-yuan LIU" w:date="2026-07-24T14:26:00Z" w16du:dateUtc="2026-07-24T06:26:00Z"/>
                <w:color w:val="000000"/>
                <w:kern w:val="0"/>
                <w:sz w:val="21"/>
                <w:szCs w:val="21"/>
              </w:rPr>
            </w:pPr>
            <w:ins w:id="6432" w:author="Bentayga-" w:date="2026-07-05T17:06:00Z">
              <w:del w:id="6433" w:author="Si-yuan LIU" w:date="2026-07-24T14:26:00Z" w16du:dateUtc="2026-07-24T06:26:00Z">
                <w:r w:rsidDel="00964E30">
                  <w:rPr>
                    <w:color w:val="000000"/>
                    <w:kern w:val="0"/>
                    <w:sz w:val="21"/>
                    <w:szCs w:val="21"/>
                    <w:lang w:val="en"/>
                  </w:rPr>
                  <w:delText>/</w:delText>
                </w:r>
              </w:del>
            </w:ins>
          </w:p>
        </w:tc>
        <w:tc>
          <w:tcPr>
            <w:tcW w:w="358" w:type="pct"/>
            <w:gridSpan w:val="3"/>
            <w:vAlign w:val="center"/>
            <w:tcPrChange w:id="6434" w:author="怡然 刘 [2]" w:date="2026-07-08T11:22:00Z">
              <w:tcPr>
                <w:tcW w:w="450" w:type="pct"/>
                <w:gridSpan w:val="5"/>
                <w:vAlign w:val="center"/>
              </w:tcPr>
            </w:tcPrChange>
          </w:tcPr>
          <w:p w14:paraId="7D3BDB2A" w14:textId="3B862204" w:rsidR="005F457E" w:rsidDel="00964E30" w:rsidRDefault="00000000">
            <w:pPr>
              <w:widowControl/>
              <w:spacing w:after="0" w:line="240" w:lineRule="auto"/>
              <w:ind w:firstLineChars="0" w:firstLine="0"/>
              <w:textAlignment w:val="auto"/>
              <w:rPr>
                <w:ins w:id="6435" w:author="Bentayga-" w:date="2026-07-05T17:06:00Z"/>
                <w:del w:id="6436" w:author="Si-yuan LIU" w:date="2026-07-24T14:26:00Z" w16du:dateUtc="2026-07-24T06:26:00Z"/>
                <w:color w:val="000000"/>
                <w:kern w:val="0"/>
                <w:sz w:val="21"/>
                <w:szCs w:val="21"/>
              </w:rPr>
            </w:pPr>
            <w:ins w:id="6437" w:author="Bentayga-" w:date="2026-07-05T17:06:00Z">
              <w:del w:id="6438" w:author="Si-yuan LIU" w:date="2026-07-24T14:26:00Z" w16du:dateUtc="2026-07-24T06:26:00Z">
                <w:r w:rsidDel="00964E30">
                  <w:rPr>
                    <w:color w:val="000000"/>
                    <w:kern w:val="0"/>
                    <w:sz w:val="21"/>
                    <w:szCs w:val="21"/>
                    <w:lang w:val="en"/>
                  </w:rPr>
                  <w:delText>/</w:delText>
                </w:r>
              </w:del>
            </w:ins>
          </w:p>
        </w:tc>
        <w:tc>
          <w:tcPr>
            <w:tcW w:w="226" w:type="pct"/>
            <w:gridSpan w:val="2"/>
            <w:vAlign w:val="center"/>
            <w:tcPrChange w:id="6439" w:author="怡然 刘 [2]" w:date="2026-07-08T11:22:00Z">
              <w:tcPr>
                <w:tcW w:w="261" w:type="pct"/>
                <w:gridSpan w:val="2"/>
                <w:vAlign w:val="center"/>
              </w:tcPr>
            </w:tcPrChange>
          </w:tcPr>
          <w:p w14:paraId="7C53D7D6" w14:textId="0F692891" w:rsidR="005F457E" w:rsidDel="00964E30" w:rsidRDefault="00000000">
            <w:pPr>
              <w:widowControl/>
              <w:spacing w:after="0" w:line="240" w:lineRule="auto"/>
              <w:ind w:firstLineChars="0" w:firstLine="0"/>
              <w:textAlignment w:val="auto"/>
              <w:rPr>
                <w:ins w:id="6440" w:author="Bentayga-" w:date="2026-07-05T17:06:00Z"/>
                <w:del w:id="6441" w:author="Si-yuan LIU" w:date="2026-07-24T14:26:00Z" w16du:dateUtc="2026-07-24T06:26:00Z"/>
                <w:color w:val="000000"/>
                <w:kern w:val="0"/>
                <w:sz w:val="21"/>
                <w:szCs w:val="21"/>
              </w:rPr>
            </w:pPr>
            <w:ins w:id="6442" w:author="Bentayga-" w:date="2026-07-05T17:06:00Z">
              <w:del w:id="6443" w:author="Si-yuan LIU" w:date="2026-07-24T14:26:00Z" w16du:dateUtc="2026-07-24T06:26:00Z">
                <w:r w:rsidDel="00964E30">
                  <w:rPr>
                    <w:color w:val="000000"/>
                    <w:kern w:val="0"/>
                    <w:sz w:val="21"/>
                    <w:szCs w:val="21"/>
                    <w:lang w:val="en"/>
                  </w:rPr>
                  <w:delText>/</w:delText>
                </w:r>
              </w:del>
            </w:ins>
          </w:p>
        </w:tc>
        <w:tc>
          <w:tcPr>
            <w:tcW w:w="387" w:type="pct"/>
            <w:gridSpan w:val="2"/>
            <w:vAlign w:val="center"/>
            <w:tcPrChange w:id="6444" w:author="怡然 刘 [2]" w:date="2026-07-08T11:22:00Z">
              <w:tcPr>
                <w:tcW w:w="543" w:type="pct"/>
                <w:gridSpan w:val="6"/>
                <w:vAlign w:val="center"/>
              </w:tcPr>
            </w:tcPrChange>
          </w:tcPr>
          <w:p w14:paraId="378C1711" w14:textId="2A06450E" w:rsidR="005F457E" w:rsidDel="00964E30" w:rsidRDefault="00000000">
            <w:pPr>
              <w:widowControl/>
              <w:spacing w:after="0" w:line="240" w:lineRule="auto"/>
              <w:ind w:firstLineChars="0" w:firstLine="0"/>
              <w:textAlignment w:val="auto"/>
              <w:rPr>
                <w:ins w:id="6445" w:author="Bentayga-" w:date="2026-07-05T17:06:00Z"/>
                <w:del w:id="6446" w:author="Si-yuan LIU" w:date="2026-07-24T14:26:00Z" w16du:dateUtc="2026-07-24T06:26:00Z"/>
                <w:color w:val="000000"/>
                <w:kern w:val="0"/>
                <w:sz w:val="21"/>
                <w:szCs w:val="21"/>
              </w:rPr>
            </w:pPr>
            <w:ins w:id="6447" w:author="Bentayga-" w:date="2026-07-05T17:06:00Z">
              <w:del w:id="6448" w:author="Si-yuan LIU" w:date="2026-07-24T14:26:00Z" w16du:dateUtc="2026-07-24T06:26:00Z">
                <w:r w:rsidDel="00964E30">
                  <w:rPr>
                    <w:color w:val="000000"/>
                    <w:kern w:val="0"/>
                    <w:sz w:val="21"/>
                    <w:szCs w:val="21"/>
                    <w:lang w:val="en"/>
                  </w:rPr>
                  <w:delText>/</w:delText>
                </w:r>
              </w:del>
            </w:ins>
          </w:p>
        </w:tc>
        <w:tc>
          <w:tcPr>
            <w:tcW w:w="87" w:type="pct"/>
            <w:gridSpan w:val="4"/>
            <w:vAlign w:val="center"/>
            <w:tcPrChange w:id="6449" w:author="怡然 刘 [2]" w:date="2026-07-08T11:22:00Z">
              <w:tcPr>
                <w:tcW w:w="331" w:type="pct"/>
                <w:gridSpan w:val="4"/>
                <w:vAlign w:val="center"/>
              </w:tcPr>
            </w:tcPrChange>
          </w:tcPr>
          <w:p w14:paraId="145DB76D" w14:textId="3D2EC8E8" w:rsidR="005F457E" w:rsidDel="00964E30" w:rsidRDefault="00000000">
            <w:pPr>
              <w:widowControl/>
              <w:spacing w:after="0" w:line="240" w:lineRule="auto"/>
              <w:ind w:firstLineChars="0" w:firstLine="0"/>
              <w:textAlignment w:val="auto"/>
              <w:rPr>
                <w:ins w:id="6450" w:author="Bentayga-" w:date="2026-07-05T17:06:00Z"/>
                <w:del w:id="6451" w:author="Si-yuan LIU" w:date="2026-07-24T14:26:00Z" w16du:dateUtc="2026-07-24T06:26:00Z"/>
                <w:color w:val="000000"/>
                <w:kern w:val="0"/>
                <w:sz w:val="21"/>
                <w:szCs w:val="21"/>
              </w:rPr>
            </w:pPr>
            <w:ins w:id="6452" w:author="Bentayga-" w:date="2026-07-05T17:06:00Z">
              <w:del w:id="6453" w:author="Si-yuan LIU" w:date="2026-07-24T14:26:00Z" w16du:dateUtc="2026-07-24T06:26:00Z">
                <w:r w:rsidDel="00964E30">
                  <w:rPr>
                    <w:color w:val="000000"/>
                    <w:kern w:val="0"/>
                    <w:sz w:val="21"/>
                    <w:szCs w:val="21"/>
                    <w:lang w:val="en"/>
                  </w:rPr>
                  <w:delText>/</w:delText>
                </w:r>
              </w:del>
            </w:ins>
          </w:p>
        </w:tc>
      </w:tr>
      <w:tr w:rsidR="005F457E" w:rsidDel="00964E30" w14:paraId="1201C0B2" w14:textId="77B22A21" w:rsidTr="005F457E">
        <w:trPr>
          <w:gridBefore w:val="2"/>
          <w:wBefore w:w="1157" w:type="dxa"/>
          <w:trHeight w:val="290"/>
          <w:tblHeader/>
          <w:jc w:val="center"/>
          <w:ins w:id="6454" w:author="Bentayga-" w:date="2026-07-05T17:06:00Z"/>
          <w:del w:id="6455" w:author="Si-yuan LIU" w:date="2026-07-24T14:26:00Z" w16du:dateUtc="2026-07-24T06:26:00Z"/>
          <w:trPrChange w:id="6456" w:author="怡然 刘 [2]" w:date="2026-07-08T11:22:00Z">
            <w:trPr>
              <w:gridBefore w:val="2"/>
              <w:wBefore w:w="1045" w:type="dxa"/>
              <w:trHeight w:val="290"/>
              <w:jc w:val="center"/>
            </w:trPr>
          </w:trPrChange>
        </w:trPr>
        <w:tc>
          <w:tcPr>
            <w:tcW w:w="991" w:type="pct"/>
            <w:gridSpan w:val="3"/>
            <w:vMerge/>
            <w:vAlign w:val="center"/>
            <w:tcPrChange w:id="6457" w:author="怡然 刘 [2]" w:date="2026-07-08T11:22:00Z">
              <w:tcPr>
                <w:tcW w:w="619" w:type="pct"/>
                <w:gridSpan w:val="5"/>
                <w:vMerge/>
                <w:vAlign w:val="center"/>
              </w:tcPr>
            </w:tcPrChange>
          </w:tcPr>
          <w:p w14:paraId="7DB81B02" w14:textId="57DBC8F1" w:rsidR="005F457E" w:rsidDel="00964E30" w:rsidRDefault="005F457E">
            <w:pPr>
              <w:widowControl/>
              <w:spacing w:after="0" w:line="240" w:lineRule="auto"/>
              <w:ind w:firstLineChars="0" w:firstLine="0"/>
              <w:jc w:val="left"/>
              <w:textAlignment w:val="auto"/>
              <w:rPr>
                <w:ins w:id="6458" w:author="Bentayga-" w:date="2026-07-05T17:06:00Z"/>
                <w:del w:id="6459" w:author="Si-yuan LIU" w:date="2026-07-24T14:26:00Z" w16du:dateUtc="2026-07-24T06:26:00Z"/>
                <w:color w:val="000000"/>
                <w:kern w:val="0"/>
                <w:sz w:val="21"/>
                <w:szCs w:val="21"/>
              </w:rPr>
            </w:pPr>
          </w:p>
        </w:tc>
        <w:tc>
          <w:tcPr>
            <w:tcW w:w="87" w:type="pct"/>
            <w:vAlign w:val="center"/>
            <w:tcPrChange w:id="6460" w:author="怡然 刘 [2]" w:date="2026-07-08T11:22:00Z">
              <w:tcPr>
                <w:tcW w:w="83" w:type="pct"/>
                <w:vAlign w:val="center"/>
              </w:tcPr>
            </w:tcPrChange>
          </w:tcPr>
          <w:p w14:paraId="1AF106BA" w14:textId="389C1BEC" w:rsidR="005F457E" w:rsidDel="00964E30" w:rsidRDefault="00000000">
            <w:pPr>
              <w:widowControl/>
              <w:spacing w:after="0" w:line="240" w:lineRule="auto"/>
              <w:ind w:firstLineChars="0" w:firstLine="0"/>
              <w:jc w:val="center"/>
              <w:textAlignment w:val="auto"/>
              <w:rPr>
                <w:ins w:id="6461" w:author="Bentayga-" w:date="2026-07-05T17:06:00Z"/>
                <w:del w:id="6462" w:author="Si-yuan LIU" w:date="2026-07-24T14:26:00Z" w16du:dateUtc="2026-07-24T06:26:00Z"/>
                <w:color w:val="000000"/>
                <w:kern w:val="0"/>
                <w:sz w:val="21"/>
                <w:szCs w:val="21"/>
              </w:rPr>
            </w:pPr>
            <w:ins w:id="6463" w:author="Bentayga-" w:date="2026-07-05T17:06:00Z">
              <w:del w:id="6464" w:author="Si-yuan LIU" w:date="2026-07-24T14:26:00Z" w16du:dateUtc="2026-07-24T06:26:00Z">
                <w:r w:rsidDel="00964E30">
                  <w:rPr>
                    <w:rFonts w:hint="eastAsia"/>
                    <w:color w:val="000000"/>
                    <w:kern w:val="0"/>
                    <w:sz w:val="21"/>
                    <w:szCs w:val="21"/>
                  </w:rPr>
                  <w:delText>其他</w:delText>
                </w:r>
              </w:del>
            </w:ins>
          </w:p>
        </w:tc>
        <w:tc>
          <w:tcPr>
            <w:tcW w:w="89" w:type="pct"/>
            <w:vAlign w:val="center"/>
            <w:tcPrChange w:id="6465" w:author="怡然 刘 [2]" w:date="2026-07-08T11:22:00Z">
              <w:tcPr>
                <w:tcW w:w="127" w:type="pct"/>
                <w:gridSpan w:val="2"/>
                <w:vAlign w:val="center"/>
              </w:tcPr>
            </w:tcPrChange>
          </w:tcPr>
          <w:p w14:paraId="2B9BCFBC" w14:textId="7851899A" w:rsidR="005F457E" w:rsidDel="00964E30" w:rsidRDefault="00000000">
            <w:pPr>
              <w:widowControl/>
              <w:spacing w:after="0" w:line="240" w:lineRule="auto"/>
              <w:ind w:firstLineChars="0" w:firstLine="0"/>
              <w:textAlignment w:val="auto"/>
              <w:rPr>
                <w:ins w:id="6466" w:author="Bentayga-" w:date="2026-07-05T17:06:00Z"/>
                <w:del w:id="6467" w:author="Si-yuan LIU" w:date="2026-07-24T14:26:00Z" w16du:dateUtc="2026-07-24T06:26:00Z"/>
                <w:color w:val="000000"/>
                <w:kern w:val="0"/>
                <w:sz w:val="21"/>
                <w:szCs w:val="21"/>
              </w:rPr>
            </w:pPr>
            <w:ins w:id="6468" w:author="Bentayga-" w:date="2026-07-05T17:06:00Z">
              <w:del w:id="6469" w:author="Si-yuan LIU" w:date="2026-07-24T14:26:00Z" w16du:dateUtc="2026-07-24T06:26:00Z">
                <w:r w:rsidDel="00964E30">
                  <w:rPr>
                    <w:rFonts w:hint="eastAsia"/>
                    <w:color w:val="000000"/>
                    <w:kern w:val="0"/>
                    <w:sz w:val="21"/>
                    <w:szCs w:val="21"/>
                  </w:rPr>
                  <w:delText>否</w:delText>
                </w:r>
              </w:del>
            </w:ins>
          </w:p>
        </w:tc>
        <w:tc>
          <w:tcPr>
            <w:tcW w:w="2411" w:type="pct"/>
            <w:gridSpan w:val="6"/>
            <w:vAlign w:val="center"/>
            <w:tcPrChange w:id="6470" w:author="怡然 刘 [2]" w:date="2026-07-08T11:22:00Z">
              <w:tcPr>
                <w:tcW w:w="2466" w:type="pct"/>
                <w:gridSpan w:val="9"/>
                <w:vAlign w:val="center"/>
              </w:tcPr>
            </w:tcPrChange>
          </w:tcPr>
          <w:p w14:paraId="137D21B0" w14:textId="31698E7C" w:rsidR="005F457E" w:rsidDel="00964E30" w:rsidRDefault="00000000">
            <w:pPr>
              <w:widowControl/>
              <w:spacing w:after="0" w:line="240" w:lineRule="auto"/>
              <w:ind w:firstLineChars="0" w:firstLine="0"/>
              <w:textAlignment w:val="auto"/>
              <w:rPr>
                <w:ins w:id="6471" w:author="Bentayga-" w:date="2026-07-05T17:06:00Z"/>
                <w:del w:id="6472" w:author="Si-yuan LIU" w:date="2026-07-24T14:26:00Z" w16du:dateUtc="2026-07-24T06:26:00Z"/>
                <w:color w:val="000000"/>
                <w:kern w:val="0"/>
                <w:sz w:val="21"/>
                <w:szCs w:val="21"/>
              </w:rPr>
            </w:pPr>
            <w:ins w:id="6473" w:author="Bentayga-" w:date="2026-07-05T17:06:00Z">
              <w:del w:id="6474" w:author="Si-yuan LIU" w:date="2026-07-24T14:26:00Z" w16du:dateUtc="2026-07-24T06:26:00Z">
                <w:r w:rsidDel="00964E30">
                  <w:rPr>
                    <w:color w:val="000000"/>
                    <w:kern w:val="0"/>
                    <w:sz w:val="21"/>
                    <w:szCs w:val="21"/>
                    <w:lang w:val="en"/>
                  </w:rPr>
                  <w:delText>/</w:delText>
                </w:r>
              </w:del>
            </w:ins>
          </w:p>
        </w:tc>
        <w:tc>
          <w:tcPr>
            <w:tcW w:w="358" w:type="pct"/>
            <w:gridSpan w:val="3"/>
            <w:vAlign w:val="center"/>
            <w:tcPrChange w:id="6475" w:author="怡然 刘 [2]" w:date="2026-07-08T11:22:00Z">
              <w:tcPr>
                <w:tcW w:w="450" w:type="pct"/>
                <w:gridSpan w:val="5"/>
                <w:vAlign w:val="center"/>
              </w:tcPr>
            </w:tcPrChange>
          </w:tcPr>
          <w:p w14:paraId="42820DDE" w14:textId="48CFEABA" w:rsidR="005F457E" w:rsidDel="00964E30" w:rsidRDefault="00000000">
            <w:pPr>
              <w:widowControl/>
              <w:spacing w:after="0" w:line="240" w:lineRule="auto"/>
              <w:ind w:firstLineChars="0" w:firstLine="0"/>
              <w:textAlignment w:val="auto"/>
              <w:rPr>
                <w:ins w:id="6476" w:author="Bentayga-" w:date="2026-07-05T17:06:00Z"/>
                <w:del w:id="6477" w:author="Si-yuan LIU" w:date="2026-07-24T14:26:00Z" w16du:dateUtc="2026-07-24T06:26:00Z"/>
                <w:color w:val="000000"/>
                <w:kern w:val="0"/>
                <w:sz w:val="21"/>
                <w:szCs w:val="21"/>
              </w:rPr>
            </w:pPr>
            <w:ins w:id="6478" w:author="Bentayga-" w:date="2026-07-05T17:06:00Z">
              <w:del w:id="6479" w:author="Si-yuan LIU" w:date="2026-07-24T14:26:00Z" w16du:dateUtc="2026-07-24T06:26:00Z">
                <w:r w:rsidDel="00964E30">
                  <w:rPr>
                    <w:color w:val="000000"/>
                    <w:kern w:val="0"/>
                    <w:sz w:val="21"/>
                    <w:szCs w:val="21"/>
                    <w:lang w:val="en"/>
                  </w:rPr>
                  <w:delText>/</w:delText>
                </w:r>
              </w:del>
            </w:ins>
          </w:p>
        </w:tc>
        <w:tc>
          <w:tcPr>
            <w:tcW w:w="226" w:type="pct"/>
            <w:gridSpan w:val="2"/>
            <w:vAlign w:val="center"/>
            <w:tcPrChange w:id="6480" w:author="怡然 刘 [2]" w:date="2026-07-08T11:22:00Z">
              <w:tcPr>
                <w:tcW w:w="261" w:type="pct"/>
                <w:gridSpan w:val="2"/>
                <w:vAlign w:val="center"/>
              </w:tcPr>
            </w:tcPrChange>
          </w:tcPr>
          <w:p w14:paraId="125AC894" w14:textId="45B4B8F0" w:rsidR="005F457E" w:rsidDel="00964E30" w:rsidRDefault="00000000">
            <w:pPr>
              <w:widowControl/>
              <w:spacing w:after="0" w:line="240" w:lineRule="auto"/>
              <w:ind w:firstLineChars="0" w:firstLine="0"/>
              <w:textAlignment w:val="auto"/>
              <w:rPr>
                <w:ins w:id="6481" w:author="Bentayga-" w:date="2026-07-05T17:06:00Z"/>
                <w:del w:id="6482" w:author="Si-yuan LIU" w:date="2026-07-24T14:26:00Z" w16du:dateUtc="2026-07-24T06:26:00Z"/>
                <w:color w:val="000000"/>
                <w:kern w:val="0"/>
                <w:sz w:val="21"/>
                <w:szCs w:val="21"/>
              </w:rPr>
            </w:pPr>
            <w:ins w:id="6483" w:author="Bentayga-" w:date="2026-07-05T17:06:00Z">
              <w:del w:id="6484" w:author="Si-yuan LIU" w:date="2026-07-24T14:26:00Z" w16du:dateUtc="2026-07-24T06:26:00Z">
                <w:r w:rsidDel="00964E30">
                  <w:rPr>
                    <w:color w:val="000000"/>
                    <w:kern w:val="0"/>
                    <w:sz w:val="21"/>
                    <w:szCs w:val="21"/>
                    <w:lang w:val="en"/>
                  </w:rPr>
                  <w:delText>/</w:delText>
                </w:r>
              </w:del>
            </w:ins>
          </w:p>
        </w:tc>
        <w:tc>
          <w:tcPr>
            <w:tcW w:w="387" w:type="pct"/>
            <w:gridSpan w:val="2"/>
            <w:vAlign w:val="center"/>
            <w:tcPrChange w:id="6485" w:author="怡然 刘 [2]" w:date="2026-07-08T11:22:00Z">
              <w:tcPr>
                <w:tcW w:w="543" w:type="pct"/>
                <w:gridSpan w:val="6"/>
                <w:vAlign w:val="center"/>
              </w:tcPr>
            </w:tcPrChange>
          </w:tcPr>
          <w:p w14:paraId="3FCDA1D1" w14:textId="283352BC" w:rsidR="005F457E" w:rsidDel="00964E30" w:rsidRDefault="00000000">
            <w:pPr>
              <w:widowControl/>
              <w:spacing w:after="0" w:line="240" w:lineRule="auto"/>
              <w:ind w:firstLineChars="0" w:firstLine="0"/>
              <w:textAlignment w:val="auto"/>
              <w:rPr>
                <w:ins w:id="6486" w:author="Bentayga-" w:date="2026-07-05T17:06:00Z"/>
                <w:del w:id="6487" w:author="Si-yuan LIU" w:date="2026-07-24T14:26:00Z" w16du:dateUtc="2026-07-24T06:26:00Z"/>
                <w:color w:val="000000"/>
                <w:kern w:val="0"/>
                <w:sz w:val="21"/>
                <w:szCs w:val="21"/>
              </w:rPr>
            </w:pPr>
            <w:ins w:id="6488" w:author="Bentayga-" w:date="2026-07-05T17:06:00Z">
              <w:del w:id="6489" w:author="Si-yuan LIU" w:date="2026-07-24T14:26:00Z" w16du:dateUtc="2026-07-24T06:26:00Z">
                <w:r w:rsidDel="00964E30">
                  <w:rPr>
                    <w:color w:val="000000"/>
                    <w:kern w:val="0"/>
                    <w:sz w:val="21"/>
                    <w:szCs w:val="21"/>
                    <w:lang w:val="en"/>
                  </w:rPr>
                  <w:delText>/</w:delText>
                </w:r>
              </w:del>
            </w:ins>
          </w:p>
        </w:tc>
        <w:tc>
          <w:tcPr>
            <w:tcW w:w="87" w:type="pct"/>
            <w:gridSpan w:val="4"/>
            <w:vAlign w:val="center"/>
            <w:tcPrChange w:id="6490" w:author="怡然 刘 [2]" w:date="2026-07-08T11:22:00Z">
              <w:tcPr>
                <w:tcW w:w="331" w:type="pct"/>
                <w:gridSpan w:val="4"/>
                <w:vAlign w:val="center"/>
              </w:tcPr>
            </w:tcPrChange>
          </w:tcPr>
          <w:p w14:paraId="4EC5B6C7" w14:textId="31006868" w:rsidR="005F457E" w:rsidDel="00964E30" w:rsidRDefault="00000000">
            <w:pPr>
              <w:widowControl/>
              <w:spacing w:after="0" w:line="240" w:lineRule="auto"/>
              <w:ind w:firstLineChars="0" w:firstLine="0"/>
              <w:textAlignment w:val="auto"/>
              <w:rPr>
                <w:ins w:id="6491" w:author="Bentayga-" w:date="2026-07-05T17:06:00Z"/>
                <w:del w:id="6492" w:author="Si-yuan LIU" w:date="2026-07-24T14:26:00Z" w16du:dateUtc="2026-07-24T06:26:00Z"/>
                <w:color w:val="000000"/>
                <w:kern w:val="0"/>
                <w:sz w:val="21"/>
                <w:szCs w:val="21"/>
              </w:rPr>
            </w:pPr>
            <w:ins w:id="6493" w:author="Bentayga-" w:date="2026-07-05T17:06:00Z">
              <w:del w:id="6494" w:author="Si-yuan LIU" w:date="2026-07-24T14:26:00Z" w16du:dateUtc="2026-07-24T06:26:00Z">
                <w:r w:rsidDel="00964E30">
                  <w:rPr>
                    <w:color w:val="000000"/>
                    <w:kern w:val="0"/>
                    <w:sz w:val="21"/>
                    <w:szCs w:val="21"/>
                    <w:lang w:val="en"/>
                  </w:rPr>
                  <w:delText>/</w:delText>
                </w:r>
              </w:del>
            </w:ins>
          </w:p>
        </w:tc>
      </w:tr>
      <w:tr w:rsidR="005F457E" w:rsidDel="00964E30" w14:paraId="289744B8" w14:textId="223E0DA4" w:rsidTr="005F457E">
        <w:trPr>
          <w:gridBefore w:val="2"/>
          <w:gridAfter w:val="1"/>
          <w:wBefore w:w="1157" w:type="dxa"/>
          <w:wAfter w:w="35" w:type="dxa"/>
          <w:trHeight w:val="290"/>
          <w:tblHeader/>
          <w:jc w:val="center"/>
          <w:ins w:id="6495" w:author="Bentayga-" w:date="2026-07-05T17:06:00Z"/>
          <w:del w:id="6496" w:author="Si-yuan LIU" w:date="2026-07-24T14:26:00Z" w16du:dateUtc="2026-07-24T06:26:00Z"/>
          <w:trPrChange w:id="6497" w:author="怡然 刘 [2]" w:date="2026-07-08T11:22:00Z">
            <w:trPr>
              <w:gridBefore w:val="2"/>
              <w:gridAfter w:val="1"/>
              <w:wBefore w:w="1045" w:type="dxa"/>
              <w:wAfter w:w="41" w:type="dxa"/>
              <w:trHeight w:val="290"/>
              <w:jc w:val="center"/>
            </w:trPr>
          </w:trPrChange>
        </w:trPr>
        <w:tc>
          <w:tcPr>
            <w:tcW w:w="991" w:type="pct"/>
            <w:gridSpan w:val="3"/>
            <w:vMerge/>
            <w:vAlign w:val="center"/>
            <w:tcPrChange w:id="6498" w:author="怡然 刘 [2]" w:date="2026-07-08T11:22:00Z">
              <w:tcPr>
                <w:tcW w:w="619" w:type="pct"/>
                <w:gridSpan w:val="5"/>
                <w:vMerge/>
                <w:vAlign w:val="center"/>
              </w:tcPr>
            </w:tcPrChange>
          </w:tcPr>
          <w:p w14:paraId="684A1C51" w14:textId="090737B7" w:rsidR="005F457E" w:rsidDel="00964E30" w:rsidRDefault="005F457E">
            <w:pPr>
              <w:widowControl/>
              <w:spacing w:after="0" w:line="240" w:lineRule="auto"/>
              <w:ind w:firstLineChars="0" w:firstLine="0"/>
              <w:jc w:val="left"/>
              <w:textAlignment w:val="auto"/>
              <w:rPr>
                <w:ins w:id="6499" w:author="Bentayga-" w:date="2026-07-05T17:06:00Z"/>
                <w:del w:id="6500" w:author="Si-yuan LIU" w:date="2026-07-24T14:26:00Z" w16du:dateUtc="2026-07-24T06:26:00Z"/>
                <w:color w:val="000000"/>
                <w:kern w:val="0"/>
                <w:sz w:val="21"/>
                <w:szCs w:val="21"/>
              </w:rPr>
            </w:pPr>
          </w:p>
        </w:tc>
        <w:tc>
          <w:tcPr>
            <w:tcW w:w="3632" w:type="pct"/>
            <w:gridSpan w:val="18"/>
            <w:vAlign w:val="center"/>
            <w:tcPrChange w:id="6501" w:author="怡然 刘 [2]" w:date="2026-07-08T11:22:00Z">
              <w:tcPr>
                <w:tcW w:w="4203" w:type="pct"/>
                <w:gridSpan w:val="28"/>
                <w:vAlign w:val="center"/>
              </w:tcPr>
            </w:tcPrChange>
          </w:tcPr>
          <w:p w14:paraId="7E2D3D58" w14:textId="59FB8C31" w:rsidR="005F457E" w:rsidDel="00964E30" w:rsidRDefault="00000000">
            <w:pPr>
              <w:widowControl/>
              <w:spacing w:after="0" w:line="240" w:lineRule="auto"/>
              <w:ind w:firstLineChars="0" w:firstLine="0"/>
              <w:textAlignment w:val="auto"/>
              <w:rPr>
                <w:ins w:id="6502" w:author="Bentayga-" w:date="2026-07-05T17:06:00Z"/>
                <w:del w:id="6503" w:author="Si-yuan LIU" w:date="2026-07-24T14:26:00Z" w16du:dateUtc="2026-07-24T06:26:00Z"/>
                <w:color w:val="000000"/>
                <w:kern w:val="0"/>
                <w:sz w:val="21"/>
                <w:szCs w:val="21"/>
              </w:rPr>
            </w:pPr>
            <w:ins w:id="6504" w:author="Bentayga-" w:date="2026-07-05T17:06:00Z">
              <w:del w:id="6505" w:author="Si-yuan LIU" w:date="2026-07-24T14:26:00Z" w16du:dateUtc="2026-07-24T06:26:00Z">
                <w:r w:rsidDel="00964E30">
                  <w:rPr>
                    <w:color w:val="000000"/>
                    <w:kern w:val="0"/>
                    <w:sz w:val="21"/>
                    <w:szCs w:val="21"/>
                    <w:lang w:val="en"/>
                  </w:rPr>
                  <w:delText>3</w:delText>
                </w:r>
                <w:r w:rsidDel="00964E30">
                  <w:rPr>
                    <w:rFonts w:hint="eastAsia"/>
                    <w:color w:val="000000"/>
                    <w:kern w:val="0"/>
                    <w:sz w:val="21"/>
                    <w:szCs w:val="21"/>
                    <w:lang w:val="en"/>
                  </w:rPr>
                  <w:delText>、奥融科技将非入池资产转让给</w:delText>
                </w:r>
                <w:r w:rsidDel="00964E30">
                  <w:rPr>
                    <w:rFonts w:hint="eastAsia"/>
                    <w:color w:val="000000"/>
                    <w:kern w:val="0"/>
                    <w:sz w:val="21"/>
                    <w:szCs w:val="21"/>
                  </w:rPr>
                  <w:delText>昊盈科技</w:delText>
                </w:r>
              </w:del>
            </w:ins>
          </w:p>
        </w:tc>
      </w:tr>
      <w:tr w:rsidR="005F457E" w:rsidDel="00964E30" w14:paraId="0EE057D1" w14:textId="069A8C3E" w:rsidTr="005F457E">
        <w:trPr>
          <w:gridBefore w:val="2"/>
          <w:wBefore w:w="1157" w:type="dxa"/>
          <w:trHeight w:val="3880"/>
          <w:tblHeader/>
          <w:jc w:val="center"/>
          <w:ins w:id="6506" w:author="Bentayga-" w:date="2026-07-05T17:06:00Z"/>
          <w:del w:id="6507" w:author="Si-yuan LIU" w:date="2026-07-24T14:26:00Z" w16du:dateUtc="2026-07-24T06:26:00Z"/>
          <w:trPrChange w:id="6508" w:author="怡然 刘 [2]" w:date="2026-07-08T11:22:00Z">
            <w:trPr>
              <w:gridBefore w:val="2"/>
              <w:wBefore w:w="1045" w:type="dxa"/>
              <w:trHeight w:val="3880"/>
              <w:jc w:val="center"/>
            </w:trPr>
          </w:trPrChange>
        </w:trPr>
        <w:tc>
          <w:tcPr>
            <w:tcW w:w="991" w:type="pct"/>
            <w:gridSpan w:val="3"/>
            <w:vMerge/>
            <w:vAlign w:val="center"/>
            <w:tcPrChange w:id="6509" w:author="怡然 刘 [2]" w:date="2026-07-08T11:22:00Z">
              <w:tcPr>
                <w:tcW w:w="619" w:type="pct"/>
                <w:gridSpan w:val="5"/>
                <w:vMerge/>
                <w:vAlign w:val="center"/>
              </w:tcPr>
            </w:tcPrChange>
          </w:tcPr>
          <w:p w14:paraId="4E3401F6" w14:textId="419E1E40" w:rsidR="005F457E" w:rsidDel="00964E30" w:rsidRDefault="005F457E">
            <w:pPr>
              <w:widowControl/>
              <w:spacing w:after="0" w:line="240" w:lineRule="auto"/>
              <w:ind w:firstLineChars="0" w:firstLine="0"/>
              <w:jc w:val="left"/>
              <w:textAlignment w:val="auto"/>
              <w:rPr>
                <w:ins w:id="6510" w:author="Bentayga-" w:date="2026-07-05T17:06:00Z"/>
                <w:del w:id="6511" w:author="Si-yuan LIU" w:date="2026-07-24T14:26:00Z" w16du:dateUtc="2026-07-24T06:26:00Z"/>
                <w:color w:val="000000"/>
                <w:kern w:val="0"/>
                <w:sz w:val="21"/>
                <w:szCs w:val="21"/>
              </w:rPr>
            </w:pPr>
          </w:p>
        </w:tc>
        <w:tc>
          <w:tcPr>
            <w:tcW w:w="87" w:type="pct"/>
            <w:vAlign w:val="center"/>
            <w:tcPrChange w:id="6512" w:author="怡然 刘 [2]" w:date="2026-07-08T11:22:00Z">
              <w:tcPr>
                <w:tcW w:w="83" w:type="pct"/>
                <w:vAlign w:val="center"/>
              </w:tcPr>
            </w:tcPrChange>
          </w:tcPr>
          <w:p w14:paraId="3C3C2045" w14:textId="6A379FCD" w:rsidR="005F457E" w:rsidDel="00964E30" w:rsidRDefault="00000000">
            <w:pPr>
              <w:widowControl/>
              <w:spacing w:after="0" w:line="240" w:lineRule="auto"/>
              <w:ind w:firstLineChars="0" w:firstLine="0"/>
              <w:jc w:val="center"/>
              <w:textAlignment w:val="auto"/>
              <w:rPr>
                <w:ins w:id="6513" w:author="Bentayga-" w:date="2026-07-05T17:06:00Z"/>
                <w:del w:id="6514" w:author="Si-yuan LIU" w:date="2026-07-24T14:26:00Z" w16du:dateUtc="2026-07-24T06:26:00Z"/>
                <w:color w:val="000000"/>
                <w:kern w:val="0"/>
                <w:sz w:val="21"/>
                <w:szCs w:val="21"/>
              </w:rPr>
            </w:pPr>
            <w:ins w:id="6515" w:author="Bentayga-" w:date="2026-07-05T17:06:00Z">
              <w:del w:id="6516" w:author="Si-yuan LIU" w:date="2026-07-24T14:26:00Z" w16du:dateUtc="2026-07-24T06:26:00Z">
                <w:r w:rsidDel="00964E30">
                  <w:rPr>
                    <w:rFonts w:hint="eastAsia"/>
                    <w:color w:val="000000"/>
                    <w:kern w:val="0"/>
                    <w:sz w:val="21"/>
                    <w:szCs w:val="21"/>
                  </w:rPr>
                  <w:delText>增值税</w:delText>
                </w:r>
              </w:del>
            </w:ins>
          </w:p>
        </w:tc>
        <w:tc>
          <w:tcPr>
            <w:tcW w:w="89" w:type="pct"/>
            <w:vAlign w:val="center"/>
            <w:tcPrChange w:id="6517" w:author="怡然 刘 [2]" w:date="2026-07-08T11:22:00Z">
              <w:tcPr>
                <w:tcW w:w="127" w:type="pct"/>
                <w:gridSpan w:val="2"/>
                <w:vAlign w:val="center"/>
              </w:tcPr>
            </w:tcPrChange>
          </w:tcPr>
          <w:p w14:paraId="69AED21A" w14:textId="0C4B05D6" w:rsidR="005F457E" w:rsidDel="00964E30" w:rsidRDefault="00000000">
            <w:pPr>
              <w:widowControl/>
              <w:spacing w:after="0" w:line="240" w:lineRule="auto"/>
              <w:ind w:firstLineChars="0" w:firstLine="0"/>
              <w:textAlignment w:val="auto"/>
              <w:rPr>
                <w:ins w:id="6518" w:author="Bentayga-" w:date="2026-07-05T17:06:00Z"/>
                <w:del w:id="6519" w:author="Si-yuan LIU" w:date="2026-07-24T14:26:00Z" w16du:dateUtc="2026-07-24T06:26:00Z"/>
                <w:color w:val="000000"/>
                <w:kern w:val="0"/>
                <w:sz w:val="21"/>
                <w:szCs w:val="21"/>
              </w:rPr>
            </w:pPr>
            <w:ins w:id="6520" w:author="Bentayga-" w:date="2026-07-05T17:06:00Z">
              <w:del w:id="6521" w:author="Si-yuan LIU" w:date="2026-07-24T14:26:00Z" w16du:dateUtc="2026-07-24T06:26:00Z">
                <w:r w:rsidDel="00964E30">
                  <w:rPr>
                    <w:rFonts w:hint="eastAsia"/>
                    <w:color w:val="000000"/>
                    <w:kern w:val="0"/>
                    <w:sz w:val="21"/>
                    <w:szCs w:val="21"/>
                    <w:lang w:val="en"/>
                  </w:rPr>
                  <w:delText>是</w:delText>
                </w:r>
              </w:del>
            </w:ins>
          </w:p>
        </w:tc>
        <w:tc>
          <w:tcPr>
            <w:tcW w:w="2411" w:type="pct"/>
            <w:gridSpan w:val="6"/>
            <w:vAlign w:val="center"/>
            <w:tcPrChange w:id="6522" w:author="怡然 刘 [2]" w:date="2026-07-08T11:22:00Z">
              <w:tcPr>
                <w:tcW w:w="2466" w:type="pct"/>
                <w:gridSpan w:val="9"/>
                <w:vAlign w:val="center"/>
              </w:tcPr>
            </w:tcPrChange>
          </w:tcPr>
          <w:p w14:paraId="72BF23E2" w14:textId="4A7C8CD0" w:rsidR="005F457E" w:rsidDel="00964E30" w:rsidRDefault="00000000">
            <w:pPr>
              <w:widowControl/>
              <w:spacing w:after="0" w:line="240" w:lineRule="auto"/>
              <w:ind w:firstLineChars="0" w:firstLine="0"/>
              <w:textAlignment w:val="auto"/>
              <w:rPr>
                <w:ins w:id="6523" w:author="Bentayga-" w:date="2026-07-05T17:06:00Z"/>
                <w:del w:id="6524" w:author="Si-yuan LIU" w:date="2026-07-24T14:26:00Z" w16du:dateUtc="2026-07-24T06:26:00Z"/>
                <w:color w:val="000000"/>
                <w:kern w:val="0"/>
                <w:sz w:val="21"/>
                <w:szCs w:val="21"/>
                <w:lang w:val="en"/>
              </w:rPr>
            </w:pPr>
            <w:ins w:id="6525" w:author="Bentayga-" w:date="2026-07-05T17:06:00Z">
              <w:del w:id="6526" w:author="Si-yuan LIU" w:date="2026-07-24T14:26:00Z" w16du:dateUtc="2026-07-24T06:26:00Z">
                <w:r w:rsidDel="00964E30">
                  <w:rPr>
                    <w:rFonts w:hint="eastAsia"/>
                    <w:color w:val="000000"/>
                    <w:kern w:val="0"/>
                    <w:sz w:val="21"/>
                    <w:szCs w:val="21"/>
                    <w:lang w:val="en"/>
                  </w:rPr>
                  <w:delText>奥融科技将包括</w:delText>
                </w:r>
                <w:r w:rsidDel="00964E30">
                  <w:rPr>
                    <w:color w:val="000000"/>
                    <w:kern w:val="0"/>
                    <w:sz w:val="21"/>
                    <w:szCs w:val="21"/>
                    <w:lang w:val="en"/>
                  </w:rPr>
                  <w:delText>3</w:delText>
                </w:r>
                <w:r w:rsidDel="00964E30">
                  <w:rPr>
                    <w:rFonts w:hint="eastAsia"/>
                    <w:color w:val="000000"/>
                    <w:kern w:val="0"/>
                    <w:sz w:val="21"/>
                    <w:szCs w:val="21"/>
                    <w:lang w:val="en"/>
                  </w:rPr>
                  <w:delText>、</w:delText>
                </w:r>
                <w:r w:rsidDel="00964E30">
                  <w:rPr>
                    <w:color w:val="000000"/>
                    <w:kern w:val="0"/>
                    <w:sz w:val="21"/>
                    <w:szCs w:val="21"/>
                    <w:lang w:val="en"/>
                  </w:rPr>
                  <w:delText>4</w:delText>
                </w:r>
                <w:r w:rsidDel="00964E30">
                  <w:rPr>
                    <w:rFonts w:hint="eastAsia"/>
                    <w:color w:val="000000"/>
                    <w:kern w:val="0"/>
                    <w:sz w:val="21"/>
                    <w:szCs w:val="21"/>
                    <w:lang w:val="en"/>
                  </w:rPr>
                  <w:delText>号楼及所在地块在内的非入池资产整体出售给</w:delText>
                </w:r>
                <w:r w:rsidDel="00964E30">
                  <w:rPr>
                    <w:rFonts w:hint="eastAsia"/>
                    <w:color w:val="000000"/>
                    <w:kern w:val="0"/>
                    <w:sz w:val="21"/>
                    <w:szCs w:val="21"/>
                  </w:rPr>
                  <w:delText>昊盈科技</w:delText>
                </w:r>
                <w:r w:rsidDel="00964E30">
                  <w:rPr>
                    <w:rFonts w:hint="eastAsia"/>
                    <w:color w:val="000000"/>
                    <w:kern w:val="0"/>
                    <w:sz w:val="21"/>
                    <w:szCs w:val="21"/>
                    <w:lang w:val="en"/>
                  </w:rPr>
                  <w:delText>，交易涉及设备、</w:delText>
                </w:r>
                <w:r w:rsidDel="00964E30">
                  <w:rPr>
                    <w:rFonts w:hint="eastAsia"/>
                    <w:color w:val="000000"/>
                    <w:kern w:val="0"/>
                    <w:sz w:val="21"/>
                    <w:szCs w:val="21"/>
                  </w:rPr>
                  <w:delText>存货、</w:delText>
                </w:r>
                <w:r w:rsidDel="00964E30">
                  <w:rPr>
                    <w:rFonts w:hint="eastAsia"/>
                    <w:color w:val="000000"/>
                    <w:kern w:val="0"/>
                    <w:sz w:val="21"/>
                    <w:szCs w:val="21"/>
                    <w:lang w:val="en"/>
                  </w:rPr>
                  <w:delText>房屋和土地多个部分，设备部分适用</w:delText>
                </w:r>
                <w:r w:rsidDel="00964E30">
                  <w:rPr>
                    <w:color w:val="000000"/>
                    <w:kern w:val="0"/>
                    <w:sz w:val="21"/>
                    <w:szCs w:val="21"/>
                    <w:lang w:val="en"/>
                  </w:rPr>
                  <w:delText>13%</w:delText>
                </w:r>
                <w:r w:rsidDel="00964E30">
                  <w:rPr>
                    <w:rFonts w:hint="eastAsia"/>
                    <w:color w:val="000000"/>
                    <w:kern w:val="0"/>
                    <w:sz w:val="21"/>
                    <w:szCs w:val="21"/>
                    <w:lang w:val="en"/>
                  </w:rPr>
                  <w:delText>的税率、房屋和</w:delText>
                </w:r>
                <w:commentRangeStart w:id="6527"/>
                <w:r w:rsidDel="00964E30">
                  <w:rPr>
                    <w:rFonts w:hint="eastAsia"/>
                    <w:color w:val="000000"/>
                    <w:kern w:val="0"/>
                    <w:sz w:val="21"/>
                    <w:szCs w:val="21"/>
                    <w:lang w:val="en"/>
                  </w:rPr>
                  <w:delText>土地部分</w:delText>
                </w:r>
              </w:del>
              <w:commentRangeEnd w:id="6527"/>
              <w:del w:id="6528" w:author="Kelly Tan" w:date="2026-07-06T10:36:00Z">
                <w:r>
                  <w:rPr>
                    <w:rStyle w:val="afa"/>
                    <w:rFonts w:hint="eastAsia"/>
                    <w:color w:val="000000"/>
                    <w:kern w:val="0"/>
                    <w:lang w:val="en"/>
                  </w:rPr>
                  <w:commentReference w:id="6527"/>
                </w:r>
              </w:del>
              <w:del w:id="6529" w:author="Si-yuan LIU" w:date="2026-07-24T14:26:00Z" w16du:dateUtc="2026-07-24T06:26:00Z">
                <w:r w:rsidDel="00964E30">
                  <w:rPr>
                    <w:rFonts w:hint="eastAsia"/>
                    <w:color w:val="000000"/>
                    <w:kern w:val="0"/>
                    <w:sz w:val="21"/>
                    <w:szCs w:val="21"/>
                    <w:lang w:val="en"/>
                  </w:rPr>
                  <w:delText>适用</w:delText>
                </w:r>
                <w:r w:rsidDel="00964E30">
                  <w:rPr>
                    <w:color w:val="000000"/>
                    <w:kern w:val="0"/>
                    <w:sz w:val="21"/>
                    <w:szCs w:val="21"/>
                    <w:lang w:val="en"/>
                  </w:rPr>
                  <w:delText>9%</w:delText>
                </w:r>
                <w:r w:rsidDel="00964E30">
                  <w:rPr>
                    <w:rFonts w:hint="eastAsia"/>
                    <w:color w:val="000000"/>
                    <w:kern w:val="0"/>
                    <w:sz w:val="21"/>
                    <w:szCs w:val="21"/>
                    <w:lang w:val="en"/>
                  </w:rPr>
                  <w:delText>的税率计算增值税，</w:delText>
                </w:r>
                <w:r w:rsidDel="00964E30">
                  <w:rPr>
                    <w:rFonts w:hint="eastAsia"/>
                    <w:color w:val="000000"/>
                    <w:kern w:val="0"/>
                    <w:sz w:val="21"/>
                    <w:szCs w:val="21"/>
                  </w:rPr>
                  <w:delText>存货为变电站工程和土地使用权适用</w:delText>
                </w:r>
                <w:r w:rsidDel="00964E30">
                  <w:rPr>
                    <w:rFonts w:hint="eastAsia"/>
                    <w:color w:val="000000"/>
                    <w:kern w:val="0"/>
                    <w:sz w:val="21"/>
                    <w:szCs w:val="21"/>
                  </w:rPr>
                  <w:delText>9%</w:delText>
                </w:r>
                <w:r w:rsidDel="00964E30">
                  <w:rPr>
                    <w:rFonts w:hint="eastAsia"/>
                    <w:color w:val="000000"/>
                    <w:kern w:val="0"/>
                    <w:sz w:val="21"/>
                    <w:szCs w:val="21"/>
                  </w:rPr>
                  <w:delText>的税率计算增值税</w:delText>
                </w:r>
                <w:r w:rsidDel="00964E30">
                  <w:rPr>
                    <w:rFonts w:hint="eastAsia"/>
                    <w:color w:val="000000"/>
                    <w:kern w:val="0"/>
                    <w:sz w:val="21"/>
                    <w:szCs w:val="21"/>
                    <w:lang w:val="en"/>
                  </w:rPr>
                  <w:delText>。</w:delText>
                </w:r>
                <w:r w:rsidDel="00964E30">
                  <w:rPr>
                    <w:color w:val="000000"/>
                    <w:kern w:val="0"/>
                    <w:sz w:val="21"/>
                    <w:szCs w:val="21"/>
                    <w:lang w:val="en"/>
                  </w:rPr>
                  <w:delText>土地、房屋建筑物转让收入</w:delText>
                </w:r>
                <w:r w:rsidDel="00964E30">
                  <w:rPr>
                    <w:rFonts w:hint="eastAsia"/>
                    <w:color w:val="000000"/>
                    <w:kern w:val="0"/>
                    <w:sz w:val="21"/>
                    <w:szCs w:val="21"/>
                  </w:rPr>
                  <w:delText>22,820.89</w:delText>
                </w:r>
                <w:r w:rsidDel="00964E30">
                  <w:rPr>
                    <w:color w:val="000000"/>
                    <w:kern w:val="0"/>
                    <w:sz w:val="21"/>
                    <w:szCs w:val="21"/>
                    <w:lang w:val="en"/>
                  </w:rPr>
                  <w:delText>万元，计税基础</w:delText>
                </w:r>
                <w:r w:rsidDel="00964E30">
                  <w:rPr>
                    <w:rFonts w:hint="eastAsia"/>
                    <w:color w:val="000000"/>
                    <w:kern w:val="0"/>
                    <w:sz w:val="21"/>
                    <w:szCs w:val="21"/>
                  </w:rPr>
                  <w:delText>22,820.89</w:delText>
                </w:r>
                <w:r w:rsidDel="00964E30">
                  <w:rPr>
                    <w:color w:val="000000"/>
                    <w:kern w:val="0"/>
                    <w:sz w:val="21"/>
                    <w:szCs w:val="21"/>
                    <w:lang w:val="en"/>
                  </w:rPr>
                  <w:delText>万元；设备转让收入</w:delText>
                </w:r>
                <w:r w:rsidDel="00964E30">
                  <w:rPr>
                    <w:rFonts w:hint="eastAsia"/>
                    <w:color w:val="000000"/>
                    <w:kern w:val="0"/>
                    <w:sz w:val="21"/>
                    <w:szCs w:val="21"/>
                  </w:rPr>
                  <w:delText>5,694.11</w:delText>
                </w:r>
                <w:r w:rsidDel="00964E30">
                  <w:rPr>
                    <w:color w:val="000000"/>
                    <w:kern w:val="0"/>
                    <w:sz w:val="21"/>
                    <w:szCs w:val="21"/>
                    <w:lang w:val="en"/>
                  </w:rPr>
                  <w:delText>万元，计税基础</w:delText>
                </w:r>
                <w:r w:rsidDel="00964E30">
                  <w:rPr>
                    <w:rFonts w:hint="eastAsia"/>
                    <w:color w:val="000000"/>
                    <w:kern w:val="0"/>
                    <w:sz w:val="21"/>
                    <w:szCs w:val="21"/>
                  </w:rPr>
                  <w:delText>5,694.11</w:delText>
                </w:r>
                <w:r w:rsidDel="00964E30">
                  <w:rPr>
                    <w:color w:val="000000"/>
                    <w:kern w:val="0"/>
                    <w:sz w:val="21"/>
                    <w:szCs w:val="21"/>
                    <w:lang w:val="en"/>
                  </w:rPr>
                  <w:delText>万元</w:delText>
                </w:r>
                <w:r w:rsidDel="00964E30">
                  <w:rPr>
                    <w:rFonts w:hint="eastAsia"/>
                    <w:color w:val="000000"/>
                    <w:kern w:val="0"/>
                    <w:sz w:val="21"/>
                    <w:szCs w:val="21"/>
                    <w:lang w:val="en"/>
                  </w:rPr>
                  <w:delText>；</w:delText>
                </w:r>
                <w:r w:rsidDel="00964E30">
                  <w:rPr>
                    <w:rFonts w:hint="eastAsia"/>
                    <w:color w:val="000000"/>
                    <w:kern w:val="0"/>
                    <w:sz w:val="21"/>
                    <w:szCs w:val="21"/>
                  </w:rPr>
                  <w:delText>存货转让收入</w:delText>
                </w:r>
                <w:r w:rsidDel="00964E30">
                  <w:rPr>
                    <w:rFonts w:hint="eastAsia"/>
                    <w:color w:val="000000"/>
                    <w:kern w:val="0"/>
                    <w:sz w:val="21"/>
                    <w:szCs w:val="21"/>
                  </w:rPr>
                  <w:delText>3,667.63</w:delText>
                </w:r>
                <w:r w:rsidDel="00964E30">
                  <w:rPr>
                    <w:rFonts w:hint="eastAsia"/>
                    <w:color w:val="000000"/>
                    <w:kern w:val="0"/>
                    <w:sz w:val="21"/>
                    <w:szCs w:val="21"/>
                  </w:rPr>
                  <w:delText>万元，计税基础</w:delText>
                </w:r>
                <w:r w:rsidDel="00964E30">
                  <w:rPr>
                    <w:rFonts w:hint="eastAsia"/>
                    <w:color w:val="000000"/>
                    <w:kern w:val="0"/>
                    <w:sz w:val="21"/>
                    <w:szCs w:val="21"/>
                  </w:rPr>
                  <w:delText>3,667.63</w:delText>
                </w:r>
                <w:r w:rsidDel="00964E30">
                  <w:rPr>
                    <w:rFonts w:hint="eastAsia"/>
                    <w:color w:val="000000"/>
                    <w:kern w:val="0"/>
                    <w:sz w:val="21"/>
                    <w:szCs w:val="21"/>
                  </w:rPr>
                  <w:delText>万元</w:delText>
                </w:r>
                <w:r w:rsidDel="00964E30">
                  <w:rPr>
                    <w:color w:val="000000"/>
                    <w:kern w:val="0"/>
                    <w:sz w:val="21"/>
                    <w:szCs w:val="21"/>
                    <w:lang w:val="en"/>
                  </w:rPr>
                  <w:delText>。截至</w:delText>
                </w:r>
                <w:r w:rsidDel="00964E30">
                  <w:rPr>
                    <w:color w:val="000000"/>
                    <w:kern w:val="0"/>
                    <w:sz w:val="21"/>
                    <w:szCs w:val="21"/>
                    <w:lang w:val="en"/>
                  </w:rPr>
                  <w:delText>202</w:delText>
                </w:r>
                <w:r w:rsidDel="00964E30">
                  <w:rPr>
                    <w:rFonts w:hint="eastAsia"/>
                    <w:color w:val="000000"/>
                    <w:kern w:val="0"/>
                    <w:sz w:val="21"/>
                    <w:szCs w:val="21"/>
                  </w:rPr>
                  <w:delText>6</w:delText>
                </w:r>
                <w:r w:rsidDel="00964E30">
                  <w:rPr>
                    <w:color w:val="000000"/>
                    <w:kern w:val="0"/>
                    <w:sz w:val="21"/>
                    <w:szCs w:val="21"/>
                    <w:lang w:val="en"/>
                  </w:rPr>
                  <w:delText>年</w:delText>
                </w:r>
                <w:r w:rsidDel="00964E30">
                  <w:rPr>
                    <w:rFonts w:hint="eastAsia"/>
                    <w:color w:val="000000"/>
                    <w:kern w:val="0"/>
                    <w:sz w:val="21"/>
                    <w:szCs w:val="21"/>
                  </w:rPr>
                  <w:delText>3</w:delText>
                </w:r>
                <w:r w:rsidDel="00964E30">
                  <w:rPr>
                    <w:color w:val="000000"/>
                    <w:kern w:val="0"/>
                    <w:sz w:val="21"/>
                    <w:szCs w:val="21"/>
                    <w:lang w:val="en"/>
                  </w:rPr>
                  <w:delText>月</w:delText>
                </w:r>
                <w:r w:rsidDel="00964E30">
                  <w:rPr>
                    <w:color w:val="000000"/>
                    <w:kern w:val="0"/>
                    <w:sz w:val="21"/>
                    <w:szCs w:val="21"/>
                    <w:lang w:val="en"/>
                  </w:rPr>
                  <w:delText>3</w:delText>
                </w:r>
                <w:r w:rsidDel="00964E30">
                  <w:rPr>
                    <w:rFonts w:hint="eastAsia"/>
                    <w:color w:val="000000"/>
                    <w:kern w:val="0"/>
                    <w:sz w:val="21"/>
                    <w:szCs w:val="21"/>
                  </w:rPr>
                  <w:delText>1</w:delText>
                </w:r>
                <w:r w:rsidDel="00964E30">
                  <w:rPr>
                    <w:color w:val="000000"/>
                    <w:kern w:val="0"/>
                    <w:sz w:val="21"/>
                    <w:szCs w:val="21"/>
                    <w:lang w:val="en"/>
                  </w:rPr>
                  <w:delText>日，奥融科技拥有留抵税额</w:delText>
                </w:r>
                <w:r w:rsidDel="00964E30">
                  <w:rPr>
                    <w:color w:val="000000"/>
                    <w:kern w:val="0"/>
                    <w:sz w:val="21"/>
                    <w:szCs w:val="21"/>
                    <w:lang w:val="en"/>
                  </w:rPr>
                  <w:delText>5,</w:delText>
                </w:r>
                <w:r w:rsidDel="00964E30">
                  <w:rPr>
                    <w:rFonts w:hint="eastAsia"/>
                    <w:color w:val="000000"/>
                    <w:kern w:val="0"/>
                    <w:sz w:val="21"/>
                    <w:szCs w:val="21"/>
                  </w:rPr>
                  <w:delText>059.49</w:delText>
                </w:r>
                <w:r w:rsidDel="00964E30">
                  <w:rPr>
                    <w:color w:val="000000"/>
                    <w:kern w:val="0"/>
                    <w:sz w:val="21"/>
                    <w:szCs w:val="21"/>
                    <w:lang w:val="en"/>
                  </w:rPr>
                  <w:delText>万元</w:delText>
                </w:r>
              </w:del>
            </w:ins>
          </w:p>
          <w:p w14:paraId="589689A0" w14:textId="660C5D71" w:rsidR="005F457E" w:rsidDel="00964E30" w:rsidRDefault="00000000">
            <w:pPr>
              <w:widowControl/>
              <w:spacing w:after="0" w:line="240" w:lineRule="auto"/>
              <w:ind w:firstLineChars="0" w:firstLine="0"/>
              <w:textAlignment w:val="auto"/>
              <w:rPr>
                <w:ins w:id="6530" w:author="Bentayga-" w:date="2026-07-05T17:06:00Z"/>
                <w:del w:id="6531" w:author="Si-yuan LIU" w:date="2026-07-24T14:26:00Z" w16du:dateUtc="2026-07-24T06:26:00Z"/>
                <w:color w:val="000000"/>
                <w:kern w:val="0"/>
                <w:sz w:val="21"/>
                <w:szCs w:val="21"/>
              </w:rPr>
            </w:pPr>
            <w:ins w:id="6532" w:author="Bentayga-" w:date="2026-07-05T17:06:00Z">
              <w:del w:id="6533" w:author="Si-yuan LIU" w:date="2026-07-24T14:26:00Z" w16du:dateUtc="2026-07-24T06:26:00Z">
                <w:r w:rsidDel="00964E30">
                  <w:rPr>
                    <w:rFonts w:hint="eastAsia"/>
                    <w:color w:val="000000"/>
                    <w:kern w:val="0"/>
                    <w:sz w:val="21"/>
                    <w:szCs w:val="21"/>
                  </w:rPr>
                  <w:delText>中华人民共和国增值税法</w:delText>
                </w:r>
              </w:del>
            </w:ins>
          </w:p>
          <w:p w14:paraId="29D07948" w14:textId="06A6ABA1" w:rsidR="005F457E" w:rsidDel="00964E30" w:rsidRDefault="00000000">
            <w:pPr>
              <w:widowControl/>
              <w:spacing w:after="0" w:line="240" w:lineRule="auto"/>
              <w:ind w:firstLineChars="0" w:firstLine="0"/>
              <w:textAlignment w:val="auto"/>
              <w:rPr>
                <w:ins w:id="6534" w:author="Bentayga-" w:date="2026-07-05T17:06:00Z"/>
                <w:del w:id="6535" w:author="Si-yuan LIU" w:date="2026-07-24T14:26:00Z" w16du:dateUtc="2026-07-24T06:26:00Z"/>
                <w:color w:val="000000"/>
                <w:kern w:val="0"/>
                <w:sz w:val="21"/>
                <w:szCs w:val="21"/>
                <w:lang w:val="en"/>
              </w:rPr>
            </w:pPr>
            <w:ins w:id="6536" w:author="Bentayga-" w:date="2026-07-05T17:06:00Z">
              <w:del w:id="6537" w:author="Si-yuan LIU" w:date="2026-07-24T14:26:00Z" w16du:dateUtc="2026-07-24T06:26:00Z">
                <w:r w:rsidDel="00964E30">
                  <w:rPr>
                    <w:rFonts w:hint="eastAsia"/>
                    <w:color w:val="000000"/>
                    <w:kern w:val="0"/>
                    <w:sz w:val="21"/>
                    <w:szCs w:val="21"/>
                    <w:lang w:val="en"/>
                  </w:rPr>
                  <w:delText>计算公式：</w:delText>
                </w:r>
              </w:del>
            </w:ins>
          </w:p>
          <w:p w14:paraId="3DC99373" w14:textId="779AAC56" w:rsidR="005F457E" w:rsidDel="00964E30" w:rsidRDefault="00000000">
            <w:pPr>
              <w:widowControl/>
              <w:spacing w:after="0" w:line="240" w:lineRule="auto"/>
              <w:ind w:firstLineChars="0" w:firstLine="0"/>
              <w:textAlignment w:val="auto"/>
              <w:rPr>
                <w:ins w:id="6538" w:author="Bentayga-" w:date="2026-07-05T17:06:00Z"/>
                <w:del w:id="6539" w:author="Si-yuan LIU" w:date="2026-07-24T14:26:00Z" w16du:dateUtc="2026-07-24T06:26:00Z"/>
                <w:color w:val="000000"/>
                <w:kern w:val="0"/>
                <w:sz w:val="21"/>
                <w:szCs w:val="21"/>
                <w:lang w:val="en"/>
              </w:rPr>
            </w:pPr>
            <w:ins w:id="6540" w:author="Bentayga-" w:date="2026-07-05T17:06:00Z">
              <w:del w:id="6541" w:author="Si-yuan LIU" w:date="2026-07-24T14:26:00Z" w16du:dateUtc="2026-07-24T06:26:00Z">
                <w:r w:rsidDel="00964E30">
                  <w:rPr>
                    <w:color w:val="000000"/>
                    <w:kern w:val="0"/>
                    <w:sz w:val="21"/>
                    <w:szCs w:val="21"/>
                    <w:lang w:val="en"/>
                  </w:rPr>
                  <w:delText>土地、房屋建筑物转让收入</w:delText>
                </w:r>
                <w:r w:rsidDel="00964E30">
                  <w:rPr>
                    <w:rFonts w:hint="eastAsia"/>
                    <w:color w:val="000000"/>
                    <w:kern w:val="0"/>
                    <w:sz w:val="21"/>
                    <w:szCs w:val="21"/>
                  </w:rPr>
                  <w:delText>22,820.89</w:delText>
                </w:r>
                <w:r w:rsidDel="00964E30">
                  <w:rPr>
                    <w:color w:val="000000"/>
                    <w:kern w:val="0"/>
                    <w:sz w:val="21"/>
                    <w:szCs w:val="21"/>
                    <w:lang w:val="en"/>
                  </w:rPr>
                  <w:delText>万元</w:delText>
                </w:r>
                <w:r w:rsidDel="00964E30">
                  <w:rPr>
                    <w:color w:val="000000"/>
                    <w:kern w:val="0"/>
                    <w:sz w:val="21"/>
                    <w:szCs w:val="21"/>
                    <w:lang w:val="en"/>
                  </w:rPr>
                  <w:delText>*9%+</w:delText>
                </w:r>
                <w:r w:rsidDel="00964E30">
                  <w:rPr>
                    <w:color w:val="000000"/>
                    <w:kern w:val="0"/>
                    <w:sz w:val="21"/>
                    <w:szCs w:val="21"/>
                    <w:lang w:val="en"/>
                  </w:rPr>
                  <w:delText>设备</w:delText>
                </w:r>
                <w:r w:rsidDel="00964E30">
                  <w:rPr>
                    <w:rFonts w:hint="eastAsia"/>
                    <w:color w:val="000000"/>
                    <w:kern w:val="0"/>
                    <w:sz w:val="21"/>
                    <w:szCs w:val="21"/>
                  </w:rPr>
                  <w:delText>存货</w:delText>
                </w:r>
                <w:r w:rsidDel="00964E30">
                  <w:rPr>
                    <w:color w:val="000000"/>
                    <w:kern w:val="0"/>
                    <w:sz w:val="21"/>
                    <w:szCs w:val="21"/>
                    <w:lang w:val="en"/>
                  </w:rPr>
                  <w:delText>转让收入</w:delText>
                </w:r>
                <w:r w:rsidDel="00964E30">
                  <w:rPr>
                    <w:rFonts w:hint="eastAsia"/>
                    <w:color w:val="000000"/>
                    <w:kern w:val="0"/>
                    <w:sz w:val="21"/>
                    <w:szCs w:val="21"/>
                  </w:rPr>
                  <w:delText>5,694.11</w:delText>
                </w:r>
                <w:r w:rsidDel="00964E30">
                  <w:rPr>
                    <w:color w:val="000000"/>
                    <w:kern w:val="0"/>
                    <w:sz w:val="21"/>
                    <w:szCs w:val="21"/>
                    <w:lang w:val="en"/>
                  </w:rPr>
                  <w:delText>万元</w:delText>
                </w:r>
                <w:r w:rsidDel="00964E30">
                  <w:rPr>
                    <w:color w:val="000000"/>
                    <w:kern w:val="0"/>
                    <w:sz w:val="21"/>
                    <w:szCs w:val="21"/>
                    <w:lang w:val="en"/>
                  </w:rPr>
                  <w:delText>*13%</w:delText>
                </w:r>
                <w:r w:rsidDel="00964E30">
                  <w:rPr>
                    <w:rFonts w:hint="eastAsia"/>
                    <w:color w:val="000000"/>
                    <w:kern w:val="0"/>
                    <w:sz w:val="21"/>
                    <w:szCs w:val="21"/>
                  </w:rPr>
                  <w:delText>+</w:delText>
                </w:r>
                <w:r w:rsidDel="00964E30">
                  <w:rPr>
                    <w:rFonts w:hint="eastAsia"/>
                    <w:color w:val="000000"/>
                    <w:kern w:val="0"/>
                    <w:sz w:val="21"/>
                    <w:szCs w:val="21"/>
                  </w:rPr>
                  <w:delText>存货转让收入</w:delText>
                </w:r>
                <w:r w:rsidDel="00964E30">
                  <w:rPr>
                    <w:rFonts w:hint="eastAsia"/>
                    <w:color w:val="000000"/>
                    <w:kern w:val="0"/>
                    <w:sz w:val="21"/>
                    <w:szCs w:val="21"/>
                  </w:rPr>
                  <w:delText>3,667.63</w:delText>
                </w:r>
                <w:r w:rsidDel="00964E30">
                  <w:rPr>
                    <w:rFonts w:hint="eastAsia"/>
                    <w:color w:val="000000"/>
                    <w:kern w:val="0"/>
                    <w:sz w:val="21"/>
                    <w:szCs w:val="21"/>
                  </w:rPr>
                  <w:delText>万元</w:delText>
                </w:r>
                <w:r w:rsidDel="00964E30">
                  <w:rPr>
                    <w:rFonts w:hint="eastAsia"/>
                    <w:color w:val="000000"/>
                    <w:kern w:val="0"/>
                    <w:sz w:val="21"/>
                    <w:szCs w:val="21"/>
                  </w:rPr>
                  <w:delText>*9%</w:delText>
                </w:r>
                <w:r w:rsidDel="00964E30">
                  <w:rPr>
                    <w:color w:val="000000"/>
                    <w:kern w:val="0"/>
                    <w:sz w:val="21"/>
                    <w:szCs w:val="21"/>
                    <w:lang w:val="en"/>
                  </w:rPr>
                  <w:delText xml:space="preserve">= </w:delText>
                </w:r>
                <w:r w:rsidDel="00964E30">
                  <w:rPr>
                    <w:rFonts w:hint="eastAsia"/>
                    <w:color w:val="000000"/>
                    <w:kern w:val="0"/>
                    <w:sz w:val="21"/>
                    <w:szCs w:val="21"/>
                  </w:rPr>
                  <w:delText>3,124.20</w:delText>
                </w:r>
                <w:r w:rsidDel="00964E30">
                  <w:rPr>
                    <w:color w:val="000000"/>
                    <w:kern w:val="0"/>
                    <w:sz w:val="21"/>
                    <w:szCs w:val="21"/>
                    <w:lang w:val="en"/>
                  </w:rPr>
                  <w:delText>万元</w:delText>
                </w:r>
              </w:del>
            </w:ins>
          </w:p>
          <w:p w14:paraId="792A89E0" w14:textId="1E16D280" w:rsidR="005F457E" w:rsidDel="00964E30" w:rsidRDefault="00000000">
            <w:pPr>
              <w:widowControl/>
              <w:spacing w:after="0" w:line="240" w:lineRule="auto"/>
              <w:ind w:firstLineChars="0" w:firstLine="0"/>
              <w:textAlignment w:val="auto"/>
              <w:rPr>
                <w:ins w:id="6542" w:author="Bentayga-" w:date="2026-07-05T17:06:00Z"/>
                <w:del w:id="6543" w:author="Si-yuan LIU" w:date="2026-07-24T14:26:00Z" w16du:dateUtc="2026-07-24T06:26:00Z"/>
                <w:color w:val="000000"/>
                <w:kern w:val="0"/>
                <w:sz w:val="21"/>
                <w:szCs w:val="21"/>
              </w:rPr>
            </w:pPr>
            <w:ins w:id="6544" w:author="Bentayga-" w:date="2026-07-05T17:06:00Z">
              <w:del w:id="6545" w:author="Si-yuan LIU" w:date="2026-07-24T14:26:00Z" w16du:dateUtc="2026-07-24T06:26:00Z">
                <w:r w:rsidDel="00964E30">
                  <w:rPr>
                    <w:color w:val="000000"/>
                    <w:kern w:val="0"/>
                    <w:sz w:val="21"/>
                    <w:szCs w:val="21"/>
                    <w:lang w:val="en"/>
                  </w:rPr>
                  <w:delText>应交增值税额</w:delText>
                </w:r>
                <w:r w:rsidDel="00964E30">
                  <w:rPr>
                    <w:color w:val="000000"/>
                    <w:kern w:val="0"/>
                    <w:sz w:val="21"/>
                    <w:szCs w:val="21"/>
                    <w:lang w:val="en"/>
                  </w:rPr>
                  <w:delText>=</w:delText>
                </w:r>
                <w:r w:rsidDel="00964E30">
                  <w:rPr>
                    <w:color w:val="000000"/>
                    <w:kern w:val="0"/>
                    <w:sz w:val="21"/>
                    <w:szCs w:val="21"/>
                    <w:lang w:val="en"/>
                  </w:rPr>
                  <w:delText>销项税额</w:delText>
                </w:r>
                <w:r w:rsidDel="00964E30">
                  <w:rPr>
                    <w:color w:val="000000"/>
                    <w:kern w:val="0"/>
                    <w:sz w:val="21"/>
                    <w:szCs w:val="21"/>
                    <w:lang w:val="en"/>
                  </w:rPr>
                  <w:delText>-</w:delText>
                </w:r>
                <w:r w:rsidDel="00964E30">
                  <w:rPr>
                    <w:color w:val="000000"/>
                    <w:kern w:val="0"/>
                    <w:sz w:val="21"/>
                    <w:szCs w:val="21"/>
                    <w:lang w:val="en"/>
                  </w:rPr>
                  <w:delText>留抵税额</w:delText>
                </w:r>
                <w:r w:rsidDel="00964E30">
                  <w:rPr>
                    <w:color w:val="000000"/>
                    <w:kern w:val="0"/>
                    <w:sz w:val="21"/>
                    <w:szCs w:val="21"/>
                    <w:lang w:val="en"/>
                  </w:rPr>
                  <w:delText>=</w:delText>
                </w:r>
                <w:r w:rsidDel="00964E30">
                  <w:rPr>
                    <w:rFonts w:hint="eastAsia"/>
                    <w:color w:val="000000"/>
                    <w:kern w:val="0"/>
                    <w:sz w:val="21"/>
                    <w:szCs w:val="21"/>
                  </w:rPr>
                  <w:delText>3,124.20</w:delText>
                </w:r>
                <w:r w:rsidDel="00964E30">
                  <w:rPr>
                    <w:color w:val="000000"/>
                    <w:kern w:val="0"/>
                    <w:sz w:val="21"/>
                    <w:szCs w:val="21"/>
                    <w:lang w:val="en"/>
                  </w:rPr>
                  <w:delText>万元</w:delText>
                </w:r>
                <w:r w:rsidDel="00964E30">
                  <w:rPr>
                    <w:color w:val="000000"/>
                    <w:kern w:val="0"/>
                    <w:sz w:val="21"/>
                    <w:szCs w:val="21"/>
                    <w:lang w:val="en"/>
                  </w:rPr>
                  <w:delText>-</w:delText>
                </w:r>
                <w:r w:rsidDel="00964E30">
                  <w:rPr>
                    <w:rFonts w:hint="eastAsia"/>
                    <w:color w:val="000000"/>
                    <w:kern w:val="0"/>
                    <w:sz w:val="21"/>
                    <w:szCs w:val="21"/>
                  </w:rPr>
                  <w:delText>3,124.20</w:delText>
                </w:r>
                <w:r w:rsidDel="00964E30">
                  <w:rPr>
                    <w:color w:val="000000"/>
                    <w:kern w:val="0"/>
                    <w:sz w:val="21"/>
                    <w:szCs w:val="21"/>
                    <w:lang w:val="en"/>
                  </w:rPr>
                  <w:delText>万元</w:delText>
                </w:r>
                <w:r w:rsidDel="00964E30">
                  <w:rPr>
                    <w:color w:val="000000"/>
                    <w:kern w:val="0"/>
                    <w:sz w:val="21"/>
                    <w:szCs w:val="21"/>
                    <w:lang w:val="en"/>
                  </w:rPr>
                  <w:delText>=0</w:delText>
                </w:r>
              </w:del>
            </w:ins>
          </w:p>
        </w:tc>
        <w:tc>
          <w:tcPr>
            <w:tcW w:w="358" w:type="pct"/>
            <w:gridSpan w:val="3"/>
            <w:vAlign w:val="center"/>
            <w:tcPrChange w:id="6546" w:author="怡然 刘 [2]" w:date="2026-07-08T11:22:00Z">
              <w:tcPr>
                <w:tcW w:w="450" w:type="pct"/>
                <w:gridSpan w:val="5"/>
                <w:vAlign w:val="center"/>
              </w:tcPr>
            </w:tcPrChange>
          </w:tcPr>
          <w:p w14:paraId="6FF8542D" w14:textId="57BA6C26" w:rsidR="005F457E" w:rsidDel="00964E30" w:rsidRDefault="00000000">
            <w:pPr>
              <w:widowControl/>
              <w:spacing w:after="0" w:line="240" w:lineRule="auto"/>
              <w:ind w:firstLineChars="0" w:firstLine="0"/>
              <w:textAlignment w:val="auto"/>
              <w:rPr>
                <w:ins w:id="6547" w:author="Bentayga-" w:date="2026-07-05T17:06:00Z"/>
                <w:del w:id="6548" w:author="Si-yuan LIU" w:date="2026-07-24T14:26:00Z" w16du:dateUtc="2026-07-24T06:26:00Z"/>
                <w:color w:val="000000"/>
                <w:kern w:val="0"/>
                <w:sz w:val="21"/>
                <w:szCs w:val="21"/>
              </w:rPr>
            </w:pPr>
            <w:ins w:id="6549" w:author="Bentayga-" w:date="2026-07-05T17:06:00Z">
              <w:del w:id="6550" w:author="Si-yuan LIU" w:date="2026-07-24T14:26:00Z" w16du:dateUtc="2026-07-24T06:26:00Z">
                <w:r w:rsidDel="00964E30">
                  <w:rPr>
                    <w:color w:val="000000"/>
                    <w:kern w:val="0"/>
                    <w:sz w:val="21"/>
                    <w:szCs w:val="21"/>
                  </w:rPr>
                  <w:delText>0</w:delText>
                </w:r>
              </w:del>
            </w:ins>
          </w:p>
        </w:tc>
        <w:tc>
          <w:tcPr>
            <w:tcW w:w="226" w:type="pct"/>
            <w:gridSpan w:val="2"/>
            <w:vAlign w:val="center"/>
            <w:tcPrChange w:id="6551" w:author="怡然 刘 [2]" w:date="2026-07-08T11:22:00Z">
              <w:tcPr>
                <w:tcW w:w="261" w:type="pct"/>
                <w:gridSpan w:val="2"/>
                <w:vAlign w:val="center"/>
              </w:tcPr>
            </w:tcPrChange>
          </w:tcPr>
          <w:p w14:paraId="24C241A7" w14:textId="47CFDFED" w:rsidR="005F457E" w:rsidDel="00964E30" w:rsidRDefault="00000000">
            <w:pPr>
              <w:widowControl/>
              <w:spacing w:after="0" w:line="240" w:lineRule="auto"/>
              <w:ind w:firstLineChars="0" w:firstLine="0"/>
              <w:textAlignment w:val="auto"/>
              <w:rPr>
                <w:ins w:id="6552" w:author="Bentayga-" w:date="2026-07-05T17:06:00Z"/>
                <w:del w:id="6553" w:author="Si-yuan LIU" w:date="2026-07-24T14:26:00Z" w16du:dateUtc="2026-07-24T06:26:00Z"/>
                <w:color w:val="000000"/>
                <w:kern w:val="0"/>
                <w:sz w:val="21"/>
                <w:szCs w:val="21"/>
              </w:rPr>
            </w:pPr>
            <w:ins w:id="6554" w:author="Bentayga-" w:date="2026-07-05T17:06:00Z">
              <w:del w:id="6555" w:author="Si-yuan LIU" w:date="2026-07-24T14:26:00Z" w16du:dateUtc="2026-07-24T06:26:00Z">
                <w:r w:rsidDel="00964E30">
                  <w:rPr>
                    <w:color w:val="000000"/>
                    <w:kern w:val="0"/>
                    <w:sz w:val="21"/>
                    <w:szCs w:val="21"/>
                    <w:lang w:val="en"/>
                  </w:rPr>
                  <w:delText>/</w:delText>
                </w:r>
              </w:del>
            </w:ins>
          </w:p>
        </w:tc>
        <w:tc>
          <w:tcPr>
            <w:tcW w:w="387" w:type="pct"/>
            <w:gridSpan w:val="2"/>
            <w:vAlign w:val="center"/>
            <w:tcPrChange w:id="6556" w:author="怡然 刘 [2]" w:date="2026-07-08T11:22:00Z">
              <w:tcPr>
                <w:tcW w:w="543" w:type="pct"/>
                <w:gridSpan w:val="6"/>
                <w:vAlign w:val="center"/>
              </w:tcPr>
            </w:tcPrChange>
          </w:tcPr>
          <w:p w14:paraId="4B5D6E85" w14:textId="62D17B39" w:rsidR="005F457E" w:rsidDel="00964E30" w:rsidRDefault="00000000">
            <w:pPr>
              <w:widowControl/>
              <w:spacing w:after="0" w:line="240" w:lineRule="auto"/>
              <w:ind w:firstLineChars="0" w:firstLine="0"/>
              <w:textAlignment w:val="auto"/>
              <w:rPr>
                <w:ins w:id="6557" w:author="Bentayga-" w:date="2026-07-05T17:06:00Z"/>
                <w:del w:id="6558" w:author="Si-yuan LIU" w:date="2026-07-24T14:26:00Z" w16du:dateUtc="2026-07-24T06:26:00Z"/>
                <w:color w:val="000000"/>
                <w:kern w:val="0"/>
                <w:sz w:val="21"/>
                <w:szCs w:val="21"/>
              </w:rPr>
            </w:pPr>
            <w:ins w:id="6559" w:author="Bentayga-" w:date="2026-07-05T17:06:00Z">
              <w:del w:id="6560" w:author="Si-yuan LIU" w:date="2026-07-24T14:26:00Z" w16du:dateUtc="2026-07-24T06:26:00Z">
                <w:r w:rsidDel="00964E30">
                  <w:rPr>
                    <w:rFonts w:hint="eastAsia"/>
                    <w:color w:val="000000"/>
                    <w:kern w:val="0"/>
                    <w:sz w:val="21"/>
                    <w:szCs w:val="21"/>
                  </w:rPr>
                  <w:delText>国家税务总局广州市南沙区税务局</w:delText>
                </w:r>
              </w:del>
            </w:ins>
          </w:p>
        </w:tc>
        <w:tc>
          <w:tcPr>
            <w:tcW w:w="87" w:type="pct"/>
            <w:gridSpan w:val="4"/>
            <w:vAlign w:val="center"/>
            <w:tcPrChange w:id="6561" w:author="怡然 刘 [2]" w:date="2026-07-08T11:22:00Z">
              <w:tcPr>
                <w:tcW w:w="331" w:type="pct"/>
                <w:gridSpan w:val="4"/>
                <w:vAlign w:val="center"/>
              </w:tcPr>
            </w:tcPrChange>
          </w:tcPr>
          <w:p w14:paraId="5A65CFC3" w14:textId="236C237F" w:rsidR="005F457E" w:rsidDel="00964E30" w:rsidRDefault="00000000">
            <w:pPr>
              <w:widowControl/>
              <w:spacing w:after="0" w:line="240" w:lineRule="auto"/>
              <w:ind w:firstLineChars="0" w:firstLine="0"/>
              <w:textAlignment w:val="auto"/>
              <w:rPr>
                <w:ins w:id="6562" w:author="Bentayga-" w:date="2026-07-05T17:06:00Z"/>
                <w:del w:id="6563" w:author="Si-yuan LIU" w:date="2026-07-24T14:26:00Z" w16du:dateUtc="2026-07-24T06:26:00Z"/>
                <w:color w:val="000000"/>
                <w:kern w:val="0"/>
                <w:sz w:val="21"/>
                <w:szCs w:val="21"/>
              </w:rPr>
            </w:pPr>
            <w:ins w:id="6564" w:author="Bentayga-" w:date="2026-07-05T17:06:00Z">
              <w:del w:id="6565" w:author="Si-yuan LIU" w:date="2026-07-24T14:26:00Z" w16du:dateUtc="2026-07-24T06:26:00Z">
                <w:r w:rsidDel="00964E30">
                  <w:rPr>
                    <w:rFonts w:hint="eastAsia"/>
                    <w:color w:val="000000"/>
                    <w:kern w:val="0"/>
                    <w:sz w:val="21"/>
                    <w:szCs w:val="21"/>
                  </w:rPr>
                  <w:delText>奥融科技</w:delText>
                </w:r>
              </w:del>
            </w:ins>
          </w:p>
        </w:tc>
      </w:tr>
      <w:tr w:rsidR="005F457E" w:rsidDel="00964E30" w14:paraId="28A10C90" w14:textId="5DFF983E" w:rsidTr="005F457E">
        <w:trPr>
          <w:gridBefore w:val="2"/>
          <w:wBefore w:w="1157" w:type="dxa"/>
          <w:trHeight w:val="550"/>
          <w:tblHeader/>
          <w:jc w:val="center"/>
          <w:ins w:id="6566" w:author="Bentayga-" w:date="2026-07-05T17:06:00Z"/>
          <w:del w:id="6567" w:author="Si-yuan LIU" w:date="2026-07-24T14:26:00Z" w16du:dateUtc="2026-07-24T06:26:00Z"/>
          <w:trPrChange w:id="6568" w:author="怡然 刘 [2]" w:date="2026-07-08T11:22:00Z">
            <w:trPr>
              <w:gridBefore w:val="2"/>
              <w:wBefore w:w="1045" w:type="dxa"/>
              <w:trHeight w:val="550"/>
              <w:jc w:val="center"/>
            </w:trPr>
          </w:trPrChange>
        </w:trPr>
        <w:tc>
          <w:tcPr>
            <w:tcW w:w="991" w:type="pct"/>
            <w:gridSpan w:val="3"/>
            <w:vMerge/>
            <w:vAlign w:val="center"/>
            <w:tcPrChange w:id="6569" w:author="怡然 刘 [2]" w:date="2026-07-08T11:22:00Z">
              <w:tcPr>
                <w:tcW w:w="619" w:type="pct"/>
                <w:gridSpan w:val="5"/>
                <w:vMerge/>
                <w:vAlign w:val="center"/>
              </w:tcPr>
            </w:tcPrChange>
          </w:tcPr>
          <w:p w14:paraId="4F959696" w14:textId="7202D67A" w:rsidR="005F457E" w:rsidDel="00964E30" w:rsidRDefault="005F457E">
            <w:pPr>
              <w:widowControl/>
              <w:spacing w:after="0" w:line="240" w:lineRule="auto"/>
              <w:ind w:firstLineChars="0" w:firstLine="0"/>
              <w:jc w:val="left"/>
              <w:textAlignment w:val="auto"/>
              <w:rPr>
                <w:ins w:id="6570" w:author="Bentayga-" w:date="2026-07-05T17:06:00Z"/>
                <w:del w:id="6571" w:author="Si-yuan LIU" w:date="2026-07-24T14:26:00Z" w16du:dateUtc="2026-07-24T06:26:00Z"/>
                <w:color w:val="000000"/>
                <w:kern w:val="0"/>
                <w:sz w:val="21"/>
                <w:szCs w:val="21"/>
              </w:rPr>
            </w:pPr>
          </w:p>
        </w:tc>
        <w:tc>
          <w:tcPr>
            <w:tcW w:w="87" w:type="pct"/>
            <w:vAlign w:val="center"/>
            <w:tcPrChange w:id="6572" w:author="怡然 刘 [2]" w:date="2026-07-08T11:22:00Z">
              <w:tcPr>
                <w:tcW w:w="83" w:type="pct"/>
                <w:vAlign w:val="center"/>
              </w:tcPr>
            </w:tcPrChange>
          </w:tcPr>
          <w:p w14:paraId="38BED208" w14:textId="5C164616" w:rsidR="005F457E" w:rsidDel="00964E30" w:rsidRDefault="00000000">
            <w:pPr>
              <w:widowControl/>
              <w:spacing w:after="0" w:line="240" w:lineRule="auto"/>
              <w:ind w:firstLineChars="0" w:firstLine="0"/>
              <w:jc w:val="center"/>
              <w:textAlignment w:val="auto"/>
              <w:rPr>
                <w:ins w:id="6573" w:author="Bentayga-" w:date="2026-07-05T17:06:00Z"/>
                <w:del w:id="6574" w:author="Si-yuan LIU" w:date="2026-07-24T14:26:00Z" w16du:dateUtc="2026-07-24T06:26:00Z"/>
                <w:color w:val="000000"/>
                <w:kern w:val="0"/>
                <w:sz w:val="21"/>
                <w:szCs w:val="21"/>
              </w:rPr>
            </w:pPr>
            <w:ins w:id="6575" w:author="Bentayga-" w:date="2026-07-05T17:06:00Z">
              <w:del w:id="6576" w:author="Si-yuan LIU" w:date="2026-07-24T14:26:00Z" w16du:dateUtc="2026-07-24T06:26:00Z">
                <w:r w:rsidDel="00964E30">
                  <w:rPr>
                    <w:rFonts w:hint="eastAsia"/>
                    <w:color w:val="000000"/>
                    <w:kern w:val="0"/>
                    <w:sz w:val="21"/>
                    <w:szCs w:val="21"/>
                  </w:rPr>
                  <w:delText>土地增值税</w:delText>
                </w:r>
              </w:del>
            </w:ins>
          </w:p>
        </w:tc>
        <w:tc>
          <w:tcPr>
            <w:tcW w:w="89" w:type="pct"/>
            <w:vAlign w:val="center"/>
            <w:tcPrChange w:id="6577" w:author="怡然 刘 [2]" w:date="2026-07-08T11:22:00Z">
              <w:tcPr>
                <w:tcW w:w="127" w:type="pct"/>
                <w:gridSpan w:val="2"/>
                <w:vAlign w:val="center"/>
              </w:tcPr>
            </w:tcPrChange>
          </w:tcPr>
          <w:p w14:paraId="0B8C5912" w14:textId="5120081E" w:rsidR="005F457E" w:rsidDel="00964E30" w:rsidRDefault="00000000">
            <w:pPr>
              <w:widowControl/>
              <w:spacing w:after="0" w:line="240" w:lineRule="auto"/>
              <w:ind w:firstLineChars="0" w:firstLine="0"/>
              <w:textAlignment w:val="auto"/>
              <w:rPr>
                <w:ins w:id="6578" w:author="Bentayga-" w:date="2026-07-05T17:06:00Z"/>
                <w:del w:id="6579" w:author="Si-yuan LIU" w:date="2026-07-24T14:26:00Z" w16du:dateUtc="2026-07-24T06:26:00Z"/>
                <w:color w:val="000000"/>
                <w:kern w:val="0"/>
                <w:sz w:val="21"/>
                <w:szCs w:val="21"/>
              </w:rPr>
            </w:pPr>
            <w:ins w:id="6580" w:author="Bentayga-" w:date="2026-07-05T17:06:00Z">
              <w:del w:id="6581" w:author="Si-yuan LIU" w:date="2026-07-24T14:26:00Z" w16du:dateUtc="2026-07-24T06:26:00Z">
                <w:r w:rsidDel="00964E30">
                  <w:rPr>
                    <w:rFonts w:hint="eastAsia"/>
                    <w:color w:val="000000"/>
                    <w:kern w:val="0"/>
                    <w:sz w:val="21"/>
                    <w:szCs w:val="21"/>
                    <w:lang w:val="en"/>
                  </w:rPr>
                  <w:delText>是</w:delText>
                </w:r>
              </w:del>
            </w:ins>
          </w:p>
        </w:tc>
        <w:tc>
          <w:tcPr>
            <w:tcW w:w="2411" w:type="pct"/>
            <w:gridSpan w:val="6"/>
            <w:vAlign w:val="center"/>
            <w:tcPrChange w:id="6582" w:author="怡然 刘 [2]" w:date="2026-07-08T11:22:00Z">
              <w:tcPr>
                <w:tcW w:w="2466" w:type="pct"/>
                <w:gridSpan w:val="9"/>
                <w:vAlign w:val="center"/>
              </w:tcPr>
            </w:tcPrChange>
          </w:tcPr>
          <w:p w14:paraId="2241CB0D" w14:textId="0FF7869D" w:rsidR="005F457E" w:rsidDel="00964E30" w:rsidRDefault="00000000">
            <w:pPr>
              <w:widowControl/>
              <w:spacing w:after="0" w:line="240" w:lineRule="auto"/>
              <w:ind w:firstLineChars="0" w:firstLine="0"/>
              <w:textAlignment w:val="auto"/>
              <w:rPr>
                <w:ins w:id="6583" w:author="Bentayga-" w:date="2026-07-05T17:06:00Z"/>
                <w:del w:id="6584" w:author="Si-yuan LIU" w:date="2026-07-24T14:26:00Z" w16du:dateUtc="2026-07-24T06:26:00Z"/>
                <w:color w:val="000000"/>
                <w:kern w:val="0"/>
                <w:sz w:val="21"/>
                <w:szCs w:val="21"/>
                <w:lang w:val="en"/>
              </w:rPr>
            </w:pPr>
            <w:ins w:id="6585" w:author="Bentayga-" w:date="2026-07-05T17:06:00Z">
              <w:del w:id="6586" w:author="Si-yuan LIU" w:date="2026-07-24T14:26:00Z" w16du:dateUtc="2026-07-24T06:26:00Z">
                <w:r w:rsidDel="00964E30">
                  <w:rPr>
                    <w:rFonts w:hint="eastAsia"/>
                    <w:color w:val="000000"/>
                    <w:kern w:val="0"/>
                    <w:sz w:val="21"/>
                    <w:szCs w:val="21"/>
                    <w:lang w:val="en"/>
                  </w:rPr>
                  <w:delText>奥融科技将</w:delText>
                </w:r>
                <w:r w:rsidDel="00964E30">
                  <w:rPr>
                    <w:color w:val="000000"/>
                    <w:kern w:val="0"/>
                    <w:sz w:val="21"/>
                    <w:szCs w:val="21"/>
                    <w:lang w:val="en"/>
                  </w:rPr>
                  <w:delText>3</w:delText>
                </w:r>
                <w:r w:rsidDel="00964E30">
                  <w:rPr>
                    <w:rFonts w:hint="eastAsia"/>
                    <w:color w:val="000000"/>
                    <w:kern w:val="0"/>
                    <w:sz w:val="21"/>
                    <w:szCs w:val="21"/>
                    <w:lang w:val="en"/>
                  </w:rPr>
                  <w:delText>、</w:delText>
                </w:r>
                <w:r w:rsidDel="00964E30">
                  <w:rPr>
                    <w:color w:val="000000"/>
                    <w:kern w:val="0"/>
                    <w:sz w:val="21"/>
                    <w:szCs w:val="21"/>
                    <w:lang w:val="en"/>
                  </w:rPr>
                  <w:delText>4</w:delText>
                </w:r>
                <w:r w:rsidDel="00964E30">
                  <w:rPr>
                    <w:rFonts w:hint="eastAsia"/>
                    <w:color w:val="000000"/>
                    <w:kern w:val="0"/>
                    <w:sz w:val="21"/>
                    <w:szCs w:val="21"/>
                    <w:lang w:val="en"/>
                  </w:rPr>
                  <w:delText>号楼所在</w:delText>
                </w:r>
                <w:r w:rsidDel="00964E30">
                  <w:rPr>
                    <w:color w:val="000000"/>
                    <w:kern w:val="0"/>
                    <w:sz w:val="21"/>
                    <w:szCs w:val="21"/>
                    <w:lang w:val="en"/>
                  </w:rPr>
                  <w:delText>地块</w:delText>
                </w:r>
                <w:r w:rsidDel="00964E30">
                  <w:rPr>
                    <w:rFonts w:hint="eastAsia"/>
                    <w:color w:val="000000"/>
                    <w:kern w:val="0"/>
                    <w:sz w:val="21"/>
                    <w:szCs w:val="21"/>
                    <w:lang w:val="en"/>
                  </w:rPr>
                  <w:delText>土地使用权及地上建筑物</w:delText>
                </w:r>
                <w:r w:rsidDel="00964E30">
                  <w:rPr>
                    <w:rFonts w:hint="eastAsia"/>
                    <w:color w:val="000000"/>
                    <w:kern w:val="0"/>
                    <w:sz w:val="21"/>
                    <w:szCs w:val="21"/>
                  </w:rPr>
                  <w:delText>和存货</w:delText>
                </w:r>
                <w:r w:rsidDel="00964E30">
                  <w:rPr>
                    <w:rFonts w:hint="eastAsia"/>
                    <w:color w:val="000000"/>
                    <w:kern w:val="0"/>
                    <w:sz w:val="21"/>
                    <w:szCs w:val="21"/>
                    <w:lang w:val="en"/>
                  </w:rPr>
                  <w:delText>转让</w:delText>
                </w:r>
                <w:r w:rsidDel="00964E30">
                  <w:rPr>
                    <w:color w:val="000000"/>
                    <w:kern w:val="0"/>
                    <w:sz w:val="21"/>
                    <w:szCs w:val="21"/>
                    <w:lang w:val="en"/>
                  </w:rPr>
                  <w:delText>予</w:delText>
                </w:r>
                <w:r w:rsidDel="00964E30">
                  <w:rPr>
                    <w:rFonts w:hint="eastAsia"/>
                    <w:color w:val="000000"/>
                    <w:kern w:val="0"/>
                    <w:sz w:val="21"/>
                    <w:szCs w:val="21"/>
                  </w:rPr>
                  <w:delText>昊盈科技</w:delText>
                </w:r>
                <w:r w:rsidDel="00964E30">
                  <w:rPr>
                    <w:rFonts w:hint="eastAsia"/>
                    <w:color w:val="000000"/>
                    <w:kern w:val="0"/>
                    <w:sz w:val="21"/>
                    <w:szCs w:val="21"/>
                    <w:lang w:val="en"/>
                  </w:rPr>
                  <w:delText>，土地、房屋建筑物</w:delText>
                </w:r>
                <w:r w:rsidDel="00964E30">
                  <w:rPr>
                    <w:rFonts w:hint="eastAsia"/>
                    <w:color w:val="000000"/>
                    <w:kern w:val="0"/>
                    <w:sz w:val="21"/>
                    <w:szCs w:val="21"/>
                  </w:rPr>
                  <w:delText>和存货</w:delText>
                </w:r>
                <w:r w:rsidDel="00964E30">
                  <w:rPr>
                    <w:rFonts w:hint="eastAsia"/>
                    <w:color w:val="000000"/>
                    <w:kern w:val="0"/>
                    <w:sz w:val="21"/>
                    <w:szCs w:val="21"/>
                    <w:lang w:val="en"/>
                  </w:rPr>
                  <w:delText>转让收入</w:delText>
                </w:r>
                <w:r w:rsidDel="00964E30">
                  <w:rPr>
                    <w:rFonts w:hint="eastAsia"/>
                    <w:color w:val="000000"/>
                    <w:kern w:val="0"/>
                    <w:sz w:val="21"/>
                    <w:szCs w:val="21"/>
                  </w:rPr>
                  <w:delText>26,488.52</w:delText>
                </w:r>
                <w:r w:rsidDel="00964E30">
                  <w:rPr>
                    <w:rFonts w:hint="eastAsia"/>
                    <w:color w:val="000000"/>
                    <w:kern w:val="0"/>
                    <w:sz w:val="21"/>
                    <w:szCs w:val="21"/>
                    <w:lang w:val="en"/>
                  </w:rPr>
                  <w:delText>万元，土地、房屋建筑物计税基础</w:delText>
                </w:r>
                <w:r w:rsidDel="00964E30">
                  <w:rPr>
                    <w:rFonts w:hint="eastAsia"/>
                    <w:color w:val="000000"/>
                    <w:kern w:val="0"/>
                    <w:sz w:val="21"/>
                    <w:szCs w:val="21"/>
                  </w:rPr>
                  <w:delText>26,488.52</w:delText>
                </w:r>
                <w:r w:rsidDel="00964E30">
                  <w:rPr>
                    <w:rFonts w:hint="eastAsia"/>
                    <w:color w:val="000000"/>
                    <w:kern w:val="0"/>
                    <w:sz w:val="21"/>
                    <w:szCs w:val="21"/>
                    <w:lang w:val="en"/>
                  </w:rPr>
                  <w:delText>万元，增值额为零，无需缴纳土地增值税</w:delText>
                </w:r>
              </w:del>
            </w:ins>
          </w:p>
          <w:p w14:paraId="51177E73" w14:textId="1ACF6862" w:rsidR="005F457E" w:rsidDel="00964E30" w:rsidRDefault="00000000">
            <w:pPr>
              <w:widowControl/>
              <w:spacing w:after="0" w:line="240" w:lineRule="auto"/>
              <w:ind w:firstLineChars="0" w:firstLine="0"/>
              <w:textAlignment w:val="auto"/>
              <w:rPr>
                <w:ins w:id="6587" w:author="Bentayga-" w:date="2026-07-05T17:06:00Z"/>
                <w:del w:id="6588" w:author="Si-yuan LIU" w:date="2026-07-24T14:26:00Z" w16du:dateUtc="2026-07-24T06:26:00Z"/>
                <w:color w:val="000000"/>
                <w:kern w:val="0"/>
                <w:sz w:val="21"/>
                <w:szCs w:val="21"/>
              </w:rPr>
            </w:pPr>
            <w:ins w:id="6589" w:author="Bentayga-" w:date="2026-07-05T17:06:00Z">
              <w:del w:id="6590" w:author="Si-yuan LIU" w:date="2026-07-24T14:26:00Z" w16du:dateUtc="2026-07-24T06:26:00Z">
                <w:r w:rsidDel="00964E30">
                  <w:rPr>
                    <w:rFonts w:hint="eastAsia"/>
                    <w:color w:val="000000"/>
                    <w:kern w:val="0"/>
                    <w:sz w:val="21"/>
                    <w:szCs w:val="21"/>
                    <w:lang w:val="en"/>
                  </w:rPr>
                  <w:delText>政策依据：中华人民共和国土地增值税法</w:delText>
                </w:r>
              </w:del>
            </w:ins>
          </w:p>
        </w:tc>
        <w:tc>
          <w:tcPr>
            <w:tcW w:w="358" w:type="pct"/>
            <w:gridSpan w:val="3"/>
            <w:vAlign w:val="center"/>
            <w:tcPrChange w:id="6591" w:author="怡然 刘 [2]" w:date="2026-07-08T11:22:00Z">
              <w:tcPr>
                <w:tcW w:w="450" w:type="pct"/>
                <w:gridSpan w:val="5"/>
                <w:vAlign w:val="center"/>
              </w:tcPr>
            </w:tcPrChange>
          </w:tcPr>
          <w:p w14:paraId="0D5ADB9F" w14:textId="4B15DBC3" w:rsidR="005F457E" w:rsidDel="00964E30" w:rsidRDefault="00000000">
            <w:pPr>
              <w:widowControl/>
              <w:spacing w:after="0" w:line="240" w:lineRule="auto"/>
              <w:ind w:firstLineChars="0" w:firstLine="0"/>
              <w:textAlignment w:val="auto"/>
              <w:rPr>
                <w:ins w:id="6592" w:author="Bentayga-" w:date="2026-07-05T17:06:00Z"/>
                <w:del w:id="6593" w:author="Si-yuan LIU" w:date="2026-07-24T14:26:00Z" w16du:dateUtc="2026-07-24T06:26:00Z"/>
                <w:color w:val="000000"/>
                <w:kern w:val="0"/>
                <w:sz w:val="21"/>
                <w:szCs w:val="21"/>
              </w:rPr>
            </w:pPr>
            <w:ins w:id="6594" w:author="Bentayga-" w:date="2026-07-05T17:06:00Z">
              <w:del w:id="6595" w:author="Si-yuan LIU" w:date="2026-07-24T14:26:00Z" w16du:dateUtc="2026-07-24T06:26:00Z">
                <w:r w:rsidDel="00964E30">
                  <w:rPr>
                    <w:color w:val="000000"/>
                    <w:kern w:val="0"/>
                    <w:sz w:val="21"/>
                    <w:szCs w:val="21"/>
                  </w:rPr>
                  <w:delText>0</w:delText>
                </w:r>
              </w:del>
            </w:ins>
          </w:p>
        </w:tc>
        <w:tc>
          <w:tcPr>
            <w:tcW w:w="226" w:type="pct"/>
            <w:gridSpan w:val="2"/>
            <w:vAlign w:val="center"/>
            <w:tcPrChange w:id="6596" w:author="怡然 刘 [2]" w:date="2026-07-08T11:22:00Z">
              <w:tcPr>
                <w:tcW w:w="261" w:type="pct"/>
                <w:gridSpan w:val="2"/>
                <w:vAlign w:val="center"/>
              </w:tcPr>
            </w:tcPrChange>
          </w:tcPr>
          <w:p w14:paraId="71A80E11" w14:textId="354692A0" w:rsidR="005F457E" w:rsidDel="00964E30" w:rsidRDefault="00000000">
            <w:pPr>
              <w:widowControl/>
              <w:spacing w:after="0" w:line="240" w:lineRule="auto"/>
              <w:ind w:firstLineChars="0" w:firstLine="0"/>
              <w:textAlignment w:val="auto"/>
              <w:rPr>
                <w:ins w:id="6597" w:author="Bentayga-" w:date="2026-07-05T17:06:00Z"/>
                <w:del w:id="6598" w:author="Si-yuan LIU" w:date="2026-07-24T14:26:00Z" w16du:dateUtc="2026-07-24T06:26:00Z"/>
                <w:color w:val="000000"/>
                <w:kern w:val="0"/>
                <w:sz w:val="21"/>
                <w:szCs w:val="21"/>
              </w:rPr>
            </w:pPr>
            <w:ins w:id="6599" w:author="Bentayga-" w:date="2026-07-05T17:06:00Z">
              <w:del w:id="6600" w:author="Si-yuan LIU" w:date="2026-07-24T14:26:00Z" w16du:dateUtc="2026-07-24T06:26:00Z">
                <w:r w:rsidDel="00964E30">
                  <w:rPr>
                    <w:color w:val="000000"/>
                    <w:kern w:val="0"/>
                    <w:sz w:val="21"/>
                    <w:szCs w:val="21"/>
                  </w:rPr>
                  <w:delText>/</w:delText>
                </w:r>
              </w:del>
            </w:ins>
          </w:p>
        </w:tc>
        <w:tc>
          <w:tcPr>
            <w:tcW w:w="387" w:type="pct"/>
            <w:gridSpan w:val="2"/>
            <w:vAlign w:val="center"/>
            <w:tcPrChange w:id="6601" w:author="怡然 刘 [2]" w:date="2026-07-08T11:22:00Z">
              <w:tcPr>
                <w:tcW w:w="543" w:type="pct"/>
                <w:gridSpan w:val="6"/>
                <w:vAlign w:val="center"/>
              </w:tcPr>
            </w:tcPrChange>
          </w:tcPr>
          <w:p w14:paraId="5730A1ED" w14:textId="47234BED" w:rsidR="005F457E" w:rsidDel="00964E30" w:rsidRDefault="00000000">
            <w:pPr>
              <w:widowControl/>
              <w:spacing w:after="0" w:line="240" w:lineRule="auto"/>
              <w:ind w:firstLineChars="0" w:firstLine="0"/>
              <w:textAlignment w:val="auto"/>
              <w:rPr>
                <w:ins w:id="6602" w:author="Bentayga-" w:date="2026-07-05T17:06:00Z"/>
                <w:del w:id="6603" w:author="Si-yuan LIU" w:date="2026-07-24T14:26:00Z" w16du:dateUtc="2026-07-24T06:26:00Z"/>
                <w:color w:val="000000"/>
                <w:kern w:val="0"/>
                <w:sz w:val="21"/>
                <w:szCs w:val="21"/>
              </w:rPr>
            </w:pPr>
            <w:ins w:id="6604" w:author="Bentayga-" w:date="2026-07-05T17:06:00Z">
              <w:del w:id="6605" w:author="Si-yuan LIU" w:date="2026-07-24T14:26:00Z" w16du:dateUtc="2026-07-24T06:26:00Z">
                <w:r w:rsidDel="00964E30">
                  <w:rPr>
                    <w:rFonts w:hint="eastAsia"/>
                    <w:color w:val="000000"/>
                    <w:kern w:val="0"/>
                    <w:sz w:val="21"/>
                    <w:szCs w:val="21"/>
                  </w:rPr>
                  <w:delText>国家税务总局广州市南沙区税务局</w:delText>
                </w:r>
              </w:del>
            </w:ins>
          </w:p>
        </w:tc>
        <w:tc>
          <w:tcPr>
            <w:tcW w:w="87" w:type="pct"/>
            <w:gridSpan w:val="4"/>
            <w:vAlign w:val="center"/>
            <w:tcPrChange w:id="6606" w:author="怡然 刘 [2]" w:date="2026-07-08T11:22:00Z">
              <w:tcPr>
                <w:tcW w:w="331" w:type="pct"/>
                <w:gridSpan w:val="4"/>
                <w:vAlign w:val="center"/>
              </w:tcPr>
            </w:tcPrChange>
          </w:tcPr>
          <w:p w14:paraId="7FC0F5C2" w14:textId="068601CC" w:rsidR="005F457E" w:rsidDel="00964E30" w:rsidRDefault="00000000">
            <w:pPr>
              <w:widowControl/>
              <w:spacing w:after="0" w:line="240" w:lineRule="auto"/>
              <w:ind w:firstLineChars="0" w:firstLine="0"/>
              <w:textAlignment w:val="auto"/>
              <w:rPr>
                <w:ins w:id="6607" w:author="Bentayga-" w:date="2026-07-05T17:06:00Z"/>
                <w:del w:id="6608" w:author="Si-yuan LIU" w:date="2026-07-24T14:26:00Z" w16du:dateUtc="2026-07-24T06:26:00Z"/>
                <w:color w:val="000000"/>
                <w:kern w:val="0"/>
                <w:sz w:val="21"/>
                <w:szCs w:val="21"/>
              </w:rPr>
            </w:pPr>
            <w:ins w:id="6609" w:author="Bentayga-" w:date="2026-07-05T17:06:00Z">
              <w:del w:id="6610" w:author="Si-yuan LIU" w:date="2026-07-24T14:26:00Z" w16du:dateUtc="2026-07-24T06:26:00Z">
                <w:r w:rsidDel="00964E30">
                  <w:rPr>
                    <w:rFonts w:hint="eastAsia"/>
                    <w:color w:val="000000"/>
                    <w:kern w:val="0"/>
                    <w:sz w:val="21"/>
                    <w:szCs w:val="21"/>
                  </w:rPr>
                  <w:delText>奥融科技</w:delText>
                </w:r>
              </w:del>
            </w:ins>
          </w:p>
        </w:tc>
      </w:tr>
      <w:tr w:rsidR="005F457E" w:rsidDel="00964E30" w14:paraId="71A47F9E" w14:textId="0C8D37A7" w:rsidTr="005F457E">
        <w:trPr>
          <w:gridBefore w:val="2"/>
          <w:wBefore w:w="1157" w:type="dxa"/>
          <w:trHeight w:val="3040"/>
          <w:tblHeader/>
          <w:jc w:val="center"/>
          <w:ins w:id="6611" w:author="Bentayga-" w:date="2026-07-05T17:06:00Z"/>
          <w:del w:id="6612" w:author="Si-yuan LIU" w:date="2026-07-24T14:26:00Z" w16du:dateUtc="2026-07-24T06:26:00Z"/>
          <w:trPrChange w:id="6613" w:author="怡然 刘 [2]" w:date="2026-07-08T11:22:00Z">
            <w:trPr>
              <w:gridBefore w:val="2"/>
              <w:wBefore w:w="1045" w:type="dxa"/>
              <w:trHeight w:val="3040"/>
              <w:jc w:val="center"/>
            </w:trPr>
          </w:trPrChange>
        </w:trPr>
        <w:tc>
          <w:tcPr>
            <w:tcW w:w="991" w:type="pct"/>
            <w:gridSpan w:val="3"/>
            <w:vMerge/>
            <w:vAlign w:val="center"/>
            <w:tcPrChange w:id="6614" w:author="怡然 刘 [2]" w:date="2026-07-08T11:22:00Z">
              <w:tcPr>
                <w:tcW w:w="619" w:type="pct"/>
                <w:gridSpan w:val="5"/>
                <w:vMerge/>
                <w:vAlign w:val="center"/>
              </w:tcPr>
            </w:tcPrChange>
          </w:tcPr>
          <w:p w14:paraId="456BB82B" w14:textId="31807803" w:rsidR="005F457E" w:rsidDel="00964E30" w:rsidRDefault="005F457E">
            <w:pPr>
              <w:widowControl/>
              <w:spacing w:after="0" w:line="240" w:lineRule="auto"/>
              <w:ind w:firstLineChars="0" w:firstLine="0"/>
              <w:jc w:val="left"/>
              <w:textAlignment w:val="auto"/>
              <w:rPr>
                <w:ins w:id="6615" w:author="Bentayga-" w:date="2026-07-05T17:06:00Z"/>
                <w:del w:id="6616" w:author="Si-yuan LIU" w:date="2026-07-24T14:26:00Z" w16du:dateUtc="2026-07-24T06:26:00Z"/>
                <w:color w:val="000000"/>
                <w:kern w:val="0"/>
                <w:sz w:val="21"/>
                <w:szCs w:val="21"/>
              </w:rPr>
            </w:pPr>
          </w:p>
        </w:tc>
        <w:tc>
          <w:tcPr>
            <w:tcW w:w="87" w:type="pct"/>
            <w:vAlign w:val="center"/>
            <w:tcPrChange w:id="6617" w:author="怡然 刘 [2]" w:date="2026-07-08T11:22:00Z">
              <w:tcPr>
                <w:tcW w:w="83" w:type="pct"/>
                <w:vAlign w:val="center"/>
              </w:tcPr>
            </w:tcPrChange>
          </w:tcPr>
          <w:p w14:paraId="50852AE1" w14:textId="25AF5C8D" w:rsidR="005F457E" w:rsidDel="00964E30" w:rsidRDefault="00000000">
            <w:pPr>
              <w:widowControl/>
              <w:spacing w:after="0" w:line="240" w:lineRule="auto"/>
              <w:ind w:firstLineChars="0" w:firstLine="0"/>
              <w:jc w:val="center"/>
              <w:textAlignment w:val="auto"/>
              <w:rPr>
                <w:ins w:id="6618" w:author="Bentayga-" w:date="2026-07-05T17:06:00Z"/>
                <w:del w:id="6619" w:author="Si-yuan LIU" w:date="2026-07-24T14:26:00Z" w16du:dateUtc="2026-07-24T06:26:00Z"/>
                <w:color w:val="000000"/>
                <w:kern w:val="0"/>
                <w:sz w:val="21"/>
                <w:szCs w:val="21"/>
              </w:rPr>
            </w:pPr>
            <w:ins w:id="6620" w:author="Bentayga-" w:date="2026-07-05T17:06:00Z">
              <w:del w:id="6621" w:author="Si-yuan LIU" w:date="2026-07-24T14:26:00Z" w16du:dateUtc="2026-07-24T06:26:00Z">
                <w:r w:rsidDel="00964E30">
                  <w:rPr>
                    <w:rFonts w:hint="eastAsia"/>
                    <w:color w:val="000000"/>
                    <w:kern w:val="0"/>
                    <w:sz w:val="21"/>
                    <w:szCs w:val="21"/>
                  </w:rPr>
                  <w:delText>企业所得税</w:delText>
                </w:r>
              </w:del>
            </w:ins>
          </w:p>
        </w:tc>
        <w:tc>
          <w:tcPr>
            <w:tcW w:w="89" w:type="pct"/>
            <w:vAlign w:val="center"/>
            <w:tcPrChange w:id="6622" w:author="怡然 刘 [2]" w:date="2026-07-08T11:22:00Z">
              <w:tcPr>
                <w:tcW w:w="127" w:type="pct"/>
                <w:gridSpan w:val="2"/>
                <w:vAlign w:val="center"/>
              </w:tcPr>
            </w:tcPrChange>
          </w:tcPr>
          <w:p w14:paraId="1FCACABD" w14:textId="2F3F90C9" w:rsidR="005F457E" w:rsidDel="00964E30" w:rsidRDefault="00000000">
            <w:pPr>
              <w:widowControl/>
              <w:spacing w:after="0" w:line="240" w:lineRule="auto"/>
              <w:ind w:firstLineChars="0" w:firstLine="0"/>
              <w:textAlignment w:val="auto"/>
              <w:rPr>
                <w:ins w:id="6623" w:author="Bentayga-" w:date="2026-07-05T17:06:00Z"/>
                <w:del w:id="6624" w:author="Si-yuan LIU" w:date="2026-07-24T14:26:00Z" w16du:dateUtc="2026-07-24T06:26:00Z"/>
                <w:color w:val="000000"/>
                <w:kern w:val="0"/>
                <w:sz w:val="21"/>
                <w:szCs w:val="21"/>
              </w:rPr>
            </w:pPr>
            <w:ins w:id="6625" w:author="Bentayga-" w:date="2026-07-05T17:06:00Z">
              <w:del w:id="6626" w:author="Si-yuan LIU" w:date="2026-07-24T14:26:00Z" w16du:dateUtc="2026-07-24T06:26:00Z">
                <w:r w:rsidDel="00964E30">
                  <w:rPr>
                    <w:rFonts w:hint="eastAsia"/>
                    <w:color w:val="000000"/>
                    <w:kern w:val="0"/>
                    <w:sz w:val="21"/>
                    <w:szCs w:val="21"/>
                    <w:lang w:val="en"/>
                  </w:rPr>
                  <w:delText>是</w:delText>
                </w:r>
              </w:del>
            </w:ins>
          </w:p>
        </w:tc>
        <w:tc>
          <w:tcPr>
            <w:tcW w:w="2411" w:type="pct"/>
            <w:gridSpan w:val="6"/>
            <w:vAlign w:val="center"/>
            <w:tcPrChange w:id="6627" w:author="怡然 刘 [2]" w:date="2026-07-08T11:22:00Z">
              <w:tcPr>
                <w:tcW w:w="2466" w:type="pct"/>
                <w:gridSpan w:val="9"/>
                <w:vAlign w:val="center"/>
              </w:tcPr>
            </w:tcPrChange>
          </w:tcPr>
          <w:p w14:paraId="41D075B3" w14:textId="0BB9F93E" w:rsidR="005F457E" w:rsidDel="00964E30" w:rsidRDefault="00000000">
            <w:pPr>
              <w:widowControl/>
              <w:spacing w:after="0" w:line="240" w:lineRule="auto"/>
              <w:ind w:firstLineChars="0" w:firstLine="0"/>
              <w:textAlignment w:val="auto"/>
              <w:rPr>
                <w:ins w:id="6628" w:author="Bentayga-" w:date="2026-07-05T17:06:00Z"/>
                <w:del w:id="6629" w:author="Si-yuan LIU" w:date="2026-07-24T14:26:00Z" w16du:dateUtc="2026-07-24T06:26:00Z"/>
                <w:color w:val="000000"/>
                <w:kern w:val="0"/>
                <w:sz w:val="21"/>
                <w:szCs w:val="21"/>
                <w:lang w:val="en"/>
              </w:rPr>
            </w:pPr>
            <w:ins w:id="6630" w:author="Bentayga-" w:date="2026-07-05T17:06:00Z">
              <w:del w:id="6631" w:author="Si-yuan LIU" w:date="2026-07-24T14:26:00Z" w16du:dateUtc="2026-07-24T06:26:00Z">
                <w:r w:rsidDel="00964E30">
                  <w:rPr>
                    <w:rFonts w:hint="eastAsia"/>
                    <w:color w:val="000000"/>
                    <w:kern w:val="0"/>
                    <w:sz w:val="21"/>
                    <w:szCs w:val="21"/>
                    <w:lang w:val="en"/>
                  </w:rPr>
                  <w:delText>奥融科技将包括奥飞数据数字智慧产业园</w:delText>
                </w:r>
                <w:r w:rsidDel="00964E30">
                  <w:rPr>
                    <w:color w:val="000000"/>
                    <w:kern w:val="0"/>
                    <w:sz w:val="21"/>
                    <w:szCs w:val="21"/>
                    <w:lang w:val="en"/>
                  </w:rPr>
                  <w:delText>3</w:delText>
                </w:r>
                <w:r w:rsidDel="00964E30">
                  <w:rPr>
                    <w:rFonts w:hint="eastAsia"/>
                    <w:color w:val="000000"/>
                    <w:kern w:val="0"/>
                    <w:sz w:val="21"/>
                    <w:szCs w:val="21"/>
                    <w:lang w:val="en"/>
                  </w:rPr>
                  <w:delText>、</w:delText>
                </w:r>
                <w:r w:rsidDel="00964E30">
                  <w:rPr>
                    <w:color w:val="000000"/>
                    <w:kern w:val="0"/>
                    <w:sz w:val="21"/>
                    <w:szCs w:val="21"/>
                    <w:lang w:val="en"/>
                  </w:rPr>
                  <w:delText>4</w:delText>
                </w:r>
                <w:r w:rsidDel="00964E30">
                  <w:rPr>
                    <w:rFonts w:hint="eastAsia"/>
                    <w:color w:val="000000"/>
                    <w:kern w:val="0"/>
                    <w:sz w:val="21"/>
                    <w:szCs w:val="21"/>
                    <w:lang w:val="en"/>
                  </w:rPr>
                  <w:delText>号楼及所在地块在内的非入池资产整体出售给</w:delText>
                </w:r>
                <w:r w:rsidDel="00964E30">
                  <w:rPr>
                    <w:rFonts w:hint="eastAsia"/>
                    <w:color w:val="000000"/>
                    <w:kern w:val="0"/>
                    <w:sz w:val="21"/>
                    <w:szCs w:val="21"/>
                  </w:rPr>
                  <w:delText>昊盈科技</w:delText>
                </w:r>
                <w:r w:rsidDel="00964E30">
                  <w:rPr>
                    <w:rFonts w:hint="eastAsia"/>
                    <w:color w:val="000000"/>
                    <w:kern w:val="0"/>
                    <w:sz w:val="21"/>
                    <w:szCs w:val="21"/>
                    <w:lang w:val="en"/>
                  </w:rPr>
                  <w:delText>，需确认财产转让的所得，计入转让当年的企业所得税应纳税所得额。</w:delText>
                </w:r>
                <w:r w:rsidDel="00964E30">
                  <w:rPr>
                    <w:color w:val="000000"/>
                    <w:kern w:val="0"/>
                    <w:sz w:val="21"/>
                    <w:szCs w:val="21"/>
                    <w:lang w:val="en"/>
                  </w:rPr>
                  <w:delText>土地、房屋建筑物</w:delText>
                </w:r>
                <w:r w:rsidDel="00964E30">
                  <w:rPr>
                    <w:rFonts w:hint="eastAsia"/>
                    <w:color w:val="000000"/>
                    <w:kern w:val="0"/>
                    <w:sz w:val="21"/>
                    <w:szCs w:val="21"/>
                    <w:lang w:val="en"/>
                  </w:rPr>
                  <w:delText>、</w:delText>
                </w:r>
                <w:r w:rsidDel="00964E30">
                  <w:rPr>
                    <w:color w:val="000000"/>
                    <w:kern w:val="0"/>
                    <w:sz w:val="21"/>
                    <w:szCs w:val="21"/>
                    <w:lang w:val="en"/>
                  </w:rPr>
                  <w:delText>设备</w:delText>
                </w:r>
                <w:r w:rsidDel="00964E30">
                  <w:rPr>
                    <w:rFonts w:hint="eastAsia"/>
                    <w:color w:val="000000"/>
                    <w:kern w:val="0"/>
                    <w:sz w:val="21"/>
                    <w:szCs w:val="21"/>
                  </w:rPr>
                  <w:delText>和存货</w:delText>
                </w:r>
                <w:r w:rsidDel="00964E30">
                  <w:rPr>
                    <w:color w:val="000000"/>
                    <w:kern w:val="0"/>
                    <w:sz w:val="21"/>
                    <w:szCs w:val="21"/>
                    <w:lang w:val="en"/>
                  </w:rPr>
                  <w:delText>转让收入</w:delText>
                </w:r>
                <w:r w:rsidDel="00964E30">
                  <w:rPr>
                    <w:rFonts w:hint="eastAsia"/>
                    <w:color w:val="000000"/>
                    <w:kern w:val="0"/>
                    <w:sz w:val="21"/>
                    <w:szCs w:val="21"/>
                  </w:rPr>
                  <w:delText>32,182.63</w:delText>
                </w:r>
                <w:r w:rsidDel="00964E30">
                  <w:rPr>
                    <w:color w:val="000000"/>
                    <w:kern w:val="0"/>
                    <w:sz w:val="21"/>
                    <w:szCs w:val="21"/>
                    <w:lang w:val="en"/>
                  </w:rPr>
                  <w:delText>万元，土地、房屋建筑物</w:delText>
                </w:r>
                <w:r w:rsidDel="00964E30">
                  <w:rPr>
                    <w:rFonts w:hint="eastAsia"/>
                    <w:color w:val="000000"/>
                    <w:kern w:val="0"/>
                    <w:sz w:val="21"/>
                    <w:szCs w:val="21"/>
                    <w:lang w:val="en"/>
                  </w:rPr>
                  <w:delText>、</w:delText>
                </w:r>
                <w:r w:rsidDel="00964E30">
                  <w:rPr>
                    <w:color w:val="000000"/>
                    <w:kern w:val="0"/>
                    <w:sz w:val="21"/>
                    <w:szCs w:val="21"/>
                    <w:lang w:val="en"/>
                  </w:rPr>
                  <w:delText>设备</w:delText>
                </w:r>
                <w:r w:rsidDel="00964E30">
                  <w:rPr>
                    <w:rFonts w:hint="eastAsia"/>
                    <w:color w:val="000000"/>
                    <w:kern w:val="0"/>
                    <w:sz w:val="21"/>
                    <w:szCs w:val="21"/>
                  </w:rPr>
                  <w:delText>和存货</w:delText>
                </w:r>
                <w:r w:rsidDel="00964E30">
                  <w:rPr>
                    <w:color w:val="000000"/>
                    <w:kern w:val="0"/>
                    <w:sz w:val="21"/>
                    <w:szCs w:val="21"/>
                    <w:lang w:val="en"/>
                  </w:rPr>
                  <w:delText>计税基础</w:delText>
                </w:r>
                <w:r w:rsidDel="00964E30">
                  <w:rPr>
                    <w:rFonts w:hint="eastAsia"/>
                    <w:color w:val="000000"/>
                    <w:kern w:val="0"/>
                    <w:sz w:val="21"/>
                    <w:szCs w:val="21"/>
                  </w:rPr>
                  <w:delText>32,182.63</w:delText>
                </w:r>
                <w:r w:rsidDel="00964E30">
                  <w:rPr>
                    <w:color w:val="000000"/>
                    <w:kern w:val="0"/>
                    <w:sz w:val="21"/>
                    <w:szCs w:val="21"/>
                    <w:lang w:val="en"/>
                  </w:rPr>
                  <w:delText>万元</w:delText>
                </w:r>
              </w:del>
            </w:ins>
          </w:p>
          <w:p w14:paraId="754020FA" w14:textId="7091D104" w:rsidR="005F457E" w:rsidDel="00964E30" w:rsidRDefault="00000000">
            <w:pPr>
              <w:widowControl/>
              <w:spacing w:after="0" w:line="240" w:lineRule="auto"/>
              <w:ind w:firstLineChars="0" w:firstLine="0"/>
              <w:textAlignment w:val="auto"/>
              <w:rPr>
                <w:ins w:id="6632" w:author="Bentayga-" w:date="2026-07-05T17:06:00Z"/>
                <w:del w:id="6633" w:author="Si-yuan LIU" w:date="2026-07-24T14:26:00Z" w16du:dateUtc="2026-07-24T06:26:00Z"/>
                <w:color w:val="000000"/>
                <w:kern w:val="0"/>
                <w:sz w:val="21"/>
                <w:szCs w:val="21"/>
              </w:rPr>
            </w:pPr>
            <w:ins w:id="6634" w:author="Bentayga-" w:date="2026-07-05T17:06:00Z">
              <w:del w:id="6635" w:author="Si-yuan LIU" w:date="2026-07-24T14:26:00Z" w16du:dateUtc="2026-07-24T06:26:00Z">
                <w:r w:rsidDel="00964E30">
                  <w:rPr>
                    <w:rFonts w:hint="eastAsia"/>
                    <w:color w:val="000000"/>
                    <w:kern w:val="0"/>
                    <w:sz w:val="21"/>
                    <w:szCs w:val="21"/>
                    <w:lang w:val="en"/>
                  </w:rPr>
                  <w:delText>计算公式</w:delText>
                </w:r>
                <w:r w:rsidDel="00964E30">
                  <w:rPr>
                    <w:color w:val="000000"/>
                    <w:kern w:val="0"/>
                    <w:sz w:val="21"/>
                    <w:szCs w:val="21"/>
                    <w:lang w:val="en"/>
                  </w:rPr>
                  <w:delText>：</w:delText>
                </w:r>
                <w:r w:rsidDel="00964E30">
                  <w:rPr>
                    <w:rFonts w:hint="eastAsia"/>
                    <w:color w:val="000000"/>
                    <w:kern w:val="0"/>
                    <w:sz w:val="21"/>
                    <w:szCs w:val="21"/>
                    <w:lang w:val="en"/>
                  </w:rPr>
                  <w:delText>（土地、房屋建筑物、设备</w:delText>
                </w:r>
                <w:r w:rsidDel="00964E30">
                  <w:rPr>
                    <w:rFonts w:hint="eastAsia"/>
                    <w:color w:val="000000"/>
                    <w:kern w:val="0"/>
                    <w:sz w:val="21"/>
                    <w:szCs w:val="21"/>
                  </w:rPr>
                  <w:delText>和存货</w:delText>
                </w:r>
                <w:r w:rsidDel="00964E30">
                  <w:rPr>
                    <w:rFonts w:hint="eastAsia"/>
                    <w:color w:val="000000"/>
                    <w:kern w:val="0"/>
                    <w:sz w:val="21"/>
                    <w:szCs w:val="21"/>
                    <w:lang w:val="en"/>
                  </w:rPr>
                  <w:delText>转让收入</w:delText>
                </w:r>
                <w:r w:rsidDel="00964E30">
                  <w:rPr>
                    <w:rFonts w:hint="eastAsia"/>
                    <w:color w:val="000000"/>
                    <w:kern w:val="0"/>
                    <w:sz w:val="21"/>
                    <w:szCs w:val="21"/>
                  </w:rPr>
                  <w:delText>32,182.63</w:delText>
                </w:r>
                <w:r w:rsidDel="00964E30">
                  <w:rPr>
                    <w:rFonts w:hint="eastAsia"/>
                    <w:color w:val="000000"/>
                    <w:kern w:val="0"/>
                    <w:sz w:val="21"/>
                    <w:szCs w:val="21"/>
                    <w:lang w:val="en"/>
                  </w:rPr>
                  <w:delText>万元</w:delText>
                </w:r>
                <w:r w:rsidDel="00964E30">
                  <w:rPr>
                    <w:color w:val="000000"/>
                    <w:kern w:val="0"/>
                    <w:sz w:val="21"/>
                    <w:szCs w:val="21"/>
                    <w:lang w:val="en"/>
                  </w:rPr>
                  <w:delText>-</w:delText>
                </w:r>
                <w:r w:rsidDel="00964E30">
                  <w:rPr>
                    <w:rFonts w:hint="eastAsia"/>
                    <w:color w:val="000000"/>
                    <w:kern w:val="0"/>
                    <w:sz w:val="21"/>
                    <w:szCs w:val="21"/>
                    <w:lang w:val="en"/>
                  </w:rPr>
                  <w:delText>土地、房屋建筑物、设备</w:delText>
                </w:r>
                <w:r w:rsidDel="00964E30">
                  <w:rPr>
                    <w:rFonts w:hint="eastAsia"/>
                    <w:color w:val="000000"/>
                    <w:kern w:val="0"/>
                    <w:sz w:val="21"/>
                    <w:szCs w:val="21"/>
                  </w:rPr>
                  <w:delText>和存货</w:delText>
                </w:r>
                <w:r w:rsidDel="00964E30">
                  <w:rPr>
                    <w:rFonts w:hint="eastAsia"/>
                    <w:color w:val="000000"/>
                    <w:kern w:val="0"/>
                    <w:sz w:val="21"/>
                    <w:szCs w:val="21"/>
                    <w:lang w:val="en"/>
                  </w:rPr>
                  <w:delText>计税基础</w:delText>
                </w:r>
                <w:r w:rsidDel="00964E30">
                  <w:rPr>
                    <w:rFonts w:hint="eastAsia"/>
                    <w:color w:val="000000"/>
                    <w:kern w:val="0"/>
                    <w:sz w:val="21"/>
                    <w:szCs w:val="21"/>
                  </w:rPr>
                  <w:delText>32,182.63</w:delText>
                </w:r>
                <w:r w:rsidDel="00964E30">
                  <w:rPr>
                    <w:rFonts w:hint="eastAsia"/>
                    <w:color w:val="000000"/>
                    <w:kern w:val="0"/>
                    <w:sz w:val="21"/>
                    <w:szCs w:val="21"/>
                    <w:lang w:val="en"/>
                  </w:rPr>
                  <w:delText>万元）</w:delText>
                </w:r>
                <w:r w:rsidDel="00964E30">
                  <w:rPr>
                    <w:color w:val="000000"/>
                    <w:kern w:val="0"/>
                    <w:sz w:val="21"/>
                    <w:szCs w:val="21"/>
                    <w:lang w:val="en"/>
                  </w:rPr>
                  <w:delText>*</w:delText>
                </w:r>
                <w:r w:rsidDel="00964E30">
                  <w:rPr>
                    <w:rFonts w:hint="eastAsia"/>
                    <w:color w:val="000000"/>
                    <w:kern w:val="0"/>
                    <w:sz w:val="21"/>
                    <w:szCs w:val="21"/>
                  </w:rPr>
                  <w:delText>1</w:delText>
                </w:r>
                <w:r w:rsidDel="00964E30">
                  <w:rPr>
                    <w:color w:val="000000"/>
                    <w:kern w:val="0"/>
                    <w:sz w:val="21"/>
                    <w:szCs w:val="21"/>
                    <w:lang w:val="en"/>
                  </w:rPr>
                  <w:delText>5%=0</w:delText>
                </w:r>
              </w:del>
            </w:ins>
          </w:p>
        </w:tc>
        <w:tc>
          <w:tcPr>
            <w:tcW w:w="358" w:type="pct"/>
            <w:gridSpan w:val="3"/>
            <w:vAlign w:val="center"/>
            <w:tcPrChange w:id="6636" w:author="怡然 刘 [2]" w:date="2026-07-08T11:22:00Z">
              <w:tcPr>
                <w:tcW w:w="450" w:type="pct"/>
                <w:gridSpan w:val="5"/>
                <w:vAlign w:val="center"/>
              </w:tcPr>
            </w:tcPrChange>
          </w:tcPr>
          <w:p w14:paraId="383E0591" w14:textId="6BC4D64B" w:rsidR="005F457E" w:rsidDel="00964E30" w:rsidRDefault="00000000">
            <w:pPr>
              <w:widowControl/>
              <w:spacing w:after="0" w:line="240" w:lineRule="auto"/>
              <w:ind w:firstLineChars="0" w:firstLine="0"/>
              <w:textAlignment w:val="auto"/>
              <w:rPr>
                <w:ins w:id="6637" w:author="Bentayga-" w:date="2026-07-05T17:06:00Z"/>
                <w:del w:id="6638" w:author="Si-yuan LIU" w:date="2026-07-24T14:26:00Z" w16du:dateUtc="2026-07-24T06:26:00Z"/>
                <w:color w:val="000000"/>
                <w:kern w:val="0"/>
                <w:sz w:val="21"/>
                <w:szCs w:val="21"/>
              </w:rPr>
            </w:pPr>
            <w:ins w:id="6639" w:author="Bentayga-" w:date="2026-07-05T17:06:00Z">
              <w:del w:id="6640" w:author="Si-yuan LIU" w:date="2026-07-24T14:26:00Z" w16du:dateUtc="2026-07-24T06:26:00Z">
                <w:r w:rsidDel="00964E30">
                  <w:rPr>
                    <w:color w:val="000000"/>
                    <w:kern w:val="0"/>
                    <w:sz w:val="21"/>
                    <w:szCs w:val="21"/>
                  </w:rPr>
                  <w:delText>0</w:delText>
                </w:r>
              </w:del>
            </w:ins>
          </w:p>
        </w:tc>
        <w:tc>
          <w:tcPr>
            <w:tcW w:w="226" w:type="pct"/>
            <w:gridSpan w:val="2"/>
            <w:vAlign w:val="center"/>
            <w:tcPrChange w:id="6641" w:author="怡然 刘 [2]" w:date="2026-07-08T11:22:00Z">
              <w:tcPr>
                <w:tcW w:w="261" w:type="pct"/>
                <w:gridSpan w:val="2"/>
                <w:vAlign w:val="center"/>
              </w:tcPr>
            </w:tcPrChange>
          </w:tcPr>
          <w:p w14:paraId="3E6850FC" w14:textId="20E11203" w:rsidR="005F457E" w:rsidDel="00964E30" w:rsidRDefault="00000000">
            <w:pPr>
              <w:widowControl/>
              <w:spacing w:after="0" w:line="240" w:lineRule="auto"/>
              <w:ind w:firstLineChars="0" w:firstLine="0"/>
              <w:textAlignment w:val="auto"/>
              <w:rPr>
                <w:ins w:id="6642" w:author="Bentayga-" w:date="2026-07-05T17:06:00Z"/>
                <w:del w:id="6643" w:author="Si-yuan LIU" w:date="2026-07-24T14:26:00Z" w16du:dateUtc="2026-07-24T06:26:00Z"/>
                <w:color w:val="000000"/>
                <w:kern w:val="0"/>
                <w:sz w:val="21"/>
                <w:szCs w:val="21"/>
              </w:rPr>
            </w:pPr>
            <w:ins w:id="6644" w:author="Bentayga-" w:date="2026-07-05T17:06:00Z">
              <w:del w:id="6645" w:author="Si-yuan LIU" w:date="2026-07-24T14:26:00Z" w16du:dateUtc="2026-07-24T06:26:00Z">
                <w:r w:rsidDel="00964E30">
                  <w:rPr>
                    <w:color w:val="000000"/>
                    <w:kern w:val="0"/>
                    <w:sz w:val="21"/>
                    <w:szCs w:val="21"/>
                  </w:rPr>
                  <w:delText>/</w:delText>
                </w:r>
              </w:del>
            </w:ins>
          </w:p>
        </w:tc>
        <w:tc>
          <w:tcPr>
            <w:tcW w:w="387" w:type="pct"/>
            <w:gridSpan w:val="2"/>
            <w:vAlign w:val="center"/>
            <w:tcPrChange w:id="6646" w:author="怡然 刘 [2]" w:date="2026-07-08T11:22:00Z">
              <w:tcPr>
                <w:tcW w:w="543" w:type="pct"/>
                <w:gridSpan w:val="6"/>
                <w:vAlign w:val="center"/>
              </w:tcPr>
            </w:tcPrChange>
          </w:tcPr>
          <w:p w14:paraId="42F7AE0F" w14:textId="4FB04CC1" w:rsidR="005F457E" w:rsidDel="00964E30" w:rsidRDefault="00000000">
            <w:pPr>
              <w:widowControl/>
              <w:spacing w:after="0" w:line="240" w:lineRule="auto"/>
              <w:ind w:firstLineChars="0" w:firstLine="0"/>
              <w:textAlignment w:val="auto"/>
              <w:rPr>
                <w:ins w:id="6647" w:author="Bentayga-" w:date="2026-07-05T17:06:00Z"/>
                <w:del w:id="6648" w:author="Si-yuan LIU" w:date="2026-07-24T14:26:00Z" w16du:dateUtc="2026-07-24T06:26:00Z"/>
                <w:color w:val="000000"/>
                <w:kern w:val="0"/>
                <w:sz w:val="21"/>
                <w:szCs w:val="21"/>
              </w:rPr>
            </w:pPr>
            <w:ins w:id="6649" w:author="Bentayga-" w:date="2026-07-05T17:06:00Z">
              <w:del w:id="6650" w:author="Si-yuan LIU" w:date="2026-07-24T14:26:00Z" w16du:dateUtc="2026-07-24T06:26:00Z">
                <w:r w:rsidDel="00964E30">
                  <w:rPr>
                    <w:rFonts w:hint="eastAsia"/>
                    <w:color w:val="000000"/>
                    <w:kern w:val="0"/>
                    <w:sz w:val="21"/>
                    <w:szCs w:val="21"/>
                  </w:rPr>
                  <w:delText>国家税务总局广州市南沙区税务局</w:delText>
                </w:r>
              </w:del>
            </w:ins>
          </w:p>
        </w:tc>
        <w:tc>
          <w:tcPr>
            <w:tcW w:w="87" w:type="pct"/>
            <w:gridSpan w:val="4"/>
            <w:vAlign w:val="center"/>
            <w:tcPrChange w:id="6651" w:author="怡然 刘 [2]" w:date="2026-07-08T11:22:00Z">
              <w:tcPr>
                <w:tcW w:w="331" w:type="pct"/>
                <w:gridSpan w:val="4"/>
                <w:vAlign w:val="center"/>
              </w:tcPr>
            </w:tcPrChange>
          </w:tcPr>
          <w:p w14:paraId="32DD5F79" w14:textId="1CCA00CB" w:rsidR="005F457E" w:rsidDel="00964E30" w:rsidRDefault="00000000">
            <w:pPr>
              <w:widowControl/>
              <w:spacing w:after="0" w:line="240" w:lineRule="auto"/>
              <w:ind w:firstLineChars="0" w:firstLine="0"/>
              <w:textAlignment w:val="auto"/>
              <w:rPr>
                <w:ins w:id="6652" w:author="Bentayga-" w:date="2026-07-05T17:06:00Z"/>
                <w:del w:id="6653" w:author="Si-yuan LIU" w:date="2026-07-24T14:26:00Z" w16du:dateUtc="2026-07-24T06:26:00Z"/>
                <w:color w:val="000000"/>
                <w:kern w:val="0"/>
                <w:sz w:val="21"/>
                <w:szCs w:val="21"/>
              </w:rPr>
            </w:pPr>
            <w:ins w:id="6654" w:author="Bentayga-" w:date="2026-07-05T17:06:00Z">
              <w:del w:id="6655" w:author="Si-yuan LIU" w:date="2026-07-24T14:26:00Z" w16du:dateUtc="2026-07-24T06:26:00Z">
                <w:r w:rsidDel="00964E30">
                  <w:rPr>
                    <w:rFonts w:hint="eastAsia"/>
                    <w:color w:val="000000"/>
                    <w:kern w:val="0"/>
                    <w:sz w:val="21"/>
                    <w:szCs w:val="21"/>
                  </w:rPr>
                  <w:delText>奥融科技</w:delText>
                </w:r>
              </w:del>
            </w:ins>
          </w:p>
        </w:tc>
      </w:tr>
      <w:tr w:rsidR="005F457E" w:rsidDel="00964E30" w14:paraId="0574F995" w14:textId="0A07F03A" w:rsidTr="005F457E">
        <w:trPr>
          <w:gridBefore w:val="2"/>
          <w:wBefore w:w="1157" w:type="dxa"/>
          <w:trHeight w:val="2510"/>
          <w:tblHeader/>
          <w:jc w:val="center"/>
          <w:ins w:id="6656" w:author="Bentayga-" w:date="2026-07-05T17:06:00Z"/>
          <w:del w:id="6657" w:author="Si-yuan LIU" w:date="2026-07-24T14:26:00Z" w16du:dateUtc="2026-07-24T06:26:00Z"/>
          <w:trPrChange w:id="6658" w:author="怡然 刘 [2]" w:date="2026-07-08T11:22:00Z">
            <w:trPr>
              <w:gridBefore w:val="2"/>
              <w:wBefore w:w="1045" w:type="dxa"/>
              <w:trHeight w:val="2510"/>
              <w:jc w:val="center"/>
            </w:trPr>
          </w:trPrChange>
        </w:trPr>
        <w:tc>
          <w:tcPr>
            <w:tcW w:w="991" w:type="pct"/>
            <w:gridSpan w:val="3"/>
            <w:vMerge/>
            <w:vAlign w:val="center"/>
            <w:tcPrChange w:id="6659" w:author="怡然 刘 [2]" w:date="2026-07-08T11:22:00Z">
              <w:tcPr>
                <w:tcW w:w="619" w:type="pct"/>
                <w:gridSpan w:val="5"/>
                <w:vMerge/>
                <w:vAlign w:val="center"/>
              </w:tcPr>
            </w:tcPrChange>
          </w:tcPr>
          <w:p w14:paraId="4EC0C85C" w14:textId="209CB539" w:rsidR="005F457E" w:rsidDel="00964E30" w:rsidRDefault="005F457E">
            <w:pPr>
              <w:widowControl/>
              <w:spacing w:after="0" w:line="240" w:lineRule="auto"/>
              <w:ind w:firstLineChars="0" w:firstLine="0"/>
              <w:jc w:val="left"/>
              <w:textAlignment w:val="auto"/>
              <w:rPr>
                <w:ins w:id="6660" w:author="Bentayga-" w:date="2026-07-05T17:06:00Z"/>
                <w:del w:id="6661" w:author="Si-yuan LIU" w:date="2026-07-24T14:26:00Z" w16du:dateUtc="2026-07-24T06:26:00Z"/>
                <w:color w:val="000000"/>
                <w:kern w:val="0"/>
                <w:sz w:val="21"/>
                <w:szCs w:val="21"/>
              </w:rPr>
            </w:pPr>
          </w:p>
        </w:tc>
        <w:tc>
          <w:tcPr>
            <w:tcW w:w="87" w:type="pct"/>
            <w:vAlign w:val="center"/>
            <w:tcPrChange w:id="6662" w:author="怡然 刘 [2]" w:date="2026-07-08T11:22:00Z">
              <w:tcPr>
                <w:tcW w:w="83" w:type="pct"/>
                <w:vAlign w:val="center"/>
              </w:tcPr>
            </w:tcPrChange>
          </w:tcPr>
          <w:p w14:paraId="54D343EB" w14:textId="707C81D0" w:rsidR="005F457E" w:rsidDel="00964E30" w:rsidRDefault="00000000">
            <w:pPr>
              <w:widowControl/>
              <w:spacing w:after="0" w:line="240" w:lineRule="auto"/>
              <w:ind w:firstLineChars="0" w:firstLine="0"/>
              <w:jc w:val="center"/>
              <w:textAlignment w:val="auto"/>
              <w:rPr>
                <w:ins w:id="6663" w:author="Bentayga-" w:date="2026-07-05T17:06:00Z"/>
                <w:del w:id="6664" w:author="Si-yuan LIU" w:date="2026-07-24T14:26:00Z" w16du:dateUtc="2026-07-24T06:26:00Z"/>
                <w:color w:val="000000"/>
                <w:kern w:val="0"/>
                <w:sz w:val="21"/>
                <w:szCs w:val="21"/>
              </w:rPr>
            </w:pPr>
            <w:ins w:id="6665" w:author="Bentayga-" w:date="2026-07-05T17:06:00Z">
              <w:del w:id="6666" w:author="Si-yuan LIU" w:date="2026-07-24T14:26:00Z" w16du:dateUtc="2026-07-24T06:26:00Z">
                <w:r w:rsidDel="00964E30">
                  <w:rPr>
                    <w:rFonts w:hint="eastAsia"/>
                    <w:color w:val="000000"/>
                    <w:kern w:val="0"/>
                    <w:sz w:val="21"/>
                    <w:szCs w:val="21"/>
                  </w:rPr>
                  <w:delText>印花税</w:delText>
                </w:r>
              </w:del>
            </w:ins>
          </w:p>
        </w:tc>
        <w:tc>
          <w:tcPr>
            <w:tcW w:w="89" w:type="pct"/>
            <w:vAlign w:val="center"/>
            <w:tcPrChange w:id="6667" w:author="怡然 刘 [2]" w:date="2026-07-08T11:22:00Z">
              <w:tcPr>
                <w:tcW w:w="127" w:type="pct"/>
                <w:gridSpan w:val="2"/>
                <w:vAlign w:val="center"/>
              </w:tcPr>
            </w:tcPrChange>
          </w:tcPr>
          <w:p w14:paraId="47E167AF" w14:textId="02E6EC5A" w:rsidR="005F457E" w:rsidDel="00964E30" w:rsidRDefault="00000000">
            <w:pPr>
              <w:widowControl/>
              <w:spacing w:after="0" w:line="240" w:lineRule="auto"/>
              <w:ind w:firstLineChars="0" w:firstLine="0"/>
              <w:textAlignment w:val="auto"/>
              <w:rPr>
                <w:ins w:id="6668" w:author="Bentayga-" w:date="2026-07-05T17:06:00Z"/>
                <w:del w:id="6669" w:author="Si-yuan LIU" w:date="2026-07-24T14:26:00Z" w16du:dateUtc="2026-07-24T06:26:00Z"/>
                <w:color w:val="000000"/>
                <w:kern w:val="0"/>
                <w:sz w:val="21"/>
                <w:szCs w:val="21"/>
              </w:rPr>
            </w:pPr>
            <w:ins w:id="6670" w:author="Bentayga-" w:date="2026-07-05T17:06:00Z">
              <w:del w:id="6671" w:author="Si-yuan LIU" w:date="2026-07-24T14:26:00Z" w16du:dateUtc="2026-07-24T06:26:00Z">
                <w:r w:rsidDel="00964E30">
                  <w:rPr>
                    <w:rFonts w:hint="eastAsia"/>
                    <w:color w:val="000000"/>
                    <w:kern w:val="0"/>
                    <w:sz w:val="21"/>
                    <w:szCs w:val="21"/>
                    <w:lang w:val="en"/>
                  </w:rPr>
                  <w:delText>是</w:delText>
                </w:r>
              </w:del>
            </w:ins>
          </w:p>
        </w:tc>
        <w:tc>
          <w:tcPr>
            <w:tcW w:w="2411" w:type="pct"/>
            <w:gridSpan w:val="6"/>
            <w:vAlign w:val="center"/>
            <w:tcPrChange w:id="6672" w:author="怡然 刘 [2]" w:date="2026-07-08T11:22:00Z">
              <w:tcPr>
                <w:tcW w:w="2466" w:type="pct"/>
                <w:gridSpan w:val="9"/>
                <w:vAlign w:val="center"/>
              </w:tcPr>
            </w:tcPrChange>
          </w:tcPr>
          <w:p w14:paraId="2D539232" w14:textId="5833B3F2" w:rsidR="005F457E" w:rsidDel="00964E30" w:rsidRDefault="00000000">
            <w:pPr>
              <w:widowControl/>
              <w:spacing w:after="0" w:line="240" w:lineRule="auto"/>
              <w:ind w:firstLineChars="0" w:firstLine="0"/>
              <w:textAlignment w:val="auto"/>
              <w:rPr>
                <w:ins w:id="6673" w:author="Bentayga-" w:date="2026-07-05T17:06:00Z"/>
                <w:del w:id="6674" w:author="Si-yuan LIU" w:date="2026-07-24T14:26:00Z" w16du:dateUtc="2026-07-24T06:26:00Z"/>
                <w:color w:val="000000"/>
                <w:kern w:val="0"/>
                <w:sz w:val="21"/>
                <w:szCs w:val="21"/>
              </w:rPr>
            </w:pPr>
            <w:ins w:id="6675" w:author="Bentayga-" w:date="2026-07-05T17:06:00Z">
              <w:del w:id="6676" w:author="Si-yuan LIU" w:date="2026-07-24T14:26:00Z" w16du:dateUtc="2026-07-24T06:26:00Z">
                <w:r w:rsidDel="00964E30">
                  <w:rPr>
                    <w:rFonts w:hint="eastAsia"/>
                    <w:color w:val="000000"/>
                    <w:kern w:val="0"/>
                    <w:sz w:val="21"/>
                    <w:szCs w:val="21"/>
                    <w:lang w:val="en"/>
                  </w:rPr>
                  <w:delText>土地、房屋建筑物、</w:delText>
                </w:r>
                <w:r w:rsidDel="00964E30">
                  <w:rPr>
                    <w:rFonts w:hint="eastAsia"/>
                    <w:color w:val="000000"/>
                    <w:kern w:val="0"/>
                    <w:sz w:val="21"/>
                    <w:szCs w:val="21"/>
                  </w:rPr>
                  <w:delText>存货变电站</w:delText>
                </w:r>
                <w:r w:rsidDel="00964E30">
                  <w:rPr>
                    <w:rFonts w:hint="eastAsia"/>
                    <w:color w:val="000000"/>
                    <w:kern w:val="0"/>
                    <w:sz w:val="21"/>
                    <w:szCs w:val="21"/>
                    <w:lang w:val="en"/>
                  </w:rPr>
                  <w:delText>按转让金额依据产权转移书据</w:delText>
                </w:r>
                <w:r w:rsidDel="00964E30">
                  <w:rPr>
                    <w:color w:val="000000"/>
                    <w:kern w:val="0"/>
                    <w:sz w:val="21"/>
                    <w:szCs w:val="21"/>
                    <w:lang w:val="en"/>
                  </w:rPr>
                  <w:delText>0.05%</w:delText>
                </w:r>
                <w:r w:rsidDel="00964E30">
                  <w:rPr>
                    <w:rFonts w:hint="eastAsia"/>
                    <w:color w:val="000000"/>
                    <w:kern w:val="0"/>
                    <w:sz w:val="21"/>
                    <w:szCs w:val="21"/>
                    <w:lang w:val="en"/>
                  </w:rPr>
                  <w:delText>计算缴纳（双边），设备按买卖合同</w:delText>
                </w:r>
                <w:r w:rsidDel="00964E30">
                  <w:rPr>
                    <w:color w:val="000000"/>
                    <w:kern w:val="0"/>
                    <w:sz w:val="21"/>
                    <w:szCs w:val="21"/>
                    <w:lang w:val="en"/>
                  </w:rPr>
                  <w:delText>0.03%</w:delText>
                </w:r>
                <w:r w:rsidDel="00964E30">
                  <w:rPr>
                    <w:rFonts w:hint="eastAsia"/>
                    <w:color w:val="000000"/>
                    <w:kern w:val="0"/>
                    <w:sz w:val="21"/>
                    <w:szCs w:val="21"/>
                    <w:lang w:val="en"/>
                  </w:rPr>
                  <w:delText>计算缴纳（双边）。土地、房屋建筑物转让收入</w:delText>
                </w:r>
                <w:r w:rsidDel="00964E30">
                  <w:rPr>
                    <w:color w:val="000000"/>
                    <w:kern w:val="0"/>
                    <w:sz w:val="21"/>
                    <w:szCs w:val="21"/>
                    <w:lang w:val="en"/>
                  </w:rPr>
                  <w:delText>22,</w:delText>
                </w:r>
                <w:r w:rsidDel="00964E30">
                  <w:rPr>
                    <w:rFonts w:hint="eastAsia"/>
                    <w:color w:val="000000"/>
                    <w:kern w:val="0"/>
                    <w:sz w:val="21"/>
                    <w:szCs w:val="21"/>
                  </w:rPr>
                  <w:delText>666.28</w:delText>
                </w:r>
                <w:r w:rsidDel="00964E30">
                  <w:rPr>
                    <w:rFonts w:hint="eastAsia"/>
                    <w:color w:val="000000"/>
                    <w:kern w:val="0"/>
                    <w:sz w:val="21"/>
                    <w:szCs w:val="21"/>
                    <w:lang w:val="en"/>
                  </w:rPr>
                  <w:delText>万元，设备转让收入</w:delText>
                </w:r>
                <w:r w:rsidDel="00964E30">
                  <w:rPr>
                    <w:rFonts w:hint="eastAsia"/>
                    <w:color w:val="000000"/>
                    <w:kern w:val="0"/>
                    <w:sz w:val="21"/>
                    <w:szCs w:val="21"/>
                  </w:rPr>
                  <w:delText>5,694.11</w:delText>
                </w:r>
                <w:r w:rsidDel="00964E30">
                  <w:rPr>
                    <w:rFonts w:hint="eastAsia"/>
                    <w:color w:val="000000"/>
                    <w:kern w:val="0"/>
                    <w:sz w:val="21"/>
                    <w:szCs w:val="21"/>
                    <w:lang w:val="en"/>
                  </w:rPr>
                  <w:delText>万元，</w:delText>
                </w:r>
                <w:r w:rsidDel="00964E30">
                  <w:rPr>
                    <w:rFonts w:hint="eastAsia"/>
                    <w:color w:val="000000"/>
                    <w:kern w:val="0"/>
                    <w:sz w:val="21"/>
                    <w:szCs w:val="21"/>
                  </w:rPr>
                  <w:delText>存货转让收入</w:delText>
                </w:r>
                <w:r w:rsidDel="00964E30">
                  <w:rPr>
                    <w:rFonts w:hint="eastAsia"/>
                    <w:color w:val="000000"/>
                    <w:kern w:val="0"/>
                    <w:sz w:val="21"/>
                    <w:szCs w:val="21"/>
                  </w:rPr>
                  <w:delText>3,667.63</w:delText>
                </w:r>
                <w:r w:rsidDel="00964E30">
                  <w:rPr>
                    <w:rFonts w:hint="eastAsia"/>
                    <w:color w:val="000000"/>
                    <w:kern w:val="0"/>
                    <w:sz w:val="21"/>
                    <w:szCs w:val="21"/>
                  </w:rPr>
                  <w:delText>万元</w:delText>
                </w:r>
              </w:del>
            </w:ins>
          </w:p>
          <w:p w14:paraId="7A1C5809" w14:textId="54F9E7F4" w:rsidR="005F457E" w:rsidDel="00964E30" w:rsidRDefault="00000000">
            <w:pPr>
              <w:widowControl/>
              <w:spacing w:after="0" w:line="240" w:lineRule="auto"/>
              <w:ind w:firstLineChars="0" w:firstLine="0"/>
              <w:textAlignment w:val="auto"/>
              <w:rPr>
                <w:ins w:id="6677" w:author="Bentayga-" w:date="2026-07-05T17:06:00Z"/>
                <w:del w:id="6678" w:author="Si-yuan LIU" w:date="2026-07-24T14:26:00Z" w16du:dateUtc="2026-07-24T06:26:00Z"/>
                <w:color w:val="000000"/>
                <w:kern w:val="0"/>
                <w:sz w:val="21"/>
                <w:szCs w:val="21"/>
              </w:rPr>
            </w:pPr>
            <w:ins w:id="6679" w:author="Bentayga-" w:date="2026-07-05T17:06:00Z">
              <w:del w:id="6680" w:author="Si-yuan LIU" w:date="2026-07-24T14:26:00Z" w16du:dateUtc="2026-07-24T06:26:00Z">
                <w:r w:rsidDel="00964E30">
                  <w:rPr>
                    <w:rFonts w:hint="eastAsia"/>
                    <w:color w:val="000000"/>
                    <w:kern w:val="0"/>
                    <w:sz w:val="21"/>
                    <w:szCs w:val="21"/>
                    <w:lang w:val="en"/>
                  </w:rPr>
                  <w:delText>计算公式：（土地、房屋建筑物转让收入</w:delText>
                </w:r>
                <w:r w:rsidDel="00964E30">
                  <w:rPr>
                    <w:rFonts w:hint="eastAsia"/>
                    <w:color w:val="000000"/>
                    <w:kern w:val="0"/>
                    <w:sz w:val="21"/>
                    <w:szCs w:val="21"/>
                  </w:rPr>
                  <w:delText>22,820.89</w:delText>
                </w:r>
                <w:r w:rsidDel="00964E30">
                  <w:rPr>
                    <w:rFonts w:hint="eastAsia"/>
                    <w:color w:val="000000"/>
                    <w:kern w:val="0"/>
                    <w:sz w:val="21"/>
                    <w:szCs w:val="21"/>
                    <w:lang w:val="en"/>
                  </w:rPr>
                  <w:delText>万元</w:delText>
                </w:r>
                <w:r w:rsidDel="00964E30">
                  <w:rPr>
                    <w:color w:val="000000"/>
                    <w:kern w:val="0"/>
                    <w:sz w:val="21"/>
                    <w:szCs w:val="21"/>
                    <w:lang w:val="en"/>
                  </w:rPr>
                  <w:delText>*0.05%+</w:delText>
                </w:r>
                <w:r w:rsidDel="00964E30">
                  <w:rPr>
                    <w:rFonts w:hint="eastAsia"/>
                    <w:color w:val="000000"/>
                    <w:kern w:val="0"/>
                    <w:sz w:val="21"/>
                    <w:szCs w:val="21"/>
                    <w:lang w:val="en"/>
                  </w:rPr>
                  <w:delText>设备转让收入</w:delText>
                </w:r>
                <w:r w:rsidDel="00964E30">
                  <w:rPr>
                    <w:rFonts w:hint="eastAsia"/>
                    <w:color w:val="000000"/>
                    <w:kern w:val="0"/>
                    <w:sz w:val="21"/>
                    <w:szCs w:val="21"/>
                  </w:rPr>
                  <w:delText>5,694.11</w:delText>
                </w:r>
                <w:r w:rsidDel="00964E30">
                  <w:rPr>
                    <w:rFonts w:hint="eastAsia"/>
                    <w:color w:val="000000"/>
                    <w:kern w:val="0"/>
                    <w:sz w:val="21"/>
                    <w:szCs w:val="21"/>
                    <w:lang w:val="en"/>
                  </w:rPr>
                  <w:delText>万元</w:delText>
                </w:r>
                <w:r w:rsidDel="00964E30">
                  <w:rPr>
                    <w:color w:val="000000"/>
                    <w:kern w:val="0"/>
                    <w:sz w:val="21"/>
                    <w:szCs w:val="21"/>
                    <w:lang w:val="en"/>
                  </w:rPr>
                  <w:delText>*0.03%</w:delText>
                </w:r>
                <w:r w:rsidDel="00964E30">
                  <w:rPr>
                    <w:rFonts w:hint="eastAsia"/>
                    <w:color w:val="000000"/>
                    <w:kern w:val="0"/>
                    <w:sz w:val="21"/>
                    <w:szCs w:val="21"/>
                  </w:rPr>
                  <w:delText>+</w:delText>
                </w:r>
                <w:r w:rsidDel="00964E30">
                  <w:rPr>
                    <w:rFonts w:hint="eastAsia"/>
                    <w:color w:val="000000"/>
                    <w:kern w:val="0"/>
                    <w:sz w:val="21"/>
                    <w:szCs w:val="21"/>
                  </w:rPr>
                  <w:delText>存货转让收入</w:delText>
                </w:r>
                <w:r w:rsidDel="00964E30">
                  <w:rPr>
                    <w:rFonts w:hint="eastAsia"/>
                    <w:color w:val="000000"/>
                    <w:kern w:val="0"/>
                    <w:sz w:val="21"/>
                    <w:szCs w:val="21"/>
                  </w:rPr>
                  <w:delText>3,667.63*0.05%</w:delText>
                </w:r>
                <w:r w:rsidDel="00964E30">
                  <w:rPr>
                    <w:rFonts w:hint="eastAsia"/>
                    <w:color w:val="000000"/>
                    <w:kern w:val="0"/>
                    <w:sz w:val="21"/>
                    <w:szCs w:val="21"/>
                    <w:lang w:val="en"/>
                  </w:rPr>
                  <w:delText>）</w:delText>
                </w:r>
                <w:r w:rsidDel="00964E30">
                  <w:rPr>
                    <w:color w:val="000000"/>
                    <w:kern w:val="0"/>
                    <w:sz w:val="21"/>
                    <w:szCs w:val="21"/>
                    <w:lang w:val="en"/>
                  </w:rPr>
                  <w:delText>*2=</w:delText>
                </w:r>
                <w:r w:rsidDel="00964E30">
                  <w:rPr>
                    <w:rFonts w:hint="eastAsia"/>
                    <w:color w:val="000000"/>
                    <w:kern w:val="0"/>
                    <w:sz w:val="21"/>
                    <w:szCs w:val="21"/>
                  </w:rPr>
                  <w:delText>28.44</w:delText>
                </w:r>
                <w:r w:rsidDel="00964E30">
                  <w:rPr>
                    <w:rFonts w:hint="eastAsia"/>
                    <w:color w:val="000000"/>
                    <w:kern w:val="0"/>
                    <w:sz w:val="21"/>
                    <w:szCs w:val="21"/>
                    <w:lang w:val="en"/>
                  </w:rPr>
                  <w:delText>万元</w:delText>
                </w:r>
              </w:del>
            </w:ins>
          </w:p>
        </w:tc>
        <w:tc>
          <w:tcPr>
            <w:tcW w:w="358" w:type="pct"/>
            <w:gridSpan w:val="3"/>
            <w:vAlign w:val="center"/>
            <w:tcPrChange w:id="6681" w:author="怡然 刘 [2]" w:date="2026-07-08T11:22:00Z">
              <w:tcPr>
                <w:tcW w:w="450" w:type="pct"/>
                <w:gridSpan w:val="5"/>
                <w:vAlign w:val="center"/>
              </w:tcPr>
            </w:tcPrChange>
          </w:tcPr>
          <w:p w14:paraId="2C6A433D" w14:textId="635F180B" w:rsidR="005F457E" w:rsidDel="00964E30" w:rsidRDefault="00000000">
            <w:pPr>
              <w:widowControl/>
              <w:spacing w:after="0" w:line="240" w:lineRule="auto"/>
              <w:ind w:firstLineChars="0" w:firstLine="0"/>
              <w:textAlignment w:val="auto"/>
              <w:rPr>
                <w:ins w:id="6682" w:author="Bentayga-" w:date="2026-07-05T17:06:00Z"/>
                <w:del w:id="6683" w:author="Si-yuan LIU" w:date="2026-07-24T14:26:00Z" w16du:dateUtc="2026-07-24T06:26:00Z"/>
                <w:color w:val="000000"/>
                <w:kern w:val="0"/>
                <w:sz w:val="21"/>
                <w:szCs w:val="21"/>
              </w:rPr>
            </w:pPr>
            <w:ins w:id="6684" w:author="Bentayga-" w:date="2026-07-05T17:06:00Z">
              <w:del w:id="6685" w:author="Si-yuan LIU" w:date="2026-07-24T14:26:00Z" w16du:dateUtc="2026-07-24T06:26:00Z">
                <w:r w:rsidDel="00964E30">
                  <w:rPr>
                    <w:rFonts w:hint="eastAsia"/>
                    <w:color w:val="000000"/>
                    <w:kern w:val="0"/>
                    <w:sz w:val="21"/>
                    <w:szCs w:val="21"/>
                  </w:rPr>
                  <w:delText>28.44</w:delText>
                </w:r>
              </w:del>
            </w:ins>
          </w:p>
        </w:tc>
        <w:tc>
          <w:tcPr>
            <w:tcW w:w="226" w:type="pct"/>
            <w:gridSpan w:val="2"/>
            <w:vAlign w:val="center"/>
            <w:tcPrChange w:id="6686" w:author="怡然 刘 [2]" w:date="2026-07-08T11:22:00Z">
              <w:tcPr>
                <w:tcW w:w="261" w:type="pct"/>
                <w:gridSpan w:val="2"/>
                <w:vAlign w:val="center"/>
              </w:tcPr>
            </w:tcPrChange>
          </w:tcPr>
          <w:p w14:paraId="03A23948" w14:textId="3A228D9A" w:rsidR="005F457E" w:rsidDel="00964E30" w:rsidRDefault="00000000">
            <w:pPr>
              <w:widowControl/>
              <w:spacing w:after="0" w:line="240" w:lineRule="auto"/>
              <w:ind w:firstLineChars="0" w:firstLine="0"/>
              <w:textAlignment w:val="auto"/>
              <w:rPr>
                <w:ins w:id="6687" w:author="Bentayga-" w:date="2026-07-05T17:06:00Z"/>
                <w:del w:id="6688" w:author="Si-yuan LIU" w:date="2026-07-24T14:26:00Z" w16du:dateUtc="2026-07-24T06:26:00Z"/>
                <w:color w:val="000000"/>
                <w:kern w:val="0"/>
                <w:sz w:val="21"/>
                <w:szCs w:val="21"/>
              </w:rPr>
            </w:pPr>
            <w:ins w:id="6689" w:author="Bentayga-" w:date="2026-07-05T17:06:00Z">
              <w:del w:id="6690" w:author="Si-yuan LIU" w:date="2026-07-24T14:26:00Z" w16du:dateUtc="2026-07-24T06:26:00Z">
                <w:r w:rsidDel="00964E30">
                  <w:rPr>
                    <w:color w:val="000000"/>
                    <w:kern w:val="0"/>
                    <w:sz w:val="21"/>
                    <w:szCs w:val="21"/>
                  </w:rPr>
                  <w:delText>/</w:delText>
                </w:r>
              </w:del>
            </w:ins>
          </w:p>
        </w:tc>
        <w:tc>
          <w:tcPr>
            <w:tcW w:w="387" w:type="pct"/>
            <w:gridSpan w:val="2"/>
            <w:vAlign w:val="center"/>
            <w:tcPrChange w:id="6691" w:author="怡然 刘 [2]" w:date="2026-07-08T11:22:00Z">
              <w:tcPr>
                <w:tcW w:w="543" w:type="pct"/>
                <w:gridSpan w:val="6"/>
                <w:vAlign w:val="center"/>
              </w:tcPr>
            </w:tcPrChange>
          </w:tcPr>
          <w:p w14:paraId="017C2287" w14:textId="26C23D24" w:rsidR="005F457E" w:rsidDel="00964E30" w:rsidRDefault="00000000">
            <w:pPr>
              <w:widowControl/>
              <w:spacing w:after="0" w:line="240" w:lineRule="auto"/>
              <w:ind w:firstLineChars="0" w:firstLine="0"/>
              <w:textAlignment w:val="auto"/>
              <w:rPr>
                <w:ins w:id="6692" w:author="Bentayga-" w:date="2026-07-05T17:06:00Z"/>
                <w:del w:id="6693" w:author="Si-yuan LIU" w:date="2026-07-24T14:26:00Z" w16du:dateUtc="2026-07-24T06:26:00Z"/>
                <w:color w:val="000000"/>
                <w:kern w:val="0"/>
                <w:sz w:val="21"/>
                <w:szCs w:val="21"/>
              </w:rPr>
            </w:pPr>
            <w:ins w:id="6694" w:author="Bentayga-" w:date="2026-07-05T17:06:00Z">
              <w:del w:id="6695" w:author="Si-yuan LIU" w:date="2026-07-24T14:26:00Z" w16du:dateUtc="2026-07-24T06:26:00Z">
                <w:r w:rsidDel="00964E30">
                  <w:rPr>
                    <w:rFonts w:hint="eastAsia"/>
                    <w:color w:val="000000"/>
                    <w:kern w:val="0"/>
                    <w:sz w:val="21"/>
                    <w:szCs w:val="21"/>
                  </w:rPr>
                  <w:delText>国家税务总局广州市南沙区税务局</w:delText>
                </w:r>
              </w:del>
            </w:ins>
          </w:p>
        </w:tc>
        <w:tc>
          <w:tcPr>
            <w:tcW w:w="87" w:type="pct"/>
            <w:gridSpan w:val="4"/>
            <w:vAlign w:val="center"/>
            <w:tcPrChange w:id="6696" w:author="怡然 刘 [2]" w:date="2026-07-08T11:22:00Z">
              <w:tcPr>
                <w:tcW w:w="331" w:type="pct"/>
                <w:gridSpan w:val="4"/>
                <w:vAlign w:val="center"/>
              </w:tcPr>
            </w:tcPrChange>
          </w:tcPr>
          <w:p w14:paraId="12453E55" w14:textId="7CD4C7F5" w:rsidR="005F457E" w:rsidDel="00964E30" w:rsidRDefault="00000000">
            <w:pPr>
              <w:widowControl/>
              <w:spacing w:after="0" w:line="240" w:lineRule="auto"/>
              <w:ind w:firstLineChars="0" w:firstLine="0"/>
              <w:textAlignment w:val="auto"/>
              <w:rPr>
                <w:ins w:id="6697" w:author="Bentayga-" w:date="2026-07-05T17:06:00Z"/>
                <w:del w:id="6698" w:author="Si-yuan LIU" w:date="2026-07-24T14:26:00Z" w16du:dateUtc="2026-07-24T06:26:00Z"/>
                <w:color w:val="000000"/>
                <w:kern w:val="0"/>
                <w:sz w:val="21"/>
                <w:szCs w:val="21"/>
              </w:rPr>
            </w:pPr>
            <w:ins w:id="6699" w:author="Bentayga-" w:date="2026-07-05T17:06:00Z">
              <w:del w:id="6700" w:author="Si-yuan LIU" w:date="2026-07-24T14:26:00Z" w16du:dateUtc="2026-07-24T06:26:00Z">
                <w:r w:rsidDel="00964E30">
                  <w:rPr>
                    <w:rFonts w:hint="eastAsia"/>
                    <w:color w:val="000000"/>
                    <w:kern w:val="0"/>
                    <w:sz w:val="21"/>
                    <w:szCs w:val="21"/>
                  </w:rPr>
                  <w:delText>奥融科技、昊盈科技</w:delText>
                </w:r>
              </w:del>
            </w:ins>
          </w:p>
        </w:tc>
      </w:tr>
      <w:tr w:rsidR="005F457E" w:rsidDel="00964E30" w14:paraId="3490733B" w14:textId="61C15AE6" w:rsidTr="005F457E">
        <w:trPr>
          <w:gridBefore w:val="2"/>
          <w:wBefore w:w="1157" w:type="dxa"/>
          <w:trHeight w:val="1560"/>
          <w:tblHeader/>
          <w:jc w:val="center"/>
          <w:ins w:id="6701" w:author="Bentayga-" w:date="2026-07-05T17:06:00Z"/>
          <w:del w:id="6702" w:author="Si-yuan LIU" w:date="2026-07-24T14:26:00Z" w16du:dateUtc="2026-07-24T06:26:00Z"/>
          <w:trPrChange w:id="6703" w:author="怡然 刘 [2]" w:date="2026-07-08T11:22:00Z">
            <w:trPr>
              <w:gridBefore w:val="2"/>
              <w:wBefore w:w="1045" w:type="dxa"/>
              <w:trHeight w:val="1560"/>
              <w:jc w:val="center"/>
            </w:trPr>
          </w:trPrChange>
        </w:trPr>
        <w:tc>
          <w:tcPr>
            <w:tcW w:w="991" w:type="pct"/>
            <w:gridSpan w:val="3"/>
            <w:vMerge/>
            <w:vAlign w:val="center"/>
            <w:tcPrChange w:id="6704" w:author="怡然 刘 [2]" w:date="2026-07-08T11:22:00Z">
              <w:tcPr>
                <w:tcW w:w="619" w:type="pct"/>
                <w:gridSpan w:val="5"/>
                <w:vMerge/>
                <w:vAlign w:val="center"/>
              </w:tcPr>
            </w:tcPrChange>
          </w:tcPr>
          <w:p w14:paraId="739778AB" w14:textId="6D979C09" w:rsidR="005F457E" w:rsidDel="00964E30" w:rsidRDefault="005F457E">
            <w:pPr>
              <w:widowControl/>
              <w:spacing w:after="0" w:line="240" w:lineRule="auto"/>
              <w:ind w:firstLineChars="0" w:firstLine="0"/>
              <w:jc w:val="left"/>
              <w:textAlignment w:val="auto"/>
              <w:rPr>
                <w:ins w:id="6705" w:author="Bentayga-" w:date="2026-07-05T17:06:00Z"/>
                <w:del w:id="6706" w:author="Si-yuan LIU" w:date="2026-07-24T14:26:00Z" w16du:dateUtc="2026-07-24T06:26:00Z"/>
                <w:color w:val="000000"/>
                <w:kern w:val="0"/>
                <w:sz w:val="21"/>
                <w:szCs w:val="21"/>
              </w:rPr>
            </w:pPr>
          </w:p>
        </w:tc>
        <w:tc>
          <w:tcPr>
            <w:tcW w:w="87" w:type="pct"/>
            <w:vAlign w:val="center"/>
            <w:tcPrChange w:id="6707" w:author="怡然 刘 [2]" w:date="2026-07-08T11:22:00Z">
              <w:tcPr>
                <w:tcW w:w="83" w:type="pct"/>
                <w:vAlign w:val="center"/>
              </w:tcPr>
            </w:tcPrChange>
          </w:tcPr>
          <w:p w14:paraId="14FD2EC6" w14:textId="6E78E802" w:rsidR="005F457E" w:rsidDel="00964E30" w:rsidRDefault="00000000">
            <w:pPr>
              <w:widowControl/>
              <w:spacing w:after="0" w:line="240" w:lineRule="auto"/>
              <w:ind w:firstLineChars="0" w:firstLine="0"/>
              <w:jc w:val="center"/>
              <w:textAlignment w:val="auto"/>
              <w:rPr>
                <w:ins w:id="6708" w:author="Bentayga-" w:date="2026-07-05T17:06:00Z"/>
                <w:del w:id="6709" w:author="Si-yuan LIU" w:date="2026-07-24T14:26:00Z" w16du:dateUtc="2026-07-24T06:26:00Z"/>
                <w:color w:val="000000"/>
                <w:kern w:val="0"/>
                <w:sz w:val="21"/>
                <w:szCs w:val="21"/>
              </w:rPr>
            </w:pPr>
            <w:ins w:id="6710" w:author="Bentayga-" w:date="2026-07-05T17:06:00Z">
              <w:del w:id="6711" w:author="Si-yuan LIU" w:date="2026-07-24T14:26:00Z" w16du:dateUtc="2026-07-24T06:26:00Z">
                <w:r w:rsidDel="00964E30">
                  <w:rPr>
                    <w:rFonts w:hint="eastAsia"/>
                    <w:color w:val="000000"/>
                    <w:kern w:val="0"/>
                    <w:sz w:val="21"/>
                    <w:szCs w:val="21"/>
                  </w:rPr>
                  <w:delText>契税</w:delText>
                </w:r>
              </w:del>
            </w:ins>
          </w:p>
        </w:tc>
        <w:tc>
          <w:tcPr>
            <w:tcW w:w="89" w:type="pct"/>
            <w:vAlign w:val="center"/>
            <w:tcPrChange w:id="6712" w:author="怡然 刘 [2]" w:date="2026-07-08T11:22:00Z">
              <w:tcPr>
                <w:tcW w:w="127" w:type="pct"/>
                <w:gridSpan w:val="2"/>
                <w:vAlign w:val="center"/>
              </w:tcPr>
            </w:tcPrChange>
          </w:tcPr>
          <w:p w14:paraId="4FF81A5A" w14:textId="00BCBDA0" w:rsidR="005F457E" w:rsidDel="00964E30" w:rsidRDefault="00000000">
            <w:pPr>
              <w:widowControl/>
              <w:spacing w:after="0" w:line="240" w:lineRule="auto"/>
              <w:ind w:firstLineChars="0" w:firstLine="0"/>
              <w:textAlignment w:val="auto"/>
              <w:rPr>
                <w:ins w:id="6713" w:author="Bentayga-" w:date="2026-07-05T17:06:00Z"/>
                <w:del w:id="6714" w:author="Si-yuan LIU" w:date="2026-07-24T14:26:00Z" w16du:dateUtc="2026-07-24T06:26:00Z"/>
                <w:color w:val="000000"/>
                <w:kern w:val="0"/>
                <w:sz w:val="21"/>
                <w:szCs w:val="21"/>
              </w:rPr>
            </w:pPr>
            <w:ins w:id="6715" w:author="Bentayga-" w:date="2026-07-05T17:06:00Z">
              <w:del w:id="6716" w:author="Si-yuan LIU" w:date="2026-07-24T14:26:00Z" w16du:dateUtc="2026-07-24T06:26:00Z">
                <w:r w:rsidDel="00964E30">
                  <w:rPr>
                    <w:color w:val="000000"/>
                    <w:kern w:val="0"/>
                    <w:sz w:val="21"/>
                    <w:szCs w:val="21"/>
                    <w:lang w:val="en"/>
                  </w:rPr>
                  <w:delText>否</w:delText>
                </w:r>
              </w:del>
            </w:ins>
          </w:p>
        </w:tc>
        <w:tc>
          <w:tcPr>
            <w:tcW w:w="2411" w:type="pct"/>
            <w:gridSpan w:val="6"/>
            <w:vAlign w:val="center"/>
            <w:tcPrChange w:id="6717" w:author="怡然 刘 [2]" w:date="2026-07-08T11:22:00Z">
              <w:tcPr>
                <w:tcW w:w="2466" w:type="pct"/>
                <w:gridSpan w:val="9"/>
                <w:vAlign w:val="center"/>
              </w:tcPr>
            </w:tcPrChange>
          </w:tcPr>
          <w:p w14:paraId="7C17BFEA" w14:textId="19C83FDD" w:rsidR="005F457E" w:rsidDel="00964E30" w:rsidRDefault="00000000">
            <w:pPr>
              <w:widowControl/>
              <w:spacing w:after="0" w:line="240" w:lineRule="auto"/>
              <w:ind w:firstLineChars="0" w:firstLine="0"/>
              <w:textAlignment w:val="auto"/>
              <w:rPr>
                <w:ins w:id="6718" w:author="Bentayga-" w:date="2026-07-05T17:06:00Z"/>
                <w:del w:id="6719" w:author="Si-yuan LIU" w:date="2026-07-24T14:26:00Z" w16du:dateUtc="2026-07-24T06:26:00Z"/>
                <w:color w:val="000000"/>
                <w:kern w:val="0"/>
                <w:sz w:val="21"/>
                <w:szCs w:val="21"/>
                <w:lang w:val="en"/>
              </w:rPr>
            </w:pPr>
            <w:ins w:id="6720" w:author="Bentayga-" w:date="2026-07-05T17:06:00Z">
              <w:del w:id="6721" w:author="Si-yuan LIU" w:date="2026-07-24T14:26:00Z" w16du:dateUtc="2026-07-24T06:26:00Z">
                <w:r w:rsidDel="00964E30">
                  <w:rPr>
                    <w:color w:val="000000"/>
                    <w:kern w:val="0"/>
                    <w:sz w:val="21"/>
                    <w:szCs w:val="21"/>
                    <w:lang w:val="en"/>
                  </w:rPr>
                  <w:delText>股权穿透后奥融科技和</w:delText>
                </w:r>
                <w:r w:rsidDel="00964E30">
                  <w:rPr>
                    <w:rFonts w:hint="eastAsia"/>
                    <w:color w:val="000000"/>
                    <w:kern w:val="0"/>
                    <w:sz w:val="21"/>
                    <w:szCs w:val="21"/>
                  </w:rPr>
                  <w:delText>昊盈科技</w:delText>
                </w:r>
                <w:r w:rsidDel="00964E30">
                  <w:rPr>
                    <w:color w:val="000000"/>
                    <w:kern w:val="0"/>
                    <w:sz w:val="21"/>
                    <w:szCs w:val="21"/>
                    <w:lang w:val="en"/>
                  </w:rPr>
                  <w:delText>同属于同一投资主体，奥融科技将</w:delText>
                </w:r>
                <w:r w:rsidDel="00964E30">
                  <w:rPr>
                    <w:color w:val="000000"/>
                    <w:kern w:val="0"/>
                    <w:sz w:val="21"/>
                    <w:szCs w:val="21"/>
                    <w:lang w:val="en"/>
                  </w:rPr>
                  <w:delText>3</w:delText>
                </w:r>
                <w:r w:rsidDel="00964E30">
                  <w:rPr>
                    <w:color w:val="000000"/>
                    <w:kern w:val="0"/>
                    <w:sz w:val="21"/>
                    <w:szCs w:val="21"/>
                    <w:lang w:val="en"/>
                  </w:rPr>
                  <w:delText>、</w:delText>
                </w:r>
                <w:r w:rsidDel="00964E30">
                  <w:rPr>
                    <w:color w:val="000000"/>
                    <w:kern w:val="0"/>
                    <w:sz w:val="21"/>
                    <w:szCs w:val="21"/>
                    <w:lang w:val="en"/>
                  </w:rPr>
                  <w:delText>4</w:delText>
                </w:r>
                <w:r w:rsidDel="00964E30">
                  <w:rPr>
                    <w:color w:val="000000"/>
                    <w:kern w:val="0"/>
                    <w:sz w:val="21"/>
                    <w:szCs w:val="21"/>
                    <w:lang w:val="en"/>
                  </w:rPr>
                  <w:delText>号楼所在地块土地使用权及地上建筑物转让予</w:delText>
                </w:r>
                <w:r w:rsidDel="00964E30">
                  <w:rPr>
                    <w:rFonts w:hint="eastAsia"/>
                    <w:color w:val="000000"/>
                    <w:kern w:val="0"/>
                    <w:sz w:val="21"/>
                    <w:szCs w:val="21"/>
                  </w:rPr>
                  <w:delText>昊盈科技</w:delText>
                </w:r>
                <w:r w:rsidDel="00964E30">
                  <w:rPr>
                    <w:color w:val="000000"/>
                    <w:kern w:val="0"/>
                    <w:sz w:val="21"/>
                    <w:szCs w:val="21"/>
                    <w:lang w:val="en"/>
                  </w:rPr>
                  <w:delText>，适用</w:delText>
                </w:r>
                <w:r w:rsidDel="00964E30">
                  <w:rPr>
                    <w:color w:val="000000"/>
                    <w:kern w:val="0"/>
                    <w:sz w:val="21"/>
                    <w:szCs w:val="21"/>
                    <w:lang w:val="en"/>
                  </w:rPr>
                  <w:delText>2023</w:delText>
                </w:r>
                <w:r w:rsidDel="00964E30">
                  <w:rPr>
                    <w:color w:val="000000"/>
                    <w:kern w:val="0"/>
                    <w:sz w:val="21"/>
                    <w:szCs w:val="21"/>
                    <w:lang w:val="en"/>
                  </w:rPr>
                  <w:delText>年第</w:delText>
                </w:r>
                <w:r w:rsidDel="00964E30">
                  <w:rPr>
                    <w:color w:val="000000"/>
                    <w:kern w:val="0"/>
                    <w:sz w:val="21"/>
                    <w:szCs w:val="21"/>
                    <w:lang w:val="en"/>
                  </w:rPr>
                  <w:delText>49</w:delText>
                </w:r>
                <w:r w:rsidDel="00964E30">
                  <w:rPr>
                    <w:color w:val="000000"/>
                    <w:kern w:val="0"/>
                    <w:sz w:val="21"/>
                    <w:szCs w:val="21"/>
                    <w:lang w:val="en"/>
                  </w:rPr>
                  <w:delText>号公告：同一投资主体内部所属企业之间土地、房屋权属的划转，免征契税</w:delText>
                </w:r>
              </w:del>
            </w:ins>
          </w:p>
          <w:p w14:paraId="362A7051" w14:textId="286E048D" w:rsidR="005F457E" w:rsidDel="00964E30" w:rsidRDefault="00000000">
            <w:pPr>
              <w:widowControl/>
              <w:spacing w:after="0" w:line="240" w:lineRule="auto"/>
              <w:ind w:firstLineChars="0" w:firstLine="0"/>
              <w:textAlignment w:val="auto"/>
              <w:rPr>
                <w:ins w:id="6722" w:author="Bentayga-" w:date="2026-07-05T17:06:00Z"/>
                <w:del w:id="6723" w:author="Si-yuan LIU" w:date="2026-07-24T14:26:00Z" w16du:dateUtc="2026-07-24T06:26:00Z"/>
                <w:color w:val="000000"/>
                <w:kern w:val="0"/>
                <w:sz w:val="21"/>
                <w:szCs w:val="21"/>
                <w:lang w:val="en"/>
              </w:rPr>
            </w:pPr>
            <w:ins w:id="6724" w:author="Bentayga-" w:date="2026-07-05T17:06:00Z">
              <w:del w:id="6725" w:author="Si-yuan LIU" w:date="2026-07-24T14:26:00Z" w16du:dateUtc="2026-07-24T06:26:00Z">
                <w:r w:rsidDel="00964E30">
                  <w:rPr>
                    <w:color w:val="000000"/>
                    <w:kern w:val="0"/>
                    <w:sz w:val="21"/>
                    <w:szCs w:val="21"/>
                    <w:lang w:val="en"/>
                  </w:rPr>
                  <w:delText>政策依据：《关于继续实施企业、事业单位改制重组有关契税政策的公告》（财政部</w:delText>
                </w:r>
                <w:r w:rsidDel="00964E30">
                  <w:rPr>
                    <w:color w:val="000000"/>
                    <w:kern w:val="0"/>
                    <w:sz w:val="21"/>
                    <w:szCs w:val="21"/>
                    <w:lang w:val="en"/>
                  </w:rPr>
                  <w:delText xml:space="preserve"> </w:delText>
                </w:r>
                <w:r w:rsidDel="00964E30">
                  <w:rPr>
                    <w:color w:val="000000"/>
                    <w:kern w:val="0"/>
                    <w:sz w:val="21"/>
                    <w:szCs w:val="21"/>
                    <w:lang w:val="en"/>
                  </w:rPr>
                  <w:delText>税务总局公告</w:delText>
                </w:r>
                <w:r w:rsidDel="00964E30">
                  <w:rPr>
                    <w:color w:val="000000"/>
                    <w:kern w:val="0"/>
                    <w:sz w:val="21"/>
                    <w:szCs w:val="21"/>
                    <w:lang w:val="en"/>
                  </w:rPr>
                  <w:delText>2023</w:delText>
                </w:r>
                <w:r w:rsidDel="00964E30">
                  <w:rPr>
                    <w:color w:val="000000"/>
                    <w:kern w:val="0"/>
                    <w:sz w:val="21"/>
                    <w:szCs w:val="21"/>
                    <w:lang w:val="en"/>
                  </w:rPr>
                  <w:delText>年第</w:delText>
                </w:r>
                <w:r w:rsidDel="00964E30">
                  <w:rPr>
                    <w:color w:val="000000"/>
                    <w:kern w:val="0"/>
                    <w:sz w:val="21"/>
                    <w:szCs w:val="21"/>
                    <w:lang w:val="en"/>
                  </w:rPr>
                  <w:delText>49</w:delText>
                </w:r>
                <w:r w:rsidDel="00964E30">
                  <w:rPr>
                    <w:color w:val="000000"/>
                    <w:kern w:val="0"/>
                    <w:sz w:val="21"/>
                    <w:szCs w:val="21"/>
                    <w:lang w:val="en"/>
                  </w:rPr>
                  <w:delText>号）</w:delText>
                </w:r>
              </w:del>
            </w:ins>
          </w:p>
        </w:tc>
        <w:tc>
          <w:tcPr>
            <w:tcW w:w="358" w:type="pct"/>
            <w:gridSpan w:val="3"/>
            <w:vAlign w:val="center"/>
            <w:tcPrChange w:id="6726" w:author="怡然 刘 [2]" w:date="2026-07-08T11:22:00Z">
              <w:tcPr>
                <w:tcW w:w="450" w:type="pct"/>
                <w:gridSpan w:val="5"/>
                <w:vAlign w:val="center"/>
              </w:tcPr>
            </w:tcPrChange>
          </w:tcPr>
          <w:p w14:paraId="15239418" w14:textId="71A8D0E4" w:rsidR="005F457E" w:rsidDel="00964E30" w:rsidRDefault="00000000">
            <w:pPr>
              <w:widowControl/>
              <w:spacing w:after="0" w:line="240" w:lineRule="auto"/>
              <w:ind w:firstLineChars="0" w:firstLine="0"/>
              <w:textAlignment w:val="auto"/>
              <w:rPr>
                <w:ins w:id="6727" w:author="Bentayga-" w:date="2026-07-05T17:06:00Z"/>
                <w:del w:id="6728" w:author="Si-yuan LIU" w:date="2026-07-24T14:26:00Z" w16du:dateUtc="2026-07-24T06:26:00Z"/>
                <w:color w:val="000000"/>
                <w:kern w:val="0"/>
                <w:sz w:val="21"/>
                <w:szCs w:val="21"/>
              </w:rPr>
            </w:pPr>
            <w:ins w:id="6729" w:author="Bentayga-" w:date="2026-07-05T17:06:00Z">
              <w:del w:id="6730" w:author="Si-yuan LIU" w:date="2026-07-24T14:26:00Z" w16du:dateUtc="2026-07-24T06:26:00Z">
                <w:r w:rsidDel="00964E30">
                  <w:rPr>
                    <w:color w:val="000000"/>
                    <w:kern w:val="0"/>
                    <w:sz w:val="21"/>
                    <w:szCs w:val="21"/>
                  </w:rPr>
                  <w:delText>/</w:delText>
                </w:r>
              </w:del>
            </w:ins>
          </w:p>
        </w:tc>
        <w:tc>
          <w:tcPr>
            <w:tcW w:w="226" w:type="pct"/>
            <w:gridSpan w:val="2"/>
            <w:vAlign w:val="center"/>
            <w:tcPrChange w:id="6731" w:author="怡然 刘 [2]" w:date="2026-07-08T11:22:00Z">
              <w:tcPr>
                <w:tcW w:w="261" w:type="pct"/>
                <w:gridSpan w:val="2"/>
                <w:vAlign w:val="center"/>
              </w:tcPr>
            </w:tcPrChange>
          </w:tcPr>
          <w:p w14:paraId="10F506D5" w14:textId="0A0FDAB2" w:rsidR="005F457E" w:rsidDel="00964E30" w:rsidRDefault="00000000">
            <w:pPr>
              <w:widowControl/>
              <w:spacing w:after="0" w:line="240" w:lineRule="auto"/>
              <w:ind w:firstLineChars="0" w:firstLine="0"/>
              <w:textAlignment w:val="auto"/>
              <w:rPr>
                <w:ins w:id="6732" w:author="Bentayga-" w:date="2026-07-05T17:06:00Z"/>
                <w:del w:id="6733" w:author="Si-yuan LIU" w:date="2026-07-24T14:26:00Z" w16du:dateUtc="2026-07-24T06:26:00Z"/>
                <w:color w:val="000000"/>
                <w:kern w:val="0"/>
                <w:sz w:val="21"/>
                <w:szCs w:val="21"/>
              </w:rPr>
            </w:pPr>
            <w:ins w:id="6734" w:author="Bentayga-" w:date="2026-07-05T17:06:00Z">
              <w:del w:id="6735" w:author="Si-yuan LIU" w:date="2026-07-24T14:26:00Z" w16du:dateUtc="2026-07-24T06:26:00Z">
                <w:r w:rsidDel="00964E30">
                  <w:rPr>
                    <w:color w:val="000000"/>
                    <w:kern w:val="0"/>
                    <w:sz w:val="21"/>
                    <w:szCs w:val="21"/>
                  </w:rPr>
                  <w:delText>/</w:delText>
                </w:r>
              </w:del>
            </w:ins>
          </w:p>
        </w:tc>
        <w:tc>
          <w:tcPr>
            <w:tcW w:w="387" w:type="pct"/>
            <w:gridSpan w:val="2"/>
            <w:vAlign w:val="center"/>
            <w:tcPrChange w:id="6736" w:author="怡然 刘 [2]" w:date="2026-07-08T11:22:00Z">
              <w:tcPr>
                <w:tcW w:w="543" w:type="pct"/>
                <w:gridSpan w:val="6"/>
                <w:vAlign w:val="center"/>
              </w:tcPr>
            </w:tcPrChange>
          </w:tcPr>
          <w:p w14:paraId="2313D001" w14:textId="106EC77A" w:rsidR="005F457E" w:rsidDel="00964E30" w:rsidRDefault="00000000">
            <w:pPr>
              <w:widowControl/>
              <w:spacing w:after="0" w:line="240" w:lineRule="auto"/>
              <w:ind w:firstLineChars="0" w:firstLine="0"/>
              <w:textAlignment w:val="auto"/>
              <w:rPr>
                <w:ins w:id="6737" w:author="Bentayga-" w:date="2026-07-05T17:06:00Z"/>
                <w:del w:id="6738" w:author="Si-yuan LIU" w:date="2026-07-24T14:26:00Z" w16du:dateUtc="2026-07-24T06:26:00Z"/>
                <w:color w:val="000000"/>
                <w:kern w:val="0"/>
                <w:sz w:val="21"/>
                <w:szCs w:val="21"/>
              </w:rPr>
            </w:pPr>
            <w:ins w:id="6739" w:author="Bentayga-" w:date="2026-07-05T17:06:00Z">
              <w:del w:id="6740" w:author="Si-yuan LIU" w:date="2026-07-24T14:26:00Z" w16du:dateUtc="2026-07-24T06:26:00Z">
                <w:r w:rsidDel="00964E30">
                  <w:rPr>
                    <w:color w:val="000000"/>
                    <w:kern w:val="0"/>
                    <w:sz w:val="21"/>
                    <w:szCs w:val="21"/>
                  </w:rPr>
                  <w:delText>/</w:delText>
                </w:r>
              </w:del>
            </w:ins>
          </w:p>
        </w:tc>
        <w:tc>
          <w:tcPr>
            <w:tcW w:w="87" w:type="pct"/>
            <w:gridSpan w:val="4"/>
            <w:vAlign w:val="center"/>
            <w:tcPrChange w:id="6741" w:author="怡然 刘 [2]" w:date="2026-07-08T11:22:00Z">
              <w:tcPr>
                <w:tcW w:w="331" w:type="pct"/>
                <w:gridSpan w:val="4"/>
                <w:vAlign w:val="center"/>
              </w:tcPr>
            </w:tcPrChange>
          </w:tcPr>
          <w:p w14:paraId="4A1F79CC" w14:textId="3AE0EBC3" w:rsidR="005F457E" w:rsidDel="00964E30" w:rsidRDefault="00000000">
            <w:pPr>
              <w:widowControl/>
              <w:spacing w:after="0" w:line="240" w:lineRule="auto"/>
              <w:ind w:firstLineChars="0" w:firstLine="0"/>
              <w:textAlignment w:val="auto"/>
              <w:rPr>
                <w:ins w:id="6742" w:author="Bentayga-" w:date="2026-07-05T17:06:00Z"/>
                <w:del w:id="6743" w:author="Si-yuan LIU" w:date="2026-07-24T14:26:00Z" w16du:dateUtc="2026-07-24T06:26:00Z"/>
                <w:color w:val="000000"/>
                <w:kern w:val="0"/>
                <w:sz w:val="21"/>
                <w:szCs w:val="21"/>
              </w:rPr>
            </w:pPr>
            <w:ins w:id="6744" w:author="Bentayga-" w:date="2026-07-05T17:06:00Z">
              <w:del w:id="6745" w:author="Si-yuan LIU" w:date="2026-07-24T14:26:00Z" w16du:dateUtc="2026-07-24T06:26:00Z">
                <w:r w:rsidDel="00964E30">
                  <w:rPr>
                    <w:color w:val="000000"/>
                    <w:kern w:val="0"/>
                    <w:sz w:val="21"/>
                    <w:szCs w:val="21"/>
                  </w:rPr>
                  <w:delText>/</w:delText>
                </w:r>
              </w:del>
            </w:ins>
          </w:p>
        </w:tc>
      </w:tr>
      <w:tr w:rsidR="005F457E" w:rsidDel="00964E30" w14:paraId="1A1A8D01" w14:textId="32EFEDBE" w:rsidTr="005F457E">
        <w:trPr>
          <w:gridBefore w:val="2"/>
          <w:wBefore w:w="1157" w:type="dxa"/>
          <w:trHeight w:val="1120"/>
          <w:tblHeader/>
          <w:jc w:val="center"/>
          <w:ins w:id="6746" w:author="Bentayga-" w:date="2026-07-05T17:06:00Z"/>
          <w:del w:id="6747" w:author="Si-yuan LIU" w:date="2026-07-24T14:26:00Z" w16du:dateUtc="2026-07-24T06:26:00Z"/>
          <w:trPrChange w:id="6748" w:author="怡然 刘 [2]" w:date="2026-07-08T11:22:00Z">
            <w:trPr>
              <w:gridBefore w:val="2"/>
              <w:wBefore w:w="1045" w:type="dxa"/>
              <w:trHeight w:val="1120"/>
              <w:jc w:val="center"/>
            </w:trPr>
          </w:trPrChange>
        </w:trPr>
        <w:tc>
          <w:tcPr>
            <w:tcW w:w="991" w:type="pct"/>
            <w:gridSpan w:val="3"/>
            <w:vMerge/>
            <w:vAlign w:val="center"/>
            <w:tcPrChange w:id="6749" w:author="怡然 刘 [2]" w:date="2026-07-08T11:22:00Z">
              <w:tcPr>
                <w:tcW w:w="619" w:type="pct"/>
                <w:gridSpan w:val="5"/>
                <w:vMerge/>
                <w:vAlign w:val="center"/>
              </w:tcPr>
            </w:tcPrChange>
          </w:tcPr>
          <w:p w14:paraId="24A17C65" w14:textId="51C91932" w:rsidR="005F457E" w:rsidDel="00964E30" w:rsidRDefault="005F457E">
            <w:pPr>
              <w:widowControl/>
              <w:spacing w:after="0" w:line="240" w:lineRule="auto"/>
              <w:ind w:firstLineChars="0" w:firstLine="0"/>
              <w:jc w:val="left"/>
              <w:textAlignment w:val="auto"/>
              <w:rPr>
                <w:ins w:id="6750" w:author="Bentayga-" w:date="2026-07-05T17:06:00Z"/>
                <w:del w:id="6751" w:author="Si-yuan LIU" w:date="2026-07-24T14:26:00Z" w16du:dateUtc="2026-07-24T06:26:00Z"/>
                <w:color w:val="000000"/>
                <w:kern w:val="0"/>
                <w:sz w:val="21"/>
                <w:szCs w:val="21"/>
              </w:rPr>
            </w:pPr>
          </w:p>
        </w:tc>
        <w:tc>
          <w:tcPr>
            <w:tcW w:w="87" w:type="pct"/>
            <w:vAlign w:val="center"/>
            <w:tcPrChange w:id="6752" w:author="怡然 刘 [2]" w:date="2026-07-08T11:22:00Z">
              <w:tcPr>
                <w:tcW w:w="83" w:type="pct"/>
                <w:vAlign w:val="center"/>
              </w:tcPr>
            </w:tcPrChange>
          </w:tcPr>
          <w:p w14:paraId="622DFFFD" w14:textId="4F8F265B" w:rsidR="005F457E" w:rsidDel="00964E30" w:rsidRDefault="00000000">
            <w:pPr>
              <w:widowControl/>
              <w:spacing w:after="0" w:line="240" w:lineRule="auto"/>
              <w:ind w:firstLineChars="0" w:firstLine="0"/>
              <w:jc w:val="center"/>
              <w:textAlignment w:val="auto"/>
              <w:rPr>
                <w:ins w:id="6753" w:author="Bentayga-" w:date="2026-07-05T17:06:00Z"/>
                <w:del w:id="6754" w:author="Si-yuan LIU" w:date="2026-07-24T14:26:00Z" w16du:dateUtc="2026-07-24T06:26:00Z"/>
                <w:color w:val="000000"/>
                <w:kern w:val="0"/>
                <w:sz w:val="21"/>
                <w:szCs w:val="21"/>
              </w:rPr>
            </w:pPr>
            <w:ins w:id="6755" w:author="Bentayga-" w:date="2026-07-05T17:06:00Z">
              <w:del w:id="6756" w:author="Si-yuan LIU" w:date="2026-07-24T14:26:00Z" w16du:dateUtc="2026-07-24T06:26:00Z">
                <w:r w:rsidDel="00964E30">
                  <w:rPr>
                    <w:rFonts w:hint="eastAsia"/>
                    <w:color w:val="000000"/>
                    <w:kern w:val="0"/>
                    <w:sz w:val="21"/>
                    <w:szCs w:val="21"/>
                  </w:rPr>
                  <w:delText>其他</w:delText>
                </w:r>
              </w:del>
            </w:ins>
          </w:p>
        </w:tc>
        <w:tc>
          <w:tcPr>
            <w:tcW w:w="89" w:type="pct"/>
            <w:vAlign w:val="center"/>
            <w:tcPrChange w:id="6757" w:author="怡然 刘 [2]" w:date="2026-07-08T11:22:00Z">
              <w:tcPr>
                <w:tcW w:w="127" w:type="pct"/>
                <w:gridSpan w:val="2"/>
                <w:vAlign w:val="center"/>
              </w:tcPr>
            </w:tcPrChange>
          </w:tcPr>
          <w:p w14:paraId="19C269D3" w14:textId="65C28788" w:rsidR="005F457E" w:rsidDel="00964E30" w:rsidRDefault="00000000">
            <w:pPr>
              <w:widowControl/>
              <w:spacing w:after="0" w:line="240" w:lineRule="auto"/>
              <w:ind w:firstLineChars="0" w:firstLine="0"/>
              <w:textAlignment w:val="auto"/>
              <w:rPr>
                <w:ins w:id="6758" w:author="Bentayga-" w:date="2026-07-05T17:06:00Z"/>
                <w:del w:id="6759" w:author="Si-yuan LIU" w:date="2026-07-24T14:26:00Z" w16du:dateUtc="2026-07-24T06:26:00Z"/>
                <w:color w:val="000000"/>
                <w:kern w:val="0"/>
                <w:sz w:val="21"/>
                <w:szCs w:val="21"/>
              </w:rPr>
            </w:pPr>
            <w:ins w:id="6760" w:author="Bentayga-" w:date="2026-07-05T17:06:00Z">
              <w:del w:id="6761" w:author="Si-yuan LIU" w:date="2026-07-24T14:26:00Z" w16du:dateUtc="2026-07-24T06:26:00Z">
                <w:r w:rsidDel="00964E30">
                  <w:rPr>
                    <w:rFonts w:hint="eastAsia"/>
                    <w:color w:val="000000"/>
                    <w:kern w:val="0"/>
                    <w:sz w:val="21"/>
                    <w:szCs w:val="21"/>
                  </w:rPr>
                  <w:delText>是</w:delText>
                </w:r>
              </w:del>
            </w:ins>
          </w:p>
        </w:tc>
        <w:tc>
          <w:tcPr>
            <w:tcW w:w="2411" w:type="pct"/>
            <w:gridSpan w:val="6"/>
            <w:vAlign w:val="center"/>
            <w:tcPrChange w:id="6762" w:author="怡然 刘 [2]" w:date="2026-07-08T11:22:00Z">
              <w:tcPr>
                <w:tcW w:w="2466" w:type="pct"/>
                <w:gridSpan w:val="9"/>
                <w:vAlign w:val="center"/>
              </w:tcPr>
            </w:tcPrChange>
          </w:tcPr>
          <w:p w14:paraId="5262801E" w14:textId="1309561D" w:rsidR="005F457E" w:rsidDel="00964E30" w:rsidRDefault="00000000">
            <w:pPr>
              <w:widowControl/>
              <w:spacing w:after="0" w:line="240" w:lineRule="auto"/>
              <w:ind w:firstLineChars="0" w:firstLine="0"/>
              <w:textAlignment w:val="auto"/>
              <w:rPr>
                <w:ins w:id="6763" w:author="Bentayga-" w:date="2026-07-05T17:06:00Z"/>
                <w:del w:id="6764" w:author="Si-yuan LIU" w:date="2026-07-24T14:26:00Z" w16du:dateUtc="2026-07-24T06:26:00Z"/>
                <w:color w:val="000000"/>
                <w:kern w:val="0"/>
                <w:sz w:val="21"/>
                <w:szCs w:val="21"/>
                <w:lang w:val="en"/>
              </w:rPr>
            </w:pPr>
            <w:ins w:id="6765" w:author="Bentayga-" w:date="2026-07-05T17:06:00Z">
              <w:del w:id="6766" w:author="Si-yuan LIU" w:date="2026-07-24T14:26:00Z" w16du:dateUtc="2026-07-24T06:26:00Z">
                <w:r w:rsidDel="00964E30">
                  <w:rPr>
                    <w:rFonts w:hint="eastAsia"/>
                    <w:color w:val="000000"/>
                    <w:kern w:val="0"/>
                    <w:sz w:val="21"/>
                    <w:szCs w:val="21"/>
                    <w:lang w:val="en"/>
                  </w:rPr>
                  <w:delText>城市维护建设税、教育费附加、地方教育费附加按应纳增值税额的</w:delText>
                </w:r>
                <w:r w:rsidDel="00964E30">
                  <w:rPr>
                    <w:color w:val="000000"/>
                    <w:kern w:val="0"/>
                    <w:sz w:val="21"/>
                    <w:szCs w:val="21"/>
                    <w:lang w:val="en"/>
                  </w:rPr>
                  <w:delText>12%</w:delText>
                </w:r>
                <w:r w:rsidDel="00964E30">
                  <w:rPr>
                    <w:rFonts w:hint="eastAsia"/>
                    <w:color w:val="000000"/>
                    <w:kern w:val="0"/>
                    <w:sz w:val="21"/>
                    <w:szCs w:val="21"/>
                    <w:lang w:val="en"/>
                  </w:rPr>
                  <w:delText>计算</w:delText>
                </w:r>
              </w:del>
            </w:ins>
          </w:p>
          <w:p w14:paraId="27D9EF25" w14:textId="03146E0E" w:rsidR="005F457E" w:rsidDel="00964E30" w:rsidRDefault="00000000">
            <w:pPr>
              <w:widowControl/>
              <w:spacing w:after="0" w:line="240" w:lineRule="auto"/>
              <w:ind w:firstLineChars="0" w:firstLine="0"/>
              <w:textAlignment w:val="auto"/>
              <w:rPr>
                <w:ins w:id="6767" w:author="Bentayga-" w:date="2026-07-05T17:06:00Z"/>
                <w:del w:id="6768" w:author="Si-yuan LIU" w:date="2026-07-24T14:26:00Z" w16du:dateUtc="2026-07-24T06:26:00Z"/>
                <w:color w:val="000000"/>
                <w:kern w:val="0"/>
                <w:sz w:val="21"/>
                <w:szCs w:val="21"/>
              </w:rPr>
            </w:pPr>
            <w:ins w:id="6769" w:author="Bentayga-" w:date="2026-07-05T17:06:00Z">
              <w:del w:id="6770" w:author="Si-yuan LIU" w:date="2026-07-24T14:26:00Z" w16du:dateUtc="2026-07-24T06:26:00Z">
                <w:r w:rsidDel="00964E30">
                  <w:rPr>
                    <w:rFonts w:hint="eastAsia"/>
                    <w:color w:val="000000"/>
                    <w:kern w:val="0"/>
                    <w:sz w:val="21"/>
                    <w:szCs w:val="21"/>
                    <w:lang w:val="en"/>
                  </w:rPr>
                  <w:delText>计算公式：应纳增值税额</w:delText>
                </w:r>
                <w:r w:rsidDel="00964E30">
                  <w:rPr>
                    <w:color w:val="000000"/>
                    <w:kern w:val="0"/>
                    <w:sz w:val="21"/>
                    <w:szCs w:val="21"/>
                    <w:lang w:val="en"/>
                  </w:rPr>
                  <w:delText>0</w:delText>
                </w:r>
                <w:r w:rsidDel="00964E30">
                  <w:rPr>
                    <w:rFonts w:hint="eastAsia"/>
                    <w:color w:val="000000"/>
                    <w:kern w:val="0"/>
                    <w:sz w:val="21"/>
                    <w:szCs w:val="21"/>
                    <w:lang w:val="en"/>
                  </w:rPr>
                  <w:delText>万元</w:delText>
                </w:r>
                <w:r w:rsidDel="00964E30">
                  <w:rPr>
                    <w:color w:val="000000"/>
                    <w:kern w:val="0"/>
                    <w:sz w:val="21"/>
                    <w:szCs w:val="21"/>
                    <w:lang w:val="en"/>
                  </w:rPr>
                  <w:delText>*12%=0</w:delText>
                </w:r>
                <w:r w:rsidDel="00964E30">
                  <w:rPr>
                    <w:rFonts w:hint="eastAsia"/>
                    <w:color w:val="000000"/>
                    <w:kern w:val="0"/>
                    <w:sz w:val="21"/>
                    <w:szCs w:val="21"/>
                    <w:lang w:val="en"/>
                  </w:rPr>
                  <w:delText>万元</w:delText>
                </w:r>
              </w:del>
            </w:ins>
          </w:p>
        </w:tc>
        <w:tc>
          <w:tcPr>
            <w:tcW w:w="358" w:type="pct"/>
            <w:gridSpan w:val="3"/>
            <w:vAlign w:val="center"/>
            <w:tcPrChange w:id="6771" w:author="怡然 刘 [2]" w:date="2026-07-08T11:22:00Z">
              <w:tcPr>
                <w:tcW w:w="450" w:type="pct"/>
                <w:gridSpan w:val="5"/>
                <w:vAlign w:val="center"/>
              </w:tcPr>
            </w:tcPrChange>
          </w:tcPr>
          <w:p w14:paraId="6EB815A9" w14:textId="324D5409" w:rsidR="005F457E" w:rsidDel="00964E30" w:rsidRDefault="00000000">
            <w:pPr>
              <w:widowControl/>
              <w:spacing w:after="0" w:line="240" w:lineRule="auto"/>
              <w:ind w:firstLineChars="0" w:firstLine="0"/>
              <w:textAlignment w:val="auto"/>
              <w:rPr>
                <w:ins w:id="6772" w:author="Bentayga-" w:date="2026-07-05T17:06:00Z"/>
                <w:del w:id="6773" w:author="Si-yuan LIU" w:date="2026-07-24T14:26:00Z" w16du:dateUtc="2026-07-24T06:26:00Z"/>
                <w:color w:val="000000"/>
                <w:kern w:val="0"/>
                <w:sz w:val="21"/>
                <w:szCs w:val="21"/>
              </w:rPr>
            </w:pPr>
            <w:ins w:id="6774" w:author="Bentayga-" w:date="2026-07-05T17:06:00Z">
              <w:del w:id="6775" w:author="Si-yuan LIU" w:date="2026-07-24T14:26:00Z" w16du:dateUtc="2026-07-24T06:26:00Z">
                <w:r w:rsidDel="00964E30">
                  <w:rPr>
                    <w:color w:val="000000"/>
                    <w:kern w:val="0"/>
                    <w:sz w:val="21"/>
                    <w:szCs w:val="21"/>
                  </w:rPr>
                  <w:delText>0</w:delText>
                </w:r>
              </w:del>
            </w:ins>
          </w:p>
        </w:tc>
        <w:tc>
          <w:tcPr>
            <w:tcW w:w="226" w:type="pct"/>
            <w:gridSpan w:val="2"/>
            <w:vAlign w:val="center"/>
            <w:tcPrChange w:id="6776" w:author="怡然 刘 [2]" w:date="2026-07-08T11:22:00Z">
              <w:tcPr>
                <w:tcW w:w="261" w:type="pct"/>
                <w:gridSpan w:val="2"/>
                <w:vAlign w:val="center"/>
              </w:tcPr>
            </w:tcPrChange>
          </w:tcPr>
          <w:p w14:paraId="2723EF94" w14:textId="48257148" w:rsidR="005F457E" w:rsidDel="00964E30" w:rsidRDefault="00000000">
            <w:pPr>
              <w:widowControl/>
              <w:spacing w:after="0" w:line="240" w:lineRule="auto"/>
              <w:ind w:firstLineChars="0" w:firstLine="0"/>
              <w:textAlignment w:val="auto"/>
              <w:rPr>
                <w:ins w:id="6777" w:author="Bentayga-" w:date="2026-07-05T17:06:00Z"/>
                <w:del w:id="6778" w:author="Si-yuan LIU" w:date="2026-07-24T14:26:00Z" w16du:dateUtc="2026-07-24T06:26:00Z"/>
                <w:color w:val="000000"/>
                <w:kern w:val="0"/>
                <w:sz w:val="21"/>
                <w:szCs w:val="21"/>
              </w:rPr>
            </w:pPr>
            <w:ins w:id="6779" w:author="Bentayga-" w:date="2026-07-05T17:06:00Z">
              <w:del w:id="6780" w:author="Si-yuan LIU" w:date="2026-07-24T14:26:00Z" w16du:dateUtc="2026-07-24T06:26:00Z">
                <w:r w:rsidDel="00964E30">
                  <w:rPr>
                    <w:color w:val="000000"/>
                    <w:kern w:val="0"/>
                    <w:sz w:val="21"/>
                    <w:szCs w:val="21"/>
                    <w:lang w:val="en"/>
                  </w:rPr>
                  <w:delText>/</w:delText>
                </w:r>
              </w:del>
            </w:ins>
          </w:p>
        </w:tc>
        <w:tc>
          <w:tcPr>
            <w:tcW w:w="387" w:type="pct"/>
            <w:gridSpan w:val="2"/>
            <w:vAlign w:val="center"/>
            <w:tcPrChange w:id="6781" w:author="怡然 刘 [2]" w:date="2026-07-08T11:22:00Z">
              <w:tcPr>
                <w:tcW w:w="543" w:type="pct"/>
                <w:gridSpan w:val="6"/>
                <w:vAlign w:val="center"/>
              </w:tcPr>
            </w:tcPrChange>
          </w:tcPr>
          <w:p w14:paraId="28AACBEC" w14:textId="0D218012" w:rsidR="005F457E" w:rsidDel="00964E30" w:rsidRDefault="00000000">
            <w:pPr>
              <w:widowControl/>
              <w:spacing w:after="0" w:line="240" w:lineRule="auto"/>
              <w:ind w:firstLineChars="0" w:firstLine="0"/>
              <w:textAlignment w:val="auto"/>
              <w:rPr>
                <w:ins w:id="6782" w:author="Bentayga-" w:date="2026-07-05T17:06:00Z"/>
                <w:del w:id="6783" w:author="Si-yuan LIU" w:date="2026-07-24T14:26:00Z" w16du:dateUtc="2026-07-24T06:26:00Z"/>
                <w:color w:val="000000"/>
                <w:kern w:val="0"/>
                <w:sz w:val="21"/>
                <w:szCs w:val="21"/>
              </w:rPr>
            </w:pPr>
            <w:ins w:id="6784" w:author="Bentayga-" w:date="2026-07-05T17:06:00Z">
              <w:del w:id="6785" w:author="Si-yuan LIU" w:date="2026-07-24T14:26:00Z" w16du:dateUtc="2026-07-24T06:26:00Z">
                <w:r w:rsidDel="00964E30">
                  <w:rPr>
                    <w:rFonts w:hint="eastAsia"/>
                    <w:color w:val="000000"/>
                    <w:kern w:val="0"/>
                    <w:sz w:val="21"/>
                    <w:szCs w:val="21"/>
                  </w:rPr>
                  <w:delText>国家税务总局广州市南沙区税务局</w:delText>
                </w:r>
              </w:del>
            </w:ins>
          </w:p>
        </w:tc>
        <w:tc>
          <w:tcPr>
            <w:tcW w:w="87" w:type="pct"/>
            <w:gridSpan w:val="4"/>
            <w:vAlign w:val="center"/>
            <w:tcPrChange w:id="6786" w:author="怡然 刘 [2]" w:date="2026-07-08T11:22:00Z">
              <w:tcPr>
                <w:tcW w:w="331" w:type="pct"/>
                <w:gridSpan w:val="4"/>
                <w:vAlign w:val="center"/>
              </w:tcPr>
            </w:tcPrChange>
          </w:tcPr>
          <w:p w14:paraId="3B5DD754" w14:textId="46151C6A" w:rsidR="005F457E" w:rsidDel="00964E30" w:rsidRDefault="00000000">
            <w:pPr>
              <w:widowControl/>
              <w:spacing w:after="0" w:line="240" w:lineRule="auto"/>
              <w:ind w:firstLineChars="0" w:firstLine="0"/>
              <w:textAlignment w:val="auto"/>
              <w:rPr>
                <w:ins w:id="6787" w:author="Bentayga-" w:date="2026-07-05T17:06:00Z"/>
                <w:del w:id="6788" w:author="Si-yuan LIU" w:date="2026-07-24T14:26:00Z" w16du:dateUtc="2026-07-24T06:26:00Z"/>
                <w:color w:val="000000"/>
                <w:kern w:val="0"/>
                <w:sz w:val="21"/>
                <w:szCs w:val="21"/>
              </w:rPr>
            </w:pPr>
            <w:ins w:id="6789" w:author="Bentayga-" w:date="2026-07-05T17:06:00Z">
              <w:del w:id="6790" w:author="Si-yuan LIU" w:date="2026-07-24T14:26:00Z" w16du:dateUtc="2026-07-24T06:26:00Z">
                <w:r w:rsidDel="00964E30">
                  <w:rPr>
                    <w:rFonts w:hint="eastAsia"/>
                    <w:color w:val="000000"/>
                    <w:kern w:val="0"/>
                    <w:sz w:val="21"/>
                    <w:szCs w:val="21"/>
                  </w:rPr>
                  <w:delText>奥融科技</w:delText>
                </w:r>
              </w:del>
            </w:ins>
          </w:p>
        </w:tc>
      </w:tr>
      <w:tr w:rsidR="005F457E" w:rsidDel="00964E30" w14:paraId="7E20F0D6" w14:textId="491EF0A5" w:rsidTr="005F457E">
        <w:trPr>
          <w:gridBefore w:val="2"/>
          <w:gridAfter w:val="1"/>
          <w:wBefore w:w="1157" w:type="dxa"/>
          <w:wAfter w:w="35" w:type="dxa"/>
          <w:trHeight w:val="290"/>
          <w:tblHeader/>
          <w:jc w:val="center"/>
          <w:ins w:id="6791" w:author="Bentayga-" w:date="2026-07-05T17:06:00Z"/>
          <w:del w:id="6792" w:author="Si-yuan LIU" w:date="2026-07-24T14:26:00Z" w16du:dateUtc="2026-07-24T06:26:00Z"/>
          <w:trPrChange w:id="6793" w:author="怡然 刘 [2]" w:date="2026-07-08T11:22:00Z">
            <w:trPr>
              <w:gridBefore w:val="2"/>
              <w:gridAfter w:val="1"/>
              <w:wBefore w:w="1045" w:type="dxa"/>
              <w:wAfter w:w="41" w:type="dxa"/>
              <w:trHeight w:val="290"/>
              <w:jc w:val="center"/>
            </w:trPr>
          </w:trPrChange>
        </w:trPr>
        <w:tc>
          <w:tcPr>
            <w:tcW w:w="991" w:type="pct"/>
            <w:gridSpan w:val="3"/>
            <w:vMerge w:val="restart"/>
            <w:noWrap/>
            <w:vAlign w:val="center"/>
            <w:tcPrChange w:id="6794" w:author="怡然 刘 [2]" w:date="2026-07-08T11:22:00Z">
              <w:tcPr>
                <w:tcW w:w="619" w:type="pct"/>
                <w:gridSpan w:val="5"/>
                <w:vMerge w:val="restart"/>
                <w:noWrap/>
                <w:vAlign w:val="center"/>
              </w:tcPr>
            </w:tcPrChange>
          </w:tcPr>
          <w:p w14:paraId="07A030E4" w14:textId="0DF077E2" w:rsidR="005F457E" w:rsidDel="00964E30" w:rsidRDefault="00000000">
            <w:pPr>
              <w:widowControl/>
              <w:spacing w:after="0" w:line="240" w:lineRule="auto"/>
              <w:ind w:firstLineChars="0" w:firstLine="0"/>
              <w:jc w:val="center"/>
              <w:textAlignment w:val="auto"/>
              <w:rPr>
                <w:ins w:id="6795" w:author="Bentayga-" w:date="2026-07-05T17:06:00Z"/>
                <w:del w:id="6796" w:author="Si-yuan LIU" w:date="2026-07-24T14:26:00Z" w16du:dateUtc="2026-07-24T06:26:00Z"/>
                <w:color w:val="000000"/>
                <w:kern w:val="0"/>
                <w:sz w:val="21"/>
                <w:szCs w:val="21"/>
              </w:rPr>
            </w:pPr>
            <w:ins w:id="6797" w:author="Bentayga-" w:date="2026-07-05T17:06:00Z">
              <w:del w:id="6798" w:author="Si-yuan LIU" w:date="2026-07-24T14:26:00Z" w16du:dateUtc="2026-07-24T06:26:00Z">
                <w:r w:rsidDel="00964E30">
                  <w:rPr>
                    <w:rFonts w:hint="eastAsia"/>
                    <w:color w:val="000000"/>
                    <w:kern w:val="0"/>
                    <w:sz w:val="21"/>
                    <w:szCs w:val="21"/>
                  </w:rPr>
                  <w:delText>股权转让</w:delText>
                </w:r>
              </w:del>
            </w:ins>
          </w:p>
        </w:tc>
        <w:tc>
          <w:tcPr>
            <w:tcW w:w="3632" w:type="pct"/>
            <w:gridSpan w:val="18"/>
            <w:vAlign w:val="center"/>
            <w:tcPrChange w:id="6799" w:author="怡然 刘 [2]" w:date="2026-07-08T11:22:00Z">
              <w:tcPr>
                <w:tcW w:w="4203" w:type="pct"/>
                <w:gridSpan w:val="28"/>
                <w:vAlign w:val="center"/>
              </w:tcPr>
            </w:tcPrChange>
          </w:tcPr>
          <w:p w14:paraId="27803FEB" w14:textId="05B6992C" w:rsidR="005F457E" w:rsidDel="00964E30" w:rsidRDefault="00000000">
            <w:pPr>
              <w:widowControl/>
              <w:spacing w:after="0" w:line="240" w:lineRule="auto"/>
              <w:ind w:firstLineChars="0" w:firstLine="0"/>
              <w:textAlignment w:val="auto"/>
              <w:rPr>
                <w:ins w:id="6800" w:author="Bentayga-" w:date="2026-07-05T17:06:00Z"/>
                <w:del w:id="6801" w:author="Si-yuan LIU" w:date="2026-07-24T14:26:00Z" w16du:dateUtc="2026-07-24T06:26:00Z"/>
                <w:color w:val="000000"/>
                <w:kern w:val="0"/>
                <w:sz w:val="21"/>
                <w:szCs w:val="21"/>
              </w:rPr>
            </w:pPr>
            <w:ins w:id="6802" w:author="Bentayga-" w:date="2026-07-05T17:06:00Z">
              <w:del w:id="6803" w:author="Si-yuan LIU" w:date="2026-07-24T14:26:00Z" w16du:dateUtc="2026-07-24T06:26:00Z">
                <w:r w:rsidDel="00964E30">
                  <w:rPr>
                    <w:color w:val="000000"/>
                    <w:kern w:val="0"/>
                    <w:sz w:val="21"/>
                    <w:szCs w:val="21"/>
                  </w:rPr>
                  <w:delText>4</w:delText>
                </w:r>
                <w:r w:rsidDel="00964E30">
                  <w:rPr>
                    <w:rFonts w:hint="eastAsia"/>
                    <w:color w:val="000000"/>
                    <w:kern w:val="0"/>
                    <w:sz w:val="21"/>
                    <w:szCs w:val="21"/>
                  </w:rPr>
                  <w:delText>、奥飞数据设立</w:delText>
                </w:r>
                <w:r w:rsidDel="00964E30">
                  <w:rPr>
                    <w:color w:val="000000"/>
                    <w:kern w:val="0"/>
                    <w:sz w:val="21"/>
                    <w:szCs w:val="21"/>
                  </w:rPr>
                  <w:delText>SPV</w:delText>
                </w:r>
                <w:r w:rsidDel="00964E30">
                  <w:rPr>
                    <w:rFonts w:hint="eastAsia"/>
                    <w:color w:val="000000"/>
                    <w:kern w:val="0"/>
                    <w:sz w:val="21"/>
                    <w:szCs w:val="21"/>
                  </w:rPr>
                  <w:delText>，暂不实缴，并转让</w:delText>
                </w:r>
                <w:r w:rsidDel="00964E30">
                  <w:rPr>
                    <w:color w:val="000000"/>
                    <w:kern w:val="0"/>
                    <w:sz w:val="21"/>
                    <w:szCs w:val="21"/>
                  </w:rPr>
                  <w:delText>SPV</w:delText>
                </w:r>
                <w:r w:rsidDel="00964E30">
                  <w:rPr>
                    <w:rFonts w:hint="eastAsia"/>
                    <w:color w:val="000000"/>
                    <w:kern w:val="0"/>
                    <w:sz w:val="21"/>
                    <w:szCs w:val="21"/>
                  </w:rPr>
                  <w:delText>股权至专项计划。专项计划对</w:delText>
                </w:r>
                <w:r w:rsidDel="00964E30">
                  <w:rPr>
                    <w:color w:val="000000"/>
                    <w:kern w:val="0"/>
                    <w:sz w:val="21"/>
                    <w:szCs w:val="21"/>
                  </w:rPr>
                  <w:delText>SPV</w:delText>
                </w:r>
                <w:r w:rsidDel="00964E30">
                  <w:rPr>
                    <w:rFonts w:hint="eastAsia"/>
                    <w:color w:val="000000"/>
                    <w:kern w:val="0"/>
                    <w:sz w:val="21"/>
                    <w:szCs w:val="21"/>
                  </w:rPr>
                  <w:delText>实缴并发放股东借款，搭建股</w:delText>
                </w:r>
                <w:r w:rsidDel="00964E30">
                  <w:rPr>
                    <w:color w:val="000000"/>
                    <w:kern w:val="0"/>
                    <w:sz w:val="21"/>
                    <w:szCs w:val="21"/>
                  </w:rPr>
                  <w:delText>+</w:delText>
                </w:r>
                <w:r w:rsidDel="00964E30">
                  <w:rPr>
                    <w:rFonts w:hint="eastAsia"/>
                    <w:color w:val="000000"/>
                    <w:kern w:val="0"/>
                    <w:sz w:val="21"/>
                    <w:szCs w:val="21"/>
                  </w:rPr>
                  <w:delText>债为</w:delText>
                </w:r>
                <w:r w:rsidDel="00964E30">
                  <w:rPr>
                    <w:color w:val="000000"/>
                    <w:kern w:val="0"/>
                    <w:sz w:val="21"/>
                    <w:szCs w:val="21"/>
                  </w:rPr>
                  <w:delText>1:2</w:delText>
                </w:r>
                <w:r w:rsidDel="00964E30">
                  <w:rPr>
                    <w:rFonts w:hint="eastAsia"/>
                    <w:color w:val="000000"/>
                    <w:kern w:val="0"/>
                    <w:sz w:val="21"/>
                    <w:szCs w:val="21"/>
                  </w:rPr>
                  <w:delText>的投资模式</w:delText>
                </w:r>
              </w:del>
            </w:ins>
          </w:p>
        </w:tc>
      </w:tr>
      <w:tr w:rsidR="005F457E" w:rsidDel="00964E30" w14:paraId="3F90026E" w14:textId="0063A0EE" w:rsidTr="005F457E">
        <w:trPr>
          <w:gridBefore w:val="2"/>
          <w:wBefore w:w="1157" w:type="dxa"/>
          <w:trHeight w:val="1960"/>
          <w:tblHeader/>
          <w:jc w:val="center"/>
          <w:ins w:id="6804" w:author="Bentayga-" w:date="2026-07-05T17:06:00Z"/>
          <w:del w:id="6805" w:author="Si-yuan LIU" w:date="2026-07-24T14:26:00Z" w16du:dateUtc="2026-07-24T06:26:00Z"/>
          <w:trPrChange w:id="6806" w:author="怡然 刘 [2]" w:date="2026-07-08T11:22:00Z">
            <w:trPr>
              <w:gridBefore w:val="2"/>
              <w:wBefore w:w="1045" w:type="dxa"/>
              <w:trHeight w:val="1960"/>
              <w:jc w:val="center"/>
            </w:trPr>
          </w:trPrChange>
        </w:trPr>
        <w:tc>
          <w:tcPr>
            <w:tcW w:w="991" w:type="pct"/>
            <w:gridSpan w:val="3"/>
            <w:vMerge/>
            <w:vAlign w:val="center"/>
            <w:tcPrChange w:id="6807" w:author="怡然 刘 [2]" w:date="2026-07-08T11:22:00Z">
              <w:tcPr>
                <w:tcW w:w="619" w:type="pct"/>
                <w:gridSpan w:val="5"/>
                <w:vMerge/>
                <w:vAlign w:val="center"/>
              </w:tcPr>
            </w:tcPrChange>
          </w:tcPr>
          <w:p w14:paraId="50C4331C" w14:textId="4302C49B" w:rsidR="005F457E" w:rsidDel="00964E30" w:rsidRDefault="005F457E">
            <w:pPr>
              <w:widowControl/>
              <w:spacing w:after="0" w:line="240" w:lineRule="auto"/>
              <w:ind w:firstLineChars="0" w:firstLine="0"/>
              <w:jc w:val="left"/>
              <w:textAlignment w:val="auto"/>
              <w:rPr>
                <w:ins w:id="6808" w:author="Bentayga-" w:date="2026-07-05T17:06:00Z"/>
                <w:del w:id="6809" w:author="Si-yuan LIU" w:date="2026-07-24T14:26:00Z" w16du:dateUtc="2026-07-24T06:26:00Z"/>
                <w:color w:val="000000"/>
                <w:kern w:val="0"/>
                <w:sz w:val="21"/>
                <w:szCs w:val="21"/>
              </w:rPr>
            </w:pPr>
          </w:p>
        </w:tc>
        <w:tc>
          <w:tcPr>
            <w:tcW w:w="87" w:type="pct"/>
            <w:vAlign w:val="center"/>
            <w:tcPrChange w:id="6810" w:author="怡然 刘 [2]" w:date="2026-07-08T11:22:00Z">
              <w:tcPr>
                <w:tcW w:w="83" w:type="pct"/>
                <w:vAlign w:val="center"/>
              </w:tcPr>
            </w:tcPrChange>
          </w:tcPr>
          <w:p w14:paraId="11E98C45" w14:textId="34C979B4" w:rsidR="005F457E" w:rsidDel="00964E30" w:rsidRDefault="00000000">
            <w:pPr>
              <w:widowControl/>
              <w:spacing w:after="0" w:line="240" w:lineRule="auto"/>
              <w:ind w:firstLineChars="0" w:firstLine="0"/>
              <w:jc w:val="center"/>
              <w:textAlignment w:val="auto"/>
              <w:rPr>
                <w:ins w:id="6811" w:author="Bentayga-" w:date="2026-07-05T17:06:00Z"/>
                <w:del w:id="6812" w:author="Si-yuan LIU" w:date="2026-07-24T14:26:00Z" w16du:dateUtc="2026-07-24T06:26:00Z"/>
                <w:color w:val="000000"/>
                <w:kern w:val="0"/>
                <w:sz w:val="21"/>
                <w:szCs w:val="21"/>
              </w:rPr>
            </w:pPr>
            <w:ins w:id="6813" w:author="Bentayga-" w:date="2026-07-05T17:06:00Z">
              <w:del w:id="6814" w:author="Si-yuan LIU" w:date="2026-07-24T14:26:00Z" w16du:dateUtc="2026-07-24T06:26:00Z">
                <w:r w:rsidDel="00964E30">
                  <w:rPr>
                    <w:rFonts w:hint="eastAsia"/>
                    <w:color w:val="000000"/>
                    <w:kern w:val="0"/>
                    <w:sz w:val="21"/>
                    <w:szCs w:val="21"/>
                  </w:rPr>
                  <w:delText>印花税</w:delText>
                </w:r>
              </w:del>
            </w:ins>
          </w:p>
        </w:tc>
        <w:tc>
          <w:tcPr>
            <w:tcW w:w="89" w:type="pct"/>
            <w:noWrap/>
            <w:vAlign w:val="center"/>
            <w:tcPrChange w:id="6815" w:author="怡然 刘 [2]" w:date="2026-07-08T11:22:00Z">
              <w:tcPr>
                <w:tcW w:w="127" w:type="pct"/>
                <w:gridSpan w:val="2"/>
                <w:noWrap/>
                <w:vAlign w:val="center"/>
              </w:tcPr>
            </w:tcPrChange>
          </w:tcPr>
          <w:p w14:paraId="47B6F767" w14:textId="5844DE09" w:rsidR="005F457E" w:rsidDel="00964E30" w:rsidRDefault="00000000">
            <w:pPr>
              <w:widowControl/>
              <w:spacing w:after="0" w:line="240" w:lineRule="auto"/>
              <w:ind w:firstLineChars="0" w:firstLine="0"/>
              <w:textAlignment w:val="auto"/>
              <w:rPr>
                <w:ins w:id="6816" w:author="Bentayga-" w:date="2026-07-05T17:06:00Z"/>
                <w:del w:id="6817" w:author="Si-yuan LIU" w:date="2026-07-24T14:26:00Z" w16du:dateUtc="2026-07-24T06:26:00Z"/>
                <w:color w:val="000000"/>
                <w:kern w:val="0"/>
                <w:sz w:val="21"/>
                <w:szCs w:val="21"/>
              </w:rPr>
            </w:pPr>
            <w:ins w:id="6818" w:author="Bentayga-" w:date="2026-07-05T17:06:00Z">
              <w:del w:id="6819" w:author="Si-yuan LIU" w:date="2026-07-24T14:26:00Z" w16du:dateUtc="2026-07-24T06:26:00Z">
                <w:r w:rsidDel="00964E30">
                  <w:rPr>
                    <w:rFonts w:hint="eastAsia"/>
                    <w:color w:val="000000"/>
                    <w:kern w:val="0"/>
                    <w:sz w:val="21"/>
                    <w:szCs w:val="21"/>
                  </w:rPr>
                  <w:delText>是</w:delText>
                </w:r>
              </w:del>
            </w:ins>
          </w:p>
        </w:tc>
        <w:tc>
          <w:tcPr>
            <w:tcW w:w="2411" w:type="pct"/>
            <w:gridSpan w:val="6"/>
            <w:vAlign w:val="center"/>
            <w:tcPrChange w:id="6820" w:author="怡然 刘 [2]" w:date="2026-07-08T11:22:00Z">
              <w:tcPr>
                <w:tcW w:w="2466" w:type="pct"/>
                <w:gridSpan w:val="9"/>
                <w:vAlign w:val="center"/>
              </w:tcPr>
            </w:tcPrChange>
          </w:tcPr>
          <w:p w14:paraId="513DF712" w14:textId="5BAFB13A" w:rsidR="005F457E" w:rsidDel="00964E30" w:rsidRDefault="00000000">
            <w:pPr>
              <w:widowControl/>
              <w:spacing w:after="0" w:line="240" w:lineRule="auto"/>
              <w:ind w:firstLineChars="0" w:firstLine="0"/>
              <w:textAlignment w:val="auto"/>
              <w:rPr>
                <w:ins w:id="6821" w:author="Bentayga-" w:date="2026-07-05T17:06:00Z"/>
                <w:del w:id="6822" w:author="Si-yuan LIU" w:date="2026-07-24T14:26:00Z" w16du:dateUtc="2026-07-24T06:26:00Z"/>
                <w:color w:val="000000"/>
                <w:kern w:val="0"/>
                <w:sz w:val="21"/>
                <w:szCs w:val="21"/>
                <w:lang w:val="en"/>
              </w:rPr>
            </w:pPr>
            <w:ins w:id="6823" w:author="Bentayga-" w:date="2026-07-05T17:06:00Z">
              <w:del w:id="6824" w:author="Si-yuan LIU" w:date="2026-07-24T14:26:00Z" w16du:dateUtc="2026-07-24T06:26:00Z">
                <w:r w:rsidDel="00964E30">
                  <w:rPr>
                    <w:rFonts w:hint="eastAsia"/>
                    <w:color w:val="000000"/>
                    <w:kern w:val="0"/>
                    <w:sz w:val="21"/>
                    <w:szCs w:val="21"/>
                    <w:lang w:val="en"/>
                  </w:rPr>
                  <w:delText>专项计划对</w:delText>
                </w:r>
                <w:r w:rsidDel="00964E30">
                  <w:rPr>
                    <w:color w:val="000000"/>
                    <w:kern w:val="0"/>
                    <w:sz w:val="21"/>
                    <w:szCs w:val="21"/>
                    <w:lang w:val="en"/>
                  </w:rPr>
                  <w:delText>SPV</w:delText>
                </w:r>
                <w:r w:rsidDel="00964E30">
                  <w:rPr>
                    <w:rFonts w:hint="eastAsia"/>
                    <w:color w:val="000000"/>
                    <w:kern w:val="0"/>
                    <w:sz w:val="21"/>
                    <w:szCs w:val="21"/>
                    <w:lang w:val="en"/>
                  </w:rPr>
                  <w:delText>公司实缴仅涉及印花税，</w:delText>
                </w:r>
                <w:r w:rsidDel="00964E30">
                  <w:rPr>
                    <w:color w:val="000000"/>
                    <w:kern w:val="0"/>
                    <w:sz w:val="21"/>
                    <w:szCs w:val="21"/>
                    <w:lang w:val="en"/>
                  </w:rPr>
                  <w:delText>SPV</w:delText>
                </w:r>
                <w:r w:rsidDel="00964E30">
                  <w:rPr>
                    <w:rFonts w:hint="eastAsia"/>
                    <w:color w:val="000000"/>
                    <w:kern w:val="0"/>
                    <w:sz w:val="21"/>
                    <w:szCs w:val="21"/>
                    <w:lang w:val="en"/>
                  </w:rPr>
                  <w:delText>公司应按营业账簿税目按照</w:delText>
                </w:r>
                <w:r w:rsidDel="00964E30">
                  <w:rPr>
                    <w:color w:val="000000"/>
                    <w:kern w:val="0"/>
                    <w:sz w:val="21"/>
                    <w:szCs w:val="21"/>
                    <w:lang w:val="en"/>
                  </w:rPr>
                  <w:delText>0.025%</w:delText>
                </w:r>
                <w:r w:rsidDel="00964E30">
                  <w:rPr>
                    <w:rFonts w:hint="eastAsia"/>
                    <w:color w:val="000000"/>
                    <w:kern w:val="0"/>
                    <w:sz w:val="21"/>
                    <w:szCs w:val="21"/>
                    <w:lang w:val="en"/>
                  </w:rPr>
                  <w:delText>缴纳印花税。专项计划对</w:delText>
                </w:r>
                <w:r w:rsidDel="00964E30">
                  <w:rPr>
                    <w:color w:val="000000"/>
                    <w:kern w:val="0"/>
                    <w:sz w:val="21"/>
                    <w:szCs w:val="21"/>
                    <w:lang w:val="en"/>
                  </w:rPr>
                  <w:delText>SPV</w:delText>
                </w:r>
                <w:r w:rsidDel="00964E30">
                  <w:rPr>
                    <w:rFonts w:hint="eastAsia"/>
                    <w:color w:val="000000"/>
                    <w:kern w:val="0"/>
                    <w:sz w:val="21"/>
                    <w:szCs w:val="21"/>
                    <w:lang w:val="en"/>
                  </w:rPr>
                  <w:delText>公司发放借款，因专项计划不属于金融机构，故该借款合同不需缴纳印花税</w:delText>
                </w:r>
              </w:del>
            </w:ins>
          </w:p>
          <w:p w14:paraId="513C4069" w14:textId="65743EF2" w:rsidR="005F457E" w:rsidDel="00964E30" w:rsidRDefault="00000000">
            <w:pPr>
              <w:widowControl/>
              <w:spacing w:after="0" w:line="240" w:lineRule="auto"/>
              <w:ind w:firstLineChars="0" w:firstLine="0"/>
              <w:textAlignment w:val="auto"/>
              <w:rPr>
                <w:ins w:id="6825" w:author="Bentayga-" w:date="2026-07-05T17:06:00Z"/>
                <w:del w:id="6826" w:author="Si-yuan LIU" w:date="2026-07-24T14:26:00Z" w16du:dateUtc="2026-07-24T06:26:00Z"/>
                <w:color w:val="000000"/>
                <w:kern w:val="0"/>
                <w:sz w:val="21"/>
                <w:szCs w:val="21"/>
                <w:lang w:val="en"/>
              </w:rPr>
            </w:pPr>
            <w:ins w:id="6827" w:author="Bentayga-" w:date="2026-07-05T17:06:00Z">
              <w:del w:id="6828" w:author="Si-yuan LIU" w:date="2026-07-24T14:26:00Z" w16du:dateUtc="2026-07-24T06:26:00Z">
                <w:r w:rsidDel="00964E30">
                  <w:rPr>
                    <w:rFonts w:hint="eastAsia"/>
                    <w:color w:val="000000"/>
                    <w:kern w:val="0"/>
                    <w:sz w:val="21"/>
                    <w:szCs w:val="21"/>
                    <w:lang w:val="en"/>
                  </w:rPr>
                  <w:delText>政策依据：中华人民共和国印花税法</w:delText>
                </w:r>
              </w:del>
            </w:ins>
          </w:p>
          <w:p w14:paraId="0F7FD1F1" w14:textId="7459F00A" w:rsidR="005F457E" w:rsidDel="00964E30" w:rsidRDefault="00000000">
            <w:pPr>
              <w:widowControl/>
              <w:spacing w:after="0" w:line="240" w:lineRule="auto"/>
              <w:ind w:firstLineChars="0" w:firstLine="0"/>
              <w:textAlignment w:val="auto"/>
              <w:rPr>
                <w:ins w:id="6829" w:author="Bentayga-" w:date="2026-07-05T17:06:00Z"/>
                <w:del w:id="6830" w:author="Si-yuan LIU" w:date="2026-07-24T14:26:00Z" w16du:dateUtc="2026-07-24T06:26:00Z"/>
                <w:color w:val="000000"/>
                <w:kern w:val="0"/>
                <w:sz w:val="21"/>
                <w:szCs w:val="21"/>
              </w:rPr>
            </w:pPr>
            <w:ins w:id="6831" w:author="Bentayga-" w:date="2026-07-05T17:06:00Z">
              <w:del w:id="6832" w:author="Si-yuan LIU" w:date="2026-07-24T14:26:00Z" w16du:dateUtc="2026-07-24T06:26:00Z">
                <w:r w:rsidDel="00964E30">
                  <w:rPr>
                    <w:rFonts w:hint="eastAsia"/>
                    <w:color w:val="000000"/>
                    <w:kern w:val="0"/>
                    <w:sz w:val="21"/>
                    <w:szCs w:val="21"/>
                    <w:lang w:val="en"/>
                  </w:rPr>
                  <w:delText>计算公式：</w:delText>
                </w:r>
                <w:r w:rsidDel="00964E30">
                  <w:rPr>
                    <w:rFonts w:hint="eastAsia"/>
                    <w:color w:val="000000"/>
                    <w:kern w:val="0"/>
                    <w:sz w:val="21"/>
                    <w:szCs w:val="21"/>
                  </w:rPr>
                  <w:delText>69,855.79</w:delText>
                </w:r>
                <w:r w:rsidDel="00964E30">
                  <w:rPr>
                    <w:color w:val="000000"/>
                    <w:kern w:val="0"/>
                    <w:sz w:val="21"/>
                    <w:szCs w:val="21"/>
                    <w:lang w:val="en"/>
                  </w:rPr>
                  <w:delText>万元</w:delText>
                </w:r>
                <w:r w:rsidDel="00964E30">
                  <w:rPr>
                    <w:color w:val="000000"/>
                    <w:kern w:val="0"/>
                    <w:sz w:val="21"/>
                    <w:szCs w:val="21"/>
                    <w:lang w:val="en"/>
                  </w:rPr>
                  <w:delText>*0.025%=</w:delText>
                </w:r>
                <w:r w:rsidDel="00964E30">
                  <w:rPr>
                    <w:rFonts w:hint="eastAsia"/>
                    <w:color w:val="000000"/>
                    <w:kern w:val="0"/>
                    <w:sz w:val="21"/>
                    <w:szCs w:val="21"/>
                  </w:rPr>
                  <w:delText>17.46</w:delText>
                </w:r>
                <w:r w:rsidDel="00964E30">
                  <w:rPr>
                    <w:rFonts w:hint="eastAsia"/>
                    <w:color w:val="000000"/>
                    <w:kern w:val="0"/>
                    <w:sz w:val="21"/>
                    <w:szCs w:val="21"/>
                    <w:lang w:val="en"/>
                  </w:rPr>
                  <w:delText>万元</w:delText>
                </w:r>
              </w:del>
            </w:ins>
          </w:p>
        </w:tc>
        <w:tc>
          <w:tcPr>
            <w:tcW w:w="358" w:type="pct"/>
            <w:gridSpan w:val="3"/>
            <w:vAlign w:val="center"/>
            <w:tcPrChange w:id="6833" w:author="怡然 刘 [2]" w:date="2026-07-08T11:22:00Z">
              <w:tcPr>
                <w:tcW w:w="450" w:type="pct"/>
                <w:gridSpan w:val="5"/>
                <w:vAlign w:val="center"/>
              </w:tcPr>
            </w:tcPrChange>
          </w:tcPr>
          <w:p w14:paraId="35A5BD34" w14:textId="65AB66D6" w:rsidR="005F457E" w:rsidDel="00964E30" w:rsidRDefault="00000000">
            <w:pPr>
              <w:widowControl/>
              <w:spacing w:after="0" w:line="240" w:lineRule="auto"/>
              <w:ind w:firstLineChars="0" w:firstLine="0"/>
              <w:textAlignment w:val="auto"/>
              <w:rPr>
                <w:ins w:id="6834" w:author="Bentayga-" w:date="2026-07-05T17:06:00Z"/>
                <w:del w:id="6835" w:author="Si-yuan LIU" w:date="2026-07-24T14:26:00Z" w16du:dateUtc="2026-07-24T06:26:00Z"/>
                <w:color w:val="000000"/>
                <w:kern w:val="0"/>
                <w:sz w:val="21"/>
                <w:szCs w:val="21"/>
              </w:rPr>
            </w:pPr>
            <w:ins w:id="6836" w:author="Bentayga-" w:date="2026-07-05T17:06:00Z">
              <w:del w:id="6837" w:author="Si-yuan LIU" w:date="2026-07-24T14:26:00Z" w16du:dateUtc="2026-07-24T06:26:00Z">
                <w:r w:rsidDel="00964E30">
                  <w:rPr>
                    <w:rFonts w:hint="eastAsia"/>
                    <w:color w:val="000000"/>
                    <w:kern w:val="0"/>
                    <w:sz w:val="21"/>
                    <w:szCs w:val="21"/>
                  </w:rPr>
                  <w:delText>17.46</w:delText>
                </w:r>
              </w:del>
            </w:ins>
          </w:p>
        </w:tc>
        <w:tc>
          <w:tcPr>
            <w:tcW w:w="226" w:type="pct"/>
            <w:gridSpan w:val="2"/>
            <w:vAlign w:val="center"/>
            <w:tcPrChange w:id="6838" w:author="怡然 刘 [2]" w:date="2026-07-08T11:22:00Z">
              <w:tcPr>
                <w:tcW w:w="261" w:type="pct"/>
                <w:gridSpan w:val="2"/>
                <w:vAlign w:val="center"/>
              </w:tcPr>
            </w:tcPrChange>
          </w:tcPr>
          <w:p w14:paraId="325845A3" w14:textId="20D81108" w:rsidR="005F457E" w:rsidDel="00964E30" w:rsidRDefault="00000000">
            <w:pPr>
              <w:widowControl/>
              <w:spacing w:after="0" w:line="240" w:lineRule="auto"/>
              <w:ind w:firstLineChars="0" w:firstLine="0"/>
              <w:textAlignment w:val="auto"/>
              <w:rPr>
                <w:ins w:id="6839" w:author="Bentayga-" w:date="2026-07-05T17:06:00Z"/>
                <w:del w:id="6840" w:author="Si-yuan LIU" w:date="2026-07-24T14:26:00Z" w16du:dateUtc="2026-07-24T06:26:00Z"/>
                <w:color w:val="000000"/>
                <w:kern w:val="0"/>
                <w:sz w:val="21"/>
                <w:szCs w:val="21"/>
              </w:rPr>
            </w:pPr>
            <w:ins w:id="6841" w:author="Bentayga-" w:date="2026-07-05T17:06:00Z">
              <w:del w:id="6842" w:author="Si-yuan LIU" w:date="2026-07-24T14:26:00Z" w16du:dateUtc="2026-07-24T06:26:00Z">
                <w:r w:rsidDel="00964E30">
                  <w:rPr>
                    <w:color w:val="000000"/>
                    <w:kern w:val="0"/>
                    <w:sz w:val="21"/>
                    <w:szCs w:val="21"/>
                    <w:lang w:val="en"/>
                  </w:rPr>
                  <w:delText>/</w:delText>
                </w:r>
              </w:del>
            </w:ins>
          </w:p>
        </w:tc>
        <w:tc>
          <w:tcPr>
            <w:tcW w:w="387" w:type="pct"/>
            <w:gridSpan w:val="2"/>
            <w:vAlign w:val="center"/>
            <w:tcPrChange w:id="6843" w:author="怡然 刘 [2]" w:date="2026-07-08T11:22:00Z">
              <w:tcPr>
                <w:tcW w:w="543" w:type="pct"/>
                <w:gridSpan w:val="6"/>
                <w:vAlign w:val="center"/>
              </w:tcPr>
            </w:tcPrChange>
          </w:tcPr>
          <w:p w14:paraId="7F745E92" w14:textId="7E2D94DF" w:rsidR="005F457E" w:rsidDel="00964E30" w:rsidRDefault="00000000">
            <w:pPr>
              <w:widowControl/>
              <w:spacing w:after="0" w:line="240" w:lineRule="auto"/>
              <w:ind w:firstLineChars="0" w:firstLine="0"/>
              <w:textAlignment w:val="auto"/>
              <w:rPr>
                <w:ins w:id="6844" w:author="Bentayga-" w:date="2026-07-05T17:06:00Z"/>
                <w:del w:id="6845" w:author="Si-yuan LIU" w:date="2026-07-24T14:26:00Z" w16du:dateUtc="2026-07-24T06:26:00Z"/>
                <w:color w:val="000000"/>
                <w:kern w:val="0"/>
                <w:sz w:val="21"/>
                <w:szCs w:val="21"/>
              </w:rPr>
            </w:pPr>
            <w:ins w:id="6846" w:author="Bentayga-" w:date="2026-07-05T17:06:00Z">
              <w:del w:id="6847" w:author="Si-yuan LIU" w:date="2026-07-24T14:26:00Z" w16du:dateUtc="2026-07-24T06:26:00Z">
                <w:r w:rsidDel="00964E30">
                  <w:rPr>
                    <w:rFonts w:hint="eastAsia"/>
                    <w:color w:val="000000"/>
                    <w:kern w:val="0"/>
                    <w:sz w:val="21"/>
                    <w:szCs w:val="21"/>
                  </w:rPr>
                  <w:delText>国家税务总局广州市南沙区税务局</w:delText>
                </w:r>
              </w:del>
            </w:ins>
          </w:p>
        </w:tc>
        <w:tc>
          <w:tcPr>
            <w:tcW w:w="87" w:type="pct"/>
            <w:gridSpan w:val="4"/>
            <w:vAlign w:val="center"/>
            <w:tcPrChange w:id="6848" w:author="怡然 刘 [2]" w:date="2026-07-08T11:22:00Z">
              <w:tcPr>
                <w:tcW w:w="331" w:type="pct"/>
                <w:gridSpan w:val="4"/>
                <w:vAlign w:val="center"/>
              </w:tcPr>
            </w:tcPrChange>
          </w:tcPr>
          <w:p w14:paraId="2E5CF782" w14:textId="02292B02" w:rsidR="005F457E" w:rsidDel="00964E30" w:rsidRDefault="00000000">
            <w:pPr>
              <w:widowControl/>
              <w:spacing w:after="0" w:line="240" w:lineRule="auto"/>
              <w:ind w:firstLineChars="0" w:firstLine="0"/>
              <w:textAlignment w:val="auto"/>
              <w:rPr>
                <w:ins w:id="6849" w:author="Bentayga-" w:date="2026-07-05T17:06:00Z"/>
                <w:del w:id="6850" w:author="Si-yuan LIU" w:date="2026-07-24T14:26:00Z" w16du:dateUtc="2026-07-24T06:26:00Z"/>
                <w:color w:val="000000"/>
                <w:kern w:val="0"/>
                <w:sz w:val="21"/>
                <w:szCs w:val="21"/>
              </w:rPr>
            </w:pPr>
            <w:ins w:id="6851" w:author="Bentayga-" w:date="2026-07-05T17:06:00Z">
              <w:del w:id="6852" w:author="Si-yuan LIU" w:date="2026-07-24T14:26:00Z" w16du:dateUtc="2026-07-24T06:26:00Z">
                <w:r w:rsidDel="00964E30">
                  <w:rPr>
                    <w:color w:val="000000"/>
                    <w:kern w:val="0"/>
                    <w:sz w:val="21"/>
                    <w:szCs w:val="21"/>
                    <w:lang w:val="en"/>
                  </w:rPr>
                  <w:delText>SPV</w:delText>
                </w:r>
              </w:del>
            </w:ins>
          </w:p>
        </w:tc>
      </w:tr>
      <w:tr w:rsidR="005F457E" w:rsidDel="00964E30" w14:paraId="4937E674" w14:textId="0CCCCE72" w:rsidTr="005F457E">
        <w:trPr>
          <w:gridBefore w:val="2"/>
          <w:wBefore w:w="1157" w:type="dxa"/>
          <w:trHeight w:val="550"/>
          <w:tblHeader/>
          <w:jc w:val="center"/>
          <w:ins w:id="6853" w:author="Bentayga-" w:date="2026-07-05T17:06:00Z"/>
          <w:del w:id="6854" w:author="Si-yuan LIU" w:date="2026-07-24T14:26:00Z" w16du:dateUtc="2026-07-24T06:26:00Z"/>
          <w:trPrChange w:id="6855" w:author="怡然 刘 [2]" w:date="2026-07-08T11:22:00Z">
            <w:trPr>
              <w:gridBefore w:val="2"/>
              <w:wBefore w:w="1045" w:type="dxa"/>
              <w:trHeight w:val="550"/>
              <w:jc w:val="center"/>
            </w:trPr>
          </w:trPrChange>
        </w:trPr>
        <w:tc>
          <w:tcPr>
            <w:tcW w:w="991" w:type="pct"/>
            <w:gridSpan w:val="3"/>
            <w:vMerge/>
            <w:vAlign w:val="center"/>
            <w:tcPrChange w:id="6856" w:author="怡然 刘 [2]" w:date="2026-07-08T11:22:00Z">
              <w:tcPr>
                <w:tcW w:w="619" w:type="pct"/>
                <w:gridSpan w:val="5"/>
                <w:vMerge/>
                <w:vAlign w:val="center"/>
              </w:tcPr>
            </w:tcPrChange>
          </w:tcPr>
          <w:p w14:paraId="12BA0563" w14:textId="09217C98" w:rsidR="005F457E" w:rsidDel="00964E30" w:rsidRDefault="005F457E">
            <w:pPr>
              <w:widowControl/>
              <w:spacing w:after="0" w:line="240" w:lineRule="auto"/>
              <w:ind w:firstLineChars="0" w:firstLine="0"/>
              <w:jc w:val="left"/>
              <w:textAlignment w:val="auto"/>
              <w:rPr>
                <w:ins w:id="6857" w:author="Bentayga-" w:date="2026-07-05T17:06:00Z"/>
                <w:del w:id="6858" w:author="Si-yuan LIU" w:date="2026-07-24T14:26:00Z" w16du:dateUtc="2026-07-24T06:26:00Z"/>
                <w:color w:val="000000"/>
                <w:kern w:val="0"/>
                <w:sz w:val="21"/>
                <w:szCs w:val="21"/>
              </w:rPr>
            </w:pPr>
          </w:p>
        </w:tc>
        <w:tc>
          <w:tcPr>
            <w:tcW w:w="87" w:type="pct"/>
            <w:vAlign w:val="center"/>
            <w:tcPrChange w:id="6859" w:author="怡然 刘 [2]" w:date="2026-07-08T11:22:00Z">
              <w:tcPr>
                <w:tcW w:w="83" w:type="pct"/>
                <w:vAlign w:val="center"/>
              </w:tcPr>
            </w:tcPrChange>
          </w:tcPr>
          <w:p w14:paraId="056D6F20" w14:textId="23A96DF7" w:rsidR="005F457E" w:rsidDel="00964E30" w:rsidRDefault="00000000">
            <w:pPr>
              <w:widowControl/>
              <w:spacing w:after="0" w:line="240" w:lineRule="auto"/>
              <w:ind w:firstLineChars="0" w:firstLine="0"/>
              <w:jc w:val="center"/>
              <w:textAlignment w:val="auto"/>
              <w:rPr>
                <w:ins w:id="6860" w:author="Bentayga-" w:date="2026-07-05T17:06:00Z"/>
                <w:del w:id="6861" w:author="Si-yuan LIU" w:date="2026-07-24T14:26:00Z" w16du:dateUtc="2026-07-24T06:26:00Z"/>
                <w:color w:val="000000"/>
                <w:kern w:val="0"/>
                <w:sz w:val="21"/>
                <w:szCs w:val="21"/>
              </w:rPr>
            </w:pPr>
            <w:ins w:id="6862" w:author="Bentayga-" w:date="2026-07-05T17:06:00Z">
              <w:del w:id="6863" w:author="Si-yuan LIU" w:date="2026-07-24T14:26:00Z" w16du:dateUtc="2026-07-24T06:26:00Z">
                <w:r w:rsidDel="00964E30">
                  <w:rPr>
                    <w:rFonts w:hint="eastAsia"/>
                    <w:color w:val="000000"/>
                    <w:kern w:val="0"/>
                    <w:sz w:val="21"/>
                    <w:szCs w:val="21"/>
                  </w:rPr>
                  <w:delText>土地增值税</w:delText>
                </w:r>
              </w:del>
            </w:ins>
          </w:p>
        </w:tc>
        <w:tc>
          <w:tcPr>
            <w:tcW w:w="89" w:type="pct"/>
            <w:vAlign w:val="center"/>
            <w:tcPrChange w:id="6864" w:author="怡然 刘 [2]" w:date="2026-07-08T11:22:00Z">
              <w:tcPr>
                <w:tcW w:w="127" w:type="pct"/>
                <w:gridSpan w:val="2"/>
                <w:vAlign w:val="center"/>
              </w:tcPr>
            </w:tcPrChange>
          </w:tcPr>
          <w:p w14:paraId="524CCF07" w14:textId="48D31023" w:rsidR="005F457E" w:rsidDel="00964E30" w:rsidRDefault="00000000">
            <w:pPr>
              <w:widowControl/>
              <w:spacing w:after="0" w:line="240" w:lineRule="auto"/>
              <w:ind w:firstLineChars="0" w:firstLine="0"/>
              <w:textAlignment w:val="auto"/>
              <w:rPr>
                <w:ins w:id="6865" w:author="Bentayga-" w:date="2026-07-05T17:06:00Z"/>
                <w:del w:id="6866" w:author="Si-yuan LIU" w:date="2026-07-24T14:26:00Z" w16du:dateUtc="2026-07-24T06:26:00Z"/>
                <w:color w:val="000000"/>
                <w:kern w:val="0"/>
                <w:sz w:val="21"/>
                <w:szCs w:val="21"/>
              </w:rPr>
            </w:pPr>
            <w:ins w:id="6867" w:author="Bentayga-" w:date="2026-07-05T17:06:00Z">
              <w:del w:id="6868" w:author="Si-yuan LIU" w:date="2026-07-24T14:26:00Z" w16du:dateUtc="2026-07-24T06:26:00Z">
                <w:r w:rsidDel="00964E30">
                  <w:rPr>
                    <w:rFonts w:hint="eastAsia"/>
                    <w:color w:val="000000"/>
                    <w:kern w:val="0"/>
                    <w:sz w:val="21"/>
                    <w:szCs w:val="21"/>
                  </w:rPr>
                  <w:delText>否</w:delText>
                </w:r>
              </w:del>
            </w:ins>
          </w:p>
        </w:tc>
        <w:tc>
          <w:tcPr>
            <w:tcW w:w="2411" w:type="pct"/>
            <w:gridSpan w:val="6"/>
            <w:vAlign w:val="center"/>
            <w:tcPrChange w:id="6869" w:author="怡然 刘 [2]" w:date="2026-07-08T11:22:00Z">
              <w:tcPr>
                <w:tcW w:w="2466" w:type="pct"/>
                <w:gridSpan w:val="9"/>
                <w:vAlign w:val="center"/>
              </w:tcPr>
            </w:tcPrChange>
          </w:tcPr>
          <w:p w14:paraId="67AF266B" w14:textId="11537B2F" w:rsidR="005F457E" w:rsidDel="00964E30" w:rsidRDefault="00000000">
            <w:pPr>
              <w:widowControl/>
              <w:spacing w:after="0" w:line="240" w:lineRule="auto"/>
              <w:ind w:firstLineChars="0" w:firstLine="0"/>
              <w:textAlignment w:val="auto"/>
              <w:rPr>
                <w:ins w:id="6870" w:author="Bentayga-" w:date="2026-07-05T17:06:00Z"/>
                <w:del w:id="6871" w:author="Si-yuan LIU" w:date="2026-07-24T14:26:00Z" w16du:dateUtc="2026-07-24T06:26:00Z"/>
                <w:color w:val="000000"/>
                <w:kern w:val="0"/>
                <w:sz w:val="21"/>
                <w:szCs w:val="21"/>
              </w:rPr>
            </w:pPr>
            <w:ins w:id="6872" w:author="Bentayga-" w:date="2026-07-05T17:06:00Z">
              <w:del w:id="6873" w:author="Si-yuan LIU" w:date="2026-07-24T14:26:00Z" w16du:dateUtc="2026-07-24T06:26:00Z">
                <w:r w:rsidDel="00964E30">
                  <w:rPr>
                    <w:color w:val="000000"/>
                    <w:kern w:val="0"/>
                    <w:sz w:val="21"/>
                    <w:szCs w:val="21"/>
                    <w:lang w:val="en"/>
                  </w:rPr>
                  <w:delText>/</w:delText>
                </w:r>
              </w:del>
            </w:ins>
          </w:p>
        </w:tc>
        <w:tc>
          <w:tcPr>
            <w:tcW w:w="358" w:type="pct"/>
            <w:gridSpan w:val="3"/>
            <w:vAlign w:val="center"/>
            <w:tcPrChange w:id="6874" w:author="怡然 刘 [2]" w:date="2026-07-08T11:22:00Z">
              <w:tcPr>
                <w:tcW w:w="450" w:type="pct"/>
                <w:gridSpan w:val="5"/>
                <w:vAlign w:val="center"/>
              </w:tcPr>
            </w:tcPrChange>
          </w:tcPr>
          <w:p w14:paraId="4561BFC5" w14:textId="60836FE7" w:rsidR="005F457E" w:rsidDel="00964E30" w:rsidRDefault="00000000">
            <w:pPr>
              <w:widowControl/>
              <w:spacing w:after="0" w:line="240" w:lineRule="auto"/>
              <w:ind w:firstLineChars="0" w:firstLine="0"/>
              <w:textAlignment w:val="auto"/>
              <w:rPr>
                <w:ins w:id="6875" w:author="Bentayga-" w:date="2026-07-05T17:06:00Z"/>
                <w:del w:id="6876" w:author="Si-yuan LIU" w:date="2026-07-24T14:26:00Z" w16du:dateUtc="2026-07-24T06:26:00Z"/>
                <w:color w:val="000000"/>
                <w:kern w:val="0"/>
                <w:sz w:val="21"/>
                <w:szCs w:val="21"/>
              </w:rPr>
            </w:pPr>
            <w:ins w:id="6877" w:author="Bentayga-" w:date="2026-07-05T17:06:00Z">
              <w:del w:id="6878" w:author="Si-yuan LIU" w:date="2026-07-24T14:26:00Z" w16du:dateUtc="2026-07-24T06:26:00Z">
                <w:r w:rsidDel="00964E30">
                  <w:rPr>
                    <w:color w:val="000000"/>
                    <w:kern w:val="0"/>
                    <w:sz w:val="21"/>
                    <w:szCs w:val="21"/>
                    <w:lang w:val="en"/>
                  </w:rPr>
                  <w:delText>/</w:delText>
                </w:r>
              </w:del>
            </w:ins>
          </w:p>
        </w:tc>
        <w:tc>
          <w:tcPr>
            <w:tcW w:w="226" w:type="pct"/>
            <w:gridSpan w:val="2"/>
            <w:vAlign w:val="center"/>
            <w:tcPrChange w:id="6879" w:author="怡然 刘 [2]" w:date="2026-07-08T11:22:00Z">
              <w:tcPr>
                <w:tcW w:w="261" w:type="pct"/>
                <w:gridSpan w:val="2"/>
                <w:vAlign w:val="center"/>
              </w:tcPr>
            </w:tcPrChange>
          </w:tcPr>
          <w:p w14:paraId="5206CDCB" w14:textId="2A0BD112" w:rsidR="005F457E" w:rsidDel="00964E30" w:rsidRDefault="00000000">
            <w:pPr>
              <w:widowControl/>
              <w:spacing w:after="0" w:line="240" w:lineRule="auto"/>
              <w:ind w:firstLineChars="0" w:firstLine="0"/>
              <w:textAlignment w:val="auto"/>
              <w:rPr>
                <w:ins w:id="6880" w:author="Bentayga-" w:date="2026-07-05T17:06:00Z"/>
                <w:del w:id="6881" w:author="Si-yuan LIU" w:date="2026-07-24T14:26:00Z" w16du:dateUtc="2026-07-24T06:26:00Z"/>
                <w:color w:val="000000"/>
                <w:kern w:val="0"/>
                <w:sz w:val="21"/>
                <w:szCs w:val="21"/>
              </w:rPr>
            </w:pPr>
            <w:ins w:id="6882" w:author="Bentayga-" w:date="2026-07-05T17:06:00Z">
              <w:del w:id="6883" w:author="Si-yuan LIU" w:date="2026-07-24T14:26:00Z" w16du:dateUtc="2026-07-24T06:26:00Z">
                <w:r w:rsidDel="00964E30">
                  <w:rPr>
                    <w:color w:val="000000"/>
                    <w:kern w:val="0"/>
                    <w:sz w:val="21"/>
                    <w:szCs w:val="21"/>
                    <w:lang w:val="en"/>
                  </w:rPr>
                  <w:delText>/</w:delText>
                </w:r>
              </w:del>
            </w:ins>
          </w:p>
        </w:tc>
        <w:tc>
          <w:tcPr>
            <w:tcW w:w="387" w:type="pct"/>
            <w:gridSpan w:val="2"/>
            <w:vAlign w:val="center"/>
            <w:tcPrChange w:id="6884" w:author="怡然 刘 [2]" w:date="2026-07-08T11:22:00Z">
              <w:tcPr>
                <w:tcW w:w="543" w:type="pct"/>
                <w:gridSpan w:val="6"/>
                <w:vAlign w:val="center"/>
              </w:tcPr>
            </w:tcPrChange>
          </w:tcPr>
          <w:p w14:paraId="6A11CDCB" w14:textId="671DD270" w:rsidR="005F457E" w:rsidDel="00964E30" w:rsidRDefault="00000000">
            <w:pPr>
              <w:widowControl/>
              <w:spacing w:after="0" w:line="240" w:lineRule="auto"/>
              <w:ind w:firstLineChars="0" w:firstLine="0"/>
              <w:textAlignment w:val="auto"/>
              <w:rPr>
                <w:ins w:id="6885" w:author="Bentayga-" w:date="2026-07-05T17:06:00Z"/>
                <w:del w:id="6886" w:author="Si-yuan LIU" w:date="2026-07-24T14:26:00Z" w16du:dateUtc="2026-07-24T06:26:00Z"/>
                <w:color w:val="000000"/>
                <w:kern w:val="0"/>
                <w:sz w:val="21"/>
                <w:szCs w:val="21"/>
              </w:rPr>
            </w:pPr>
            <w:ins w:id="6887" w:author="Bentayga-" w:date="2026-07-05T17:06:00Z">
              <w:del w:id="6888" w:author="Si-yuan LIU" w:date="2026-07-24T14:26:00Z" w16du:dateUtc="2026-07-24T06:26:00Z">
                <w:r w:rsidDel="00964E30">
                  <w:rPr>
                    <w:color w:val="000000"/>
                    <w:kern w:val="0"/>
                    <w:sz w:val="21"/>
                    <w:szCs w:val="21"/>
                    <w:lang w:val="en"/>
                  </w:rPr>
                  <w:delText>/</w:delText>
                </w:r>
              </w:del>
            </w:ins>
          </w:p>
        </w:tc>
        <w:tc>
          <w:tcPr>
            <w:tcW w:w="87" w:type="pct"/>
            <w:gridSpan w:val="4"/>
            <w:vAlign w:val="center"/>
            <w:tcPrChange w:id="6889" w:author="怡然 刘 [2]" w:date="2026-07-08T11:22:00Z">
              <w:tcPr>
                <w:tcW w:w="331" w:type="pct"/>
                <w:gridSpan w:val="4"/>
                <w:vAlign w:val="center"/>
              </w:tcPr>
            </w:tcPrChange>
          </w:tcPr>
          <w:p w14:paraId="4810D7E9" w14:textId="073EBC5C" w:rsidR="005F457E" w:rsidDel="00964E30" w:rsidRDefault="00000000">
            <w:pPr>
              <w:widowControl/>
              <w:spacing w:after="0" w:line="240" w:lineRule="auto"/>
              <w:ind w:firstLineChars="0" w:firstLine="0"/>
              <w:textAlignment w:val="auto"/>
              <w:rPr>
                <w:ins w:id="6890" w:author="Bentayga-" w:date="2026-07-05T17:06:00Z"/>
                <w:del w:id="6891" w:author="Si-yuan LIU" w:date="2026-07-24T14:26:00Z" w16du:dateUtc="2026-07-24T06:26:00Z"/>
                <w:color w:val="000000"/>
                <w:kern w:val="0"/>
                <w:sz w:val="21"/>
                <w:szCs w:val="21"/>
              </w:rPr>
            </w:pPr>
            <w:ins w:id="6892" w:author="Bentayga-" w:date="2026-07-05T17:06:00Z">
              <w:del w:id="6893" w:author="Si-yuan LIU" w:date="2026-07-24T14:26:00Z" w16du:dateUtc="2026-07-24T06:26:00Z">
                <w:r w:rsidDel="00964E30">
                  <w:rPr>
                    <w:color w:val="000000"/>
                    <w:kern w:val="0"/>
                    <w:sz w:val="21"/>
                    <w:szCs w:val="21"/>
                    <w:lang w:val="en"/>
                  </w:rPr>
                  <w:delText>/</w:delText>
                </w:r>
              </w:del>
            </w:ins>
          </w:p>
        </w:tc>
      </w:tr>
      <w:tr w:rsidR="005F457E" w:rsidDel="00964E30" w14:paraId="3A635932" w14:textId="5AF8BC22" w:rsidTr="005F457E">
        <w:trPr>
          <w:gridBefore w:val="2"/>
          <w:wBefore w:w="1157" w:type="dxa"/>
          <w:trHeight w:val="550"/>
          <w:tblHeader/>
          <w:jc w:val="center"/>
          <w:ins w:id="6894" w:author="Bentayga-" w:date="2026-07-05T17:06:00Z"/>
          <w:del w:id="6895" w:author="Si-yuan LIU" w:date="2026-07-24T14:26:00Z" w16du:dateUtc="2026-07-24T06:26:00Z"/>
          <w:trPrChange w:id="6896" w:author="怡然 刘 [2]" w:date="2026-07-08T11:22:00Z">
            <w:trPr>
              <w:gridBefore w:val="2"/>
              <w:wBefore w:w="1045" w:type="dxa"/>
              <w:trHeight w:val="550"/>
              <w:jc w:val="center"/>
            </w:trPr>
          </w:trPrChange>
        </w:trPr>
        <w:tc>
          <w:tcPr>
            <w:tcW w:w="991" w:type="pct"/>
            <w:gridSpan w:val="3"/>
            <w:vMerge/>
            <w:vAlign w:val="center"/>
            <w:tcPrChange w:id="6897" w:author="怡然 刘 [2]" w:date="2026-07-08T11:22:00Z">
              <w:tcPr>
                <w:tcW w:w="619" w:type="pct"/>
                <w:gridSpan w:val="5"/>
                <w:vMerge/>
                <w:vAlign w:val="center"/>
              </w:tcPr>
            </w:tcPrChange>
          </w:tcPr>
          <w:p w14:paraId="0090BDB2" w14:textId="2818A7A8" w:rsidR="005F457E" w:rsidDel="00964E30" w:rsidRDefault="005F457E">
            <w:pPr>
              <w:widowControl/>
              <w:spacing w:after="0" w:line="240" w:lineRule="auto"/>
              <w:ind w:firstLineChars="0" w:firstLine="0"/>
              <w:jc w:val="left"/>
              <w:textAlignment w:val="auto"/>
              <w:rPr>
                <w:ins w:id="6898" w:author="Bentayga-" w:date="2026-07-05T17:06:00Z"/>
                <w:del w:id="6899" w:author="Si-yuan LIU" w:date="2026-07-24T14:26:00Z" w16du:dateUtc="2026-07-24T06:26:00Z"/>
                <w:color w:val="000000"/>
                <w:kern w:val="0"/>
                <w:sz w:val="21"/>
                <w:szCs w:val="21"/>
              </w:rPr>
            </w:pPr>
          </w:p>
        </w:tc>
        <w:tc>
          <w:tcPr>
            <w:tcW w:w="87" w:type="pct"/>
            <w:vAlign w:val="center"/>
            <w:tcPrChange w:id="6900" w:author="怡然 刘 [2]" w:date="2026-07-08T11:22:00Z">
              <w:tcPr>
                <w:tcW w:w="83" w:type="pct"/>
                <w:vAlign w:val="center"/>
              </w:tcPr>
            </w:tcPrChange>
          </w:tcPr>
          <w:p w14:paraId="4BCA0911" w14:textId="64C20718" w:rsidR="005F457E" w:rsidDel="00964E30" w:rsidRDefault="00000000">
            <w:pPr>
              <w:widowControl/>
              <w:spacing w:after="0" w:line="240" w:lineRule="auto"/>
              <w:ind w:firstLineChars="0" w:firstLine="0"/>
              <w:jc w:val="center"/>
              <w:textAlignment w:val="auto"/>
              <w:rPr>
                <w:ins w:id="6901" w:author="Bentayga-" w:date="2026-07-05T17:06:00Z"/>
                <w:del w:id="6902" w:author="Si-yuan LIU" w:date="2026-07-24T14:26:00Z" w16du:dateUtc="2026-07-24T06:26:00Z"/>
                <w:color w:val="000000"/>
                <w:kern w:val="0"/>
                <w:sz w:val="21"/>
                <w:szCs w:val="21"/>
              </w:rPr>
            </w:pPr>
            <w:ins w:id="6903" w:author="Bentayga-" w:date="2026-07-05T17:06:00Z">
              <w:del w:id="6904" w:author="Si-yuan LIU" w:date="2026-07-24T14:26:00Z" w16du:dateUtc="2026-07-24T06:26:00Z">
                <w:r w:rsidDel="00964E30">
                  <w:rPr>
                    <w:rFonts w:hint="eastAsia"/>
                    <w:color w:val="000000"/>
                    <w:kern w:val="0"/>
                    <w:sz w:val="21"/>
                    <w:szCs w:val="21"/>
                  </w:rPr>
                  <w:delText>企业所得税</w:delText>
                </w:r>
              </w:del>
            </w:ins>
          </w:p>
        </w:tc>
        <w:tc>
          <w:tcPr>
            <w:tcW w:w="89" w:type="pct"/>
            <w:vAlign w:val="center"/>
            <w:tcPrChange w:id="6905" w:author="怡然 刘 [2]" w:date="2026-07-08T11:22:00Z">
              <w:tcPr>
                <w:tcW w:w="127" w:type="pct"/>
                <w:gridSpan w:val="2"/>
                <w:vAlign w:val="center"/>
              </w:tcPr>
            </w:tcPrChange>
          </w:tcPr>
          <w:p w14:paraId="20CA9BE2" w14:textId="7A5E3102" w:rsidR="005F457E" w:rsidDel="00964E30" w:rsidRDefault="00000000">
            <w:pPr>
              <w:widowControl/>
              <w:spacing w:after="0" w:line="240" w:lineRule="auto"/>
              <w:ind w:firstLineChars="0" w:firstLine="0"/>
              <w:textAlignment w:val="auto"/>
              <w:rPr>
                <w:ins w:id="6906" w:author="Bentayga-" w:date="2026-07-05T17:06:00Z"/>
                <w:del w:id="6907" w:author="Si-yuan LIU" w:date="2026-07-24T14:26:00Z" w16du:dateUtc="2026-07-24T06:26:00Z"/>
                <w:color w:val="000000"/>
                <w:kern w:val="0"/>
                <w:sz w:val="21"/>
                <w:szCs w:val="21"/>
              </w:rPr>
            </w:pPr>
            <w:ins w:id="6908" w:author="Bentayga-" w:date="2026-07-05T17:06:00Z">
              <w:del w:id="6909" w:author="Si-yuan LIU" w:date="2026-07-24T14:26:00Z" w16du:dateUtc="2026-07-24T06:26:00Z">
                <w:r w:rsidDel="00964E30">
                  <w:rPr>
                    <w:rFonts w:hint="eastAsia"/>
                    <w:color w:val="000000"/>
                    <w:kern w:val="0"/>
                    <w:sz w:val="21"/>
                    <w:szCs w:val="21"/>
                  </w:rPr>
                  <w:delText>否</w:delText>
                </w:r>
              </w:del>
            </w:ins>
          </w:p>
        </w:tc>
        <w:tc>
          <w:tcPr>
            <w:tcW w:w="2411" w:type="pct"/>
            <w:gridSpan w:val="6"/>
            <w:vAlign w:val="center"/>
            <w:tcPrChange w:id="6910" w:author="怡然 刘 [2]" w:date="2026-07-08T11:22:00Z">
              <w:tcPr>
                <w:tcW w:w="2466" w:type="pct"/>
                <w:gridSpan w:val="9"/>
                <w:vAlign w:val="center"/>
              </w:tcPr>
            </w:tcPrChange>
          </w:tcPr>
          <w:p w14:paraId="17CAEFB7" w14:textId="1443B597" w:rsidR="005F457E" w:rsidDel="00964E30" w:rsidRDefault="00000000">
            <w:pPr>
              <w:widowControl/>
              <w:spacing w:after="0" w:line="240" w:lineRule="auto"/>
              <w:ind w:firstLineChars="0" w:firstLine="0"/>
              <w:textAlignment w:val="auto"/>
              <w:rPr>
                <w:ins w:id="6911" w:author="Bentayga-" w:date="2026-07-05T17:06:00Z"/>
                <w:del w:id="6912" w:author="Si-yuan LIU" w:date="2026-07-24T14:26:00Z" w16du:dateUtc="2026-07-24T06:26:00Z"/>
                <w:color w:val="000000"/>
                <w:kern w:val="0"/>
                <w:sz w:val="21"/>
                <w:szCs w:val="21"/>
              </w:rPr>
            </w:pPr>
            <w:ins w:id="6913" w:author="Bentayga-" w:date="2026-07-05T17:06:00Z">
              <w:del w:id="6914" w:author="Si-yuan LIU" w:date="2026-07-24T14:26:00Z" w16du:dateUtc="2026-07-24T06:26:00Z">
                <w:r w:rsidDel="00964E30">
                  <w:rPr>
                    <w:color w:val="000000"/>
                    <w:kern w:val="0"/>
                    <w:sz w:val="21"/>
                    <w:szCs w:val="21"/>
                    <w:lang w:val="en"/>
                  </w:rPr>
                  <w:delText>/</w:delText>
                </w:r>
              </w:del>
            </w:ins>
          </w:p>
        </w:tc>
        <w:tc>
          <w:tcPr>
            <w:tcW w:w="358" w:type="pct"/>
            <w:gridSpan w:val="3"/>
            <w:vAlign w:val="center"/>
            <w:tcPrChange w:id="6915" w:author="怡然 刘 [2]" w:date="2026-07-08T11:22:00Z">
              <w:tcPr>
                <w:tcW w:w="450" w:type="pct"/>
                <w:gridSpan w:val="5"/>
                <w:vAlign w:val="center"/>
              </w:tcPr>
            </w:tcPrChange>
          </w:tcPr>
          <w:p w14:paraId="5F5B0550" w14:textId="25C11499" w:rsidR="005F457E" w:rsidDel="00964E30" w:rsidRDefault="00000000">
            <w:pPr>
              <w:widowControl/>
              <w:spacing w:after="0" w:line="240" w:lineRule="auto"/>
              <w:ind w:firstLineChars="0" w:firstLine="0"/>
              <w:textAlignment w:val="auto"/>
              <w:rPr>
                <w:ins w:id="6916" w:author="Bentayga-" w:date="2026-07-05T17:06:00Z"/>
                <w:del w:id="6917" w:author="Si-yuan LIU" w:date="2026-07-24T14:26:00Z" w16du:dateUtc="2026-07-24T06:26:00Z"/>
                <w:color w:val="000000"/>
                <w:kern w:val="0"/>
                <w:sz w:val="21"/>
                <w:szCs w:val="21"/>
              </w:rPr>
            </w:pPr>
            <w:ins w:id="6918" w:author="Bentayga-" w:date="2026-07-05T17:06:00Z">
              <w:del w:id="6919" w:author="Si-yuan LIU" w:date="2026-07-24T14:26:00Z" w16du:dateUtc="2026-07-24T06:26:00Z">
                <w:r w:rsidDel="00964E30">
                  <w:rPr>
                    <w:color w:val="000000"/>
                    <w:kern w:val="0"/>
                    <w:sz w:val="21"/>
                    <w:szCs w:val="21"/>
                    <w:lang w:val="en"/>
                  </w:rPr>
                  <w:delText>/</w:delText>
                </w:r>
              </w:del>
            </w:ins>
          </w:p>
        </w:tc>
        <w:tc>
          <w:tcPr>
            <w:tcW w:w="226" w:type="pct"/>
            <w:gridSpan w:val="2"/>
            <w:vAlign w:val="center"/>
            <w:tcPrChange w:id="6920" w:author="怡然 刘 [2]" w:date="2026-07-08T11:22:00Z">
              <w:tcPr>
                <w:tcW w:w="261" w:type="pct"/>
                <w:gridSpan w:val="2"/>
                <w:vAlign w:val="center"/>
              </w:tcPr>
            </w:tcPrChange>
          </w:tcPr>
          <w:p w14:paraId="41E7B2FE" w14:textId="5E48D65A" w:rsidR="005F457E" w:rsidDel="00964E30" w:rsidRDefault="00000000">
            <w:pPr>
              <w:widowControl/>
              <w:spacing w:after="0" w:line="240" w:lineRule="auto"/>
              <w:ind w:firstLineChars="0" w:firstLine="0"/>
              <w:textAlignment w:val="auto"/>
              <w:rPr>
                <w:ins w:id="6921" w:author="Bentayga-" w:date="2026-07-05T17:06:00Z"/>
                <w:del w:id="6922" w:author="Si-yuan LIU" w:date="2026-07-24T14:26:00Z" w16du:dateUtc="2026-07-24T06:26:00Z"/>
                <w:color w:val="000000"/>
                <w:kern w:val="0"/>
                <w:sz w:val="21"/>
                <w:szCs w:val="21"/>
              </w:rPr>
            </w:pPr>
            <w:ins w:id="6923" w:author="Bentayga-" w:date="2026-07-05T17:06:00Z">
              <w:del w:id="6924" w:author="Si-yuan LIU" w:date="2026-07-24T14:26:00Z" w16du:dateUtc="2026-07-24T06:26:00Z">
                <w:r w:rsidDel="00964E30">
                  <w:rPr>
                    <w:color w:val="000000"/>
                    <w:kern w:val="0"/>
                    <w:sz w:val="21"/>
                    <w:szCs w:val="21"/>
                    <w:lang w:val="en"/>
                  </w:rPr>
                  <w:delText>/</w:delText>
                </w:r>
              </w:del>
            </w:ins>
          </w:p>
        </w:tc>
        <w:tc>
          <w:tcPr>
            <w:tcW w:w="387" w:type="pct"/>
            <w:gridSpan w:val="2"/>
            <w:vAlign w:val="center"/>
            <w:tcPrChange w:id="6925" w:author="怡然 刘 [2]" w:date="2026-07-08T11:22:00Z">
              <w:tcPr>
                <w:tcW w:w="543" w:type="pct"/>
                <w:gridSpan w:val="6"/>
                <w:vAlign w:val="center"/>
              </w:tcPr>
            </w:tcPrChange>
          </w:tcPr>
          <w:p w14:paraId="70CA8772" w14:textId="54E0CF37" w:rsidR="005F457E" w:rsidDel="00964E30" w:rsidRDefault="00000000">
            <w:pPr>
              <w:widowControl/>
              <w:spacing w:after="0" w:line="240" w:lineRule="auto"/>
              <w:ind w:firstLineChars="0" w:firstLine="0"/>
              <w:textAlignment w:val="auto"/>
              <w:rPr>
                <w:ins w:id="6926" w:author="Bentayga-" w:date="2026-07-05T17:06:00Z"/>
                <w:del w:id="6927" w:author="Si-yuan LIU" w:date="2026-07-24T14:26:00Z" w16du:dateUtc="2026-07-24T06:26:00Z"/>
                <w:color w:val="000000"/>
                <w:kern w:val="0"/>
                <w:sz w:val="21"/>
                <w:szCs w:val="21"/>
              </w:rPr>
            </w:pPr>
            <w:ins w:id="6928" w:author="Bentayga-" w:date="2026-07-05T17:06:00Z">
              <w:del w:id="6929" w:author="Si-yuan LIU" w:date="2026-07-24T14:26:00Z" w16du:dateUtc="2026-07-24T06:26:00Z">
                <w:r w:rsidDel="00964E30">
                  <w:rPr>
                    <w:color w:val="000000"/>
                    <w:kern w:val="0"/>
                    <w:sz w:val="21"/>
                    <w:szCs w:val="21"/>
                    <w:lang w:val="en"/>
                  </w:rPr>
                  <w:delText>/</w:delText>
                </w:r>
              </w:del>
            </w:ins>
          </w:p>
        </w:tc>
        <w:tc>
          <w:tcPr>
            <w:tcW w:w="87" w:type="pct"/>
            <w:gridSpan w:val="4"/>
            <w:vAlign w:val="center"/>
            <w:tcPrChange w:id="6930" w:author="怡然 刘 [2]" w:date="2026-07-08T11:22:00Z">
              <w:tcPr>
                <w:tcW w:w="331" w:type="pct"/>
                <w:gridSpan w:val="4"/>
                <w:vAlign w:val="center"/>
              </w:tcPr>
            </w:tcPrChange>
          </w:tcPr>
          <w:p w14:paraId="24BB2411" w14:textId="22922095" w:rsidR="005F457E" w:rsidDel="00964E30" w:rsidRDefault="00000000">
            <w:pPr>
              <w:widowControl/>
              <w:spacing w:after="0" w:line="240" w:lineRule="auto"/>
              <w:ind w:firstLineChars="0" w:firstLine="0"/>
              <w:textAlignment w:val="auto"/>
              <w:rPr>
                <w:ins w:id="6931" w:author="Bentayga-" w:date="2026-07-05T17:06:00Z"/>
                <w:del w:id="6932" w:author="Si-yuan LIU" w:date="2026-07-24T14:26:00Z" w16du:dateUtc="2026-07-24T06:26:00Z"/>
                <w:color w:val="000000"/>
                <w:kern w:val="0"/>
                <w:sz w:val="21"/>
                <w:szCs w:val="21"/>
              </w:rPr>
            </w:pPr>
            <w:ins w:id="6933" w:author="Bentayga-" w:date="2026-07-05T17:06:00Z">
              <w:del w:id="6934" w:author="Si-yuan LIU" w:date="2026-07-24T14:26:00Z" w16du:dateUtc="2026-07-24T06:26:00Z">
                <w:r w:rsidDel="00964E30">
                  <w:rPr>
                    <w:color w:val="000000"/>
                    <w:kern w:val="0"/>
                    <w:sz w:val="21"/>
                    <w:szCs w:val="21"/>
                    <w:lang w:val="en"/>
                  </w:rPr>
                  <w:delText>/</w:delText>
                </w:r>
              </w:del>
            </w:ins>
          </w:p>
        </w:tc>
      </w:tr>
      <w:tr w:rsidR="005F457E" w:rsidDel="00964E30" w14:paraId="0C3F7067" w14:textId="76A0925B" w:rsidTr="005F457E">
        <w:trPr>
          <w:gridBefore w:val="2"/>
          <w:wBefore w:w="1157" w:type="dxa"/>
          <w:trHeight w:val="290"/>
          <w:tblHeader/>
          <w:jc w:val="center"/>
          <w:ins w:id="6935" w:author="Bentayga-" w:date="2026-07-05T17:06:00Z"/>
          <w:del w:id="6936" w:author="Si-yuan LIU" w:date="2026-07-24T14:26:00Z" w16du:dateUtc="2026-07-24T06:26:00Z"/>
          <w:trPrChange w:id="6937" w:author="怡然 刘 [2]" w:date="2026-07-08T11:22:00Z">
            <w:trPr>
              <w:gridBefore w:val="2"/>
              <w:wBefore w:w="1045" w:type="dxa"/>
              <w:trHeight w:val="290"/>
              <w:jc w:val="center"/>
            </w:trPr>
          </w:trPrChange>
        </w:trPr>
        <w:tc>
          <w:tcPr>
            <w:tcW w:w="991" w:type="pct"/>
            <w:gridSpan w:val="3"/>
            <w:vMerge/>
            <w:vAlign w:val="center"/>
            <w:tcPrChange w:id="6938" w:author="怡然 刘 [2]" w:date="2026-07-08T11:22:00Z">
              <w:tcPr>
                <w:tcW w:w="619" w:type="pct"/>
                <w:gridSpan w:val="5"/>
                <w:vMerge/>
                <w:vAlign w:val="center"/>
              </w:tcPr>
            </w:tcPrChange>
          </w:tcPr>
          <w:p w14:paraId="1061B5C6" w14:textId="1356538C" w:rsidR="005F457E" w:rsidDel="00964E30" w:rsidRDefault="005F457E">
            <w:pPr>
              <w:widowControl/>
              <w:spacing w:after="0" w:line="240" w:lineRule="auto"/>
              <w:ind w:firstLineChars="0" w:firstLine="0"/>
              <w:jc w:val="left"/>
              <w:textAlignment w:val="auto"/>
              <w:rPr>
                <w:ins w:id="6939" w:author="Bentayga-" w:date="2026-07-05T17:06:00Z"/>
                <w:del w:id="6940" w:author="Si-yuan LIU" w:date="2026-07-24T14:26:00Z" w16du:dateUtc="2026-07-24T06:26:00Z"/>
                <w:color w:val="000000"/>
                <w:kern w:val="0"/>
                <w:sz w:val="21"/>
                <w:szCs w:val="21"/>
              </w:rPr>
            </w:pPr>
          </w:p>
        </w:tc>
        <w:tc>
          <w:tcPr>
            <w:tcW w:w="87" w:type="pct"/>
            <w:vAlign w:val="center"/>
            <w:tcPrChange w:id="6941" w:author="怡然 刘 [2]" w:date="2026-07-08T11:22:00Z">
              <w:tcPr>
                <w:tcW w:w="83" w:type="pct"/>
                <w:vAlign w:val="center"/>
              </w:tcPr>
            </w:tcPrChange>
          </w:tcPr>
          <w:p w14:paraId="0F8721E8" w14:textId="5068712F" w:rsidR="005F457E" w:rsidDel="00964E30" w:rsidRDefault="00000000">
            <w:pPr>
              <w:widowControl/>
              <w:spacing w:after="0" w:line="240" w:lineRule="auto"/>
              <w:ind w:firstLineChars="0" w:firstLine="0"/>
              <w:jc w:val="center"/>
              <w:textAlignment w:val="auto"/>
              <w:rPr>
                <w:ins w:id="6942" w:author="Bentayga-" w:date="2026-07-05T17:06:00Z"/>
                <w:del w:id="6943" w:author="Si-yuan LIU" w:date="2026-07-24T14:26:00Z" w16du:dateUtc="2026-07-24T06:26:00Z"/>
                <w:color w:val="000000"/>
                <w:kern w:val="0"/>
                <w:sz w:val="21"/>
                <w:szCs w:val="21"/>
              </w:rPr>
            </w:pPr>
            <w:ins w:id="6944" w:author="Bentayga-" w:date="2026-07-05T17:06:00Z">
              <w:del w:id="6945" w:author="Si-yuan LIU" w:date="2026-07-24T14:26:00Z" w16du:dateUtc="2026-07-24T06:26:00Z">
                <w:r w:rsidDel="00964E30">
                  <w:rPr>
                    <w:rFonts w:hint="eastAsia"/>
                    <w:color w:val="000000"/>
                    <w:kern w:val="0"/>
                    <w:sz w:val="21"/>
                    <w:szCs w:val="21"/>
                  </w:rPr>
                  <w:delText>其他</w:delText>
                </w:r>
              </w:del>
            </w:ins>
          </w:p>
        </w:tc>
        <w:tc>
          <w:tcPr>
            <w:tcW w:w="89" w:type="pct"/>
            <w:vAlign w:val="center"/>
            <w:tcPrChange w:id="6946" w:author="怡然 刘 [2]" w:date="2026-07-08T11:22:00Z">
              <w:tcPr>
                <w:tcW w:w="127" w:type="pct"/>
                <w:gridSpan w:val="2"/>
                <w:vAlign w:val="center"/>
              </w:tcPr>
            </w:tcPrChange>
          </w:tcPr>
          <w:p w14:paraId="4E2C84DE" w14:textId="74784F9B" w:rsidR="005F457E" w:rsidDel="00964E30" w:rsidRDefault="00000000">
            <w:pPr>
              <w:widowControl/>
              <w:spacing w:after="0" w:line="240" w:lineRule="auto"/>
              <w:ind w:firstLineChars="0" w:firstLine="0"/>
              <w:textAlignment w:val="auto"/>
              <w:rPr>
                <w:ins w:id="6947" w:author="Bentayga-" w:date="2026-07-05T17:06:00Z"/>
                <w:del w:id="6948" w:author="Si-yuan LIU" w:date="2026-07-24T14:26:00Z" w16du:dateUtc="2026-07-24T06:26:00Z"/>
                <w:color w:val="000000"/>
                <w:kern w:val="0"/>
                <w:sz w:val="21"/>
                <w:szCs w:val="21"/>
              </w:rPr>
            </w:pPr>
            <w:ins w:id="6949" w:author="Bentayga-" w:date="2026-07-05T17:06:00Z">
              <w:del w:id="6950" w:author="Si-yuan LIU" w:date="2026-07-24T14:26:00Z" w16du:dateUtc="2026-07-24T06:26:00Z">
                <w:r w:rsidDel="00964E30">
                  <w:rPr>
                    <w:rFonts w:hint="eastAsia"/>
                    <w:color w:val="000000"/>
                    <w:kern w:val="0"/>
                    <w:sz w:val="21"/>
                    <w:szCs w:val="21"/>
                  </w:rPr>
                  <w:delText>否</w:delText>
                </w:r>
              </w:del>
            </w:ins>
          </w:p>
        </w:tc>
        <w:tc>
          <w:tcPr>
            <w:tcW w:w="2411" w:type="pct"/>
            <w:gridSpan w:val="6"/>
            <w:vAlign w:val="center"/>
            <w:tcPrChange w:id="6951" w:author="怡然 刘 [2]" w:date="2026-07-08T11:22:00Z">
              <w:tcPr>
                <w:tcW w:w="2466" w:type="pct"/>
                <w:gridSpan w:val="9"/>
                <w:vAlign w:val="center"/>
              </w:tcPr>
            </w:tcPrChange>
          </w:tcPr>
          <w:p w14:paraId="1CF20C59" w14:textId="09EE7789" w:rsidR="005F457E" w:rsidDel="00964E30" w:rsidRDefault="00000000">
            <w:pPr>
              <w:widowControl/>
              <w:spacing w:after="0" w:line="240" w:lineRule="auto"/>
              <w:ind w:firstLineChars="0" w:firstLine="0"/>
              <w:textAlignment w:val="auto"/>
              <w:rPr>
                <w:ins w:id="6952" w:author="Bentayga-" w:date="2026-07-05T17:06:00Z"/>
                <w:del w:id="6953" w:author="Si-yuan LIU" w:date="2026-07-24T14:26:00Z" w16du:dateUtc="2026-07-24T06:26:00Z"/>
                <w:color w:val="000000"/>
                <w:kern w:val="0"/>
                <w:sz w:val="21"/>
                <w:szCs w:val="21"/>
              </w:rPr>
            </w:pPr>
            <w:ins w:id="6954" w:author="Bentayga-" w:date="2026-07-05T17:06:00Z">
              <w:del w:id="6955" w:author="Si-yuan LIU" w:date="2026-07-24T14:26:00Z" w16du:dateUtc="2026-07-24T06:26:00Z">
                <w:r w:rsidDel="00964E30">
                  <w:rPr>
                    <w:color w:val="000000"/>
                    <w:kern w:val="0"/>
                    <w:sz w:val="21"/>
                    <w:szCs w:val="21"/>
                    <w:lang w:val="en"/>
                  </w:rPr>
                  <w:delText>/</w:delText>
                </w:r>
              </w:del>
            </w:ins>
          </w:p>
        </w:tc>
        <w:tc>
          <w:tcPr>
            <w:tcW w:w="358" w:type="pct"/>
            <w:gridSpan w:val="3"/>
            <w:vAlign w:val="center"/>
            <w:tcPrChange w:id="6956" w:author="怡然 刘 [2]" w:date="2026-07-08T11:22:00Z">
              <w:tcPr>
                <w:tcW w:w="450" w:type="pct"/>
                <w:gridSpan w:val="5"/>
                <w:vAlign w:val="center"/>
              </w:tcPr>
            </w:tcPrChange>
          </w:tcPr>
          <w:p w14:paraId="0CD061B1" w14:textId="0848FD54" w:rsidR="005F457E" w:rsidDel="00964E30" w:rsidRDefault="00000000">
            <w:pPr>
              <w:widowControl/>
              <w:spacing w:after="0" w:line="240" w:lineRule="auto"/>
              <w:ind w:firstLineChars="0" w:firstLine="0"/>
              <w:textAlignment w:val="auto"/>
              <w:rPr>
                <w:ins w:id="6957" w:author="Bentayga-" w:date="2026-07-05T17:06:00Z"/>
                <w:del w:id="6958" w:author="Si-yuan LIU" w:date="2026-07-24T14:26:00Z" w16du:dateUtc="2026-07-24T06:26:00Z"/>
                <w:color w:val="000000"/>
                <w:kern w:val="0"/>
                <w:sz w:val="21"/>
                <w:szCs w:val="21"/>
              </w:rPr>
            </w:pPr>
            <w:ins w:id="6959" w:author="Bentayga-" w:date="2026-07-05T17:06:00Z">
              <w:del w:id="6960" w:author="Si-yuan LIU" w:date="2026-07-24T14:26:00Z" w16du:dateUtc="2026-07-24T06:26:00Z">
                <w:r w:rsidDel="00964E30">
                  <w:rPr>
                    <w:color w:val="000000"/>
                    <w:kern w:val="0"/>
                    <w:sz w:val="21"/>
                    <w:szCs w:val="21"/>
                    <w:lang w:val="en"/>
                  </w:rPr>
                  <w:delText>/</w:delText>
                </w:r>
              </w:del>
            </w:ins>
          </w:p>
        </w:tc>
        <w:tc>
          <w:tcPr>
            <w:tcW w:w="226" w:type="pct"/>
            <w:gridSpan w:val="2"/>
            <w:vAlign w:val="center"/>
            <w:tcPrChange w:id="6961" w:author="怡然 刘 [2]" w:date="2026-07-08T11:22:00Z">
              <w:tcPr>
                <w:tcW w:w="261" w:type="pct"/>
                <w:gridSpan w:val="2"/>
                <w:vAlign w:val="center"/>
              </w:tcPr>
            </w:tcPrChange>
          </w:tcPr>
          <w:p w14:paraId="31406EFC" w14:textId="5D0D97E6" w:rsidR="005F457E" w:rsidDel="00964E30" w:rsidRDefault="00000000">
            <w:pPr>
              <w:widowControl/>
              <w:spacing w:after="0" w:line="240" w:lineRule="auto"/>
              <w:ind w:firstLineChars="0" w:firstLine="0"/>
              <w:textAlignment w:val="auto"/>
              <w:rPr>
                <w:ins w:id="6962" w:author="Bentayga-" w:date="2026-07-05T17:06:00Z"/>
                <w:del w:id="6963" w:author="Si-yuan LIU" w:date="2026-07-24T14:26:00Z" w16du:dateUtc="2026-07-24T06:26:00Z"/>
                <w:color w:val="000000"/>
                <w:kern w:val="0"/>
                <w:sz w:val="21"/>
                <w:szCs w:val="21"/>
              </w:rPr>
            </w:pPr>
            <w:ins w:id="6964" w:author="Bentayga-" w:date="2026-07-05T17:06:00Z">
              <w:del w:id="6965" w:author="Si-yuan LIU" w:date="2026-07-24T14:26:00Z" w16du:dateUtc="2026-07-24T06:26:00Z">
                <w:r w:rsidDel="00964E30">
                  <w:rPr>
                    <w:color w:val="000000"/>
                    <w:kern w:val="0"/>
                    <w:sz w:val="21"/>
                    <w:szCs w:val="21"/>
                    <w:lang w:val="en"/>
                  </w:rPr>
                  <w:delText>/</w:delText>
                </w:r>
              </w:del>
            </w:ins>
          </w:p>
        </w:tc>
        <w:tc>
          <w:tcPr>
            <w:tcW w:w="387" w:type="pct"/>
            <w:gridSpan w:val="2"/>
            <w:vAlign w:val="center"/>
            <w:tcPrChange w:id="6966" w:author="怡然 刘 [2]" w:date="2026-07-08T11:22:00Z">
              <w:tcPr>
                <w:tcW w:w="543" w:type="pct"/>
                <w:gridSpan w:val="6"/>
                <w:vAlign w:val="center"/>
              </w:tcPr>
            </w:tcPrChange>
          </w:tcPr>
          <w:p w14:paraId="0FEE8F6B" w14:textId="446D19DC" w:rsidR="005F457E" w:rsidDel="00964E30" w:rsidRDefault="00000000">
            <w:pPr>
              <w:widowControl/>
              <w:spacing w:after="0" w:line="240" w:lineRule="auto"/>
              <w:ind w:firstLineChars="0" w:firstLine="0"/>
              <w:textAlignment w:val="auto"/>
              <w:rPr>
                <w:ins w:id="6967" w:author="Bentayga-" w:date="2026-07-05T17:06:00Z"/>
                <w:del w:id="6968" w:author="Si-yuan LIU" w:date="2026-07-24T14:26:00Z" w16du:dateUtc="2026-07-24T06:26:00Z"/>
                <w:color w:val="000000"/>
                <w:kern w:val="0"/>
                <w:sz w:val="21"/>
                <w:szCs w:val="21"/>
              </w:rPr>
            </w:pPr>
            <w:ins w:id="6969" w:author="Bentayga-" w:date="2026-07-05T17:06:00Z">
              <w:del w:id="6970" w:author="Si-yuan LIU" w:date="2026-07-24T14:26:00Z" w16du:dateUtc="2026-07-24T06:26:00Z">
                <w:r w:rsidDel="00964E30">
                  <w:rPr>
                    <w:color w:val="000000"/>
                    <w:kern w:val="0"/>
                    <w:sz w:val="21"/>
                    <w:szCs w:val="21"/>
                    <w:lang w:val="en"/>
                  </w:rPr>
                  <w:delText>/</w:delText>
                </w:r>
              </w:del>
            </w:ins>
          </w:p>
        </w:tc>
        <w:tc>
          <w:tcPr>
            <w:tcW w:w="87" w:type="pct"/>
            <w:gridSpan w:val="4"/>
            <w:vAlign w:val="center"/>
            <w:tcPrChange w:id="6971" w:author="怡然 刘 [2]" w:date="2026-07-08T11:22:00Z">
              <w:tcPr>
                <w:tcW w:w="331" w:type="pct"/>
                <w:gridSpan w:val="4"/>
                <w:vAlign w:val="center"/>
              </w:tcPr>
            </w:tcPrChange>
          </w:tcPr>
          <w:p w14:paraId="4E00B57E" w14:textId="35A784DB" w:rsidR="005F457E" w:rsidDel="00964E30" w:rsidRDefault="00000000">
            <w:pPr>
              <w:widowControl/>
              <w:spacing w:after="0" w:line="240" w:lineRule="auto"/>
              <w:ind w:firstLineChars="0" w:firstLine="0"/>
              <w:textAlignment w:val="auto"/>
              <w:rPr>
                <w:ins w:id="6972" w:author="Bentayga-" w:date="2026-07-05T17:06:00Z"/>
                <w:del w:id="6973" w:author="Si-yuan LIU" w:date="2026-07-24T14:26:00Z" w16du:dateUtc="2026-07-24T06:26:00Z"/>
                <w:color w:val="000000"/>
                <w:kern w:val="0"/>
                <w:sz w:val="21"/>
                <w:szCs w:val="21"/>
              </w:rPr>
            </w:pPr>
            <w:ins w:id="6974" w:author="Bentayga-" w:date="2026-07-05T17:06:00Z">
              <w:del w:id="6975" w:author="Si-yuan LIU" w:date="2026-07-24T14:26:00Z" w16du:dateUtc="2026-07-24T06:26:00Z">
                <w:r w:rsidDel="00964E30">
                  <w:rPr>
                    <w:color w:val="000000"/>
                    <w:kern w:val="0"/>
                    <w:sz w:val="21"/>
                    <w:szCs w:val="21"/>
                    <w:lang w:val="en"/>
                  </w:rPr>
                  <w:delText>/</w:delText>
                </w:r>
              </w:del>
            </w:ins>
          </w:p>
        </w:tc>
      </w:tr>
      <w:tr w:rsidR="005F457E" w:rsidDel="00964E30" w14:paraId="2495419E" w14:textId="35ADBEC3" w:rsidTr="005F457E">
        <w:trPr>
          <w:gridBefore w:val="2"/>
          <w:gridAfter w:val="1"/>
          <w:wBefore w:w="1157" w:type="dxa"/>
          <w:wAfter w:w="35" w:type="dxa"/>
          <w:trHeight w:val="290"/>
          <w:tblHeader/>
          <w:jc w:val="center"/>
          <w:ins w:id="6976" w:author="Bentayga-" w:date="2026-07-05T17:06:00Z"/>
          <w:del w:id="6977" w:author="Si-yuan LIU" w:date="2026-07-24T14:26:00Z" w16du:dateUtc="2026-07-24T06:26:00Z"/>
          <w:trPrChange w:id="6978" w:author="怡然 刘 [2]" w:date="2026-07-08T11:22:00Z">
            <w:trPr>
              <w:gridBefore w:val="2"/>
              <w:gridAfter w:val="1"/>
              <w:wBefore w:w="1045" w:type="dxa"/>
              <w:wAfter w:w="41" w:type="dxa"/>
              <w:trHeight w:val="290"/>
              <w:jc w:val="center"/>
            </w:trPr>
          </w:trPrChange>
        </w:trPr>
        <w:tc>
          <w:tcPr>
            <w:tcW w:w="991" w:type="pct"/>
            <w:gridSpan w:val="3"/>
            <w:vMerge/>
            <w:vAlign w:val="center"/>
            <w:tcPrChange w:id="6979" w:author="怡然 刘 [2]" w:date="2026-07-08T11:22:00Z">
              <w:tcPr>
                <w:tcW w:w="619" w:type="pct"/>
                <w:gridSpan w:val="5"/>
                <w:vMerge/>
                <w:vAlign w:val="center"/>
              </w:tcPr>
            </w:tcPrChange>
          </w:tcPr>
          <w:p w14:paraId="78C7D9C9" w14:textId="091BB43C" w:rsidR="005F457E" w:rsidDel="00964E30" w:rsidRDefault="005F457E">
            <w:pPr>
              <w:widowControl/>
              <w:spacing w:after="0" w:line="240" w:lineRule="auto"/>
              <w:ind w:firstLineChars="0" w:firstLine="0"/>
              <w:jc w:val="left"/>
              <w:textAlignment w:val="auto"/>
              <w:rPr>
                <w:ins w:id="6980" w:author="Bentayga-" w:date="2026-07-05T17:06:00Z"/>
                <w:del w:id="6981" w:author="Si-yuan LIU" w:date="2026-07-24T14:26:00Z" w16du:dateUtc="2026-07-24T06:26:00Z"/>
                <w:color w:val="000000"/>
                <w:kern w:val="0"/>
                <w:sz w:val="21"/>
                <w:szCs w:val="21"/>
              </w:rPr>
            </w:pPr>
          </w:p>
        </w:tc>
        <w:tc>
          <w:tcPr>
            <w:tcW w:w="3632" w:type="pct"/>
            <w:gridSpan w:val="18"/>
            <w:vAlign w:val="center"/>
            <w:tcPrChange w:id="6982" w:author="怡然 刘 [2]" w:date="2026-07-08T11:22:00Z">
              <w:tcPr>
                <w:tcW w:w="4203" w:type="pct"/>
                <w:gridSpan w:val="28"/>
                <w:vAlign w:val="center"/>
              </w:tcPr>
            </w:tcPrChange>
          </w:tcPr>
          <w:p w14:paraId="25FAE0F8" w14:textId="44DEE2C0" w:rsidR="005F457E" w:rsidDel="00964E30" w:rsidRDefault="00000000">
            <w:pPr>
              <w:widowControl/>
              <w:spacing w:after="0" w:line="240" w:lineRule="auto"/>
              <w:ind w:firstLineChars="0" w:firstLine="0"/>
              <w:textAlignment w:val="auto"/>
              <w:rPr>
                <w:ins w:id="6983" w:author="Bentayga-" w:date="2026-07-05T17:06:00Z"/>
                <w:del w:id="6984" w:author="Si-yuan LIU" w:date="2026-07-24T14:26:00Z" w16du:dateUtc="2026-07-24T06:26:00Z"/>
                <w:color w:val="000000"/>
                <w:kern w:val="0"/>
                <w:sz w:val="21"/>
                <w:szCs w:val="21"/>
                <w:highlight w:val="yellow"/>
              </w:rPr>
            </w:pPr>
            <w:ins w:id="6985" w:author="Bentayga-" w:date="2026-07-05T17:06:00Z">
              <w:del w:id="6986" w:author="Si-yuan LIU" w:date="2026-07-24T14:26:00Z" w16du:dateUtc="2026-07-24T06:26:00Z">
                <w:r w:rsidDel="00964E30">
                  <w:rPr>
                    <w:color w:val="000000"/>
                    <w:kern w:val="0"/>
                    <w:sz w:val="21"/>
                    <w:szCs w:val="21"/>
                    <w:highlight w:val="yellow"/>
                  </w:rPr>
                  <w:delText>5</w:delText>
                </w:r>
                <w:r w:rsidDel="00964E30">
                  <w:rPr>
                    <w:rFonts w:hint="eastAsia"/>
                    <w:color w:val="000000"/>
                    <w:kern w:val="0"/>
                    <w:sz w:val="21"/>
                    <w:szCs w:val="21"/>
                    <w:highlight w:val="yellow"/>
                  </w:rPr>
                  <w:delText>、</w:delText>
                </w:r>
                <w:r w:rsidDel="00964E30">
                  <w:rPr>
                    <w:color w:val="000000"/>
                    <w:kern w:val="0"/>
                    <w:sz w:val="21"/>
                    <w:szCs w:val="21"/>
                    <w:highlight w:val="yellow"/>
                  </w:rPr>
                  <w:delText>SPV</w:delText>
                </w:r>
                <w:r w:rsidDel="00964E30">
                  <w:rPr>
                    <w:rFonts w:hint="eastAsia"/>
                    <w:color w:val="000000"/>
                    <w:kern w:val="0"/>
                    <w:sz w:val="21"/>
                    <w:szCs w:val="21"/>
                    <w:highlight w:val="yellow"/>
                  </w:rPr>
                  <w:delText>向奥飞数据、固安聚龙、昊盈科技支付现金收购奥融科技</w:delText>
                </w:r>
                <w:r w:rsidDel="00964E30">
                  <w:rPr>
                    <w:color w:val="000000"/>
                    <w:kern w:val="0"/>
                    <w:sz w:val="21"/>
                    <w:szCs w:val="21"/>
                    <w:highlight w:val="yellow"/>
                  </w:rPr>
                  <w:delText>100%</w:delText>
                </w:r>
                <w:r w:rsidDel="00964E30">
                  <w:rPr>
                    <w:rFonts w:hint="eastAsia"/>
                    <w:color w:val="000000"/>
                    <w:kern w:val="0"/>
                    <w:sz w:val="21"/>
                    <w:szCs w:val="21"/>
                    <w:highlight w:val="yellow"/>
                  </w:rPr>
                  <w:delText>股权</w:delText>
                </w:r>
              </w:del>
            </w:ins>
          </w:p>
        </w:tc>
      </w:tr>
      <w:tr w:rsidR="005F457E" w:rsidDel="00964E30" w14:paraId="01362AF6" w14:textId="77D58C34" w:rsidTr="005F457E">
        <w:trPr>
          <w:gridBefore w:val="2"/>
          <w:wBefore w:w="1157" w:type="dxa"/>
          <w:trHeight w:val="3110"/>
          <w:tblHeader/>
          <w:jc w:val="center"/>
          <w:ins w:id="6987" w:author="Bentayga-" w:date="2026-07-05T17:06:00Z"/>
          <w:del w:id="6988" w:author="Si-yuan LIU" w:date="2026-07-24T14:26:00Z" w16du:dateUtc="2026-07-24T06:26:00Z"/>
          <w:trPrChange w:id="6989" w:author="怡然 刘 [2]" w:date="2026-07-08T11:22:00Z">
            <w:trPr>
              <w:gridBefore w:val="2"/>
              <w:wBefore w:w="1045" w:type="dxa"/>
              <w:trHeight w:val="3110"/>
              <w:jc w:val="center"/>
            </w:trPr>
          </w:trPrChange>
        </w:trPr>
        <w:tc>
          <w:tcPr>
            <w:tcW w:w="991" w:type="pct"/>
            <w:gridSpan w:val="3"/>
            <w:vMerge/>
            <w:vAlign w:val="center"/>
            <w:tcPrChange w:id="6990" w:author="怡然 刘 [2]" w:date="2026-07-08T11:22:00Z">
              <w:tcPr>
                <w:tcW w:w="619" w:type="pct"/>
                <w:gridSpan w:val="5"/>
                <w:vMerge/>
                <w:vAlign w:val="center"/>
              </w:tcPr>
            </w:tcPrChange>
          </w:tcPr>
          <w:p w14:paraId="0D0314BB" w14:textId="657BFE9A" w:rsidR="005F457E" w:rsidDel="00964E30" w:rsidRDefault="005F457E">
            <w:pPr>
              <w:widowControl/>
              <w:spacing w:after="0" w:line="240" w:lineRule="auto"/>
              <w:ind w:firstLineChars="0" w:firstLine="0"/>
              <w:jc w:val="left"/>
              <w:textAlignment w:val="auto"/>
              <w:rPr>
                <w:ins w:id="6991" w:author="Bentayga-" w:date="2026-07-05T17:06:00Z"/>
                <w:del w:id="6992" w:author="Si-yuan LIU" w:date="2026-07-24T14:26:00Z" w16du:dateUtc="2026-07-24T06:26:00Z"/>
                <w:color w:val="000000"/>
                <w:kern w:val="0"/>
                <w:sz w:val="21"/>
                <w:szCs w:val="21"/>
              </w:rPr>
            </w:pPr>
          </w:p>
        </w:tc>
        <w:tc>
          <w:tcPr>
            <w:tcW w:w="87" w:type="pct"/>
            <w:vAlign w:val="center"/>
            <w:tcPrChange w:id="6993" w:author="怡然 刘 [2]" w:date="2026-07-08T11:22:00Z">
              <w:tcPr>
                <w:tcW w:w="83" w:type="pct"/>
                <w:vAlign w:val="center"/>
              </w:tcPr>
            </w:tcPrChange>
          </w:tcPr>
          <w:p w14:paraId="4A3F049A" w14:textId="0A96718B" w:rsidR="005F457E" w:rsidDel="00964E30" w:rsidRDefault="00000000">
            <w:pPr>
              <w:widowControl/>
              <w:spacing w:after="0" w:line="240" w:lineRule="auto"/>
              <w:ind w:firstLineChars="0" w:firstLine="0"/>
              <w:jc w:val="center"/>
              <w:textAlignment w:val="auto"/>
              <w:rPr>
                <w:ins w:id="6994" w:author="Bentayga-" w:date="2026-07-05T17:06:00Z"/>
                <w:del w:id="6995" w:author="Si-yuan LIU" w:date="2026-07-24T14:26:00Z" w16du:dateUtc="2026-07-24T06:26:00Z"/>
                <w:color w:val="000000"/>
                <w:kern w:val="0"/>
                <w:sz w:val="21"/>
                <w:szCs w:val="21"/>
              </w:rPr>
            </w:pPr>
            <w:ins w:id="6996" w:author="Bentayga-" w:date="2026-07-05T17:06:00Z">
              <w:del w:id="6997" w:author="Si-yuan LIU" w:date="2026-07-24T14:26:00Z" w16du:dateUtc="2026-07-24T06:26:00Z">
                <w:r w:rsidDel="00964E30">
                  <w:rPr>
                    <w:rFonts w:hint="eastAsia"/>
                    <w:color w:val="000000"/>
                    <w:kern w:val="0"/>
                    <w:sz w:val="21"/>
                    <w:szCs w:val="21"/>
                  </w:rPr>
                  <w:delText>印花税</w:delText>
                </w:r>
              </w:del>
            </w:ins>
          </w:p>
        </w:tc>
        <w:tc>
          <w:tcPr>
            <w:tcW w:w="89" w:type="pct"/>
            <w:noWrap/>
            <w:vAlign w:val="center"/>
            <w:tcPrChange w:id="6998" w:author="怡然 刘 [2]" w:date="2026-07-08T11:22:00Z">
              <w:tcPr>
                <w:tcW w:w="127" w:type="pct"/>
                <w:gridSpan w:val="2"/>
                <w:noWrap/>
                <w:vAlign w:val="center"/>
              </w:tcPr>
            </w:tcPrChange>
          </w:tcPr>
          <w:p w14:paraId="6EA06A66" w14:textId="22ADB258" w:rsidR="005F457E" w:rsidDel="00964E30" w:rsidRDefault="00000000">
            <w:pPr>
              <w:widowControl/>
              <w:spacing w:after="0" w:line="240" w:lineRule="auto"/>
              <w:ind w:firstLineChars="0" w:firstLine="0"/>
              <w:textAlignment w:val="auto"/>
              <w:rPr>
                <w:ins w:id="6999" w:author="Bentayga-" w:date="2026-07-05T17:06:00Z"/>
                <w:del w:id="7000" w:author="Si-yuan LIU" w:date="2026-07-24T14:26:00Z" w16du:dateUtc="2026-07-24T06:26:00Z"/>
                <w:color w:val="000000"/>
                <w:kern w:val="0"/>
                <w:sz w:val="21"/>
                <w:szCs w:val="21"/>
              </w:rPr>
            </w:pPr>
            <w:ins w:id="7001" w:author="Bentayga-" w:date="2026-07-05T17:06:00Z">
              <w:del w:id="7002" w:author="Si-yuan LIU" w:date="2026-07-24T14:26:00Z" w16du:dateUtc="2026-07-24T06:26:00Z">
                <w:r w:rsidDel="00964E30">
                  <w:rPr>
                    <w:rFonts w:hint="eastAsia"/>
                    <w:color w:val="000000"/>
                    <w:kern w:val="0"/>
                    <w:sz w:val="21"/>
                    <w:szCs w:val="21"/>
                  </w:rPr>
                  <w:delText>是</w:delText>
                </w:r>
              </w:del>
            </w:ins>
          </w:p>
        </w:tc>
        <w:tc>
          <w:tcPr>
            <w:tcW w:w="2411" w:type="pct"/>
            <w:gridSpan w:val="6"/>
            <w:vAlign w:val="center"/>
            <w:tcPrChange w:id="7003" w:author="怡然 刘 [2]" w:date="2026-07-08T11:22:00Z">
              <w:tcPr>
                <w:tcW w:w="2466" w:type="pct"/>
                <w:gridSpan w:val="9"/>
                <w:vAlign w:val="center"/>
              </w:tcPr>
            </w:tcPrChange>
          </w:tcPr>
          <w:p w14:paraId="1B1EBED2" w14:textId="7E219814" w:rsidR="005F457E" w:rsidDel="00964E30" w:rsidRDefault="00000000">
            <w:pPr>
              <w:widowControl/>
              <w:spacing w:after="0" w:line="240" w:lineRule="auto"/>
              <w:ind w:firstLineChars="0" w:firstLine="0"/>
              <w:textAlignment w:val="auto"/>
              <w:rPr>
                <w:ins w:id="7004" w:author="Bentayga-" w:date="2026-07-05T17:06:00Z"/>
                <w:del w:id="7005" w:author="Si-yuan LIU" w:date="2026-07-24T14:26:00Z" w16du:dateUtc="2026-07-24T06:26:00Z"/>
                <w:color w:val="000000"/>
                <w:kern w:val="0"/>
                <w:sz w:val="21"/>
                <w:szCs w:val="21"/>
                <w:lang w:val="en"/>
              </w:rPr>
            </w:pPr>
            <w:ins w:id="7006" w:author="Bentayga-" w:date="2026-07-05T17:06:00Z">
              <w:del w:id="7007" w:author="Si-yuan LIU" w:date="2026-07-24T14:26:00Z" w16du:dateUtc="2026-07-24T06:26:00Z">
                <w:r w:rsidDel="00964E30">
                  <w:rPr>
                    <w:rFonts w:hint="eastAsia"/>
                    <w:color w:val="000000"/>
                    <w:kern w:val="0"/>
                    <w:sz w:val="21"/>
                    <w:szCs w:val="21"/>
                    <w:lang w:val="en"/>
                  </w:rPr>
                  <w:delText>按照股权转让金额依据产权转移书据</w:delText>
                </w:r>
                <w:r w:rsidDel="00964E30">
                  <w:rPr>
                    <w:color w:val="000000"/>
                    <w:kern w:val="0"/>
                    <w:sz w:val="21"/>
                    <w:szCs w:val="21"/>
                    <w:lang w:val="en"/>
                  </w:rPr>
                  <w:delText>0.05%</w:delText>
                </w:r>
                <w:r w:rsidDel="00964E30">
                  <w:rPr>
                    <w:rFonts w:hint="eastAsia"/>
                    <w:color w:val="000000"/>
                    <w:kern w:val="0"/>
                    <w:sz w:val="21"/>
                    <w:szCs w:val="21"/>
                    <w:lang w:val="en"/>
                  </w:rPr>
                  <w:delText>计算缴纳（四方双边）</w:delText>
                </w:r>
              </w:del>
            </w:ins>
          </w:p>
          <w:p w14:paraId="058B4A32" w14:textId="19DDDF2F" w:rsidR="005F457E" w:rsidDel="00964E30" w:rsidRDefault="00000000">
            <w:pPr>
              <w:widowControl/>
              <w:spacing w:after="0" w:line="240" w:lineRule="auto"/>
              <w:ind w:firstLineChars="0" w:firstLine="0"/>
              <w:textAlignment w:val="auto"/>
              <w:rPr>
                <w:ins w:id="7008" w:author="Bentayga-" w:date="2026-07-05T17:06:00Z"/>
                <w:del w:id="7009" w:author="Si-yuan LIU" w:date="2026-07-24T14:26:00Z" w16du:dateUtc="2026-07-24T06:26:00Z"/>
                <w:color w:val="000000"/>
                <w:kern w:val="0"/>
                <w:sz w:val="21"/>
                <w:szCs w:val="21"/>
              </w:rPr>
            </w:pPr>
            <w:ins w:id="7010" w:author="Bentayga-" w:date="2026-07-05T17:06:00Z">
              <w:del w:id="7011" w:author="Si-yuan LIU" w:date="2026-07-24T14:26:00Z" w16du:dateUtc="2026-07-24T06:26:00Z">
                <w:r w:rsidDel="00964E30">
                  <w:rPr>
                    <w:rFonts w:hint="eastAsia"/>
                    <w:color w:val="000000"/>
                    <w:kern w:val="0"/>
                    <w:sz w:val="21"/>
                    <w:szCs w:val="21"/>
                    <w:lang w:val="en"/>
                  </w:rPr>
                  <w:delText>计算公式：（</w:delText>
                </w:r>
                <w:r w:rsidDel="00964E30">
                  <w:rPr>
                    <w:rFonts w:hint="eastAsia"/>
                    <w:color w:val="000000"/>
                    <w:kern w:val="0"/>
                    <w:sz w:val="21"/>
                    <w:szCs w:val="21"/>
                  </w:rPr>
                  <w:delText>73,587.36</w:delText>
                </w:r>
                <w:r w:rsidDel="00964E30">
                  <w:rPr>
                    <w:rFonts w:hint="eastAsia"/>
                    <w:color w:val="000000"/>
                    <w:kern w:val="0"/>
                    <w:sz w:val="21"/>
                    <w:szCs w:val="21"/>
                    <w:lang w:val="en"/>
                  </w:rPr>
                  <w:delText>万元</w:delText>
                </w:r>
                <w:r w:rsidDel="00964E30">
                  <w:rPr>
                    <w:color w:val="000000"/>
                    <w:kern w:val="0"/>
                    <w:sz w:val="21"/>
                    <w:szCs w:val="21"/>
                    <w:lang w:val="en"/>
                  </w:rPr>
                  <w:delText>+</w:delText>
                </w:r>
                <w:r w:rsidDel="00964E30">
                  <w:rPr>
                    <w:rFonts w:hint="eastAsia"/>
                    <w:color w:val="000000"/>
                    <w:kern w:val="0"/>
                    <w:sz w:val="21"/>
                    <w:szCs w:val="21"/>
                    <w:lang w:val="en"/>
                  </w:rPr>
                  <w:delText xml:space="preserve"> </w:delText>
                </w:r>
                <w:r w:rsidDel="00964E30">
                  <w:rPr>
                    <w:rFonts w:hint="eastAsia"/>
                    <w:color w:val="000000"/>
                    <w:kern w:val="0"/>
                    <w:sz w:val="21"/>
                    <w:szCs w:val="21"/>
                  </w:rPr>
                  <w:delText>65,362.57</w:delText>
                </w:r>
                <w:r w:rsidDel="00964E30">
                  <w:rPr>
                    <w:rFonts w:hint="eastAsia"/>
                    <w:color w:val="000000"/>
                    <w:kern w:val="0"/>
                    <w:sz w:val="21"/>
                    <w:szCs w:val="21"/>
                    <w:lang w:val="en"/>
                  </w:rPr>
                  <w:delText>万元</w:delText>
                </w:r>
                <w:r w:rsidDel="00964E30">
                  <w:rPr>
                    <w:color w:val="000000"/>
                    <w:kern w:val="0"/>
                    <w:sz w:val="21"/>
                    <w:szCs w:val="21"/>
                    <w:lang w:val="en"/>
                  </w:rPr>
                  <w:delText>+</w:delText>
                </w:r>
                <w:r w:rsidDel="00964E30">
                  <w:rPr>
                    <w:rFonts w:hint="eastAsia"/>
                    <w:color w:val="000000"/>
                    <w:kern w:val="0"/>
                    <w:sz w:val="21"/>
                    <w:szCs w:val="21"/>
                  </w:rPr>
                  <w:delText>42,612.76</w:delText>
                </w:r>
                <w:r w:rsidDel="00964E30">
                  <w:rPr>
                    <w:rFonts w:hint="eastAsia"/>
                    <w:color w:val="000000"/>
                    <w:kern w:val="0"/>
                    <w:sz w:val="21"/>
                    <w:szCs w:val="21"/>
                    <w:lang w:val="en"/>
                  </w:rPr>
                  <w:delText>万元）</w:delText>
                </w:r>
                <w:r w:rsidDel="00964E30">
                  <w:rPr>
                    <w:color w:val="000000"/>
                    <w:kern w:val="0"/>
                    <w:sz w:val="21"/>
                    <w:szCs w:val="21"/>
                    <w:lang w:val="en"/>
                  </w:rPr>
                  <w:delText>*0.05%*2=</w:delText>
                </w:r>
                <w:r w:rsidDel="00964E30">
                  <w:rPr>
                    <w:rFonts w:hint="eastAsia"/>
                    <w:color w:val="000000"/>
                    <w:kern w:val="0"/>
                    <w:sz w:val="21"/>
                    <w:szCs w:val="21"/>
                  </w:rPr>
                  <w:delText>181.56</w:delText>
                </w:r>
                <w:r w:rsidDel="00964E30">
                  <w:rPr>
                    <w:rFonts w:hint="eastAsia"/>
                    <w:color w:val="000000"/>
                    <w:kern w:val="0"/>
                    <w:sz w:val="21"/>
                    <w:szCs w:val="21"/>
                    <w:lang w:val="en"/>
                  </w:rPr>
                  <w:delText>万元</w:delText>
                </w:r>
              </w:del>
            </w:ins>
          </w:p>
        </w:tc>
        <w:tc>
          <w:tcPr>
            <w:tcW w:w="358" w:type="pct"/>
            <w:gridSpan w:val="3"/>
            <w:vAlign w:val="center"/>
            <w:tcPrChange w:id="7012" w:author="怡然 刘 [2]" w:date="2026-07-08T11:22:00Z">
              <w:tcPr>
                <w:tcW w:w="450" w:type="pct"/>
                <w:gridSpan w:val="5"/>
                <w:vAlign w:val="center"/>
              </w:tcPr>
            </w:tcPrChange>
          </w:tcPr>
          <w:p w14:paraId="4BAA13B7" w14:textId="5E338610" w:rsidR="005F457E" w:rsidDel="00964E30" w:rsidRDefault="00000000">
            <w:pPr>
              <w:widowControl/>
              <w:spacing w:after="0" w:line="240" w:lineRule="auto"/>
              <w:ind w:firstLineChars="0" w:firstLine="0"/>
              <w:textAlignment w:val="auto"/>
              <w:rPr>
                <w:ins w:id="7013" w:author="Bentayga-" w:date="2026-07-05T17:06:00Z"/>
                <w:del w:id="7014" w:author="Si-yuan LIU" w:date="2026-07-24T14:26:00Z" w16du:dateUtc="2026-07-24T06:26:00Z"/>
                <w:color w:val="000000"/>
                <w:kern w:val="0"/>
                <w:sz w:val="21"/>
                <w:szCs w:val="21"/>
              </w:rPr>
            </w:pPr>
            <w:ins w:id="7015" w:author="Bentayga-" w:date="2026-07-05T17:06:00Z">
              <w:del w:id="7016" w:author="Si-yuan LIU" w:date="2026-07-24T14:26:00Z" w16du:dateUtc="2026-07-24T06:26:00Z">
                <w:r w:rsidDel="00964E30">
                  <w:rPr>
                    <w:rFonts w:hint="eastAsia"/>
                    <w:color w:val="000000"/>
                    <w:kern w:val="0"/>
                    <w:sz w:val="21"/>
                    <w:szCs w:val="21"/>
                  </w:rPr>
                  <w:delText>181.56</w:delText>
                </w:r>
              </w:del>
            </w:ins>
          </w:p>
        </w:tc>
        <w:tc>
          <w:tcPr>
            <w:tcW w:w="226" w:type="pct"/>
            <w:gridSpan w:val="2"/>
            <w:vAlign w:val="center"/>
            <w:tcPrChange w:id="7017" w:author="怡然 刘 [2]" w:date="2026-07-08T11:22:00Z">
              <w:tcPr>
                <w:tcW w:w="261" w:type="pct"/>
                <w:gridSpan w:val="2"/>
                <w:vAlign w:val="center"/>
              </w:tcPr>
            </w:tcPrChange>
          </w:tcPr>
          <w:p w14:paraId="56C32C1F" w14:textId="322EBA82" w:rsidR="005F457E" w:rsidDel="00964E30" w:rsidRDefault="00000000">
            <w:pPr>
              <w:widowControl/>
              <w:spacing w:after="0" w:line="240" w:lineRule="auto"/>
              <w:ind w:firstLineChars="0" w:firstLine="0"/>
              <w:textAlignment w:val="auto"/>
              <w:rPr>
                <w:ins w:id="7018" w:author="Bentayga-" w:date="2026-07-05T17:06:00Z"/>
                <w:del w:id="7019" w:author="Si-yuan LIU" w:date="2026-07-24T14:26:00Z" w16du:dateUtc="2026-07-24T06:26:00Z"/>
                <w:color w:val="000000"/>
                <w:kern w:val="0"/>
                <w:sz w:val="21"/>
                <w:szCs w:val="21"/>
              </w:rPr>
            </w:pPr>
            <w:ins w:id="7020" w:author="Bentayga-" w:date="2026-07-05T17:06:00Z">
              <w:del w:id="7021" w:author="Si-yuan LIU" w:date="2026-07-24T14:26:00Z" w16du:dateUtc="2026-07-24T06:26:00Z">
                <w:r w:rsidDel="00964E30">
                  <w:rPr>
                    <w:color w:val="000000"/>
                    <w:kern w:val="0"/>
                    <w:sz w:val="21"/>
                    <w:szCs w:val="21"/>
                    <w:lang w:val="en"/>
                  </w:rPr>
                  <w:delText>/</w:delText>
                </w:r>
              </w:del>
            </w:ins>
          </w:p>
        </w:tc>
        <w:tc>
          <w:tcPr>
            <w:tcW w:w="387" w:type="pct"/>
            <w:gridSpan w:val="2"/>
            <w:vAlign w:val="center"/>
            <w:tcPrChange w:id="7022" w:author="怡然 刘 [2]" w:date="2026-07-08T11:22:00Z">
              <w:tcPr>
                <w:tcW w:w="543" w:type="pct"/>
                <w:gridSpan w:val="6"/>
                <w:vAlign w:val="center"/>
              </w:tcPr>
            </w:tcPrChange>
          </w:tcPr>
          <w:p w14:paraId="18807688" w14:textId="6B3DED93" w:rsidR="005F457E" w:rsidDel="00964E30" w:rsidRDefault="00000000">
            <w:pPr>
              <w:widowControl/>
              <w:spacing w:after="0" w:line="240" w:lineRule="auto"/>
              <w:ind w:firstLineChars="0" w:firstLine="0"/>
              <w:textAlignment w:val="auto"/>
              <w:rPr>
                <w:ins w:id="7023" w:author="Bentayga-" w:date="2026-07-05T17:06:00Z"/>
                <w:del w:id="7024" w:author="Si-yuan LIU" w:date="2026-07-24T14:26:00Z" w16du:dateUtc="2026-07-24T06:26:00Z"/>
                <w:color w:val="000000"/>
                <w:kern w:val="0"/>
                <w:sz w:val="21"/>
                <w:szCs w:val="21"/>
              </w:rPr>
            </w:pPr>
            <w:ins w:id="7025" w:author="Bentayga-" w:date="2026-07-05T17:06:00Z">
              <w:del w:id="7026" w:author="Si-yuan LIU" w:date="2026-07-24T14:26:00Z" w16du:dateUtc="2026-07-24T06:26:00Z">
                <w:r w:rsidDel="00964E30">
                  <w:rPr>
                    <w:rFonts w:hint="eastAsia"/>
                    <w:color w:val="000000"/>
                    <w:kern w:val="0"/>
                    <w:sz w:val="21"/>
                    <w:szCs w:val="21"/>
                  </w:rPr>
                  <w:delText>国家税务总局广州市南沙区税务局、国家税务总局廊坊市税务局</w:delText>
                </w:r>
              </w:del>
            </w:ins>
          </w:p>
        </w:tc>
        <w:tc>
          <w:tcPr>
            <w:tcW w:w="87" w:type="pct"/>
            <w:gridSpan w:val="4"/>
            <w:vAlign w:val="center"/>
            <w:tcPrChange w:id="7027" w:author="怡然 刘 [2]" w:date="2026-07-08T11:22:00Z">
              <w:tcPr>
                <w:tcW w:w="331" w:type="pct"/>
                <w:gridSpan w:val="4"/>
                <w:vAlign w:val="center"/>
              </w:tcPr>
            </w:tcPrChange>
          </w:tcPr>
          <w:p w14:paraId="13500E02" w14:textId="6201BDA7" w:rsidR="005F457E" w:rsidDel="00964E30" w:rsidRDefault="00000000">
            <w:pPr>
              <w:widowControl/>
              <w:spacing w:after="0" w:line="240" w:lineRule="auto"/>
              <w:ind w:firstLineChars="0" w:firstLine="0"/>
              <w:textAlignment w:val="auto"/>
              <w:rPr>
                <w:ins w:id="7028" w:author="Bentayga-" w:date="2026-07-05T17:06:00Z"/>
                <w:del w:id="7029" w:author="Si-yuan LIU" w:date="2026-07-24T14:26:00Z" w16du:dateUtc="2026-07-24T06:26:00Z"/>
                <w:color w:val="000000"/>
                <w:kern w:val="0"/>
                <w:sz w:val="21"/>
                <w:szCs w:val="21"/>
              </w:rPr>
            </w:pPr>
            <w:ins w:id="7030" w:author="Bentayga-" w:date="2026-07-05T17:06:00Z">
              <w:del w:id="7031" w:author="Si-yuan LIU" w:date="2026-07-24T14:26:00Z" w16du:dateUtc="2026-07-24T06:26:00Z">
                <w:r w:rsidDel="00964E30">
                  <w:rPr>
                    <w:color w:val="000000"/>
                    <w:kern w:val="0"/>
                    <w:sz w:val="21"/>
                    <w:szCs w:val="21"/>
                  </w:rPr>
                  <w:delText>SPV</w:delText>
                </w:r>
                <w:r w:rsidDel="00964E30">
                  <w:rPr>
                    <w:rFonts w:hint="eastAsia"/>
                    <w:color w:val="000000"/>
                    <w:kern w:val="0"/>
                    <w:sz w:val="21"/>
                    <w:szCs w:val="21"/>
                  </w:rPr>
                  <w:delText>、奥飞数据、固安聚龙、昊盈科技</w:delText>
                </w:r>
              </w:del>
            </w:ins>
          </w:p>
        </w:tc>
      </w:tr>
      <w:tr w:rsidR="005F457E" w:rsidDel="00964E30" w14:paraId="2F07EF26" w14:textId="7DCBB798" w:rsidTr="005F457E">
        <w:trPr>
          <w:gridBefore w:val="2"/>
          <w:wBefore w:w="1157" w:type="dxa"/>
          <w:trHeight w:val="550"/>
          <w:tblHeader/>
          <w:jc w:val="center"/>
          <w:ins w:id="7032" w:author="Bentayga-" w:date="2026-07-05T17:06:00Z"/>
          <w:del w:id="7033" w:author="Si-yuan LIU" w:date="2026-07-24T14:26:00Z" w16du:dateUtc="2026-07-24T06:26:00Z"/>
          <w:trPrChange w:id="7034" w:author="怡然 刘 [2]" w:date="2026-07-08T11:22:00Z">
            <w:trPr>
              <w:gridBefore w:val="2"/>
              <w:wBefore w:w="1045" w:type="dxa"/>
              <w:trHeight w:val="550"/>
              <w:jc w:val="center"/>
            </w:trPr>
          </w:trPrChange>
        </w:trPr>
        <w:tc>
          <w:tcPr>
            <w:tcW w:w="991" w:type="pct"/>
            <w:gridSpan w:val="3"/>
            <w:vMerge/>
            <w:vAlign w:val="center"/>
            <w:tcPrChange w:id="7035" w:author="怡然 刘 [2]" w:date="2026-07-08T11:22:00Z">
              <w:tcPr>
                <w:tcW w:w="619" w:type="pct"/>
                <w:gridSpan w:val="5"/>
                <w:vMerge/>
                <w:vAlign w:val="center"/>
              </w:tcPr>
            </w:tcPrChange>
          </w:tcPr>
          <w:p w14:paraId="161AD6BE" w14:textId="56708D3E" w:rsidR="005F457E" w:rsidDel="00964E30" w:rsidRDefault="005F457E">
            <w:pPr>
              <w:widowControl/>
              <w:spacing w:after="0" w:line="240" w:lineRule="auto"/>
              <w:ind w:firstLineChars="0" w:firstLine="0"/>
              <w:jc w:val="left"/>
              <w:textAlignment w:val="auto"/>
              <w:rPr>
                <w:ins w:id="7036" w:author="Bentayga-" w:date="2026-07-05T17:06:00Z"/>
                <w:del w:id="7037" w:author="Si-yuan LIU" w:date="2026-07-24T14:26:00Z" w16du:dateUtc="2026-07-24T06:26:00Z"/>
                <w:color w:val="000000"/>
                <w:kern w:val="0"/>
                <w:sz w:val="21"/>
                <w:szCs w:val="21"/>
              </w:rPr>
            </w:pPr>
          </w:p>
        </w:tc>
        <w:tc>
          <w:tcPr>
            <w:tcW w:w="87" w:type="pct"/>
            <w:vAlign w:val="center"/>
            <w:tcPrChange w:id="7038" w:author="怡然 刘 [2]" w:date="2026-07-08T11:22:00Z">
              <w:tcPr>
                <w:tcW w:w="83" w:type="pct"/>
                <w:vAlign w:val="center"/>
              </w:tcPr>
            </w:tcPrChange>
          </w:tcPr>
          <w:p w14:paraId="1EACF36B" w14:textId="65AD822E" w:rsidR="005F457E" w:rsidDel="00964E30" w:rsidRDefault="00000000">
            <w:pPr>
              <w:widowControl/>
              <w:spacing w:after="0" w:line="240" w:lineRule="auto"/>
              <w:ind w:firstLineChars="0" w:firstLine="0"/>
              <w:jc w:val="center"/>
              <w:textAlignment w:val="auto"/>
              <w:rPr>
                <w:ins w:id="7039" w:author="Bentayga-" w:date="2026-07-05T17:06:00Z"/>
                <w:del w:id="7040" w:author="Si-yuan LIU" w:date="2026-07-24T14:26:00Z" w16du:dateUtc="2026-07-24T06:26:00Z"/>
                <w:color w:val="000000"/>
                <w:kern w:val="0"/>
                <w:sz w:val="21"/>
                <w:szCs w:val="21"/>
              </w:rPr>
            </w:pPr>
            <w:ins w:id="7041" w:author="Bentayga-" w:date="2026-07-05T17:06:00Z">
              <w:del w:id="7042" w:author="Si-yuan LIU" w:date="2026-07-24T14:26:00Z" w16du:dateUtc="2026-07-24T06:26:00Z">
                <w:r w:rsidDel="00964E30">
                  <w:rPr>
                    <w:rFonts w:hint="eastAsia"/>
                    <w:color w:val="000000"/>
                    <w:kern w:val="0"/>
                    <w:sz w:val="21"/>
                    <w:szCs w:val="21"/>
                  </w:rPr>
                  <w:delText>土地增值税</w:delText>
                </w:r>
              </w:del>
            </w:ins>
          </w:p>
        </w:tc>
        <w:tc>
          <w:tcPr>
            <w:tcW w:w="89" w:type="pct"/>
            <w:vAlign w:val="center"/>
            <w:tcPrChange w:id="7043" w:author="怡然 刘 [2]" w:date="2026-07-08T11:22:00Z">
              <w:tcPr>
                <w:tcW w:w="127" w:type="pct"/>
                <w:gridSpan w:val="2"/>
                <w:vAlign w:val="center"/>
              </w:tcPr>
            </w:tcPrChange>
          </w:tcPr>
          <w:p w14:paraId="6C031E48" w14:textId="4C5DC365" w:rsidR="005F457E" w:rsidDel="00964E30" w:rsidRDefault="00000000">
            <w:pPr>
              <w:widowControl/>
              <w:spacing w:after="0" w:line="240" w:lineRule="auto"/>
              <w:ind w:firstLineChars="0" w:firstLine="0"/>
              <w:textAlignment w:val="auto"/>
              <w:rPr>
                <w:ins w:id="7044" w:author="Bentayga-" w:date="2026-07-05T17:06:00Z"/>
                <w:del w:id="7045" w:author="Si-yuan LIU" w:date="2026-07-24T14:26:00Z" w16du:dateUtc="2026-07-24T06:26:00Z"/>
                <w:color w:val="000000"/>
                <w:kern w:val="0"/>
                <w:sz w:val="21"/>
                <w:szCs w:val="21"/>
              </w:rPr>
            </w:pPr>
            <w:ins w:id="7046" w:author="Bentayga-" w:date="2026-07-05T17:06:00Z">
              <w:del w:id="7047" w:author="Si-yuan LIU" w:date="2026-07-24T14:26:00Z" w16du:dateUtc="2026-07-24T06:26:00Z">
                <w:r w:rsidDel="00964E30">
                  <w:rPr>
                    <w:rFonts w:hint="eastAsia"/>
                    <w:color w:val="000000"/>
                    <w:kern w:val="0"/>
                    <w:sz w:val="21"/>
                    <w:szCs w:val="21"/>
                  </w:rPr>
                  <w:delText>否</w:delText>
                </w:r>
              </w:del>
            </w:ins>
          </w:p>
        </w:tc>
        <w:tc>
          <w:tcPr>
            <w:tcW w:w="2411" w:type="pct"/>
            <w:gridSpan w:val="6"/>
            <w:vAlign w:val="center"/>
            <w:tcPrChange w:id="7048" w:author="怡然 刘 [2]" w:date="2026-07-08T11:22:00Z">
              <w:tcPr>
                <w:tcW w:w="2466" w:type="pct"/>
                <w:gridSpan w:val="9"/>
                <w:vAlign w:val="center"/>
              </w:tcPr>
            </w:tcPrChange>
          </w:tcPr>
          <w:p w14:paraId="4EADA083" w14:textId="45E46A1D" w:rsidR="005F457E" w:rsidDel="00964E30" w:rsidRDefault="00000000">
            <w:pPr>
              <w:widowControl/>
              <w:spacing w:after="0" w:line="240" w:lineRule="auto"/>
              <w:ind w:firstLineChars="0" w:firstLine="0"/>
              <w:textAlignment w:val="auto"/>
              <w:rPr>
                <w:ins w:id="7049" w:author="Bentayga-" w:date="2026-07-05T17:06:00Z"/>
                <w:del w:id="7050" w:author="Si-yuan LIU" w:date="2026-07-24T14:26:00Z" w16du:dateUtc="2026-07-24T06:26:00Z"/>
                <w:color w:val="000000"/>
                <w:kern w:val="0"/>
                <w:sz w:val="21"/>
                <w:szCs w:val="21"/>
              </w:rPr>
            </w:pPr>
            <w:ins w:id="7051" w:author="Bentayga-" w:date="2026-07-05T17:06:00Z">
              <w:del w:id="7052" w:author="Si-yuan LIU" w:date="2026-07-24T14:26:00Z" w16du:dateUtc="2026-07-24T06:26:00Z">
                <w:r w:rsidDel="00964E30">
                  <w:rPr>
                    <w:color w:val="000000"/>
                    <w:kern w:val="0"/>
                    <w:sz w:val="21"/>
                    <w:szCs w:val="21"/>
                    <w:lang w:val="en"/>
                  </w:rPr>
                  <w:delText>/</w:delText>
                </w:r>
              </w:del>
            </w:ins>
          </w:p>
        </w:tc>
        <w:tc>
          <w:tcPr>
            <w:tcW w:w="358" w:type="pct"/>
            <w:gridSpan w:val="3"/>
            <w:vAlign w:val="center"/>
            <w:tcPrChange w:id="7053" w:author="怡然 刘 [2]" w:date="2026-07-08T11:22:00Z">
              <w:tcPr>
                <w:tcW w:w="450" w:type="pct"/>
                <w:gridSpan w:val="5"/>
                <w:vAlign w:val="center"/>
              </w:tcPr>
            </w:tcPrChange>
          </w:tcPr>
          <w:p w14:paraId="75F3967B" w14:textId="1825C41E" w:rsidR="005F457E" w:rsidDel="00964E30" w:rsidRDefault="00000000">
            <w:pPr>
              <w:widowControl/>
              <w:spacing w:after="0" w:line="240" w:lineRule="auto"/>
              <w:ind w:firstLineChars="0" w:firstLine="0"/>
              <w:textAlignment w:val="auto"/>
              <w:rPr>
                <w:ins w:id="7054" w:author="Bentayga-" w:date="2026-07-05T17:06:00Z"/>
                <w:del w:id="7055" w:author="Si-yuan LIU" w:date="2026-07-24T14:26:00Z" w16du:dateUtc="2026-07-24T06:26:00Z"/>
                <w:color w:val="000000"/>
                <w:kern w:val="0"/>
                <w:sz w:val="21"/>
                <w:szCs w:val="21"/>
              </w:rPr>
            </w:pPr>
            <w:ins w:id="7056" w:author="Bentayga-" w:date="2026-07-05T17:06:00Z">
              <w:del w:id="7057" w:author="Si-yuan LIU" w:date="2026-07-24T14:26:00Z" w16du:dateUtc="2026-07-24T06:26:00Z">
                <w:r w:rsidDel="00964E30">
                  <w:rPr>
                    <w:color w:val="000000"/>
                    <w:kern w:val="0"/>
                    <w:sz w:val="21"/>
                    <w:szCs w:val="21"/>
                    <w:lang w:val="en"/>
                  </w:rPr>
                  <w:delText>/</w:delText>
                </w:r>
              </w:del>
            </w:ins>
          </w:p>
        </w:tc>
        <w:tc>
          <w:tcPr>
            <w:tcW w:w="226" w:type="pct"/>
            <w:gridSpan w:val="2"/>
            <w:vAlign w:val="center"/>
            <w:tcPrChange w:id="7058" w:author="怡然 刘 [2]" w:date="2026-07-08T11:22:00Z">
              <w:tcPr>
                <w:tcW w:w="261" w:type="pct"/>
                <w:gridSpan w:val="2"/>
                <w:vAlign w:val="center"/>
              </w:tcPr>
            </w:tcPrChange>
          </w:tcPr>
          <w:p w14:paraId="1CE0E52C" w14:textId="11384184" w:rsidR="005F457E" w:rsidDel="00964E30" w:rsidRDefault="00000000">
            <w:pPr>
              <w:widowControl/>
              <w:spacing w:after="0" w:line="240" w:lineRule="auto"/>
              <w:ind w:firstLineChars="0" w:firstLine="0"/>
              <w:textAlignment w:val="auto"/>
              <w:rPr>
                <w:ins w:id="7059" w:author="Bentayga-" w:date="2026-07-05T17:06:00Z"/>
                <w:del w:id="7060" w:author="Si-yuan LIU" w:date="2026-07-24T14:26:00Z" w16du:dateUtc="2026-07-24T06:26:00Z"/>
                <w:color w:val="000000"/>
                <w:kern w:val="0"/>
                <w:sz w:val="21"/>
                <w:szCs w:val="21"/>
              </w:rPr>
            </w:pPr>
            <w:ins w:id="7061" w:author="Bentayga-" w:date="2026-07-05T17:06:00Z">
              <w:del w:id="7062" w:author="Si-yuan LIU" w:date="2026-07-24T14:26:00Z" w16du:dateUtc="2026-07-24T06:26:00Z">
                <w:r w:rsidDel="00964E30">
                  <w:rPr>
                    <w:color w:val="000000"/>
                    <w:kern w:val="0"/>
                    <w:sz w:val="21"/>
                    <w:szCs w:val="21"/>
                    <w:lang w:val="en"/>
                  </w:rPr>
                  <w:delText>/</w:delText>
                </w:r>
              </w:del>
            </w:ins>
          </w:p>
        </w:tc>
        <w:tc>
          <w:tcPr>
            <w:tcW w:w="387" w:type="pct"/>
            <w:gridSpan w:val="2"/>
            <w:vAlign w:val="center"/>
            <w:tcPrChange w:id="7063" w:author="怡然 刘 [2]" w:date="2026-07-08T11:22:00Z">
              <w:tcPr>
                <w:tcW w:w="543" w:type="pct"/>
                <w:gridSpan w:val="6"/>
                <w:vAlign w:val="center"/>
              </w:tcPr>
            </w:tcPrChange>
          </w:tcPr>
          <w:p w14:paraId="7AC47F74" w14:textId="55177CD6" w:rsidR="005F457E" w:rsidDel="00964E30" w:rsidRDefault="00000000">
            <w:pPr>
              <w:widowControl/>
              <w:spacing w:after="0" w:line="240" w:lineRule="auto"/>
              <w:ind w:firstLineChars="0" w:firstLine="0"/>
              <w:textAlignment w:val="auto"/>
              <w:rPr>
                <w:ins w:id="7064" w:author="Bentayga-" w:date="2026-07-05T17:06:00Z"/>
                <w:del w:id="7065" w:author="Si-yuan LIU" w:date="2026-07-24T14:26:00Z" w16du:dateUtc="2026-07-24T06:26:00Z"/>
                <w:color w:val="000000"/>
                <w:kern w:val="0"/>
                <w:sz w:val="21"/>
                <w:szCs w:val="21"/>
              </w:rPr>
            </w:pPr>
            <w:ins w:id="7066" w:author="Bentayga-" w:date="2026-07-05T17:06:00Z">
              <w:del w:id="7067" w:author="Si-yuan LIU" w:date="2026-07-24T14:26:00Z" w16du:dateUtc="2026-07-24T06:26:00Z">
                <w:r w:rsidDel="00964E30">
                  <w:rPr>
                    <w:color w:val="000000"/>
                    <w:kern w:val="0"/>
                    <w:sz w:val="21"/>
                    <w:szCs w:val="21"/>
                    <w:lang w:val="en"/>
                  </w:rPr>
                  <w:delText>/</w:delText>
                </w:r>
              </w:del>
            </w:ins>
          </w:p>
        </w:tc>
        <w:tc>
          <w:tcPr>
            <w:tcW w:w="87" w:type="pct"/>
            <w:gridSpan w:val="4"/>
            <w:vAlign w:val="center"/>
            <w:tcPrChange w:id="7068" w:author="怡然 刘 [2]" w:date="2026-07-08T11:22:00Z">
              <w:tcPr>
                <w:tcW w:w="331" w:type="pct"/>
                <w:gridSpan w:val="4"/>
                <w:vAlign w:val="center"/>
              </w:tcPr>
            </w:tcPrChange>
          </w:tcPr>
          <w:p w14:paraId="5F5A875D" w14:textId="5340F389" w:rsidR="005F457E" w:rsidDel="00964E30" w:rsidRDefault="00000000">
            <w:pPr>
              <w:widowControl/>
              <w:spacing w:after="0" w:line="240" w:lineRule="auto"/>
              <w:ind w:firstLineChars="0" w:firstLine="0"/>
              <w:textAlignment w:val="auto"/>
              <w:rPr>
                <w:ins w:id="7069" w:author="Bentayga-" w:date="2026-07-05T17:06:00Z"/>
                <w:del w:id="7070" w:author="Si-yuan LIU" w:date="2026-07-24T14:26:00Z" w16du:dateUtc="2026-07-24T06:26:00Z"/>
                <w:color w:val="000000"/>
                <w:kern w:val="0"/>
                <w:sz w:val="21"/>
                <w:szCs w:val="21"/>
              </w:rPr>
            </w:pPr>
            <w:ins w:id="7071" w:author="Bentayga-" w:date="2026-07-05T17:06:00Z">
              <w:del w:id="7072" w:author="Si-yuan LIU" w:date="2026-07-24T14:26:00Z" w16du:dateUtc="2026-07-24T06:26:00Z">
                <w:r w:rsidDel="00964E30">
                  <w:rPr>
                    <w:color w:val="000000"/>
                    <w:kern w:val="0"/>
                    <w:sz w:val="21"/>
                    <w:szCs w:val="21"/>
                    <w:lang w:val="en"/>
                  </w:rPr>
                  <w:delText>/</w:delText>
                </w:r>
              </w:del>
            </w:ins>
          </w:p>
        </w:tc>
      </w:tr>
      <w:tr w:rsidR="005F457E" w:rsidDel="00964E30" w14:paraId="685A45D8" w14:textId="4B95FCED" w:rsidTr="005F457E">
        <w:trPr>
          <w:gridBefore w:val="2"/>
          <w:wBefore w:w="1157" w:type="dxa"/>
          <w:trHeight w:val="4970"/>
          <w:tblHeader/>
          <w:jc w:val="center"/>
          <w:ins w:id="7073" w:author="Bentayga-" w:date="2026-07-05T17:06:00Z"/>
          <w:del w:id="7074" w:author="Si-yuan LIU" w:date="2026-07-24T14:26:00Z" w16du:dateUtc="2026-07-24T06:26:00Z"/>
          <w:trPrChange w:id="7075" w:author="怡然 刘 [2]" w:date="2026-07-08T11:22:00Z">
            <w:trPr>
              <w:gridBefore w:val="2"/>
              <w:wBefore w:w="1045" w:type="dxa"/>
              <w:trHeight w:val="4970"/>
              <w:jc w:val="center"/>
            </w:trPr>
          </w:trPrChange>
        </w:trPr>
        <w:tc>
          <w:tcPr>
            <w:tcW w:w="991" w:type="pct"/>
            <w:gridSpan w:val="3"/>
            <w:vMerge/>
            <w:vAlign w:val="center"/>
            <w:tcPrChange w:id="7076" w:author="怡然 刘 [2]" w:date="2026-07-08T11:22:00Z">
              <w:tcPr>
                <w:tcW w:w="619" w:type="pct"/>
                <w:gridSpan w:val="5"/>
                <w:vMerge/>
                <w:vAlign w:val="center"/>
              </w:tcPr>
            </w:tcPrChange>
          </w:tcPr>
          <w:p w14:paraId="5E6E6204" w14:textId="0B4F2BF2" w:rsidR="005F457E" w:rsidDel="00964E30" w:rsidRDefault="005F457E">
            <w:pPr>
              <w:widowControl/>
              <w:spacing w:after="0" w:line="240" w:lineRule="auto"/>
              <w:ind w:firstLineChars="0" w:firstLine="0"/>
              <w:jc w:val="left"/>
              <w:textAlignment w:val="auto"/>
              <w:rPr>
                <w:ins w:id="7077" w:author="Bentayga-" w:date="2026-07-05T17:06:00Z"/>
                <w:del w:id="7078" w:author="Si-yuan LIU" w:date="2026-07-24T14:26:00Z" w16du:dateUtc="2026-07-24T06:26:00Z"/>
                <w:color w:val="000000"/>
                <w:kern w:val="0"/>
                <w:sz w:val="21"/>
                <w:szCs w:val="21"/>
              </w:rPr>
            </w:pPr>
          </w:p>
        </w:tc>
        <w:tc>
          <w:tcPr>
            <w:tcW w:w="87" w:type="pct"/>
            <w:vAlign w:val="center"/>
            <w:tcPrChange w:id="7079" w:author="怡然 刘 [2]" w:date="2026-07-08T11:22:00Z">
              <w:tcPr>
                <w:tcW w:w="83" w:type="pct"/>
                <w:vAlign w:val="center"/>
              </w:tcPr>
            </w:tcPrChange>
          </w:tcPr>
          <w:p w14:paraId="4BB30BCB" w14:textId="2B2C3858" w:rsidR="005F457E" w:rsidDel="00964E30" w:rsidRDefault="00000000">
            <w:pPr>
              <w:widowControl/>
              <w:spacing w:after="0" w:line="240" w:lineRule="auto"/>
              <w:ind w:firstLineChars="0" w:firstLine="0"/>
              <w:jc w:val="center"/>
              <w:textAlignment w:val="auto"/>
              <w:rPr>
                <w:ins w:id="7080" w:author="Bentayga-" w:date="2026-07-05T17:06:00Z"/>
                <w:del w:id="7081" w:author="Si-yuan LIU" w:date="2026-07-24T14:26:00Z" w16du:dateUtc="2026-07-24T06:26:00Z"/>
                <w:color w:val="000000"/>
                <w:kern w:val="0"/>
                <w:sz w:val="21"/>
                <w:szCs w:val="21"/>
              </w:rPr>
            </w:pPr>
            <w:ins w:id="7082" w:author="Bentayga-" w:date="2026-07-05T17:06:00Z">
              <w:del w:id="7083" w:author="Si-yuan LIU" w:date="2026-07-24T14:26:00Z" w16du:dateUtc="2026-07-24T06:26:00Z">
                <w:r w:rsidDel="00964E30">
                  <w:rPr>
                    <w:rFonts w:hint="eastAsia"/>
                    <w:color w:val="000000"/>
                    <w:kern w:val="0"/>
                    <w:sz w:val="21"/>
                    <w:szCs w:val="21"/>
                  </w:rPr>
                  <w:delText>企业所得税</w:delText>
                </w:r>
              </w:del>
            </w:ins>
          </w:p>
        </w:tc>
        <w:tc>
          <w:tcPr>
            <w:tcW w:w="89" w:type="pct"/>
            <w:vAlign w:val="center"/>
            <w:tcPrChange w:id="7084" w:author="怡然 刘 [2]" w:date="2026-07-08T11:22:00Z">
              <w:tcPr>
                <w:tcW w:w="127" w:type="pct"/>
                <w:gridSpan w:val="2"/>
                <w:vAlign w:val="center"/>
              </w:tcPr>
            </w:tcPrChange>
          </w:tcPr>
          <w:p w14:paraId="2ED84A81" w14:textId="2218AA1E" w:rsidR="005F457E" w:rsidDel="00964E30" w:rsidRDefault="00000000">
            <w:pPr>
              <w:widowControl/>
              <w:spacing w:after="0" w:line="240" w:lineRule="auto"/>
              <w:ind w:firstLineChars="0" w:firstLine="0"/>
              <w:textAlignment w:val="auto"/>
              <w:rPr>
                <w:ins w:id="7085" w:author="Bentayga-" w:date="2026-07-05T17:06:00Z"/>
                <w:del w:id="7086" w:author="Si-yuan LIU" w:date="2026-07-24T14:26:00Z" w16du:dateUtc="2026-07-24T06:26:00Z"/>
                <w:color w:val="000000"/>
                <w:kern w:val="0"/>
                <w:sz w:val="21"/>
                <w:szCs w:val="21"/>
              </w:rPr>
            </w:pPr>
            <w:ins w:id="7087" w:author="Bentayga-" w:date="2026-07-05T17:06:00Z">
              <w:del w:id="7088" w:author="Si-yuan LIU" w:date="2026-07-24T14:26:00Z" w16du:dateUtc="2026-07-24T06:26:00Z">
                <w:r w:rsidDel="00964E30">
                  <w:rPr>
                    <w:rFonts w:hint="eastAsia"/>
                    <w:color w:val="000000"/>
                    <w:kern w:val="0"/>
                    <w:sz w:val="21"/>
                    <w:szCs w:val="21"/>
                    <w:lang w:val="en"/>
                  </w:rPr>
                  <w:delText>是</w:delText>
                </w:r>
              </w:del>
            </w:ins>
          </w:p>
        </w:tc>
        <w:tc>
          <w:tcPr>
            <w:tcW w:w="2411" w:type="pct"/>
            <w:gridSpan w:val="6"/>
            <w:vAlign w:val="center"/>
            <w:tcPrChange w:id="7089" w:author="怡然 刘 [2]" w:date="2026-07-08T11:22:00Z">
              <w:tcPr>
                <w:tcW w:w="2466" w:type="pct"/>
                <w:gridSpan w:val="9"/>
                <w:vAlign w:val="center"/>
              </w:tcPr>
            </w:tcPrChange>
          </w:tcPr>
          <w:p w14:paraId="3AAF15F3" w14:textId="6BA9B48A" w:rsidR="005F457E" w:rsidDel="00964E30" w:rsidRDefault="00000000">
            <w:pPr>
              <w:widowControl/>
              <w:spacing w:after="0" w:line="240" w:lineRule="auto"/>
              <w:ind w:firstLineChars="0" w:firstLine="0"/>
              <w:textAlignment w:val="auto"/>
              <w:rPr>
                <w:ins w:id="7090" w:author="Bentayga-" w:date="2026-07-05T17:06:00Z"/>
                <w:del w:id="7091" w:author="Si-yuan LIU" w:date="2026-07-24T14:26:00Z" w16du:dateUtc="2026-07-24T06:26:00Z"/>
                <w:color w:val="000000"/>
                <w:kern w:val="0"/>
                <w:sz w:val="21"/>
                <w:szCs w:val="21"/>
                <w:lang w:val="en"/>
              </w:rPr>
            </w:pPr>
            <w:ins w:id="7092" w:author="Bentayga-" w:date="2026-07-05T17:06:00Z">
              <w:del w:id="7093" w:author="Si-yuan LIU" w:date="2026-07-24T14:26:00Z" w16du:dateUtc="2026-07-24T06:26:00Z">
                <w:r w:rsidDel="00964E30">
                  <w:rPr>
                    <w:rFonts w:hint="eastAsia"/>
                    <w:color w:val="000000"/>
                    <w:kern w:val="0"/>
                    <w:sz w:val="21"/>
                    <w:szCs w:val="21"/>
                    <w:lang w:val="en"/>
                  </w:rPr>
                  <w:delText>SPV</w:delText>
                </w:r>
                <w:r w:rsidDel="00964E30">
                  <w:rPr>
                    <w:rFonts w:hint="eastAsia"/>
                    <w:color w:val="000000"/>
                    <w:kern w:val="0"/>
                    <w:sz w:val="21"/>
                    <w:szCs w:val="21"/>
                    <w:lang w:val="en"/>
                  </w:rPr>
                  <w:delText>公司以</w:delText>
                </w:r>
                <w:r w:rsidDel="00964E30">
                  <w:rPr>
                    <w:rFonts w:hint="eastAsia"/>
                    <w:color w:val="000000"/>
                    <w:kern w:val="0"/>
                    <w:sz w:val="21"/>
                    <w:szCs w:val="21"/>
                  </w:rPr>
                  <w:delText>181,562.69</w:delText>
                </w:r>
                <w:r w:rsidDel="00964E30">
                  <w:rPr>
                    <w:rFonts w:hint="eastAsia"/>
                    <w:color w:val="000000"/>
                    <w:kern w:val="0"/>
                    <w:sz w:val="21"/>
                    <w:szCs w:val="21"/>
                    <w:lang w:val="en"/>
                  </w:rPr>
                  <w:delText>万元的对价，</w:delText>
                </w:r>
                <w:r w:rsidDel="00964E30">
                  <w:rPr>
                    <w:rFonts w:hint="eastAsia"/>
                    <w:color w:val="000000"/>
                    <w:kern w:val="0"/>
                    <w:sz w:val="21"/>
                    <w:szCs w:val="21"/>
                  </w:rPr>
                  <w:delText>向</w:delText>
                </w:r>
                <w:r w:rsidDel="00964E30">
                  <w:rPr>
                    <w:rFonts w:hint="eastAsia"/>
                    <w:color w:val="000000"/>
                    <w:kern w:val="0"/>
                    <w:sz w:val="21"/>
                    <w:szCs w:val="21"/>
                    <w:lang w:val="en"/>
                  </w:rPr>
                  <w:delText>奥飞数据（</w:delText>
                </w:r>
                <w:r w:rsidDel="00964E30">
                  <w:rPr>
                    <w:rFonts w:hint="eastAsia"/>
                    <w:color w:val="000000"/>
                    <w:kern w:val="0"/>
                    <w:sz w:val="21"/>
                    <w:szCs w:val="21"/>
                  </w:rPr>
                  <w:delText>40.53%</w:delText>
                </w:r>
                <w:r w:rsidDel="00964E30">
                  <w:rPr>
                    <w:rFonts w:hint="eastAsia"/>
                    <w:color w:val="000000"/>
                    <w:kern w:val="0"/>
                    <w:sz w:val="21"/>
                    <w:szCs w:val="21"/>
                    <w:lang w:val="en"/>
                  </w:rPr>
                  <w:delText>）、固安聚龙（</w:delText>
                </w:r>
                <w:r w:rsidDel="00964E30">
                  <w:rPr>
                    <w:rFonts w:hint="eastAsia"/>
                    <w:color w:val="000000"/>
                    <w:kern w:val="0"/>
                    <w:sz w:val="21"/>
                    <w:szCs w:val="21"/>
                  </w:rPr>
                  <w:delText>36%</w:delText>
                </w:r>
                <w:r w:rsidDel="00964E30">
                  <w:rPr>
                    <w:rFonts w:hint="eastAsia"/>
                    <w:color w:val="000000"/>
                    <w:kern w:val="0"/>
                    <w:sz w:val="21"/>
                    <w:szCs w:val="21"/>
                    <w:lang w:val="en"/>
                  </w:rPr>
                  <w:delText>）、</w:delText>
                </w:r>
                <w:r w:rsidDel="00964E30">
                  <w:rPr>
                    <w:rFonts w:hint="eastAsia"/>
                    <w:color w:val="000000"/>
                    <w:kern w:val="0"/>
                    <w:sz w:val="21"/>
                    <w:szCs w:val="21"/>
                  </w:rPr>
                  <w:delText>昊盈科技（</w:delText>
                </w:r>
                <w:r w:rsidDel="00964E30">
                  <w:rPr>
                    <w:rFonts w:hint="eastAsia"/>
                    <w:color w:val="000000"/>
                    <w:kern w:val="0"/>
                    <w:sz w:val="21"/>
                    <w:szCs w:val="21"/>
                  </w:rPr>
                  <w:delText>23.47%</w:delText>
                </w:r>
                <w:r w:rsidDel="00964E30">
                  <w:rPr>
                    <w:rFonts w:hint="eastAsia"/>
                    <w:color w:val="000000"/>
                    <w:kern w:val="0"/>
                    <w:sz w:val="21"/>
                    <w:szCs w:val="21"/>
                  </w:rPr>
                  <w:delText>）</w:delText>
                </w:r>
                <w:r w:rsidDel="00964E30">
                  <w:rPr>
                    <w:rFonts w:hint="eastAsia"/>
                    <w:color w:val="000000"/>
                    <w:kern w:val="0"/>
                    <w:sz w:val="21"/>
                    <w:szCs w:val="21"/>
                    <w:lang w:val="en"/>
                  </w:rPr>
                  <w:delText>支付现金收购奥融科技</w:delText>
                </w:r>
                <w:r w:rsidDel="00964E30">
                  <w:rPr>
                    <w:rFonts w:hint="eastAsia"/>
                    <w:color w:val="000000"/>
                    <w:kern w:val="0"/>
                    <w:sz w:val="21"/>
                    <w:szCs w:val="21"/>
                    <w:lang w:val="en"/>
                  </w:rPr>
                  <w:delText>100%</w:delText>
                </w:r>
                <w:r w:rsidDel="00964E30">
                  <w:rPr>
                    <w:rFonts w:hint="eastAsia"/>
                    <w:color w:val="000000"/>
                    <w:kern w:val="0"/>
                    <w:sz w:val="21"/>
                    <w:szCs w:val="21"/>
                    <w:lang w:val="en"/>
                  </w:rPr>
                  <w:delText>股权，需确认股权转让的所得额，计入股权转让当年的应纳税所得额，同时奥飞数据作为原始权益人计划合计持有基础设施</w:delText>
                </w:r>
                <w:r w:rsidDel="00964E30">
                  <w:rPr>
                    <w:color w:val="000000"/>
                    <w:kern w:val="0"/>
                    <w:sz w:val="21"/>
                    <w:szCs w:val="21"/>
                    <w:lang w:val="en"/>
                  </w:rPr>
                  <w:delText>REITs</w:delText>
                </w:r>
                <w:r w:rsidDel="00964E30">
                  <w:rPr>
                    <w:rFonts w:hint="eastAsia"/>
                    <w:color w:val="000000"/>
                    <w:kern w:val="0"/>
                    <w:sz w:val="21"/>
                    <w:szCs w:val="21"/>
                    <w:lang w:val="en"/>
                  </w:rPr>
                  <w:delText>份额为</w:delText>
                </w:r>
                <w:r w:rsidDel="00964E30">
                  <w:rPr>
                    <w:rFonts w:hint="eastAsia"/>
                    <w:color w:val="000000"/>
                    <w:kern w:val="0"/>
                    <w:sz w:val="21"/>
                    <w:szCs w:val="21"/>
                  </w:rPr>
                  <w:delText>35</w:delText>
                </w:r>
                <w:r w:rsidDel="00964E30">
                  <w:rPr>
                    <w:color w:val="000000"/>
                    <w:kern w:val="0"/>
                    <w:sz w:val="21"/>
                    <w:szCs w:val="21"/>
                    <w:lang w:val="en"/>
                  </w:rPr>
                  <w:delText>%</w:delText>
                </w:r>
                <w:r w:rsidDel="00964E30">
                  <w:rPr>
                    <w:rFonts w:hint="eastAsia"/>
                    <w:color w:val="000000"/>
                    <w:kern w:val="0"/>
                    <w:sz w:val="21"/>
                    <w:szCs w:val="21"/>
                    <w:lang w:val="en"/>
                  </w:rPr>
                  <w:delText>，按照</w:delText>
                </w:r>
                <w:r w:rsidDel="00964E30">
                  <w:rPr>
                    <w:color w:val="000000"/>
                    <w:kern w:val="0"/>
                    <w:sz w:val="21"/>
                    <w:szCs w:val="21"/>
                    <w:lang w:val="en"/>
                  </w:rPr>
                  <w:delText>2022</w:delText>
                </w:r>
                <w:r w:rsidDel="00964E30">
                  <w:rPr>
                    <w:rFonts w:hint="eastAsia"/>
                    <w:color w:val="000000"/>
                    <w:kern w:val="0"/>
                    <w:sz w:val="21"/>
                    <w:szCs w:val="21"/>
                    <w:lang w:val="en"/>
                  </w:rPr>
                  <w:delText>年</w:delText>
                </w:r>
                <w:r w:rsidDel="00964E30">
                  <w:rPr>
                    <w:color w:val="000000"/>
                    <w:kern w:val="0"/>
                    <w:sz w:val="21"/>
                    <w:szCs w:val="21"/>
                    <w:lang w:val="en"/>
                  </w:rPr>
                  <w:delText>3</w:delText>
                </w:r>
                <w:r w:rsidDel="00964E30">
                  <w:rPr>
                    <w:rFonts w:hint="eastAsia"/>
                    <w:color w:val="000000"/>
                    <w:kern w:val="0"/>
                    <w:sz w:val="21"/>
                    <w:szCs w:val="21"/>
                    <w:lang w:val="en"/>
                  </w:rPr>
                  <w:delText>号公告的规定，其中</w:delText>
                </w:r>
                <w:r w:rsidDel="00964E30">
                  <w:rPr>
                    <w:rFonts w:hint="eastAsia"/>
                    <w:color w:val="000000"/>
                    <w:kern w:val="0"/>
                    <w:sz w:val="21"/>
                    <w:szCs w:val="21"/>
                  </w:rPr>
                  <w:delText>35</w:delText>
                </w:r>
                <w:r w:rsidDel="00964E30">
                  <w:rPr>
                    <w:color w:val="000000"/>
                    <w:kern w:val="0"/>
                    <w:sz w:val="21"/>
                    <w:szCs w:val="21"/>
                    <w:lang w:val="en"/>
                  </w:rPr>
                  <w:delText>%</w:delText>
                </w:r>
                <w:r w:rsidDel="00964E30">
                  <w:rPr>
                    <w:rFonts w:hint="eastAsia"/>
                    <w:color w:val="000000"/>
                    <w:kern w:val="0"/>
                    <w:sz w:val="21"/>
                    <w:szCs w:val="21"/>
                    <w:lang w:val="en"/>
                  </w:rPr>
                  <w:delText>的所得额部分可以递延至奥飞数据实际转让基础设施</w:delText>
                </w:r>
                <w:r w:rsidDel="00964E30">
                  <w:rPr>
                    <w:color w:val="000000"/>
                    <w:kern w:val="0"/>
                    <w:sz w:val="21"/>
                    <w:szCs w:val="21"/>
                    <w:lang w:val="en"/>
                  </w:rPr>
                  <w:delText>REITs</w:delText>
                </w:r>
                <w:r w:rsidDel="00964E30">
                  <w:rPr>
                    <w:rFonts w:hint="eastAsia"/>
                    <w:color w:val="000000"/>
                    <w:kern w:val="0"/>
                    <w:sz w:val="21"/>
                    <w:szCs w:val="21"/>
                    <w:lang w:val="en"/>
                  </w:rPr>
                  <w:delText>份额时缴纳</w:delText>
                </w:r>
                <w:r w:rsidDel="00964E30">
                  <w:rPr>
                    <w:color w:val="000000"/>
                    <w:kern w:val="0"/>
                    <w:sz w:val="21"/>
                    <w:szCs w:val="21"/>
                    <w:lang w:val="en"/>
                  </w:rPr>
                  <w:delText>。奥飞数据、固安聚龙为高新技术企业，减按</w:delText>
                </w:r>
                <w:r w:rsidDel="00964E30">
                  <w:rPr>
                    <w:color w:val="000000"/>
                    <w:kern w:val="0"/>
                    <w:sz w:val="21"/>
                    <w:szCs w:val="21"/>
                    <w:lang w:val="en"/>
                  </w:rPr>
                  <w:delText>15</w:delText>
                </w:r>
                <w:r w:rsidDel="00964E30">
                  <w:rPr>
                    <w:color w:val="000000"/>
                    <w:kern w:val="0"/>
                    <w:sz w:val="21"/>
                    <w:szCs w:val="21"/>
                    <w:lang w:val="en"/>
                  </w:rPr>
                  <w:delText>％的税率征收企业所得税</w:delText>
                </w:r>
              </w:del>
            </w:ins>
          </w:p>
          <w:p w14:paraId="69E9D202" w14:textId="63107719" w:rsidR="005F457E" w:rsidDel="00964E30" w:rsidRDefault="00000000">
            <w:pPr>
              <w:widowControl/>
              <w:spacing w:after="0" w:line="240" w:lineRule="auto"/>
              <w:ind w:firstLineChars="0" w:firstLine="0"/>
              <w:textAlignment w:val="auto"/>
              <w:rPr>
                <w:ins w:id="7094" w:author="Bentayga-" w:date="2026-07-05T17:06:00Z"/>
                <w:del w:id="7095" w:author="Si-yuan LIU" w:date="2026-07-24T14:26:00Z" w16du:dateUtc="2026-07-24T06:26:00Z"/>
                <w:color w:val="000000"/>
                <w:kern w:val="0"/>
                <w:sz w:val="21"/>
                <w:szCs w:val="21"/>
                <w:lang w:val="en"/>
              </w:rPr>
            </w:pPr>
            <w:ins w:id="7096" w:author="Bentayga-" w:date="2026-07-05T17:06:00Z">
              <w:del w:id="7097" w:author="Si-yuan LIU" w:date="2026-07-24T14:26:00Z" w16du:dateUtc="2026-07-24T06:26:00Z">
                <w:r w:rsidDel="00964E30">
                  <w:rPr>
                    <w:rFonts w:hint="eastAsia"/>
                    <w:color w:val="000000"/>
                    <w:kern w:val="0"/>
                    <w:sz w:val="21"/>
                    <w:szCs w:val="21"/>
                    <w:lang w:val="en"/>
                  </w:rPr>
                  <w:delText>政策依据：《财政部税务总局关于基础设施领域不动产投资信托基金</w:delText>
                </w:r>
                <w:r w:rsidDel="00964E30">
                  <w:rPr>
                    <w:color w:val="000000"/>
                    <w:kern w:val="0"/>
                    <w:sz w:val="21"/>
                    <w:szCs w:val="21"/>
                    <w:lang w:val="en"/>
                  </w:rPr>
                  <w:delText>(REITs)</w:delText>
                </w:r>
                <w:r w:rsidDel="00964E30">
                  <w:rPr>
                    <w:rFonts w:hint="eastAsia"/>
                    <w:color w:val="000000"/>
                    <w:kern w:val="0"/>
                    <w:sz w:val="21"/>
                    <w:szCs w:val="21"/>
                    <w:lang w:val="en"/>
                  </w:rPr>
                  <w:delText>试点税收政策的公告》（财政部税务总局公告</w:delText>
                </w:r>
                <w:r w:rsidDel="00964E30">
                  <w:rPr>
                    <w:color w:val="000000"/>
                    <w:kern w:val="0"/>
                    <w:sz w:val="21"/>
                    <w:szCs w:val="21"/>
                    <w:lang w:val="en"/>
                  </w:rPr>
                  <w:delText>2022</w:delText>
                </w:r>
                <w:r w:rsidDel="00964E30">
                  <w:rPr>
                    <w:rFonts w:hint="eastAsia"/>
                    <w:color w:val="000000"/>
                    <w:kern w:val="0"/>
                    <w:sz w:val="21"/>
                    <w:szCs w:val="21"/>
                    <w:lang w:val="en"/>
                  </w:rPr>
                  <w:delText>年第</w:delText>
                </w:r>
                <w:r w:rsidDel="00964E30">
                  <w:rPr>
                    <w:color w:val="000000"/>
                    <w:kern w:val="0"/>
                    <w:sz w:val="21"/>
                    <w:szCs w:val="21"/>
                    <w:lang w:val="en"/>
                  </w:rPr>
                  <w:delText>3</w:delText>
                </w:r>
                <w:r w:rsidDel="00964E30">
                  <w:rPr>
                    <w:rFonts w:hint="eastAsia"/>
                    <w:color w:val="000000"/>
                    <w:kern w:val="0"/>
                    <w:sz w:val="21"/>
                    <w:szCs w:val="21"/>
                    <w:lang w:val="en"/>
                  </w:rPr>
                  <w:delText>号）</w:delText>
                </w:r>
                <w:r w:rsidDel="00964E30">
                  <w:rPr>
                    <w:color w:val="000000"/>
                    <w:kern w:val="0"/>
                    <w:sz w:val="21"/>
                    <w:szCs w:val="21"/>
                    <w:lang w:val="en"/>
                  </w:rPr>
                  <w:delText>、中华人民共和国企业所得税法</w:delText>
                </w:r>
              </w:del>
            </w:ins>
          </w:p>
          <w:p w14:paraId="4A2A828C" w14:textId="20368EE8" w:rsidR="005F457E" w:rsidDel="00964E30" w:rsidRDefault="00000000">
            <w:pPr>
              <w:widowControl/>
              <w:spacing w:after="0" w:line="240" w:lineRule="auto"/>
              <w:ind w:firstLineChars="0" w:firstLine="0"/>
              <w:textAlignment w:val="auto"/>
              <w:rPr>
                <w:ins w:id="7098" w:author="Bentayga-" w:date="2026-07-05T17:06:00Z"/>
                <w:del w:id="7099" w:author="Si-yuan LIU" w:date="2026-07-24T14:26:00Z" w16du:dateUtc="2026-07-24T06:26:00Z"/>
                <w:color w:val="000000"/>
                <w:kern w:val="0"/>
                <w:sz w:val="21"/>
                <w:szCs w:val="21"/>
                <w:lang w:val="en"/>
              </w:rPr>
            </w:pPr>
            <w:ins w:id="7100" w:author="Bentayga-" w:date="2026-07-05T17:06:00Z">
              <w:del w:id="7101" w:author="Si-yuan LIU" w:date="2026-07-24T14:26:00Z" w16du:dateUtc="2026-07-24T06:26:00Z">
                <w:r w:rsidDel="00964E30">
                  <w:rPr>
                    <w:rFonts w:hint="eastAsia"/>
                    <w:color w:val="000000"/>
                    <w:kern w:val="0"/>
                    <w:sz w:val="21"/>
                    <w:szCs w:val="21"/>
                    <w:lang w:val="en"/>
                  </w:rPr>
                  <w:delText>计算公式：</w:delText>
                </w:r>
              </w:del>
            </w:ins>
          </w:p>
          <w:p w14:paraId="5BDF1D4F" w14:textId="265A3BDB" w:rsidR="005F457E" w:rsidDel="00964E30" w:rsidRDefault="00000000">
            <w:pPr>
              <w:widowControl/>
              <w:spacing w:after="0" w:line="240" w:lineRule="auto"/>
              <w:ind w:firstLineChars="0" w:firstLine="0"/>
              <w:textAlignment w:val="auto"/>
              <w:rPr>
                <w:ins w:id="7102" w:author="Bentayga-" w:date="2026-07-05T17:06:00Z"/>
                <w:del w:id="7103" w:author="Si-yuan LIU" w:date="2026-07-24T14:26:00Z" w16du:dateUtc="2026-07-24T06:26:00Z"/>
                <w:color w:val="000000"/>
                <w:kern w:val="0"/>
                <w:sz w:val="21"/>
                <w:szCs w:val="21"/>
                <w:lang w:val="en"/>
              </w:rPr>
            </w:pPr>
            <w:ins w:id="7104" w:author="Bentayga-" w:date="2026-07-05T17:06:00Z">
              <w:del w:id="7105" w:author="Si-yuan LIU" w:date="2026-07-24T14:26:00Z" w16du:dateUtc="2026-07-24T06:26:00Z">
                <w:r w:rsidDel="00964E30">
                  <w:rPr>
                    <w:color w:val="000000"/>
                    <w:kern w:val="0"/>
                    <w:sz w:val="21"/>
                    <w:szCs w:val="21"/>
                    <w:lang w:val="en"/>
                  </w:rPr>
                  <w:delText>当期应纳税额</w:delText>
                </w:r>
                <w:r w:rsidDel="00964E30">
                  <w:rPr>
                    <w:color w:val="000000"/>
                    <w:kern w:val="0"/>
                    <w:sz w:val="21"/>
                    <w:szCs w:val="21"/>
                    <w:lang w:val="en"/>
                  </w:rPr>
                  <w:delText>=</w:delText>
                </w:r>
                <w:r w:rsidDel="00964E30">
                  <w:rPr>
                    <w:rFonts w:hint="eastAsia"/>
                    <w:color w:val="000000"/>
                    <w:kern w:val="0"/>
                    <w:sz w:val="21"/>
                    <w:szCs w:val="21"/>
                    <w:lang w:val="en"/>
                  </w:rPr>
                  <w:delText>（股权转让收入</w:delText>
                </w:r>
                <w:r w:rsidDel="00964E30">
                  <w:rPr>
                    <w:rFonts w:hint="eastAsia"/>
                    <w:color w:val="000000"/>
                    <w:kern w:val="0"/>
                    <w:sz w:val="21"/>
                    <w:szCs w:val="21"/>
                  </w:rPr>
                  <w:delText>73,587.36</w:delText>
                </w:r>
                <w:r w:rsidDel="00964E30">
                  <w:rPr>
                    <w:rFonts w:hint="eastAsia"/>
                    <w:color w:val="000000"/>
                    <w:kern w:val="0"/>
                    <w:sz w:val="21"/>
                    <w:szCs w:val="21"/>
                    <w:lang w:val="en"/>
                  </w:rPr>
                  <w:delText>万元</w:delText>
                </w:r>
                <w:r w:rsidDel="00964E30">
                  <w:rPr>
                    <w:color w:val="000000"/>
                    <w:kern w:val="0"/>
                    <w:sz w:val="21"/>
                    <w:szCs w:val="21"/>
                    <w:lang w:val="en"/>
                  </w:rPr>
                  <w:delText>-</w:delText>
                </w:r>
                <w:r w:rsidDel="00964E30">
                  <w:rPr>
                    <w:rFonts w:hint="eastAsia"/>
                    <w:color w:val="000000"/>
                    <w:kern w:val="0"/>
                    <w:sz w:val="21"/>
                    <w:szCs w:val="21"/>
                    <w:lang w:val="en"/>
                  </w:rPr>
                  <w:delText>计税基础</w:delText>
                </w:r>
                <w:r w:rsidDel="00964E30">
                  <w:rPr>
                    <w:rFonts w:hint="eastAsia"/>
                    <w:color w:val="000000"/>
                    <w:kern w:val="0"/>
                    <w:sz w:val="21"/>
                    <w:szCs w:val="21"/>
                  </w:rPr>
                  <w:delText>20,098.92</w:delText>
                </w:r>
                <w:r w:rsidDel="00964E30">
                  <w:rPr>
                    <w:rFonts w:hint="eastAsia"/>
                    <w:color w:val="000000"/>
                    <w:kern w:val="0"/>
                    <w:sz w:val="21"/>
                    <w:szCs w:val="21"/>
                    <w:lang w:val="en"/>
                  </w:rPr>
                  <w:delText>万元）</w:delText>
                </w:r>
                <w:r w:rsidDel="00964E30">
                  <w:rPr>
                    <w:color w:val="000000"/>
                    <w:kern w:val="0"/>
                    <w:sz w:val="21"/>
                    <w:szCs w:val="21"/>
                    <w:lang w:val="en"/>
                  </w:rPr>
                  <w:delText>*</w:delText>
                </w:r>
                <w:r w:rsidDel="00964E30">
                  <w:rPr>
                    <w:rFonts w:hint="eastAsia"/>
                    <w:color w:val="000000"/>
                    <w:kern w:val="0"/>
                    <w:sz w:val="21"/>
                    <w:szCs w:val="21"/>
                    <w:lang w:val="en"/>
                  </w:rPr>
                  <w:delText>（</w:delText>
                </w:r>
                <w:r w:rsidDel="00964E30">
                  <w:rPr>
                    <w:color w:val="000000"/>
                    <w:kern w:val="0"/>
                    <w:sz w:val="21"/>
                    <w:szCs w:val="21"/>
                    <w:lang w:val="en"/>
                  </w:rPr>
                  <w:delText>1-</w:delText>
                </w:r>
                <w:r w:rsidDel="00964E30">
                  <w:rPr>
                    <w:rFonts w:hint="eastAsia"/>
                    <w:color w:val="000000"/>
                    <w:kern w:val="0"/>
                    <w:sz w:val="21"/>
                    <w:szCs w:val="21"/>
                  </w:rPr>
                  <w:delText>35</w:delText>
                </w:r>
                <w:r w:rsidDel="00964E30">
                  <w:rPr>
                    <w:color w:val="000000"/>
                    <w:kern w:val="0"/>
                    <w:sz w:val="21"/>
                    <w:szCs w:val="21"/>
                    <w:lang w:val="en"/>
                  </w:rPr>
                  <w:delText>%</w:delText>
                </w:r>
                <w:r w:rsidDel="00964E30">
                  <w:rPr>
                    <w:rFonts w:hint="eastAsia"/>
                    <w:color w:val="000000"/>
                    <w:kern w:val="0"/>
                    <w:sz w:val="21"/>
                    <w:szCs w:val="21"/>
                    <w:lang w:val="en"/>
                  </w:rPr>
                  <w:delText>）</w:delText>
                </w:r>
                <w:r w:rsidDel="00964E30">
                  <w:rPr>
                    <w:color w:val="000000"/>
                    <w:kern w:val="0"/>
                    <w:sz w:val="21"/>
                    <w:szCs w:val="21"/>
                    <w:lang w:val="en"/>
                  </w:rPr>
                  <w:delText>*15%+</w:delText>
                </w:r>
                <w:r w:rsidDel="00964E30">
                  <w:rPr>
                    <w:rFonts w:hint="eastAsia"/>
                    <w:color w:val="000000"/>
                    <w:kern w:val="0"/>
                    <w:sz w:val="21"/>
                    <w:szCs w:val="21"/>
                    <w:lang w:val="en"/>
                  </w:rPr>
                  <w:delText>（股权转让收入</w:delText>
                </w:r>
                <w:r w:rsidDel="00964E30">
                  <w:rPr>
                    <w:rFonts w:hint="eastAsia"/>
                    <w:color w:val="000000"/>
                    <w:kern w:val="0"/>
                    <w:sz w:val="21"/>
                    <w:szCs w:val="21"/>
                  </w:rPr>
                  <w:delText>65,362.57</w:delText>
                </w:r>
                <w:r w:rsidDel="00964E30">
                  <w:rPr>
                    <w:rFonts w:hint="eastAsia"/>
                    <w:color w:val="000000"/>
                    <w:kern w:val="0"/>
                    <w:sz w:val="21"/>
                    <w:szCs w:val="21"/>
                    <w:lang w:val="en"/>
                  </w:rPr>
                  <w:delText>万元</w:delText>
                </w:r>
                <w:r w:rsidDel="00964E30">
                  <w:rPr>
                    <w:color w:val="000000"/>
                    <w:kern w:val="0"/>
                    <w:sz w:val="21"/>
                    <w:szCs w:val="21"/>
                    <w:lang w:val="en"/>
                  </w:rPr>
                  <w:delText>-</w:delText>
                </w:r>
                <w:r w:rsidDel="00964E30">
                  <w:rPr>
                    <w:rFonts w:hint="eastAsia"/>
                    <w:color w:val="000000"/>
                    <w:kern w:val="0"/>
                    <w:sz w:val="21"/>
                    <w:szCs w:val="21"/>
                    <w:lang w:val="en"/>
                  </w:rPr>
                  <w:delText>计税基础</w:delText>
                </w:r>
                <w:r w:rsidDel="00964E30">
                  <w:rPr>
                    <w:color w:val="000000"/>
                    <w:kern w:val="0"/>
                    <w:sz w:val="21"/>
                    <w:szCs w:val="21"/>
                    <w:lang w:val="en"/>
                  </w:rPr>
                  <w:delText>31,8</w:delText>
                </w:r>
                <w:r w:rsidDel="00964E30">
                  <w:rPr>
                    <w:rFonts w:hint="eastAsia"/>
                    <w:color w:val="000000"/>
                    <w:kern w:val="0"/>
                    <w:sz w:val="21"/>
                    <w:szCs w:val="21"/>
                  </w:rPr>
                  <w:delText>33.268</w:delText>
                </w:r>
                <w:r w:rsidDel="00964E30">
                  <w:rPr>
                    <w:rFonts w:hint="eastAsia"/>
                    <w:color w:val="000000"/>
                    <w:kern w:val="0"/>
                    <w:sz w:val="21"/>
                    <w:szCs w:val="21"/>
                    <w:lang w:val="en"/>
                  </w:rPr>
                  <w:delText>万元））</w:delText>
                </w:r>
                <w:r w:rsidDel="00964E30">
                  <w:rPr>
                    <w:color w:val="000000"/>
                    <w:kern w:val="0"/>
                    <w:sz w:val="21"/>
                    <w:szCs w:val="21"/>
                    <w:lang w:val="en"/>
                  </w:rPr>
                  <w:delText>*15%+MAX(</w:delText>
                </w:r>
                <w:r w:rsidDel="00964E30">
                  <w:rPr>
                    <w:rFonts w:hint="eastAsia"/>
                    <w:color w:val="000000"/>
                    <w:kern w:val="0"/>
                    <w:sz w:val="21"/>
                    <w:szCs w:val="21"/>
                    <w:lang w:val="en"/>
                  </w:rPr>
                  <w:delText>（股权转让收入</w:delText>
                </w:r>
                <w:r w:rsidDel="00964E30">
                  <w:rPr>
                    <w:rFonts w:hint="eastAsia"/>
                    <w:color w:val="000000"/>
                    <w:kern w:val="0"/>
                    <w:sz w:val="21"/>
                    <w:szCs w:val="21"/>
                  </w:rPr>
                  <w:delText>42,612.76</w:delText>
                </w:r>
                <w:r w:rsidDel="00964E30">
                  <w:rPr>
                    <w:rFonts w:hint="eastAsia"/>
                    <w:color w:val="000000"/>
                    <w:kern w:val="0"/>
                    <w:sz w:val="21"/>
                    <w:szCs w:val="21"/>
                    <w:lang w:val="en"/>
                  </w:rPr>
                  <w:delText>万元</w:delText>
                </w:r>
                <w:r w:rsidDel="00964E30">
                  <w:rPr>
                    <w:color w:val="000000"/>
                    <w:kern w:val="0"/>
                    <w:sz w:val="21"/>
                    <w:szCs w:val="21"/>
                    <w:lang w:val="en"/>
                  </w:rPr>
                  <w:delText>-</w:delText>
                </w:r>
                <w:r w:rsidDel="00964E30">
                  <w:rPr>
                    <w:rFonts w:hint="eastAsia"/>
                    <w:color w:val="000000"/>
                    <w:kern w:val="0"/>
                    <w:sz w:val="21"/>
                    <w:szCs w:val="21"/>
                    <w:lang w:val="en"/>
                  </w:rPr>
                  <w:delText>计税基础</w:delText>
                </w:r>
                <w:r w:rsidDel="00964E30">
                  <w:rPr>
                    <w:rFonts w:hint="eastAsia"/>
                    <w:color w:val="000000"/>
                    <w:kern w:val="0"/>
                    <w:sz w:val="21"/>
                    <w:szCs w:val="21"/>
                  </w:rPr>
                  <w:delText>48,723</w:delText>
                </w:r>
                <w:r w:rsidDel="00964E30">
                  <w:rPr>
                    <w:rFonts w:hint="eastAsia"/>
                    <w:color w:val="000000"/>
                    <w:kern w:val="0"/>
                    <w:sz w:val="21"/>
                    <w:szCs w:val="21"/>
                    <w:lang w:val="en"/>
                  </w:rPr>
                  <w:delText>万元）</w:delText>
                </w:r>
                <w:r w:rsidDel="00964E30">
                  <w:rPr>
                    <w:color w:val="000000"/>
                    <w:kern w:val="0"/>
                    <w:sz w:val="21"/>
                    <w:szCs w:val="21"/>
                    <w:lang w:val="en"/>
                  </w:rPr>
                  <w:delText>,0</w:delText>
                </w:r>
                <w:r w:rsidDel="00964E30">
                  <w:rPr>
                    <w:rFonts w:hint="eastAsia"/>
                    <w:color w:val="000000"/>
                    <w:kern w:val="0"/>
                    <w:sz w:val="21"/>
                    <w:szCs w:val="21"/>
                    <w:lang w:val="en"/>
                  </w:rPr>
                  <w:delText>）</w:delText>
                </w:r>
                <w:r w:rsidDel="00964E30">
                  <w:rPr>
                    <w:color w:val="000000"/>
                    <w:kern w:val="0"/>
                    <w:sz w:val="21"/>
                    <w:szCs w:val="21"/>
                    <w:lang w:val="en"/>
                  </w:rPr>
                  <w:delText>*25%=</w:delText>
                </w:r>
                <w:r w:rsidDel="00964E30">
                  <w:rPr>
                    <w:rFonts w:hint="eastAsia"/>
                    <w:color w:val="000000"/>
                    <w:kern w:val="0"/>
                    <w:sz w:val="21"/>
                    <w:szCs w:val="21"/>
                    <w:lang w:val="en"/>
                  </w:rPr>
                  <w:delText>10</w:delText>
                </w:r>
                <w:r w:rsidDel="00964E30">
                  <w:rPr>
                    <w:rFonts w:hint="eastAsia"/>
                    <w:color w:val="000000"/>
                    <w:kern w:val="0"/>
                    <w:sz w:val="21"/>
                    <w:szCs w:val="21"/>
                  </w:rPr>
                  <w:delText>,</w:delText>
                </w:r>
                <w:r w:rsidDel="00964E30">
                  <w:rPr>
                    <w:rFonts w:hint="eastAsia"/>
                    <w:color w:val="000000"/>
                    <w:kern w:val="0"/>
                    <w:sz w:val="21"/>
                    <w:szCs w:val="21"/>
                    <w:lang w:val="en"/>
                  </w:rPr>
                  <w:delText>24</w:delText>
                </w:r>
                <w:r w:rsidDel="00964E30">
                  <w:rPr>
                    <w:rFonts w:hint="eastAsia"/>
                    <w:color w:val="000000"/>
                    <w:kern w:val="0"/>
                    <w:sz w:val="21"/>
                    <w:szCs w:val="21"/>
                  </w:rPr>
                  <w:delText>4</w:delText>
                </w:r>
                <w:r w:rsidDel="00964E30">
                  <w:rPr>
                    <w:rFonts w:hint="eastAsia"/>
                    <w:color w:val="000000"/>
                    <w:kern w:val="0"/>
                    <w:sz w:val="21"/>
                    <w:szCs w:val="21"/>
                    <w:lang w:val="en"/>
                  </w:rPr>
                  <w:delText>.</w:delText>
                </w:r>
                <w:r w:rsidDel="00964E30">
                  <w:rPr>
                    <w:rFonts w:hint="eastAsia"/>
                    <w:color w:val="000000"/>
                    <w:kern w:val="0"/>
                    <w:sz w:val="21"/>
                    <w:szCs w:val="21"/>
                  </w:rPr>
                  <w:delText>52</w:delText>
                </w:r>
                <w:r w:rsidDel="00964E30">
                  <w:rPr>
                    <w:rFonts w:hint="eastAsia"/>
                    <w:color w:val="000000"/>
                    <w:kern w:val="0"/>
                    <w:sz w:val="21"/>
                    <w:szCs w:val="21"/>
                    <w:lang w:val="en"/>
                  </w:rPr>
                  <w:delText>万元</w:delText>
                </w:r>
              </w:del>
            </w:ins>
          </w:p>
          <w:p w14:paraId="1974417C" w14:textId="53E32FA6" w:rsidR="005F457E" w:rsidDel="00964E30" w:rsidRDefault="00000000">
            <w:pPr>
              <w:widowControl/>
              <w:spacing w:after="0" w:line="240" w:lineRule="auto"/>
              <w:ind w:firstLineChars="0" w:firstLine="0"/>
              <w:textAlignment w:val="auto"/>
              <w:rPr>
                <w:ins w:id="7106" w:author="Bentayga-" w:date="2026-07-05T17:06:00Z"/>
                <w:del w:id="7107" w:author="Si-yuan LIU" w:date="2026-07-24T14:26:00Z" w16du:dateUtc="2026-07-24T06:26:00Z"/>
                <w:color w:val="000000"/>
                <w:kern w:val="0"/>
                <w:sz w:val="21"/>
                <w:szCs w:val="21"/>
              </w:rPr>
            </w:pPr>
            <w:ins w:id="7108" w:author="Bentayga-" w:date="2026-07-05T17:06:00Z">
              <w:del w:id="7109" w:author="Si-yuan LIU" w:date="2026-07-24T14:26:00Z" w16du:dateUtc="2026-07-24T06:26:00Z">
                <w:r w:rsidDel="00964E30">
                  <w:rPr>
                    <w:color w:val="000000"/>
                    <w:kern w:val="0"/>
                    <w:sz w:val="21"/>
                    <w:szCs w:val="21"/>
                    <w:lang w:val="en"/>
                  </w:rPr>
                  <w:delText>递延应纳税额</w:delText>
                </w:r>
                <w:r w:rsidDel="00964E30">
                  <w:rPr>
                    <w:color w:val="000000"/>
                    <w:kern w:val="0"/>
                    <w:sz w:val="21"/>
                    <w:szCs w:val="21"/>
                    <w:lang w:val="en"/>
                  </w:rPr>
                  <w:delText>=</w:delText>
                </w:r>
                <w:r w:rsidDel="00964E30">
                  <w:rPr>
                    <w:color w:val="000000"/>
                    <w:kern w:val="0"/>
                    <w:sz w:val="21"/>
                    <w:szCs w:val="21"/>
                    <w:lang w:val="en"/>
                  </w:rPr>
                  <w:delText>（股权转让收入</w:delText>
                </w:r>
                <w:r w:rsidDel="00964E30">
                  <w:rPr>
                    <w:rFonts w:hint="eastAsia"/>
                    <w:color w:val="000000"/>
                    <w:kern w:val="0"/>
                    <w:sz w:val="21"/>
                    <w:szCs w:val="21"/>
                  </w:rPr>
                  <w:delText>73,587.36</w:delText>
                </w:r>
                <w:r w:rsidDel="00964E30">
                  <w:rPr>
                    <w:color w:val="000000"/>
                    <w:kern w:val="0"/>
                    <w:sz w:val="21"/>
                    <w:szCs w:val="21"/>
                    <w:lang w:val="en"/>
                  </w:rPr>
                  <w:delText>万元</w:delText>
                </w:r>
                <w:r w:rsidDel="00964E30">
                  <w:rPr>
                    <w:color w:val="000000"/>
                    <w:kern w:val="0"/>
                    <w:sz w:val="21"/>
                    <w:szCs w:val="21"/>
                    <w:lang w:val="en"/>
                  </w:rPr>
                  <w:delText>-</w:delText>
                </w:r>
                <w:r w:rsidDel="00964E30">
                  <w:rPr>
                    <w:color w:val="000000"/>
                    <w:kern w:val="0"/>
                    <w:sz w:val="21"/>
                    <w:szCs w:val="21"/>
                    <w:lang w:val="en"/>
                  </w:rPr>
                  <w:delText>计税基础</w:delText>
                </w:r>
                <w:r w:rsidDel="00964E30">
                  <w:rPr>
                    <w:rFonts w:hint="eastAsia"/>
                    <w:color w:val="000000"/>
                    <w:kern w:val="0"/>
                    <w:sz w:val="21"/>
                    <w:szCs w:val="21"/>
                  </w:rPr>
                  <w:delText>20,098.92</w:delText>
                </w:r>
                <w:r w:rsidDel="00964E30">
                  <w:rPr>
                    <w:color w:val="000000"/>
                    <w:kern w:val="0"/>
                    <w:sz w:val="21"/>
                    <w:szCs w:val="21"/>
                    <w:lang w:val="en"/>
                  </w:rPr>
                  <w:delText>万元）</w:delText>
                </w:r>
                <w:r w:rsidDel="00964E30">
                  <w:rPr>
                    <w:color w:val="000000"/>
                    <w:kern w:val="0"/>
                    <w:sz w:val="21"/>
                    <w:szCs w:val="21"/>
                    <w:lang w:val="en"/>
                  </w:rPr>
                  <w:delText>*</w:delText>
                </w:r>
                <w:r w:rsidDel="00964E30">
                  <w:rPr>
                    <w:rFonts w:hint="eastAsia"/>
                    <w:color w:val="000000"/>
                    <w:kern w:val="0"/>
                    <w:sz w:val="21"/>
                    <w:szCs w:val="21"/>
                  </w:rPr>
                  <w:delText>35</w:delText>
                </w:r>
                <w:r w:rsidDel="00964E30">
                  <w:rPr>
                    <w:color w:val="000000"/>
                    <w:kern w:val="0"/>
                    <w:sz w:val="21"/>
                    <w:szCs w:val="21"/>
                    <w:lang w:val="en"/>
                  </w:rPr>
                  <w:delText>%*15%=</w:delText>
                </w:r>
                <w:r w:rsidDel="00964E30">
                  <w:rPr>
                    <w:rFonts w:hint="eastAsia"/>
                    <w:color w:val="000000"/>
                    <w:kern w:val="0"/>
                    <w:sz w:val="21"/>
                    <w:szCs w:val="21"/>
                  </w:rPr>
                  <w:delText>2,808.14</w:delText>
                </w:r>
                <w:r w:rsidDel="00964E30">
                  <w:rPr>
                    <w:color w:val="000000"/>
                    <w:kern w:val="0"/>
                    <w:sz w:val="21"/>
                    <w:szCs w:val="21"/>
                    <w:lang w:val="en"/>
                  </w:rPr>
                  <w:delText>万元</w:delText>
                </w:r>
              </w:del>
            </w:ins>
          </w:p>
        </w:tc>
        <w:tc>
          <w:tcPr>
            <w:tcW w:w="358" w:type="pct"/>
            <w:gridSpan w:val="3"/>
            <w:vAlign w:val="center"/>
            <w:tcPrChange w:id="7110" w:author="怡然 刘 [2]" w:date="2026-07-08T11:22:00Z">
              <w:tcPr>
                <w:tcW w:w="450" w:type="pct"/>
                <w:gridSpan w:val="5"/>
                <w:vAlign w:val="center"/>
              </w:tcPr>
            </w:tcPrChange>
          </w:tcPr>
          <w:p w14:paraId="1C00E719" w14:textId="21A729FC" w:rsidR="005F457E" w:rsidDel="00964E30" w:rsidRDefault="00000000">
            <w:pPr>
              <w:widowControl/>
              <w:spacing w:after="0" w:line="240" w:lineRule="auto"/>
              <w:ind w:firstLineChars="0" w:firstLine="0"/>
              <w:textAlignment w:val="auto"/>
              <w:rPr>
                <w:ins w:id="7111" w:author="Bentayga-" w:date="2026-07-05T17:06:00Z"/>
                <w:del w:id="7112" w:author="Si-yuan LIU" w:date="2026-07-24T14:26:00Z" w16du:dateUtc="2026-07-24T06:26:00Z"/>
                <w:color w:val="000000"/>
                <w:kern w:val="0"/>
                <w:sz w:val="21"/>
                <w:szCs w:val="21"/>
              </w:rPr>
            </w:pPr>
            <w:ins w:id="7113" w:author="Bentayga-" w:date="2026-07-05T17:06:00Z">
              <w:del w:id="7114" w:author="Si-yuan LIU" w:date="2026-07-24T14:26:00Z" w16du:dateUtc="2026-07-24T06:26:00Z">
                <w:r w:rsidDel="00964E30">
                  <w:rPr>
                    <w:color w:val="000000"/>
                    <w:kern w:val="0"/>
                    <w:sz w:val="21"/>
                    <w:szCs w:val="21"/>
                    <w:lang w:val="en"/>
                  </w:rPr>
                  <w:delText>当期</w:delText>
                </w:r>
                <w:r w:rsidDel="00964E30">
                  <w:rPr>
                    <w:rFonts w:hint="eastAsia"/>
                    <w:color w:val="000000"/>
                    <w:kern w:val="0"/>
                    <w:sz w:val="21"/>
                    <w:szCs w:val="21"/>
                    <w:lang w:val="en"/>
                  </w:rPr>
                  <w:delText>10</w:delText>
                </w:r>
                <w:r w:rsidDel="00964E30">
                  <w:rPr>
                    <w:rFonts w:hint="eastAsia"/>
                    <w:color w:val="000000"/>
                    <w:kern w:val="0"/>
                    <w:sz w:val="21"/>
                    <w:szCs w:val="21"/>
                  </w:rPr>
                  <w:delText>,</w:delText>
                </w:r>
                <w:r w:rsidDel="00964E30">
                  <w:rPr>
                    <w:rFonts w:hint="eastAsia"/>
                    <w:color w:val="000000"/>
                    <w:kern w:val="0"/>
                    <w:sz w:val="21"/>
                    <w:szCs w:val="21"/>
                    <w:lang w:val="en"/>
                  </w:rPr>
                  <w:delText>24</w:delText>
                </w:r>
                <w:r w:rsidDel="00964E30">
                  <w:rPr>
                    <w:rFonts w:hint="eastAsia"/>
                    <w:color w:val="000000"/>
                    <w:kern w:val="0"/>
                    <w:sz w:val="21"/>
                    <w:szCs w:val="21"/>
                  </w:rPr>
                  <w:delText>4.52</w:delText>
                </w:r>
                <w:r w:rsidDel="00964E30">
                  <w:rPr>
                    <w:color w:val="000000"/>
                    <w:kern w:val="0"/>
                    <w:sz w:val="21"/>
                    <w:szCs w:val="21"/>
                    <w:lang w:val="en"/>
                  </w:rPr>
                  <w:delText>，递延</w:delText>
                </w:r>
                <w:r w:rsidDel="00964E30">
                  <w:rPr>
                    <w:rFonts w:hint="eastAsia"/>
                    <w:color w:val="000000"/>
                    <w:kern w:val="0"/>
                    <w:sz w:val="21"/>
                    <w:szCs w:val="21"/>
                  </w:rPr>
                  <w:delText>2,808.14</w:delText>
                </w:r>
              </w:del>
            </w:ins>
          </w:p>
        </w:tc>
        <w:tc>
          <w:tcPr>
            <w:tcW w:w="226" w:type="pct"/>
            <w:gridSpan w:val="2"/>
            <w:vAlign w:val="center"/>
            <w:tcPrChange w:id="7115" w:author="怡然 刘 [2]" w:date="2026-07-08T11:22:00Z">
              <w:tcPr>
                <w:tcW w:w="261" w:type="pct"/>
                <w:gridSpan w:val="2"/>
                <w:vAlign w:val="center"/>
              </w:tcPr>
            </w:tcPrChange>
          </w:tcPr>
          <w:p w14:paraId="69AE74A2" w14:textId="68518FAD" w:rsidR="005F457E" w:rsidDel="00964E30" w:rsidRDefault="00000000">
            <w:pPr>
              <w:widowControl/>
              <w:spacing w:after="0" w:line="240" w:lineRule="auto"/>
              <w:ind w:firstLineChars="0" w:firstLine="0"/>
              <w:textAlignment w:val="auto"/>
              <w:rPr>
                <w:ins w:id="7116" w:author="Bentayga-" w:date="2026-07-05T17:06:00Z"/>
                <w:del w:id="7117" w:author="Si-yuan LIU" w:date="2026-07-24T14:26:00Z" w16du:dateUtc="2026-07-24T06:26:00Z"/>
                <w:color w:val="000000"/>
                <w:kern w:val="0"/>
                <w:sz w:val="21"/>
                <w:szCs w:val="21"/>
              </w:rPr>
            </w:pPr>
            <w:ins w:id="7118" w:author="Bentayga-" w:date="2026-07-05T17:06:00Z">
              <w:del w:id="7119" w:author="Si-yuan LIU" w:date="2026-07-24T14:26:00Z" w16du:dateUtc="2026-07-24T06:26:00Z">
                <w:r w:rsidDel="00964E30">
                  <w:rPr>
                    <w:color w:val="000000"/>
                    <w:kern w:val="0"/>
                    <w:sz w:val="21"/>
                    <w:szCs w:val="21"/>
                  </w:rPr>
                  <w:delText>/</w:delText>
                </w:r>
              </w:del>
            </w:ins>
          </w:p>
        </w:tc>
        <w:tc>
          <w:tcPr>
            <w:tcW w:w="387" w:type="pct"/>
            <w:gridSpan w:val="2"/>
            <w:vAlign w:val="center"/>
            <w:tcPrChange w:id="7120" w:author="怡然 刘 [2]" w:date="2026-07-08T11:22:00Z">
              <w:tcPr>
                <w:tcW w:w="543" w:type="pct"/>
                <w:gridSpan w:val="6"/>
                <w:vAlign w:val="center"/>
              </w:tcPr>
            </w:tcPrChange>
          </w:tcPr>
          <w:p w14:paraId="64BD60C9" w14:textId="0A90975A" w:rsidR="005F457E" w:rsidDel="00964E30" w:rsidRDefault="00000000">
            <w:pPr>
              <w:widowControl/>
              <w:spacing w:after="0" w:line="240" w:lineRule="auto"/>
              <w:ind w:firstLineChars="0" w:firstLine="0"/>
              <w:textAlignment w:val="auto"/>
              <w:rPr>
                <w:ins w:id="7121" w:author="Bentayga-" w:date="2026-07-05T17:06:00Z"/>
                <w:del w:id="7122" w:author="Si-yuan LIU" w:date="2026-07-24T14:26:00Z" w16du:dateUtc="2026-07-24T06:26:00Z"/>
                <w:color w:val="000000"/>
                <w:kern w:val="0"/>
                <w:sz w:val="21"/>
                <w:szCs w:val="21"/>
              </w:rPr>
            </w:pPr>
            <w:ins w:id="7123" w:author="Bentayga-" w:date="2026-07-05T17:06:00Z">
              <w:del w:id="7124" w:author="Si-yuan LIU" w:date="2026-07-24T14:26:00Z" w16du:dateUtc="2026-07-24T06:26:00Z">
                <w:r w:rsidDel="00964E30">
                  <w:rPr>
                    <w:rFonts w:hint="eastAsia"/>
                    <w:color w:val="000000"/>
                    <w:kern w:val="0"/>
                    <w:sz w:val="21"/>
                    <w:szCs w:val="21"/>
                  </w:rPr>
                  <w:delText>国家税务总局广州市南沙区税务局、国家税务总局廊坊市税务局</w:delText>
                </w:r>
              </w:del>
            </w:ins>
          </w:p>
        </w:tc>
        <w:tc>
          <w:tcPr>
            <w:tcW w:w="87" w:type="pct"/>
            <w:gridSpan w:val="4"/>
            <w:vAlign w:val="center"/>
            <w:tcPrChange w:id="7125" w:author="怡然 刘 [2]" w:date="2026-07-08T11:22:00Z">
              <w:tcPr>
                <w:tcW w:w="331" w:type="pct"/>
                <w:gridSpan w:val="4"/>
                <w:vAlign w:val="center"/>
              </w:tcPr>
            </w:tcPrChange>
          </w:tcPr>
          <w:p w14:paraId="5036FB7A" w14:textId="0C8453F8" w:rsidR="005F457E" w:rsidDel="00964E30" w:rsidRDefault="00000000">
            <w:pPr>
              <w:widowControl/>
              <w:spacing w:after="0" w:line="240" w:lineRule="auto"/>
              <w:ind w:firstLineChars="0" w:firstLine="0"/>
              <w:textAlignment w:val="auto"/>
              <w:rPr>
                <w:ins w:id="7126" w:author="Bentayga-" w:date="2026-07-05T17:06:00Z"/>
                <w:del w:id="7127" w:author="Si-yuan LIU" w:date="2026-07-24T14:26:00Z" w16du:dateUtc="2026-07-24T06:26:00Z"/>
                <w:color w:val="000000"/>
                <w:kern w:val="0"/>
                <w:sz w:val="21"/>
                <w:szCs w:val="21"/>
              </w:rPr>
            </w:pPr>
            <w:ins w:id="7128" w:author="Bentayga-" w:date="2026-07-05T17:06:00Z">
              <w:del w:id="7129" w:author="Si-yuan LIU" w:date="2026-07-24T14:26:00Z" w16du:dateUtc="2026-07-24T06:26:00Z">
                <w:r w:rsidDel="00964E30">
                  <w:rPr>
                    <w:rFonts w:hint="eastAsia"/>
                    <w:color w:val="000000"/>
                    <w:kern w:val="0"/>
                    <w:sz w:val="21"/>
                    <w:szCs w:val="21"/>
                  </w:rPr>
                  <w:delText>奥飞数据、固安聚龙、昊盈科技</w:delText>
                </w:r>
              </w:del>
            </w:ins>
          </w:p>
        </w:tc>
      </w:tr>
      <w:tr w:rsidR="005F457E" w:rsidDel="00964E30" w14:paraId="184891C8" w14:textId="2CAFDA50" w:rsidTr="005F457E">
        <w:trPr>
          <w:gridBefore w:val="2"/>
          <w:wBefore w:w="1157" w:type="dxa"/>
          <w:trHeight w:val="290"/>
          <w:tblHeader/>
          <w:jc w:val="center"/>
          <w:ins w:id="7130" w:author="Bentayga-" w:date="2026-07-05T17:06:00Z"/>
          <w:del w:id="7131" w:author="Si-yuan LIU" w:date="2026-07-24T14:26:00Z" w16du:dateUtc="2026-07-24T06:26:00Z"/>
          <w:trPrChange w:id="7132" w:author="怡然 刘 [2]" w:date="2026-07-08T11:22:00Z">
            <w:trPr>
              <w:gridBefore w:val="2"/>
              <w:wBefore w:w="1045" w:type="dxa"/>
              <w:trHeight w:val="290"/>
              <w:jc w:val="center"/>
            </w:trPr>
          </w:trPrChange>
        </w:trPr>
        <w:tc>
          <w:tcPr>
            <w:tcW w:w="991" w:type="pct"/>
            <w:gridSpan w:val="3"/>
            <w:vMerge/>
            <w:vAlign w:val="center"/>
            <w:tcPrChange w:id="7133" w:author="怡然 刘 [2]" w:date="2026-07-08T11:22:00Z">
              <w:tcPr>
                <w:tcW w:w="619" w:type="pct"/>
                <w:gridSpan w:val="5"/>
                <w:vMerge/>
                <w:vAlign w:val="center"/>
              </w:tcPr>
            </w:tcPrChange>
          </w:tcPr>
          <w:p w14:paraId="6A365718" w14:textId="5414F3E7" w:rsidR="005F457E" w:rsidDel="00964E30" w:rsidRDefault="005F457E">
            <w:pPr>
              <w:widowControl/>
              <w:spacing w:after="0" w:line="240" w:lineRule="auto"/>
              <w:ind w:firstLineChars="0" w:firstLine="0"/>
              <w:jc w:val="left"/>
              <w:textAlignment w:val="auto"/>
              <w:rPr>
                <w:ins w:id="7134" w:author="Bentayga-" w:date="2026-07-05T17:06:00Z"/>
                <w:del w:id="7135" w:author="Si-yuan LIU" w:date="2026-07-24T14:26:00Z" w16du:dateUtc="2026-07-24T06:26:00Z"/>
                <w:color w:val="000000"/>
                <w:kern w:val="0"/>
                <w:sz w:val="21"/>
                <w:szCs w:val="21"/>
              </w:rPr>
            </w:pPr>
          </w:p>
        </w:tc>
        <w:tc>
          <w:tcPr>
            <w:tcW w:w="87" w:type="pct"/>
            <w:vAlign w:val="center"/>
            <w:tcPrChange w:id="7136" w:author="怡然 刘 [2]" w:date="2026-07-08T11:22:00Z">
              <w:tcPr>
                <w:tcW w:w="83" w:type="pct"/>
                <w:vAlign w:val="center"/>
              </w:tcPr>
            </w:tcPrChange>
          </w:tcPr>
          <w:p w14:paraId="41B81593" w14:textId="4F9B6DC5" w:rsidR="005F457E" w:rsidDel="00964E30" w:rsidRDefault="00000000">
            <w:pPr>
              <w:widowControl/>
              <w:spacing w:after="0" w:line="240" w:lineRule="auto"/>
              <w:ind w:firstLineChars="0" w:firstLine="0"/>
              <w:jc w:val="center"/>
              <w:textAlignment w:val="auto"/>
              <w:rPr>
                <w:ins w:id="7137" w:author="Bentayga-" w:date="2026-07-05T17:06:00Z"/>
                <w:del w:id="7138" w:author="Si-yuan LIU" w:date="2026-07-24T14:26:00Z" w16du:dateUtc="2026-07-24T06:26:00Z"/>
                <w:color w:val="000000"/>
                <w:kern w:val="0"/>
                <w:sz w:val="21"/>
                <w:szCs w:val="21"/>
              </w:rPr>
            </w:pPr>
            <w:ins w:id="7139" w:author="Bentayga-" w:date="2026-07-05T17:06:00Z">
              <w:del w:id="7140" w:author="Si-yuan LIU" w:date="2026-07-24T14:26:00Z" w16du:dateUtc="2026-07-24T06:26:00Z">
                <w:r w:rsidDel="00964E30">
                  <w:rPr>
                    <w:rFonts w:hint="eastAsia"/>
                    <w:color w:val="000000"/>
                    <w:kern w:val="0"/>
                    <w:sz w:val="21"/>
                    <w:szCs w:val="21"/>
                  </w:rPr>
                  <w:delText>其他</w:delText>
                </w:r>
              </w:del>
            </w:ins>
          </w:p>
        </w:tc>
        <w:tc>
          <w:tcPr>
            <w:tcW w:w="89" w:type="pct"/>
            <w:vAlign w:val="center"/>
            <w:tcPrChange w:id="7141" w:author="怡然 刘 [2]" w:date="2026-07-08T11:22:00Z">
              <w:tcPr>
                <w:tcW w:w="127" w:type="pct"/>
                <w:gridSpan w:val="2"/>
                <w:vAlign w:val="center"/>
              </w:tcPr>
            </w:tcPrChange>
          </w:tcPr>
          <w:p w14:paraId="4E208AC8" w14:textId="5716BFB6" w:rsidR="005F457E" w:rsidDel="00964E30" w:rsidRDefault="00000000">
            <w:pPr>
              <w:widowControl/>
              <w:spacing w:after="0" w:line="240" w:lineRule="auto"/>
              <w:ind w:firstLineChars="0" w:firstLine="0"/>
              <w:textAlignment w:val="auto"/>
              <w:rPr>
                <w:ins w:id="7142" w:author="Bentayga-" w:date="2026-07-05T17:06:00Z"/>
                <w:del w:id="7143" w:author="Si-yuan LIU" w:date="2026-07-24T14:26:00Z" w16du:dateUtc="2026-07-24T06:26:00Z"/>
                <w:color w:val="000000"/>
                <w:kern w:val="0"/>
                <w:sz w:val="21"/>
                <w:szCs w:val="21"/>
              </w:rPr>
            </w:pPr>
            <w:ins w:id="7144" w:author="Bentayga-" w:date="2026-07-05T17:06:00Z">
              <w:del w:id="7145" w:author="Si-yuan LIU" w:date="2026-07-24T14:26:00Z" w16du:dateUtc="2026-07-24T06:26:00Z">
                <w:r w:rsidDel="00964E30">
                  <w:rPr>
                    <w:rFonts w:hint="eastAsia"/>
                    <w:color w:val="000000"/>
                    <w:kern w:val="0"/>
                    <w:sz w:val="21"/>
                    <w:szCs w:val="21"/>
                  </w:rPr>
                  <w:delText>否</w:delText>
                </w:r>
              </w:del>
            </w:ins>
          </w:p>
        </w:tc>
        <w:tc>
          <w:tcPr>
            <w:tcW w:w="2411" w:type="pct"/>
            <w:gridSpan w:val="6"/>
            <w:vAlign w:val="center"/>
            <w:tcPrChange w:id="7146" w:author="怡然 刘 [2]" w:date="2026-07-08T11:22:00Z">
              <w:tcPr>
                <w:tcW w:w="2466" w:type="pct"/>
                <w:gridSpan w:val="9"/>
                <w:vAlign w:val="center"/>
              </w:tcPr>
            </w:tcPrChange>
          </w:tcPr>
          <w:p w14:paraId="51790774" w14:textId="1B68B53A" w:rsidR="005F457E" w:rsidDel="00964E30" w:rsidRDefault="00000000">
            <w:pPr>
              <w:widowControl/>
              <w:spacing w:after="0" w:line="240" w:lineRule="auto"/>
              <w:ind w:firstLineChars="0" w:firstLine="0"/>
              <w:textAlignment w:val="auto"/>
              <w:rPr>
                <w:ins w:id="7147" w:author="Bentayga-" w:date="2026-07-05T17:06:00Z"/>
                <w:del w:id="7148" w:author="Si-yuan LIU" w:date="2026-07-24T14:26:00Z" w16du:dateUtc="2026-07-24T06:26:00Z"/>
                <w:color w:val="000000"/>
                <w:kern w:val="0"/>
                <w:sz w:val="21"/>
                <w:szCs w:val="21"/>
              </w:rPr>
            </w:pPr>
            <w:ins w:id="7149" w:author="Bentayga-" w:date="2026-07-05T17:06:00Z">
              <w:del w:id="7150" w:author="Si-yuan LIU" w:date="2026-07-24T14:26:00Z" w16du:dateUtc="2026-07-24T06:26:00Z">
                <w:r w:rsidDel="00964E30">
                  <w:rPr>
                    <w:color w:val="000000"/>
                    <w:kern w:val="0"/>
                    <w:sz w:val="21"/>
                    <w:szCs w:val="21"/>
                    <w:lang w:val="en"/>
                  </w:rPr>
                  <w:delText>/</w:delText>
                </w:r>
              </w:del>
            </w:ins>
          </w:p>
        </w:tc>
        <w:tc>
          <w:tcPr>
            <w:tcW w:w="358" w:type="pct"/>
            <w:gridSpan w:val="3"/>
            <w:vAlign w:val="center"/>
            <w:tcPrChange w:id="7151" w:author="怡然 刘 [2]" w:date="2026-07-08T11:22:00Z">
              <w:tcPr>
                <w:tcW w:w="450" w:type="pct"/>
                <w:gridSpan w:val="5"/>
                <w:vAlign w:val="center"/>
              </w:tcPr>
            </w:tcPrChange>
          </w:tcPr>
          <w:p w14:paraId="2B1FBD17" w14:textId="0147C77A" w:rsidR="005F457E" w:rsidDel="00964E30" w:rsidRDefault="00000000">
            <w:pPr>
              <w:widowControl/>
              <w:spacing w:after="0" w:line="240" w:lineRule="auto"/>
              <w:ind w:firstLineChars="0" w:firstLine="0"/>
              <w:textAlignment w:val="auto"/>
              <w:rPr>
                <w:ins w:id="7152" w:author="Bentayga-" w:date="2026-07-05T17:06:00Z"/>
                <w:del w:id="7153" w:author="Si-yuan LIU" w:date="2026-07-24T14:26:00Z" w16du:dateUtc="2026-07-24T06:26:00Z"/>
                <w:color w:val="000000"/>
                <w:kern w:val="0"/>
                <w:sz w:val="21"/>
                <w:szCs w:val="21"/>
              </w:rPr>
            </w:pPr>
            <w:ins w:id="7154" w:author="Bentayga-" w:date="2026-07-05T17:06:00Z">
              <w:del w:id="7155" w:author="Si-yuan LIU" w:date="2026-07-24T14:26:00Z" w16du:dateUtc="2026-07-24T06:26:00Z">
                <w:r w:rsidDel="00964E30">
                  <w:rPr>
                    <w:color w:val="000000"/>
                    <w:kern w:val="0"/>
                    <w:sz w:val="21"/>
                    <w:szCs w:val="21"/>
                    <w:lang w:val="en"/>
                  </w:rPr>
                  <w:delText>/</w:delText>
                </w:r>
              </w:del>
            </w:ins>
          </w:p>
        </w:tc>
        <w:tc>
          <w:tcPr>
            <w:tcW w:w="226" w:type="pct"/>
            <w:gridSpan w:val="2"/>
            <w:vAlign w:val="center"/>
            <w:tcPrChange w:id="7156" w:author="怡然 刘 [2]" w:date="2026-07-08T11:22:00Z">
              <w:tcPr>
                <w:tcW w:w="261" w:type="pct"/>
                <w:gridSpan w:val="2"/>
                <w:vAlign w:val="center"/>
              </w:tcPr>
            </w:tcPrChange>
          </w:tcPr>
          <w:p w14:paraId="7BA5EDEC" w14:textId="07734C19" w:rsidR="005F457E" w:rsidDel="00964E30" w:rsidRDefault="00000000">
            <w:pPr>
              <w:widowControl/>
              <w:spacing w:after="0" w:line="240" w:lineRule="auto"/>
              <w:ind w:firstLineChars="0" w:firstLine="0"/>
              <w:textAlignment w:val="auto"/>
              <w:rPr>
                <w:ins w:id="7157" w:author="Bentayga-" w:date="2026-07-05T17:06:00Z"/>
                <w:del w:id="7158" w:author="Si-yuan LIU" w:date="2026-07-24T14:26:00Z" w16du:dateUtc="2026-07-24T06:26:00Z"/>
                <w:color w:val="000000"/>
                <w:kern w:val="0"/>
                <w:sz w:val="21"/>
                <w:szCs w:val="21"/>
              </w:rPr>
            </w:pPr>
            <w:ins w:id="7159" w:author="Bentayga-" w:date="2026-07-05T17:06:00Z">
              <w:del w:id="7160" w:author="Si-yuan LIU" w:date="2026-07-24T14:26:00Z" w16du:dateUtc="2026-07-24T06:26:00Z">
                <w:r w:rsidDel="00964E30">
                  <w:rPr>
                    <w:color w:val="000000"/>
                    <w:kern w:val="0"/>
                    <w:sz w:val="21"/>
                    <w:szCs w:val="21"/>
                    <w:lang w:val="en"/>
                  </w:rPr>
                  <w:delText>/</w:delText>
                </w:r>
              </w:del>
            </w:ins>
          </w:p>
        </w:tc>
        <w:tc>
          <w:tcPr>
            <w:tcW w:w="387" w:type="pct"/>
            <w:gridSpan w:val="2"/>
            <w:vAlign w:val="center"/>
            <w:tcPrChange w:id="7161" w:author="怡然 刘 [2]" w:date="2026-07-08T11:22:00Z">
              <w:tcPr>
                <w:tcW w:w="543" w:type="pct"/>
                <w:gridSpan w:val="6"/>
                <w:vAlign w:val="center"/>
              </w:tcPr>
            </w:tcPrChange>
          </w:tcPr>
          <w:p w14:paraId="27A57D62" w14:textId="0B2392B9" w:rsidR="005F457E" w:rsidDel="00964E30" w:rsidRDefault="00000000">
            <w:pPr>
              <w:widowControl/>
              <w:spacing w:after="0" w:line="240" w:lineRule="auto"/>
              <w:ind w:firstLineChars="0" w:firstLine="0"/>
              <w:textAlignment w:val="auto"/>
              <w:rPr>
                <w:ins w:id="7162" w:author="Bentayga-" w:date="2026-07-05T17:06:00Z"/>
                <w:del w:id="7163" w:author="Si-yuan LIU" w:date="2026-07-24T14:26:00Z" w16du:dateUtc="2026-07-24T06:26:00Z"/>
                <w:color w:val="000000"/>
                <w:kern w:val="0"/>
                <w:sz w:val="21"/>
                <w:szCs w:val="21"/>
              </w:rPr>
            </w:pPr>
            <w:ins w:id="7164" w:author="Bentayga-" w:date="2026-07-05T17:06:00Z">
              <w:del w:id="7165" w:author="Si-yuan LIU" w:date="2026-07-24T14:26:00Z" w16du:dateUtc="2026-07-24T06:26:00Z">
                <w:r w:rsidDel="00964E30">
                  <w:rPr>
                    <w:color w:val="000000"/>
                    <w:kern w:val="0"/>
                    <w:sz w:val="21"/>
                    <w:szCs w:val="21"/>
                    <w:lang w:val="en"/>
                  </w:rPr>
                  <w:delText>/</w:delText>
                </w:r>
              </w:del>
            </w:ins>
          </w:p>
        </w:tc>
        <w:tc>
          <w:tcPr>
            <w:tcW w:w="87" w:type="pct"/>
            <w:gridSpan w:val="4"/>
            <w:vAlign w:val="center"/>
            <w:tcPrChange w:id="7166" w:author="怡然 刘 [2]" w:date="2026-07-08T11:22:00Z">
              <w:tcPr>
                <w:tcW w:w="331" w:type="pct"/>
                <w:gridSpan w:val="4"/>
                <w:vAlign w:val="center"/>
              </w:tcPr>
            </w:tcPrChange>
          </w:tcPr>
          <w:p w14:paraId="12C7DBD1" w14:textId="69819EA4" w:rsidR="005F457E" w:rsidDel="00964E30" w:rsidRDefault="00000000">
            <w:pPr>
              <w:widowControl/>
              <w:spacing w:after="0" w:line="240" w:lineRule="auto"/>
              <w:ind w:firstLineChars="0" w:firstLine="0"/>
              <w:textAlignment w:val="auto"/>
              <w:rPr>
                <w:ins w:id="7167" w:author="Bentayga-" w:date="2026-07-05T17:06:00Z"/>
                <w:del w:id="7168" w:author="Si-yuan LIU" w:date="2026-07-24T14:26:00Z" w16du:dateUtc="2026-07-24T06:26:00Z"/>
                <w:color w:val="000000"/>
                <w:kern w:val="0"/>
                <w:sz w:val="21"/>
                <w:szCs w:val="21"/>
              </w:rPr>
            </w:pPr>
            <w:ins w:id="7169" w:author="Bentayga-" w:date="2026-07-05T17:06:00Z">
              <w:del w:id="7170" w:author="Si-yuan LIU" w:date="2026-07-24T14:26:00Z" w16du:dateUtc="2026-07-24T06:26:00Z">
                <w:r w:rsidDel="00964E30">
                  <w:rPr>
                    <w:color w:val="000000"/>
                    <w:kern w:val="0"/>
                    <w:sz w:val="21"/>
                    <w:szCs w:val="21"/>
                    <w:lang w:val="en"/>
                  </w:rPr>
                  <w:delText>/</w:delText>
                </w:r>
              </w:del>
            </w:ins>
          </w:p>
        </w:tc>
      </w:tr>
      <w:tr w:rsidR="005F457E" w:rsidDel="00964E30" w14:paraId="3E8323FA" w14:textId="61FCDB06" w:rsidTr="005F457E">
        <w:trPr>
          <w:gridBefore w:val="2"/>
          <w:gridAfter w:val="1"/>
          <w:wBefore w:w="1157" w:type="dxa"/>
          <w:wAfter w:w="35" w:type="dxa"/>
          <w:trHeight w:val="290"/>
          <w:tblHeader/>
          <w:jc w:val="center"/>
          <w:ins w:id="7171" w:author="Bentayga-" w:date="2026-07-05T17:06:00Z"/>
          <w:del w:id="7172" w:author="Si-yuan LIU" w:date="2026-07-24T14:26:00Z" w16du:dateUtc="2026-07-24T06:26:00Z"/>
          <w:trPrChange w:id="7173" w:author="怡然 刘 [2]" w:date="2026-07-08T11:22:00Z">
            <w:trPr>
              <w:gridBefore w:val="2"/>
              <w:gridAfter w:val="1"/>
              <w:wBefore w:w="1045" w:type="dxa"/>
              <w:wAfter w:w="41" w:type="dxa"/>
              <w:trHeight w:val="290"/>
              <w:jc w:val="center"/>
            </w:trPr>
          </w:trPrChange>
        </w:trPr>
        <w:tc>
          <w:tcPr>
            <w:tcW w:w="991" w:type="pct"/>
            <w:gridSpan w:val="3"/>
            <w:vMerge w:val="restart"/>
            <w:vAlign w:val="center"/>
            <w:tcPrChange w:id="7174" w:author="怡然 刘 [2]" w:date="2026-07-08T11:22:00Z">
              <w:tcPr>
                <w:tcW w:w="619" w:type="pct"/>
                <w:gridSpan w:val="5"/>
                <w:vMerge w:val="restart"/>
                <w:vAlign w:val="center"/>
              </w:tcPr>
            </w:tcPrChange>
          </w:tcPr>
          <w:p w14:paraId="5372917E" w14:textId="301A98D4" w:rsidR="005F457E" w:rsidDel="00964E30" w:rsidRDefault="00000000">
            <w:pPr>
              <w:widowControl/>
              <w:spacing w:after="0" w:line="240" w:lineRule="auto"/>
              <w:ind w:firstLineChars="0" w:firstLine="0"/>
              <w:jc w:val="left"/>
              <w:textAlignment w:val="auto"/>
              <w:rPr>
                <w:ins w:id="7175" w:author="Bentayga-" w:date="2026-07-05T17:06:00Z"/>
                <w:del w:id="7176" w:author="Si-yuan LIU" w:date="2026-07-24T14:26:00Z" w16du:dateUtc="2026-07-24T06:26:00Z"/>
                <w:color w:val="000000"/>
                <w:kern w:val="0"/>
                <w:sz w:val="21"/>
                <w:szCs w:val="21"/>
              </w:rPr>
            </w:pPr>
            <w:ins w:id="7177" w:author="Bentayga-" w:date="2026-07-05T17:06:00Z">
              <w:del w:id="7178" w:author="Si-yuan LIU" w:date="2026-07-24T14:26:00Z" w16du:dateUtc="2026-07-24T06:26:00Z">
                <w:r w:rsidDel="00964E30">
                  <w:rPr>
                    <w:rFonts w:hint="eastAsia"/>
                    <w:color w:val="000000"/>
                    <w:kern w:val="0"/>
                    <w:sz w:val="21"/>
                    <w:szCs w:val="21"/>
                  </w:rPr>
                  <w:delText>股权转让</w:delText>
                </w:r>
              </w:del>
            </w:ins>
          </w:p>
        </w:tc>
        <w:tc>
          <w:tcPr>
            <w:tcW w:w="3632" w:type="pct"/>
            <w:gridSpan w:val="18"/>
            <w:vAlign w:val="center"/>
            <w:tcPrChange w:id="7179" w:author="怡然 刘 [2]" w:date="2026-07-08T11:22:00Z">
              <w:tcPr>
                <w:tcW w:w="4203" w:type="pct"/>
                <w:gridSpan w:val="28"/>
                <w:vAlign w:val="center"/>
              </w:tcPr>
            </w:tcPrChange>
          </w:tcPr>
          <w:p w14:paraId="5385AE74" w14:textId="1F5D867B" w:rsidR="005F457E" w:rsidDel="00964E30" w:rsidRDefault="00000000">
            <w:pPr>
              <w:widowControl/>
              <w:spacing w:after="0" w:line="240" w:lineRule="auto"/>
              <w:ind w:firstLineChars="0" w:firstLine="0"/>
              <w:textAlignment w:val="auto"/>
              <w:rPr>
                <w:ins w:id="7180" w:author="Bentayga-" w:date="2026-07-05T17:06:00Z"/>
                <w:del w:id="7181" w:author="Si-yuan LIU" w:date="2026-07-24T14:26:00Z" w16du:dateUtc="2026-07-24T06:26:00Z"/>
                <w:color w:val="000000"/>
                <w:kern w:val="0"/>
                <w:sz w:val="21"/>
                <w:szCs w:val="21"/>
              </w:rPr>
            </w:pPr>
            <w:ins w:id="7182" w:author="Bentayga-" w:date="2026-07-05T17:06:00Z">
              <w:del w:id="7183" w:author="Si-yuan LIU" w:date="2026-07-24T14:26:00Z" w16du:dateUtc="2026-07-24T06:26:00Z">
                <w:r w:rsidDel="00964E30">
                  <w:rPr>
                    <w:rFonts w:hint="eastAsia"/>
                    <w:color w:val="000000"/>
                    <w:kern w:val="0"/>
                    <w:sz w:val="21"/>
                    <w:szCs w:val="21"/>
                  </w:rPr>
                  <w:delText>6</w:delText>
                </w:r>
                <w:r w:rsidDel="00964E30">
                  <w:rPr>
                    <w:rFonts w:hint="eastAsia"/>
                    <w:color w:val="000000"/>
                    <w:kern w:val="0"/>
                    <w:sz w:val="21"/>
                    <w:szCs w:val="21"/>
                  </w:rPr>
                  <w:delText>、</w:delText>
                </w:r>
                <w:r w:rsidDel="00964E30">
                  <w:rPr>
                    <w:rFonts w:hint="eastAsia"/>
                    <w:color w:val="000000"/>
                    <w:kern w:val="0"/>
                    <w:sz w:val="21"/>
                    <w:szCs w:val="21"/>
                  </w:rPr>
                  <w:delText>SPV</w:delText>
                </w:r>
                <w:r w:rsidDel="00964E30">
                  <w:rPr>
                    <w:rFonts w:hint="eastAsia"/>
                    <w:color w:val="000000"/>
                    <w:kern w:val="0"/>
                    <w:sz w:val="21"/>
                    <w:szCs w:val="21"/>
                  </w:rPr>
                  <w:delText>向南方资本转让奥融科技股权</w:delText>
                </w:r>
              </w:del>
            </w:ins>
          </w:p>
        </w:tc>
      </w:tr>
      <w:tr w:rsidR="005F457E" w:rsidDel="00964E30" w14:paraId="6E4C6B53" w14:textId="271EADB2" w:rsidTr="005F457E">
        <w:trPr>
          <w:gridBefore w:val="2"/>
          <w:wBefore w:w="1157" w:type="dxa"/>
          <w:trHeight w:val="290"/>
          <w:tblHeader/>
          <w:jc w:val="center"/>
          <w:ins w:id="7184" w:author="Bentayga-" w:date="2026-07-05T17:06:00Z"/>
          <w:del w:id="7185" w:author="Si-yuan LIU" w:date="2026-07-24T14:26:00Z" w16du:dateUtc="2026-07-24T06:26:00Z"/>
          <w:trPrChange w:id="7186" w:author="怡然 刘 [2]" w:date="2026-07-08T11:22:00Z">
            <w:trPr>
              <w:gridBefore w:val="2"/>
              <w:wBefore w:w="1045" w:type="dxa"/>
              <w:trHeight w:val="290"/>
              <w:jc w:val="center"/>
            </w:trPr>
          </w:trPrChange>
        </w:trPr>
        <w:tc>
          <w:tcPr>
            <w:tcW w:w="991" w:type="pct"/>
            <w:gridSpan w:val="3"/>
            <w:vMerge/>
            <w:vAlign w:val="center"/>
            <w:tcPrChange w:id="7187" w:author="怡然 刘 [2]" w:date="2026-07-08T11:22:00Z">
              <w:tcPr>
                <w:tcW w:w="619" w:type="pct"/>
                <w:gridSpan w:val="5"/>
                <w:vMerge/>
                <w:vAlign w:val="center"/>
              </w:tcPr>
            </w:tcPrChange>
          </w:tcPr>
          <w:p w14:paraId="765E6578" w14:textId="3C6B53D1" w:rsidR="005F457E" w:rsidDel="00964E30" w:rsidRDefault="005F457E">
            <w:pPr>
              <w:widowControl/>
              <w:spacing w:after="0" w:line="240" w:lineRule="auto"/>
              <w:ind w:firstLineChars="0" w:firstLine="0"/>
              <w:jc w:val="left"/>
              <w:textAlignment w:val="auto"/>
              <w:rPr>
                <w:ins w:id="7188" w:author="Bentayga-" w:date="2026-07-05T17:06:00Z"/>
                <w:del w:id="7189" w:author="Si-yuan LIU" w:date="2026-07-24T14:26:00Z" w16du:dateUtc="2026-07-24T06:26:00Z"/>
                <w:color w:val="000000"/>
                <w:kern w:val="0"/>
                <w:sz w:val="21"/>
                <w:szCs w:val="21"/>
              </w:rPr>
            </w:pPr>
          </w:p>
        </w:tc>
        <w:tc>
          <w:tcPr>
            <w:tcW w:w="87" w:type="pct"/>
            <w:vAlign w:val="center"/>
            <w:tcPrChange w:id="7190" w:author="怡然 刘 [2]" w:date="2026-07-08T11:22:00Z">
              <w:tcPr>
                <w:tcW w:w="83" w:type="pct"/>
                <w:vAlign w:val="center"/>
              </w:tcPr>
            </w:tcPrChange>
          </w:tcPr>
          <w:p w14:paraId="2FE99AEB" w14:textId="1EC1C1CE" w:rsidR="005F457E" w:rsidDel="00964E30" w:rsidRDefault="00000000">
            <w:pPr>
              <w:widowControl/>
              <w:spacing w:after="0" w:line="240" w:lineRule="auto"/>
              <w:ind w:firstLineChars="0" w:firstLine="0"/>
              <w:jc w:val="center"/>
              <w:textAlignment w:val="auto"/>
              <w:rPr>
                <w:ins w:id="7191" w:author="Bentayga-" w:date="2026-07-05T17:06:00Z"/>
                <w:del w:id="7192" w:author="Si-yuan LIU" w:date="2026-07-24T14:26:00Z" w16du:dateUtc="2026-07-24T06:26:00Z"/>
                <w:color w:val="000000"/>
                <w:kern w:val="0"/>
                <w:sz w:val="21"/>
                <w:szCs w:val="21"/>
              </w:rPr>
            </w:pPr>
            <w:ins w:id="7193" w:author="Bentayga-" w:date="2026-07-05T17:06:00Z">
              <w:del w:id="7194" w:author="Si-yuan LIU" w:date="2026-07-24T14:26:00Z" w16du:dateUtc="2026-07-24T06:26:00Z">
                <w:r w:rsidDel="00964E30">
                  <w:rPr>
                    <w:rFonts w:hint="eastAsia"/>
                    <w:color w:val="000000"/>
                    <w:kern w:val="0"/>
                    <w:sz w:val="21"/>
                    <w:szCs w:val="21"/>
                  </w:rPr>
                  <w:delText>企业所得税</w:delText>
                </w:r>
              </w:del>
            </w:ins>
          </w:p>
        </w:tc>
        <w:tc>
          <w:tcPr>
            <w:tcW w:w="89" w:type="pct"/>
            <w:vAlign w:val="center"/>
            <w:tcPrChange w:id="7195" w:author="怡然 刘 [2]" w:date="2026-07-08T11:22:00Z">
              <w:tcPr>
                <w:tcW w:w="127" w:type="pct"/>
                <w:gridSpan w:val="2"/>
                <w:vAlign w:val="center"/>
              </w:tcPr>
            </w:tcPrChange>
          </w:tcPr>
          <w:p w14:paraId="26EC7E19" w14:textId="24138C45" w:rsidR="005F457E" w:rsidDel="00964E30" w:rsidRDefault="00000000">
            <w:pPr>
              <w:widowControl/>
              <w:spacing w:after="0" w:line="240" w:lineRule="auto"/>
              <w:ind w:firstLineChars="0" w:firstLine="0"/>
              <w:textAlignment w:val="auto"/>
              <w:rPr>
                <w:ins w:id="7196" w:author="Bentayga-" w:date="2026-07-05T17:06:00Z"/>
                <w:del w:id="7197" w:author="Si-yuan LIU" w:date="2026-07-24T14:26:00Z" w16du:dateUtc="2026-07-24T06:26:00Z"/>
                <w:color w:val="000000"/>
                <w:kern w:val="0"/>
                <w:sz w:val="21"/>
                <w:szCs w:val="21"/>
              </w:rPr>
            </w:pPr>
            <w:ins w:id="7198" w:author="Bentayga-" w:date="2026-07-05T17:06:00Z">
              <w:del w:id="7199" w:author="Si-yuan LIU" w:date="2026-07-24T14:26:00Z" w16du:dateUtc="2026-07-24T06:26:00Z">
                <w:r w:rsidDel="00964E30">
                  <w:rPr>
                    <w:rFonts w:hint="eastAsia"/>
                    <w:color w:val="000000"/>
                    <w:kern w:val="0"/>
                    <w:sz w:val="21"/>
                    <w:szCs w:val="21"/>
                    <w:lang w:val="en"/>
                  </w:rPr>
                  <w:delText>是</w:delText>
                </w:r>
              </w:del>
            </w:ins>
          </w:p>
        </w:tc>
        <w:tc>
          <w:tcPr>
            <w:tcW w:w="2411" w:type="pct"/>
            <w:gridSpan w:val="6"/>
            <w:vAlign w:val="center"/>
            <w:tcPrChange w:id="7200" w:author="怡然 刘 [2]" w:date="2026-07-08T11:22:00Z">
              <w:tcPr>
                <w:tcW w:w="2466" w:type="pct"/>
                <w:gridSpan w:val="9"/>
                <w:vAlign w:val="center"/>
              </w:tcPr>
            </w:tcPrChange>
          </w:tcPr>
          <w:p w14:paraId="526CCEA0" w14:textId="6B906489" w:rsidR="005F457E" w:rsidDel="00964E30" w:rsidRDefault="00000000">
            <w:pPr>
              <w:widowControl/>
              <w:spacing w:after="0" w:line="240" w:lineRule="auto"/>
              <w:ind w:firstLineChars="0" w:firstLine="0"/>
              <w:textAlignment w:val="auto"/>
              <w:rPr>
                <w:ins w:id="7201" w:author="Bentayga-" w:date="2026-07-05T17:06:00Z"/>
                <w:del w:id="7202" w:author="Si-yuan LIU" w:date="2026-07-24T14:26:00Z" w16du:dateUtc="2026-07-24T06:26:00Z"/>
                <w:color w:val="000000"/>
                <w:kern w:val="0"/>
                <w:sz w:val="21"/>
                <w:szCs w:val="21"/>
                <w:lang w:val="en"/>
              </w:rPr>
            </w:pPr>
            <w:ins w:id="7203" w:author="Bentayga-" w:date="2026-07-05T17:06:00Z">
              <w:del w:id="7204" w:author="Si-yuan LIU" w:date="2026-07-24T14:26:00Z" w16du:dateUtc="2026-07-24T06:26:00Z">
                <w:r w:rsidDel="00964E30">
                  <w:rPr>
                    <w:rFonts w:hint="eastAsia"/>
                    <w:color w:val="000000"/>
                    <w:kern w:val="0"/>
                    <w:sz w:val="21"/>
                    <w:szCs w:val="21"/>
                  </w:rPr>
                  <w:delText>SPV</w:delText>
                </w:r>
                <w:r w:rsidDel="00964E30">
                  <w:rPr>
                    <w:rFonts w:hint="eastAsia"/>
                    <w:color w:val="000000"/>
                    <w:kern w:val="0"/>
                    <w:sz w:val="21"/>
                    <w:szCs w:val="21"/>
                  </w:rPr>
                  <w:delText>向南方资本转让奥融科技股权</w:delText>
                </w:r>
                <w:r w:rsidDel="00964E30">
                  <w:rPr>
                    <w:rFonts w:hint="eastAsia"/>
                    <w:color w:val="000000"/>
                    <w:kern w:val="0"/>
                    <w:sz w:val="21"/>
                    <w:szCs w:val="21"/>
                    <w:lang w:val="en"/>
                  </w:rPr>
                  <w:delText>，需确认股权转让的所得额，计入股权转让当年的应纳税所得额，本次转让间隔时间较短，股权未产生溢价</w:delText>
                </w:r>
              </w:del>
            </w:ins>
          </w:p>
          <w:p w14:paraId="73A42753" w14:textId="16866048" w:rsidR="005F457E" w:rsidDel="00964E30" w:rsidRDefault="00000000">
            <w:pPr>
              <w:widowControl/>
              <w:spacing w:after="0" w:line="240" w:lineRule="auto"/>
              <w:ind w:firstLineChars="0" w:firstLine="0"/>
              <w:textAlignment w:val="auto"/>
              <w:rPr>
                <w:ins w:id="7205" w:author="Bentayga-" w:date="2026-07-05T17:06:00Z"/>
                <w:del w:id="7206" w:author="Si-yuan LIU" w:date="2026-07-24T14:26:00Z" w16du:dateUtc="2026-07-24T06:26:00Z"/>
                <w:color w:val="000000"/>
                <w:kern w:val="0"/>
                <w:sz w:val="21"/>
                <w:szCs w:val="21"/>
                <w:lang w:val="en"/>
              </w:rPr>
            </w:pPr>
            <w:ins w:id="7207" w:author="Bentayga-" w:date="2026-07-05T17:06:00Z">
              <w:del w:id="7208" w:author="Si-yuan LIU" w:date="2026-07-24T14:26:00Z" w16du:dateUtc="2026-07-24T06:26:00Z">
                <w:r w:rsidDel="00964E30">
                  <w:rPr>
                    <w:color w:val="000000"/>
                    <w:kern w:val="0"/>
                    <w:sz w:val="21"/>
                    <w:szCs w:val="21"/>
                    <w:lang w:val="en"/>
                  </w:rPr>
                  <w:delText>中华人民共和国企业所得税法</w:delText>
                </w:r>
              </w:del>
            </w:ins>
          </w:p>
          <w:p w14:paraId="441D15AE" w14:textId="752C6F8B" w:rsidR="005F457E" w:rsidDel="00964E30" w:rsidRDefault="00000000">
            <w:pPr>
              <w:widowControl/>
              <w:spacing w:after="0" w:line="240" w:lineRule="auto"/>
              <w:ind w:firstLineChars="0" w:firstLine="0"/>
              <w:textAlignment w:val="auto"/>
              <w:rPr>
                <w:ins w:id="7209" w:author="Bentayga-" w:date="2026-07-05T17:06:00Z"/>
                <w:del w:id="7210" w:author="Si-yuan LIU" w:date="2026-07-24T14:26:00Z" w16du:dateUtc="2026-07-24T06:26:00Z"/>
                <w:color w:val="000000"/>
                <w:kern w:val="0"/>
                <w:sz w:val="21"/>
                <w:szCs w:val="21"/>
                <w:lang w:val="en"/>
              </w:rPr>
            </w:pPr>
            <w:ins w:id="7211" w:author="Bentayga-" w:date="2026-07-05T17:06:00Z">
              <w:del w:id="7212" w:author="Si-yuan LIU" w:date="2026-07-24T14:26:00Z" w16du:dateUtc="2026-07-24T06:26:00Z">
                <w:r w:rsidDel="00964E30">
                  <w:rPr>
                    <w:rFonts w:hint="eastAsia"/>
                    <w:color w:val="000000"/>
                    <w:kern w:val="0"/>
                    <w:sz w:val="21"/>
                    <w:szCs w:val="21"/>
                    <w:lang w:val="en"/>
                  </w:rPr>
                  <w:delText>计算公式：</w:delText>
                </w:r>
              </w:del>
            </w:ins>
          </w:p>
          <w:p w14:paraId="7E54A36E" w14:textId="55B6C66B" w:rsidR="005F457E" w:rsidDel="00964E30" w:rsidRDefault="00000000">
            <w:pPr>
              <w:widowControl/>
              <w:spacing w:after="0" w:line="240" w:lineRule="auto"/>
              <w:ind w:firstLineChars="0" w:firstLine="0"/>
              <w:textAlignment w:val="auto"/>
              <w:rPr>
                <w:ins w:id="7213" w:author="Bentayga-" w:date="2026-07-05T17:06:00Z"/>
                <w:del w:id="7214" w:author="Si-yuan LIU" w:date="2026-07-24T14:26:00Z" w16du:dateUtc="2026-07-24T06:26:00Z"/>
                <w:color w:val="000000"/>
                <w:kern w:val="0"/>
                <w:sz w:val="21"/>
                <w:szCs w:val="21"/>
              </w:rPr>
            </w:pPr>
            <w:ins w:id="7215" w:author="Bentayga-" w:date="2026-07-05T17:06:00Z">
              <w:del w:id="7216" w:author="Si-yuan LIU" w:date="2026-07-24T14:26:00Z" w16du:dateUtc="2026-07-24T06:26:00Z">
                <w:r w:rsidDel="00964E30">
                  <w:rPr>
                    <w:color w:val="000000"/>
                    <w:kern w:val="0"/>
                    <w:sz w:val="21"/>
                    <w:szCs w:val="21"/>
                    <w:lang w:val="en"/>
                  </w:rPr>
                  <w:delText>当期应纳税额</w:delText>
                </w:r>
                <w:r w:rsidDel="00964E30">
                  <w:rPr>
                    <w:color w:val="000000"/>
                    <w:kern w:val="0"/>
                    <w:sz w:val="21"/>
                    <w:szCs w:val="21"/>
                    <w:lang w:val="en"/>
                  </w:rPr>
                  <w:delText>=</w:delText>
                </w:r>
                <w:r w:rsidDel="00964E30">
                  <w:rPr>
                    <w:rFonts w:hint="eastAsia"/>
                    <w:color w:val="000000"/>
                    <w:kern w:val="0"/>
                    <w:sz w:val="21"/>
                    <w:szCs w:val="21"/>
                    <w:lang w:val="en"/>
                  </w:rPr>
                  <w:delText>（股权转让收入</w:delText>
                </w:r>
                <w:r w:rsidDel="00964E30">
                  <w:rPr>
                    <w:rFonts w:hint="eastAsia"/>
                    <w:color w:val="000000"/>
                    <w:kern w:val="0"/>
                    <w:sz w:val="21"/>
                    <w:szCs w:val="21"/>
                    <w:lang w:val="en"/>
                  </w:rPr>
                  <w:delText>18</w:delText>
                </w:r>
                <w:r w:rsidDel="00964E30">
                  <w:rPr>
                    <w:rFonts w:hint="eastAsia"/>
                    <w:color w:val="000000"/>
                    <w:kern w:val="0"/>
                    <w:sz w:val="21"/>
                    <w:szCs w:val="21"/>
                  </w:rPr>
                  <w:delText>1,32</w:delText>
                </w:r>
                <w:r w:rsidDel="00964E30">
                  <w:rPr>
                    <w:rFonts w:hint="eastAsia"/>
                    <w:color w:val="000000"/>
                    <w:kern w:val="0"/>
                    <w:sz w:val="21"/>
                    <w:szCs w:val="21"/>
                    <w:lang w:val="en"/>
                  </w:rPr>
                  <w:delText>4.00</w:delText>
                </w:r>
                <w:r w:rsidDel="00964E30">
                  <w:rPr>
                    <w:rFonts w:hint="eastAsia"/>
                    <w:color w:val="000000"/>
                    <w:kern w:val="0"/>
                    <w:sz w:val="21"/>
                    <w:szCs w:val="21"/>
                    <w:lang w:val="en"/>
                  </w:rPr>
                  <w:delText>万元</w:delText>
                </w:r>
                <w:r w:rsidDel="00964E30">
                  <w:rPr>
                    <w:color w:val="000000"/>
                    <w:kern w:val="0"/>
                    <w:sz w:val="21"/>
                    <w:szCs w:val="21"/>
                    <w:lang w:val="en"/>
                  </w:rPr>
                  <w:delText>-</w:delText>
                </w:r>
                <w:r w:rsidDel="00964E30">
                  <w:rPr>
                    <w:rFonts w:hint="eastAsia"/>
                    <w:color w:val="000000"/>
                    <w:kern w:val="0"/>
                    <w:sz w:val="21"/>
                    <w:szCs w:val="21"/>
                    <w:lang w:val="en"/>
                  </w:rPr>
                  <w:delText>计税基础</w:delText>
                </w:r>
                <w:r w:rsidDel="00964E30">
                  <w:rPr>
                    <w:rFonts w:hint="eastAsia"/>
                    <w:color w:val="000000"/>
                    <w:kern w:val="0"/>
                    <w:sz w:val="21"/>
                    <w:szCs w:val="21"/>
                    <w:lang w:val="en"/>
                  </w:rPr>
                  <w:delText>18</w:delText>
                </w:r>
                <w:r w:rsidDel="00964E30">
                  <w:rPr>
                    <w:rFonts w:hint="eastAsia"/>
                    <w:color w:val="000000"/>
                    <w:kern w:val="0"/>
                    <w:sz w:val="21"/>
                    <w:szCs w:val="21"/>
                  </w:rPr>
                  <w:delText>1,32</w:delText>
                </w:r>
                <w:r w:rsidDel="00964E30">
                  <w:rPr>
                    <w:rFonts w:hint="eastAsia"/>
                    <w:color w:val="000000"/>
                    <w:kern w:val="0"/>
                    <w:sz w:val="21"/>
                    <w:szCs w:val="21"/>
                    <w:lang w:val="en"/>
                  </w:rPr>
                  <w:delText>4.00</w:delText>
                </w:r>
                <w:r w:rsidDel="00964E30">
                  <w:rPr>
                    <w:rFonts w:hint="eastAsia"/>
                    <w:color w:val="000000"/>
                    <w:kern w:val="0"/>
                    <w:sz w:val="21"/>
                    <w:szCs w:val="21"/>
                    <w:lang w:val="en"/>
                  </w:rPr>
                  <w:delText>万元）</w:delText>
                </w:r>
                <w:r w:rsidDel="00964E30">
                  <w:rPr>
                    <w:color w:val="000000"/>
                    <w:kern w:val="0"/>
                    <w:sz w:val="21"/>
                    <w:szCs w:val="21"/>
                    <w:lang w:val="en"/>
                  </w:rPr>
                  <w:delText>*25%=</w:delText>
                </w:r>
                <w:r w:rsidDel="00964E30">
                  <w:rPr>
                    <w:rFonts w:hint="eastAsia"/>
                    <w:color w:val="000000"/>
                    <w:kern w:val="0"/>
                    <w:sz w:val="21"/>
                    <w:szCs w:val="21"/>
                  </w:rPr>
                  <w:delText>0</w:delText>
                </w:r>
                <w:r w:rsidDel="00964E30">
                  <w:rPr>
                    <w:rFonts w:hint="eastAsia"/>
                    <w:color w:val="000000"/>
                    <w:kern w:val="0"/>
                    <w:sz w:val="21"/>
                    <w:szCs w:val="21"/>
                    <w:lang w:val="en"/>
                  </w:rPr>
                  <w:delText>万元</w:delText>
                </w:r>
              </w:del>
            </w:ins>
          </w:p>
        </w:tc>
        <w:tc>
          <w:tcPr>
            <w:tcW w:w="358" w:type="pct"/>
            <w:gridSpan w:val="3"/>
            <w:vAlign w:val="center"/>
            <w:tcPrChange w:id="7217" w:author="怡然 刘 [2]" w:date="2026-07-08T11:22:00Z">
              <w:tcPr>
                <w:tcW w:w="450" w:type="pct"/>
                <w:gridSpan w:val="5"/>
                <w:vAlign w:val="center"/>
              </w:tcPr>
            </w:tcPrChange>
          </w:tcPr>
          <w:p w14:paraId="285FF0F8" w14:textId="36997401" w:rsidR="005F457E" w:rsidDel="00964E30" w:rsidRDefault="00000000">
            <w:pPr>
              <w:widowControl/>
              <w:spacing w:after="0" w:line="240" w:lineRule="auto"/>
              <w:ind w:firstLineChars="0" w:firstLine="0"/>
              <w:textAlignment w:val="auto"/>
              <w:rPr>
                <w:ins w:id="7218" w:author="Bentayga-" w:date="2026-07-05T17:06:00Z"/>
                <w:del w:id="7219" w:author="Si-yuan LIU" w:date="2026-07-24T14:26:00Z" w16du:dateUtc="2026-07-24T06:26:00Z"/>
                <w:color w:val="000000"/>
                <w:kern w:val="0"/>
                <w:sz w:val="21"/>
                <w:szCs w:val="21"/>
              </w:rPr>
            </w:pPr>
            <w:ins w:id="7220" w:author="Bentayga-" w:date="2026-07-05T17:06:00Z">
              <w:del w:id="7221" w:author="Si-yuan LIU" w:date="2026-07-24T14:26:00Z" w16du:dateUtc="2026-07-24T06:26:00Z">
                <w:r w:rsidDel="00964E30">
                  <w:rPr>
                    <w:rFonts w:hint="eastAsia"/>
                    <w:color w:val="000000"/>
                    <w:kern w:val="0"/>
                    <w:sz w:val="21"/>
                    <w:szCs w:val="21"/>
                  </w:rPr>
                  <w:delText>0</w:delText>
                </w:r>
              </w:del>
            </w:ins>
          </w:p>
        </w:tc>
        <w:tc>
          <w:tcPr>
            <w:tcW w:w="226" w:type="pct"/>
            <w:gridSpan w:val="2"/>
            <w:vAlign w:val="center"/>
            <w:tcPrChange w:id="7222" w:author="怡然 刘 [2]" w:date="2026-07-08T11:22:00Z">
              <w:tcPr>
                <w:tcW w:w="261" w:type="pct"/>
                <w:gridSpan w:val="2"/>
                <w:vAlign w:val="center"/>
              </w:tcPr>
            </w:tcPrChange>
          </w:tcPr>
          <w:p w14:paraId="61DB2073" w14:textId="0F5B6E2E" w:rsidR="005F457E" w:rsidDel="00964E30" w:rsidRDefault="00000000">
            <w:pPr>
              <w:widowControl/>
              <w:spacing w:after="0" w:line="240" w:lineRule="auto"/>
              <w:ind w:firstLineChars="0" w:firstLine="0"/>
              <w:textAlignment w:val="auto"/>
              <w:rPr>
                <w:ins w:id="7223" w:author="Bentayga-" w:date="2026-07-05T17:06:00Z"/>
                <w:del w:id="7224" w:author="Si-yuan LIU" w:date="2026-07-24T14:26:00Z" w16du:dateUtc="2026-07-24T06:26:00Z"/>
                <w:color w:val="000000"/>
                <w:kern w:val="0"/>
                <w:sz w:val="21"/>
                <w:szCs w:val="21"/>
              </w:rPr>
            </w:pPr>
            <w:ins w:id="7225" w:author="Bentayga-" w:date="2026-07-05T17:06:00Z">
              <w:del w:id="7226" w:author="Si-yuan LIU" w:date="2026-07-24T14:26:00Z" w16du:dateUtc="2026-07-24T06:26:00Z">
                <w:r w:rsidDel="00964E30">
                  <w:rPr>
                    <w:rFonts w:hint="eastAsia"/>
                    <w:color w:val="000000"/>
                    <w:kern w:val="0"/>
                    <w:sz w:val="21"/>
                    <w:szCs w:val="21"/>
                  </w:rPr>
                  <w:delText>/</w:delText>
                </w:r>
              </w:del>
            </w:ins>
          </w:p>
        </w:tc>
        <w:tc>
          <w:tcPr>
            <w:tcW w:w="387" w:type="pct"/>
            <w:gridSpan w:val="2"/>
            <w:vAlign w:val="center"/>
            <w:tcPrChange w:id="7227" w:author="怡然 刘 [2]" w:date="2026-07-08T11:22:00Z">
              <w:tcPr>
                <w:tcW w:w="543" w:type="pct"/>
                <w:gridSpan w:val="6"/>
                <w:vAlign w:val="center"/>
              </w:tcPr>
            </w:tcPrChange>
          </w:tcPr>
          <w:p w14:paraId="0F5D5953" w14:textId="7E22D22E" w:rsidR="005F457E" w:rsidDel="00964E30" w:rsidRDefault="00000000">
            <w:pPr>
              <w:widowControl/>
              <w:spacing w:after="0" w:line="240" w:lineRule="auto"/>
              <w:ind w:firstLineChars="0" w:firstLine="0"/>
              <w:textAlignment w:val="auto"/>
              <w:rPr>
                <w:ins w:id="7228" w:author="Bentayga-" w:date="2026-07-05T17:06:00Z"/>
                <w:del w:id="7229" w:author="Si-yuan LIU" w:date="2026-07-24T14:26:00Z" w16du:dateUtc="2026-07-24T06:26:00Z"/>
                <w:color w:val="000000"/>
                <w:kern w:val="0"/>
                <w:sz w:val="21"/>
                <w:szCs w:val="21"/>
              </w:rPr>
            </w:pPr>
            <w:ins w:id="7230" w:author="Bentayga-" w:date="2026-07-05T17:06:00Z">
              <w:del w:id="7231" w:author="Si-yuan LIU" w:date="2026-07-24T14:26:00Z" w16du:dateUtc="2026-07-24T06:26:00Z">
                <w:r w:rsidDel="00964E30">
                  <w:rPr>
                    <w:rFonts w:hint="eastAsia"/>
                    <w:color w:val="000000"/>
                    <w:kern w:val="0"/>
                    <w:sz w:val="21"/>
                    <w:szCs w:val="21"/>
                  </w:rPr>
                  <w:delText>国家税务总局广州市南沙区税务局</w:delText>
                </w:r>
              </w:del>
            </w:ins>
          </w:p>
        </w:tc>
        <w:tc>
          <w:tcPr>
            <w:tcW w:w="87" w:type="pct"/>
            <w:gridSpan w:val="4"/>
            <w:vAlign w:val="center"/>
            <w:tcPrChange w:id="7232" w:author="怡然 刘 [2]" w:date="2026-07-08T11:22:00Z">
              <w:tcPr>
                <w:tcW w:w="331" w:type="pct"/>
                <w:gridSpan w:val="4"/>
                <w:vAlign w:val="center"/>
              </w:tcPr>
            </w:tcPrChange>
          </w:tcPr>
          <w:p w14:paraId="6EF33E8A" w14:textId="4FA5CFB8" w:rsidR="005F457E" w:rsidDel="00964E30" w:rsidRDefault="00000000">
            <w:pPr>
              <w:widowControl/>
              <w:spacing w:after="0" w:line="240" w:lineRule="auto"/>
              <w:ind w:firstLineChars="0" w:firstLine="0"/>
              <w:textAlignment w:val="auto"/>
              <w:rPr>
                <w:ins w:id="7233" w:author="Bentayga-" w:date="2026-07-05T17:06:00Z"/>
                <w:del w:id="7234" w:author="Si-yuan LIU" w:date="2026-07-24T14:26:00Z" w16du:dateUtc="2026-07-24T06:26:00Z"/>
                <w:color w:val="000000"/>
                <w:kern w:val="0"/>
                <w:sz w:val="21"/>
                <w:szCs w:val="21"/>
              </w:rPr>
            </w:pPr>
            <w:ins w:id="7235" w:author="Bentayga-" w:date="2026-07-05T17:06:00Z">
              <w:del w:id="7236" w:author="Si-yuan LIU" w:date="2026-07-24T14:26:00Z" w16du:dateUtc="2026-07-24T06:26:00Z">
                <w:r w:rsidDel="00964E30">
                  <w:rPr>
                    <w:rFonts w:hint="eastAsia"/>
                    <w:color w:val="000000"/>
                    <w:kern w:val="0"/>
                    <w:sz w:val="21"/>
                    <w:szCs w:val="21"/>
                  </w:rPr>
                  <w:delText>SPV</w:delText>
                </w:r>
              </w:del>
            </w:ins>
          </w:p>
        </w:tc>
      </w:tr>
      <w:tr w:rsidR="005F457E" w:rsidDel="00964E30" w14:paraId="2A0DB1B5" w14:textId="1004F22D" w:rsidTr="005F457E">
        <w:trPr>
          <w:gridBefore w:val="2"/>
          <w:wBefore w:w="1157" w:type="dxa"/>
          <w:trHeight w:val="290"/>
          <w:tblHeader/>
          <w:jc w:val="center"/>
          <w:ins w:id="7237" w:author="Bentayga-" w:date="2026-07-05T17:06:00Z"/>
          <w:del w:id="7238" w:author="Si-yuan LIU" w:date="2026-07-24T14:26:00Z" w16du:dateUtc="2026-07-24T06:26:00Z"/>
          <w:trPrChange w:id="7239" w:author="怡然 刘 [2]" w:date="2026-07-08T11:22:00Z">
            <w:trPr>
              <w:gridBefore w:val="2"/>
              <w:wBefore w:w="1045" w:type="dxa"/>
              <w:trHeight w:val="290"/>
              <w:jc w:val="center"/>
            </w:trPr>
          </w:trPrChange>
        </w:trPr>
        <w:tc>
          <w:tcPr>
            <w:tcW w:w="991" w:type="pct"/>
            <w:gridSpan w:val="3"/>
            <w:vMerge/>
            <w:vAlign w:val="center"/>
            <w:tcPrChange w:id="7240" w:author="怡然 刘 [2]" w:date="2026-07-08T11:22:00Z">
              <w:tcPr>
                <w:tcW w:w="619" w:type="pct"/>
                <w:gridSpan w:val="5"/>
                <w:vMerge/>
                <w:vAlign w:val="center"/>
              </w:tcPr>
            </w:tcPrChange>
          </w:tcPr>
          <w:p w14:paraId="260CA61B" w14:textId="5EFA5610" w:rsidR="005F457E" w:rsidDel="00964E30" w:rsidRDefault="005F457E">
            <w:pPr>
              <w:widowControl/>
              <w:spacing w:after="0" w:line="240" w:lineRule="auto"/>
              <w:ind w:firstLineChars="0" w:firstLine="0"/>
              <w:jc w:val="left"/>
              <w:textAlignment w:val="auto"/>
              <w:rPr>
                <w:ins w:id="7241" w:author="Bentayga-" w:date="2026-07-05T17:06:00Z"/>
                <w:del w:id="7242" w:author="Si-yuan LIU" w:date="2026-07-24T14:26:00Z" w16du:dateUtc="2026-07-24T06:26:00Z"/>
                <w:color w:val="000000"/>
                <w:kern w:val="0"/>
                <w:sz w:val="21"/>
                <w:szCs w:val="21"/>
              </w:rPr>
            </w:pPr>
          </w:p>
        </w:tc>
        <w:tc>
          <w:tcPr>
            <w:tcW w:w="87" w:type="pct"/>
            <w:vAlign w:val="center"/>
            <w:tcPrChange w:id="7243" w:author="怡然 刘 [2]" w:date="2026-07-08T11:22:00Z">
              <w:tcPr>
                <w:tcW w:w="83" w:type="pct"/>
                <w:vAlign w:val="center"/>
              </w:tcPr>
            </w:tcPrChange>
          </w:tcPr>
          <w:p w14:paraId="5C10DB20" w14:textId="4082A7F0" w:rsidR="005F457E" w:rsidDel="00964E30" w:rsidRDefault="00000000">
            <w:pPr>
              <w:widowControl/>
              <w:spacing w:after="0" w:line="240" w:lineRule="auto"/>
              <w:ind w:firstLineChars="0" w:firstLine="0"/>
              <w:jc w:val="center"/>
              <w:textAlignment w:val="auto"/>
              <w:rPr>
                <w:ins w:id="7244" w:author="Bentayga-" w:date="2026-07-05T17:06:00Z"/>
                <w:del w:id="7245" w:author="Si-yuan LIU" w:date="2026-07-24T14:26:00Z" w16du:dateUtc="2026-07-24T06:26:00Z"/>
                <w:color w:val="000000"/>
                <w:kern w:val="0"/>
                <w:sz w:val="21"/>
                <w:szCs w:val="21"/>
              </w:rPr>
            </w:pPr>
            <w:ins w:id="7246" w:author="Bentayga-" w:date="2026-07-05T17:06:00Z">
              <w:del w:id="7247" w:author="Si-yuan LIU" w:date="2026-07-24T14:26:00Z" w16du:dateUtc="2026-07-24T06:26:00Z">
                <w:r w:rsidDel="00964E30">
                  <w:rPr>
                    <w:rFonts w:hint="eastAsia"/>
                    <w:color w:val="000000"/>
                    <w:kern w:val="0"/>
                    <w:sz w:val="21"/>
                    <w:szCs w:val="21"/>
                  </w:rPr>
                  <w:delText>印花税</w:delText>
                </w:r>
              </w:del>
            </w:ins>
          </w:p>
        </w:tc>
        <w:tc>
          <w:tcPr>
            <w:tcW w:w="89" w:type="pct"/>
            <w:vAlign w:val="center"/>
            <w:tcPrChange w:id="7248" w:author="怡然 刘 [2]" w:date="2026-07-08T11:22:00Z">
              <w:tcPr>
                <w:tcW w:w="127" w:type="pct"/>
                <w:gridSpan w:val="2"/>
                <w:vAlign w:val="center"/>
              </w:tcPr>
            </w:tcPrChange>
          </w:tcPr>
          <w:p w14:paraId="01A9E574" w14:textId="6C9F2D85" w:rsidR="005F457E" w:rsidDel="00964E30" w:rsidRDefault="00000000">
            <w:pPr>
              <w:widowControl/>
              <w:spacing w:after="0" w:line="240" w:lineRule="auto"/>
              <w:ind w:firstLineChars="0" w:firstLine="0"/>
              <w:textAlignment w:val="auto"/>
              <w:rPr>
                <w:ins w:id="7249" w:author="Bentayga-" w:date="2026-07-05T17:06:00Z"/>
                <w:del w:id="7250" w:author="Si-yuan LIU" w:date="2026-07-24T14:26:00Z" w16du:dateUtc="2026-07-24T06:26:00Z"/>
                <w:color w:val="000000"/>
                <w:kern w:val="0"/>
                <w:sz w:val="21"/>
                <w:szCs w:val="21"/>
              </w:rPr>
            </w:pPr>
            <w:ins w:id="7251" w:author="Bentayga-" w:date="2026-07-05T17:06:00Z">
              <w:del w:id="7252" w:author="Si-yuan LIU" w:date="2026-07-24T14:26:00Z" w16du:dateUtc="2026-07-24T06:26:00Z">
                <w:r w:rsidDel="00964E30">
                  <w:rPr>
                    <w:color w:val="000000"/>
                    <w:kern w:val="0"/>
                    <w:sz w:val="21"/>
                    <w:szCs w:val="21"/>
                    <w:lang w:val="en"/>
                  </w:rPr>
                  <w:delText>否</w:delText>
                </w:r>
              </w:del>
            </w:ins>
          </w:p>
        </w:tc>
        <w:tc>
          <w:tcPr>
            <w:tcW w:w="2411" w:type="pct"/>
            <w:gridSpan w:val="6"/>
            <w:vAlign w:val="center"/>
            <w:tcPrChange w:id="7253" w:author="怡然 刘 [2]" w:date="2026-07-08T11:22:00Z">
              <w:tcPr>
                <w:tcW w:w="2466" w:type="pct"/>
                <w:gridSpan w:val="9"/>
                <w:vAlign w:val="center"/>
              </w:tcPr>
            </w:tcPrChange>
          </w:tcPr>
          <w:p w14:paraId="0F034FAC" w14:textId="65CD3CAD" w:rsidR="005F457E" w:rsidDel="00964E30" w:rsidRDefault="00000000">
            <w:pPr>
              <w:widowControl/>
              <w:spacing w:after="0" w:line="240" w:lineRule="auto"/>
              <w:ind w:firstLineChars="0" w:firstLine="0"/>
              <w:textAlignment w:val="auto"/>
              <w:rPr>
                <w:ins w:id="7254" w:author="Bentayga-" w:date="2026-07-05T17:06:00Z"/>
                <w:del w:id="7255" w:author="Si-yuan LIU" w:date="2026-07-24T14:26:00Z" w16du:dateUtc="2026-07-24T06:26:00Z"/>
                <w:color w:val="000000"/>
                <w:kern w:val="0"/>
                <w:sz w:val="21"/>
                <w:szCs w:val="21"/>
              </w:rPr>
            </w:pPr>
            <w:ins w:id="7256" w:author="Bentayga-" w:date="2026-07-05T17:06:00Z">
              <w:del w:id="7257" w:author="Si-yuan LIU" w:date="2026-07-24T14:26:00Z" w16du:dateUtc="2026-07-24T06:26:00Z">
                <w:r w:rsidDel="00964E30">
                  <w:rPr>
                    <w:rFonts w:hint="eastAsia"/>
                    <w:color w:val="000000"/>
                    <w:kern w:val="0"/>
                    <w:sz w:val="21"/>
                    <w:szCs w:val="21"/>
                  </w:rPr>
                  <w:delText>SPV</w:delText>
                </w:r>
                <w:r w:rsidDel="00964E30">
                  <w:rPr>
                    <w:rFonts w:hint="eastAsia"/>
                    <w:color w:val="000000"/>
                    <w:kern w:val="0"/>
                    <w:sz w:val="21"/>
                    <w:szCs w:val="21"/>
                  </w:rPr>
                  <w:delText>向南方资本转让奥融科技股权</w:delText>
                </w:r>
                <w:r w:rsidDel="00964E30">
                  <w:rPr>
                    <w:rFonts w:hint="eastAsia"/>
                    <w:color w:val="000000"/>
                    <w:kern w:val="0"/>
                    <w:sz w:val="21"/>
                    <w:szCs w:val="21"/>
                    <w:lang w:val="en"/>
                  </w:rPr>
                  <w:delText>，</w:delText>
                </w:r>
                <w:r w:rsidDel="00964E30">
                  <w:rPr>
                    <w:rFonts w:hint="eastAsia"/>
                    <w:color w:val="000000"/>
                    <w:kern w:val="0"/>
                    <w:sz w:val="21"/>
                    <w:szCs w:val="21"/>
                  </w:rPr>
                  <w:delText>南方资本</w:delText>
                </w:r>
                <w:r w:rsidDel="00964E30">
                  <w:rPr>
                    <w:rFonts w:hint="eastAsia"/>
                    <w:color w:val="000000"/>
                    <w:kern w:val="0"/>
                    <w:sz w:val="21"/>
                    <w:szCs w:val="21"/>
                  </w:rPr>
                  <w:delText>100%</w:delText>
                </w:r>
                <w:r w:rsidDel="00964E30">
                  <w:rPr>
                    <w:rFonts w:hint="eastAsia"/>
                    <w:color w:val="000000"/>
                    <w:kern w:val="0"/>
                    <w:sz w:val="21"/>
                    <w:szCs w:val="21"/>
                  </w:rPr>
                  <w:delText>持股</w:delText>
                </w:r>
                <w:r w:rsidDel="00964E30">
                  <w:rPr>
                    <w:rFonts w:hint="eastAsia"/>
                    <w:color w:val="000000"/>
                    <w:kern w:val="0"/>
                    <w:sz w:val="21"/>
                    <w:szCs w:val="21"/>
                  </w:rPr>
                  <w:delText>SPV</w:delText>
                </w:r>
                <w:r w:rsidDel="00964E30">
                  <w:rPr>
                    <w:rFonts w:hint="eastAsia"/>
                    <w:color w:val="000000"/>
                    <w:kern w:val="0"/>
                    <w:sz w:val="21"/>
                    <w:szCs w:val="21"/>
                  </w:rPr>
                  <w:delText>公司，</w:delText>
                </w:r>
                <w:r w:rsidDel="00964E30">
                  <w:rPr>
                    <w:rFonts w:hint="eastAsia"/>
                    <w:color w:val="000000"/>
                    <w:kern w:val="0"/>
                    <w:sz w:val="21"/>
                    <w:szCs w:val="21"/>
                  </w:rPr>
                  <w:delText>SPV</w:delText>
                </w:r>
                <w:r w:rsidDel="00964E30">
                  <w:rPr>
                    <w:rFonts w:hint="eastAsia"/>
                    <w:color w:val="000000"/>
                    <w:kern w:val="0"/>
                    <w:sz w:val="21"/>
                    <w:szCs w:val="21"/>
                  </w:rPr>
                  <w:delText>公司</w:delText>
                </w:r>
                <w:r w:rsidDel="00964E30">
                  <w:rPr>
                    <w:rFonts w:hint="eastAsia"/>
                    <w:color w:val="000000"/>
                    <w:kern w:val="0"/>
                    <w:sz w:val="21"/>
                    <w:szCs w:val="21"/>
                  </w:rPr>
                  <w:delText>100%</w:delText>
                </w:r>
                <w:r w:rsidDel="00964E30">
                  <w:rPr>
                    <w:rFonts w:hint="eastAsia"/>
                    <w:color w:val="000000"/>
                    <w:kern w:val="0"/>
                    <w:sz w:val="21"/>
                    <w:szCs w:val="21"/>
                  </w:rPr>
                  <w:delText>持股奥融科技，根据《财政部</w:delText>
                </w:r>
                <w:r w:rsidDel="00964E30">
                  <w:rPr>
                    <w:rFonts w:hint="eastAsia"/>
                    <w:color w:val="000000"/>
                    <w:kern w:val="0"/>
                    <w:sz w:val="21"/>
                    <w:szCs w:val="21"/>
                  </w:rPr>
                  <w:delText xml:space="preserve"> </w:delText>
                </w:r>
                <w:r w:rsidDel="00964E30">
                  <w:rPr>
                    <w:rFonts w:hint="eastAsia"/>
                    <w:color w:val="000000"/>
                    <w:kern w:val="0"/>
                    <w:sz w:val="21"/>
                    <w:szCs w:val="21"/>
                  </w:rPr>
                  <w:delText>税务总局公告</w:delText>
                </w:r>
                <w:r w:rsidDel="00964E30">
                  <w:rPr>
                    <w:rFonts w:hint="eastAsia"/>
                    <w:color w:val="000000"/>
                    <w:kern w:val="0"/>
                    <w:sz w:val="21"/>
                    <w:szCs w:val="21"/>
                  </w:rPr>
                  <w:delText>2024</w:delText>
                </w:r>
                <w:r w:rsidDel="00964E30">
                  <w:rPr>
                    <w:rFonts w:hint="eastAsia"/>
                    <w:color w:val="000000"/>
                    <w:kern w:val="0"/>
                    <w:sz w:val="21"/>
                    <w:szCs w:val="21"/>
                  </w:rPr>
                  <w:delText>年第</w:delText>
                </w:r>
                <w:r w:rsidDel="00964E30">
                  <w:rPr>
                    <w:rFonts w:hint="eastAsia"/>
                    <w:color w:val="000000"/>
                    <w:kern w:val="0"/>
                    <w:sz w:val="21"/>
                    <w:szCs w:val="21"/>
                  </w:rPr>
                  <w:delText>14</w:delText>
                </w:r>
                <w:r w:rsidDel="00964E30">
                  <w:rPr>
                    <w:rFonts w:hint="eastAsia"/>
                    <w:color w:val="000000"/>
                    <w:kern w:val="0"/>
                    <w:sz w:val="21"/>
                    <w:szCs w:val="21"/>
                  </w:rPr>
                  <w:delText>号》第三条“同一投资主体内部划转股权书立的产权转移书据，免征印花税”，该行为免征印花税。</w:delText>
                </w:r>
              </w:del>
            </w:ins>
          </w:p>
          <w:p w14:paraId="6B0AC977" w14:textId="1ACDCC4D" w:rsidR="005F457E" w:rsidDel="00964E30" w:rsidRDefault="00000000">
            <w:pPr>
              <w:widowControl/>
              <w:spacing w:after="0" w:line="240" w:lineRule="auto"/>
              <w:ind w:firstLineChars="0" w:firstLine="0"/>
              <w:textAlignment w:val="auto"/>
              <w:rPr>
                <w:ins w:id="7258" w:author="Bentayga-" w:date="2026-07-05T17:06:00Z"/>
                <w:del w:id="7259" w:author="Si-yuan LIU" w:date="2026-07-24T14:26:00Z" w16du:dateUtc="2026-07-24T06:26:00Z"/>
                <w:color w:val="000000"/>
                <w:kern w:val="0"/>
                <w:sz w:val="21"/>
                <w:szCs w:val="21"/>
              </w:rPr>
            </w:pPr>
            <w:ins w:id="7260" w:author="Bentayga-" w:date="2026-07-05T17:06:00Z">
              <w:del w:id="7261" w:author="Si-yuan LIU" w:date="2026-07-24T14:26:00Z" w16du:dateUtc="2026-07-24T06:26:00Z">
                <w:r w:rsidDel="00964E30">
                  <w:rPr>
                    <w:rFonts w:hint="eastAsia"/>
                    <w:color w:val="000000"/>
                    <w:kern w:val="0"/>
                    <w:sz w:val="21"/>
                    <w:szCs w:val="21"/>
                  </w:rPr>
                  <w:delText>政策依据：《财政部</w:delText>
                </w:r>
                <w:r w:rsidDel="00964E30">
                  <w:rPr>
                    <w:rFonts w:hint="eastAsia"/>
                    <w:color w:val="000000"/>
                    <w:kern w:val="0"/>
                    <w:sz w:val="21"/>
                    <w:szCs w:val="21"/>
                  </w:rPr>
                  <w:delText xml:space="preserve"> </w:delText>
                </w:r>
                <w:r w:rsidDel="00964E30">
                  <w:rPr>
                    <w:rFonts w:hint="eastAsia"/>
                    <w:color w:val="000000"/>
                    <w:kern w:val="0"/>
                    <w:sz w:val="21"/>
                    <w:szCs w:val="21"/>
                  </w:rPr>
                  <w:delText>税务总局公告</w:delText>
                </w:r>
                <w:r w:rsidDel="00964E30">
                  <w:rPr>
                    <w:rFonts w:hint="eastAsia"/>
                    <w:color w:val="000000"/>
                    <w:kern w:val="0"/>
                    <w:sz w:val="21"/>
                    <w:szCs w:val="21"/>
                  </w:rPr>
                  <w:delText>2024</w:delText>
                </w:r>
                <w:r w:rsidDel="00964E30">
                  <w:rPr>
                    <w:rFonts w:hint="eastAsia"/>
                    <w:color w:val="000000"/>
                    <w:kern w:val="0"/>
                    <w:sz w:val="21"/>
                    <w:szCs w:val="21"/>
                  </w:rPr>
                  <w:delText>年第</w:delText>
                </w:r>
                <w:r w:rsidDel="00964E30">
                  <w:rPr>
                    <w:rFonts w:hint="eastAsia"/>
                    <w:color w:val="000000"/>
                    <w:kern w:val="0"/>
                    <w:sz w:val="21"/>
                    <w:szCs w:val="21"/>
                  </w:rPr>
                  <w:delText>14</w:delText>
                </w:r>
                <w:r w:rsidDel="00964E30">
                  <w:rPr>
                    <w:rFonts w:hint="eastAsia"/>
                    <w:color w:val="000000"/>
                    <w:kern w:val="0"/>
                    <w:sz w:val="21"/>
                    <w:szCs w:val="21"/>
                  </w:rPr>
                  <w:delText>号》</w:delText>
                </w:r>
              </w:del>
            </w:ins>
          </w:p>
          <w:p w14:paraId="69008D62" w14:textId="3D9E0642" w:rsidR="005F457E" w:rsidDel="00964E30" w:rsidRDefault="00000000">
            <w:pPr>
              <w:widowControl/>
              <w:spacing w:after="0" w:line="240" w:lineRule="auto"/>
              <w:ind w:firstLineChars="0" w:firstLine="0"/>
              <w:textAlignment w:val="auto"/>
              <w:rPr>
                <w:ins w:id="7262" w:author="Bentayga-" w:date="2026-07-05T17:06:00Z"/>
                <w:del w:id="7263" w:author="Si-yuan LIU" w:date="2026-07-24T14:26:00Z" w16du:dateUtc="2026-07-24T06:26:00Z"/>
                <w:color w:val="000000"/>
                <w:kern w:val="0"/>
                <w:sz w:val="21"/>
                <w:szCs w:val="21"/>
              </w:rPr>
            </w:pPr>
            <w:ins w:id="7264" w:author="Bentayga-" w:date="2026-07-05T17:06:00Z">
              <w:del w:id="7265" w:author="Si-yuan LIU" w:date="2026-07-24T14:26:00Z" w16du:dateUtc="2026-07-24T06:26:00Z">
                <w:r w:rsidDel="00964E30">
                  <w:rPr>
                    <w:rFonts w:hint="eastAsia"/>
                    <w:color w:val="000000"/>
                    <w:kern w:val="0"/>
                    <w:sz w:val="21"/>
                    <w:szCs w:val="21"/>
                    <w:lang w:val="en"/>
                  </w:rPr>
                  <w:delText>中华人民共和国印花税法</w:delText>
                </w:r>
              </w:del>
            </w:ins>
          </w:p>
        </w:tc>
        <w:tc>
          <w:tcPr>
            <w:tcW w:w="358" w:type="pct"/>
            <w:gridSpan w:val="3"/>
            <w:vAlign w:val="center"/>
            <w:tcPrChange w:id="7266" w:author="怡然 刘 [2]" w:date="2026-07-08T11:22:00Z">
              <w:tcPr>
                <w:tcW w:w="450" w:type="pct"/>
                <w:gridSpan w:val="5"/>
                <w:vAlign w:val="center"/>
              </w:tcPr>
            </w:tcPrChange>
          </w:tcPr>
          <w:p w14:paraId="2C2A1855" w14:textId="55851F0C" w:rsidR="005F457E" w:rsidDel="00964E30" w:rsidRDefault="00000000">
            <w:pPr>
              <w:widowControl/>
              <w:spacing w:after="0" w:line="240" w:lineRule="auto"/>
              <w:ind w:firstLineChars="0" w:firstLine="0"/>
              <w:textAlignment w:val="auto"/>
              <w:rPr>
                <w:ins w:id="7267" w:author="Bentayga-" w:date="2026-07-05T17:06:00Z"/>
                <w:del w:id="7268" w:author="Si-yuan LIU" w:date="2026-07-24T14:26:00Z" w16du:dateUtc="2026-07-24T06:26:00Z"/>
                <w:color w:val="000000"/>
                <w:kern w:val="0"/>
                <w:sz w:val="21"/>
                <w:szCs w:val="21"/>
              </w:rPr>
            </w:pPr>
            <w:ins w:id="7269" w:author="Bentayga-" w:date="2026-07-05T17:06:00Z">
              <w:del w:id="7270" w:author="Si-yuan LIU" w:date="2026-07-24T14:26:00Z" w16du:dateUtc="2026-07-24T06:26:00Z">
                <w:r w:rsidDel="00964E30">
                  <w:rPr>
                    <w:rFonts w:hint="eastAsia"/>
                    <w:color w:val="000000"/>
                    <w:kern w:val="0"/>
                    <w:sz w:val="21"/>
                    <w:szCs w:val="21"/>
                  </w:rPr>
                  <w:delText>/</w:delText>
                </w:r>
              </w:del>
            </w:ins>
          </w:p>
        </w:tc>
        <w:tc>
          <w:tcPr>
            <w:tcW w:w="226" w:type="pct"/>
            <w:gridSpan w:val="2"/>
            <w:vAlign w:val="center"/>
            <w:tcPrChange w:id="7271" w:author="怡然 刘 [2]" w:date="2026-07-08T11:22:00Z">
              <w:tcPr>
                <w:tcW w:w="261" w:type="pct"/>
                <w:gridSpan w:val="2"/>
                <w:vAlign w:val="center"/>
              </w:tcPr>
            </w:tcPrChange>
          </w:tcPr>
          <w:p w14:paraId="3685182C" w14:textId="2E0AF1D1" w:rsidR="005F457E" w:rsidDel="00964E30" w:rsidRDefault="00000000">
            <w:pPr>
              <w:widowControl/>
              <w:spacing w:after="0" w:line="240" w:lineRule="auto"/>
              <w:ind w:firstLineChars="0" w:firstLine="0"/>
              <w:textAlignment w:val="auto"/>
              <w:rPr>
                <w:ins w:id="7272" w:author="Bentayga-" w:date="2026-07-05T17:06:00Z"/>
                <w:del w:id="7273" w:author="Si-yuan LIU" w:date="2026-07-24T14:26:00Z" w16du:dateUtc="2026-07-24T06:26:00Z"/>
                <w:color w:val="000000"/>
                <w:kern w:val="0"/>
                <w:sz w:val="21"/>
                <w:szCs w:val="21"/>
              </w:rPr>
            </w:pPr>
            <w:ins w:id="7274" w:author="Bentayga-" w:date="2026-07-05T17:06:00Z">
              <w:del w:id="7275" w:author="Si-yuan LIU" w:date="2026-07-24T14:26:00Z" w16du:dateUtc="2026-07-24T06:26:00Z">
                <w:r w:rsidDel="00964E30">
                  <w:rPr>
                    <w:rFonts w:hint="eastAsia"/>
                    <w:color w:val="000000"/>
                    <w:kern w:val="0"/>
                    <w:sz w:val="21"/>
                    <w:szCs w:val="21"/>
                  </w:rPr>
                  <w:delText>/</w:delText>
                </w:r>
              </w:del>
            </w:ins>
          </w:p>
        </w:tc>
        <w:tc>
          <w:tcPr>
            <w:tcW w:w="387" w:type="pct"/>
            <w:gridSpan w:val="2"/>
            <w:vAlign w:val="center"/>
            <w:tcPrChange w:id="7276" w:author="怡然 刘 [2]" w:date="2026-07-08T11:22:00Z">
              <w:tcPr>
                <w:tcW w:w="543" w:type="pct"/>
                <w:gridSpan w:val="6"/>
                <w:vAlign w:val="center"/>
              </w:tcPr>
            </w:tcPrChange>
          </w:tcPr>
          <w:p w14:paraId="3AD83ACD" w14:textId="0FE8A23A" w:rsidR="005F457E" w:rsidDel="00964E30" w:rsidRDefault="00000000">
            <w:pPr>
              <w:widowControl/>
              <w:spacing w:after="0" w:line="240" w:lineRule="auto"/>
              <w:ind w:firstLineChars="0" w:firstLine="0"/>
              <w:textAlignment w:val="auto"/>
              <w:rPr>
                <w:ins w:id="7277" w:author="Bentayga-" w:date="2026-07-05T17:06:00Z"/>
                <w:del w:id="7278" w:author="Si-yuan LIU" w:date="2026-07-24T14:26:00Z" w16du:dateUtc="2026-07-24T06:26:00Z"/>
                <w:color w:val="000000"/>
                <w:kern w:val="0"/>
                <w:sz w:val="21"/>
                <w:szCs w:val="21"/>
              </w:rPr>
            </w:pPr>
            <w:ins w:id="7279" w:author="Bentayga-" w:date="2026-07-05T17:06:00Z">
              <w:del w:id="7280" w:author="Si-yuan LIU" w:date="2026-07-24T14:26:00Z" w16du:dateUtc="2026-07-24T06:26:00Z">
                <w:r w:rsidDel="00964E30">
                  <w:rPr>
                    <w:rFonts w:hint="eastAsia"/>
                    <w:color w:val="000000"/>
                    <w:kern w:val="0"/>
                    <w:sz w:val="21"/>
                    <w:szCs w:val="21"/>
                  </w:rPr>
                  <w:delText>/</w:delText>
                </w:r>
              </w:del>
            </w:ins>
          </w:p>
        </w:tc>
        <w:tc>
          <w:tcPr>
            <w:tcW w:w="87" w:type="pct"/>
            <w:gridSpan w:val="4"/>
            <w:vAlign w:val="center"/>
            <w:tcPrChange w:id="7281" w:author="怡然 刘 [2]" w:date="2026-07-08T11:22:00Z">
              <w:tcPr>
                <w:tcW w:w="331" w:type="pct"/>
                <w:gridSpan w:val="4"/>
                <w:vAlign w:val="center"/>
              </w:tcPr>
            </w:tcPrChange>
          </w:tcPr>
          <w:p w14:paraId="33F67BD8" w14:textId="3A454F6E" w:rsidR="005F457E" w:rsidDel="00964E30" w:rsidRDefault="00000000">
            <w:pPr>
              <w:widowControl/>
              <w:spacing w:after="0" w:line="240" w:lineRule="auto"/>
              <w:ind w:firstLineChars="0" w:firstLine="0"/>
              <w:textAlignment w:val="auto"/>
              <w:rPr>
                <w:ins w:id="7282" w:author="Bentayga-" w:date="2026-07-05T17:06:00Z"/>
                <w:del w:id="7283" w:author="Si-yuan LIU" w:date="2026-07-24T14:26:00Z" w16du:dateUtc="2026-07-24T06:26:00Z"/>
                <w:color w:val="000000"/>
                <w:kern w:val="0"/>
                <w:sz w:val="21"/>
                <w:szCs w:val="21"/>
              </w:rPr>
            </w:pPr>
            <w:ins w:id="7284" w:author="Bentayga-" w:date="2026-07-05T17:06:00Z">
              <w:del w:id="7285" w:author="Si-yuan LIU" w:date="2026-07-24T14:26:00Z" w16du:dateUtc="2026-07-24T06:26:00Z">
                <w:r w:rsidDel="00964E30">
                  <w:rPr>
                    <w:rFonts w:hint="eastAsia"/>
                    <w:color w:val="000000"/>
                    <w:kern w:val="0"/>
                    <w:sz w:val="21"/>
                    <w:szCs w:val="21"/>
                  </w:rPr>
                  <w:delText>/</w:delText>
                </w:r>
              </w:del>
            </w:ins>
          </w:p>
        </w:tc>
      </w:tr>
      <w:tr w:rsidR="005F457E" w:rsidDel="00964E30" w14:paraId="57327DBA" w14:textId="67132A71" w:rsidTr="005F457E">
        <w:trPr>
          <w:gridBefore w:val="2"/>
          <w:gridAfter w:val="1"/>
          <w:wBefore w:w="1157" w:type="dxa"/>
          <w:wAfter w:w="35" w:type="dxa"/>
          <w:trHeight w:val="290"/>
          <w:tblHeader/>
          <w:jc w:val="center"/>
          <w:ins w:id="7286" w:author="Bentayga-" w:date="2026-07-05T17:06:00Z"/>
          <w:del w:id="7287" w:author="Si-yuan LIU" w:date="2026-07-24T14:26:00Z" w16du:dateUtc="2026-07-24T06:26:00Z"/>
          <w:trPrChange w:id="7288" w:author="怡然 刘 [2]" w:date="2026-07-08T11:22:00Z">
            <w:trPr>
              <w:gridBefore w:val="2"/>
              <w:gridAfter w:val="1"/>
              <w:wBefore w:w="1045" w:type="dxa"/>
              <w:wAfter w:w="41" w:type="dxa"/>
              <w:trHeight w:val="290"/>
              <w:jc w:val="center"/>
            </w:trPr>
          </w:trPrChange>
        </w:trPr>
        <w:tc>
          <w:tcPr>
            <w:tcW w:w="991" w:type="pct"/>
            <w:gridSpan w:val="3"/>
            <w:vMerge/>
            <w:vAlign w:val="center"/>
            <w:tcPrChange w:id="7289" w:author="怡然 刘 [2]" w:date="2026-07-08T11:22:00Z">
              <w:tcPr>
                <w:tcW w:w="619" w:type="pct"/>
                <w:gridSpan w:val="5"/>
                <w:vMerge/>
                <w:vAlign w:val="center"/>
              </w:tcPr>
            </w:tcPrChange>
          </w:tcPr>
          <w:p w14:paraId="07FF84D4" w14:textId="28CB5934" w:rsidR="005F457E" w:rsidDel="00964E30" w:rsidRDefault="005F457E">
            <w:pPr>
              <w:widowControl/>
              <w:spacing w:after="0" w:line="240" w:lineRule="auto"/>
              <w:ind w:firstLineChars="0" w:firstLine="0"/>
              <w:jc w:val="left"/>
              <w:textAlignment w:val="auto"/>
              <w:rPr>
                <w:ins w:id="7290" w:author="Bentayga-" w:date="2026-07-05T17:06:00Z"/>
                <w:del w:id="7291" w:author="Si-yuan LIU" w:date="2026-07-24T14:26:00Z" w16du:dateUtc="2026-07-24T06:26:00Z"/>
                <w:color w:val="000000"/>
                <w:kern w:val="0"/>
                <w:sz w:val="21"/>
                <w:szCs w:val="21"/>
              </w:rPr>
            </w:pPr>
          </w:p>
        </w:tc>
        <w:tc>
          <w:tcPr>
            <w:tcW w:w="3632" w:type="pct"/>
            <w:gridSpan w:val="18"/>
            <w:vAlign w:val="center"/>
            <w:tcPrChange w:id="7292" w:author="怡然 刘 [2]" w:date="2026-07-08T11:22:00Z">
              <w:tcPr>
                <w:tcW w:w="4203" w:type="pct"/>
                <w:gridSpan w:val="28"/>
                <w:vAlign w:val="center"/>
              </w:tcPr>
            </w:tcPrChange>
          </w:tcPr>
          <w:p w14:paraId="5F949BA7" w14:textId="0F7DC59F" w:rsidR="005F457E" w:rsidDel="00964E30" w:rsidRDefault="00000000">
            <w:pPr>
              <w:widowControl/>
              <w:spacing w:after="0" w:line="240" w:lineRule="auto"/>
              <w:ind w:firstLineChars="0" w:firstLine="0"/>
              <w:textAlignment w:val="auto"/>
              <w:rPr>
                <w:ins w:id="7293" w:author="Bentayga-" w:date="2026-07-05T17:06:00Z"/>
                <w:del w:id="7294" w:author="Si-yuan LIU" w:date="2026-07-24T14:26:00Z" w16du:dateUtc="2026-07-24T06:26:00Z"/>
                <w:color w:val="000000"/>
                <w:kern w:val="0"/>
                <w:sz w:val="21"/>
                <w:szCs w:val="21"/>
              </w:rPr>
            </w:pPr>
            <w:ins w:id="7295" w:author="Bentayga-" w:date="2026-07-05T17:06:00Z">
              <w:del w:id="7296" w:author="Si-yuan LIU" w:date="2026-07-24T14:26:00Z" w16du:dateUtc="2026-07-24T06:26:00Z">
                <w:r w:rsidDel="00964E30">
                  <w:rPr>
                    <w:rFonts w:hint="eastAsia"/>
                    <w:color w:val="000000"/>
                    <w:kern w:val="0"/>
                    <w:sz w:val="21"/>
                    <w:szCs w:val="21"/>
                  </w:rPr>
                  <w:delText>7</w:delText>
                </w:r>
                <w:r w:rsidDel="00964E30">
                  <w:rPr>
                    <w:rFonts w:hint="eastAsia"/>
                    <w:color w:val="000000"/>
                    <w:kern w:val="0"/>
                    <w:sz w:val="21"/>
                    <w:szCs w:val="21"/>
                  </w:rPr>
                  <w:delText>、奥融科技反向吸收</w:delText>
                </w:r>
                <w:r w:rsidDel="00964E30">
                  <w:rPr>
                    <w:rFonts w:hint="eastAsia"/>
                    <w:color w:val="000000"/>
                    <w:kern w:val="0"/>
                    <w:sz w:val="21"/>
                    <w:szCs w:val="21"/>
                  </w:rPr>
                  <w:delText>SPV</w:delText>
                </w:r>
                <w:r w:rsidDel="00964E30">
                  <w:rPr>
                    <w:rFonts w:hint="eastAsia"/>
                    <w:color w:val="000000"/>
                    <w:kern w:val="0"/>
                    <w:sz w:val="21"/>
                    <w:szCs w:val="21"/>
                  </w:rPr>
                  <w:delText>公司</w:delText>
                </w:r>
              </w:del>
            </w:ins>
          </w:p>
        </w:tc>
      </w:tr>
      <w:tr w:rsidR="005F457E" w:rsidDel="00964E30" w14:paraId="6A2BECA8" w14:textId="1CC36132" w:rsidTr="005F457E">
        <w:trPr>
          <w:gridBefore w:val="2"/>
          <w:wBefore w:w="1157" w:type="dxa"/>
          <w:trHeight w:val="290"/>
          <w:tblHeader/>
          <w:jc w:val="center"/>
          <w:ins w:id="7297" w:author="Bentayga-" w:date="2026-07-05T17:06:00Z"/>
          <w:del w:id="7298" w:author="Si-yuan LIU" w:date="2026-07-24T14:26:00Z" w16du:dateUtc="2026-07-24T06:26:00Z"/>
          <w:trPrChange w:id="7299" w:author="怡然 刘 [2]" w:date="2026-07-08T11:22:00Z">
            <w:trPr>
              <w:gridBefore w:val="2"/>
              <w:wBefore w:w="1045" w:type="dxa"/>
              <w:trHeight w:val="290"/>
              <w:jc w:val="center"/>
            </w:trPr>
          </w:trPrChange>
        </w:trPr>
        <w:tc>
          <w:tcPr>
            <w:tcW w:w="991" w:type="pct"/>
            <w:gridSpan w:val="3"/>
            <w:vMerge/>
            <w:vAlign w:val="center"/>
            <w:tcPrChange w:id="7300" w:author="怡然 刘 [2]" w:date="2026-07-08T11:22:00Z">
              <w:tcPr>
                <w:tcW w:w="619" w:type="pct"/>
                <w:gridSpan w:val="5"/>
                <w:vMerge/>
                <w:vAlign w:val="center"/>
              </w:tcPr>
            </w:tcPrChange>
          </w:tcPr>
          <w:p w14:paraId="44E50766" w14:textId="65502E67" w:rsidR="005F457E" w:rsidDel="00964E30" w:rsidRDefault="005F457E">
            <w:pPr>
              <w:widowControl/>
              <w:spacing w:after="0" w:line="240" w:lineRule="auto"/>
              <w:ind w:firstLineChars="0" w:firstLine="0"/>
              <w:jc w:val="left"/>
              <w:textAlignment w:val="auto"/>
              <w:rPr>
                <w:ins w:id="7301" w:author="Bentayga-" w:date="2026-07-05T17:06:00Z"/>
                <w:del w:id="7302" w:author="Si-yuan LIU" w:date="2026-07-24T14:26:00Z" w16du:dateUtc="2026-07-24T06:26:00Z"/>
                <w:color w:val="000000"/>
                <w:kern w:val="0"/>
                <w:sz w:val="21"/>
                <w:szCs w:val="21"/>
              </w:rPr>
            </w:pPr>
          </w:p>
        </w:tc>
        <w:tc>
          <w:tcPr>
            <w:tcW w:w="87" w:type="pct"/>
            <w:vAlign w:val="center"/>
            <w:tcPrChange w:id="7303" w:author="怡然 刘 [2]" w:date="2026-07-08T11:22:00Z">
              <w:tcPr>
                <w:tcW w:w="83" w:type="pct"/>
                <w:vAlign w:val="center"/>
              </w:tcPr>
            </w:tcPrChange>
          </w:tcPr>
          <w:p w14:paraId="0FACE303" w14:textId="3C337E10" w:rsidR="005F457E" w:rsidDel="00964E30" w:rsidRDefault="00000000">
            <w:pPr>
              <w:widowControl/>
              <w:spacing w:after="0" w:line="240" w:lineRule="auto"/>
              <w:ind w:firstLineChars="0" w:firstLine="0"/>
              <w:jc w:val="center"/>
              <w:textAlignment w:val="auto"/>
              <w:rPr>
                <w:ins w:id="7304" w:author="Bentayga-" w:date="2026-07-05T17:06:00Z"/>
                <w:del w:id="7305" w:author="Si-yuan LIU" w:date="2026-07-24T14:26:00Z" w16du:dateUtc="2026-07-24T06:26:00Z"/>
                <w:color w:val="000000"/>
                <w:kern w:val="0"/>
                <w:sz w:val="21"/>
                <w:szCs w:val="21"/>
              </w:rPr>
            </w:pPr>
            <w:ins w:id="7306" w:author="Bentayga-" w:date="2026-07-05T17:06:00Z">
              <w:del w:id="7307" w:author="Si-yuan LIU" w:date="2026-07-24T14:26:00Z" w16du:dateUtc="2026-07-24T06:26:00Z">
                <w:r w:rsidDel="00964E30">
                  <w:rPr>
                    <w:rFonts w:hint="eastAsia"/>
                    <w:color w:val="000000"/>
                    <w:kern w:val="0"/>
                    <w:sz w:val="21"/>
                    <w:szCs w:val="21"/>
                  </w:rPr>
                  <w:delText>企业所得税</w:delText>
                </w:r>
              </w:del>
            </w:ins>
          </w:p>
        </w:tc>
        <w:tc>
          <w:tcPr>
            <w:tcW w:w="89" w:type="pct"/>
            <w:vAlign w:val="center"/>
            <w:tcPrChange w:id="7308" w:author="怡然 刘 [2]" w:date="2026-07-08T11:22:00Z">
              <w:tcPr>
                <w:tcW w:w="127" w:type="pct"/>
                <w:gridSpan w:val="2"/>
                <w:vAlign w:val="center"/>
              </w:tcPr>
            </w:tcPrChange>
          </w:tcPr>
          <w:p w14:paraId="61B25EB5" w14:textId="7F5DB3BD" w:rsidR="005F457E" w:rsidDel="00964E30" w:rsidRDefault="00000000">
            <w:pPr>
              <w:widowControl/>
              <w:spacing w:after="0" w:line="240" w:lineRule="auto"/>
              <w:ind w:firstLineChars="0" w:firstLine="0"/>
              <w:textAlignment w:val="auto"/>
              <w:rPr>
                <w:ins w:id="7309" w:author="Bentayga-" w:date="2026-07-05T17:06:00Z"/>
                <w:del w:id="7310" w:author="Si-yuan LIU" w:date="2026-07-24T14:26:00Z" w16du:dateUtc="2026-07-24T06:26:00Z"/>
                <w:color w:val="000000"/>
                <w:kern w:val="0"/>
                <w:sz w:val="21"/>
                <w:szCs w:val="21"/>
              </w:rPr>
            </w:pPr>
            <w:ins w:id="7311" w:author="Bentayga-" w:date="2026-07-05T17:06:00Z">
              <w:del w:id="7312" w:author="Si-yuan LIU" w:date="2026-07-24T14:26:00Z" w16du:dateUtc="2026-07-24T06:26:00Z">
                <w:r w:rsidDel="00964E30">
                  <w:rPr>
                    <w:rFonts w:hint="eastAsia"/>
                    <w:color w:val="000000"/>
                    <w:kern w:val="0"/>
                    <w:sz w:val="21"/>
                    <w:szCs w:val="21"/>
                    <w:lang w:val="en"/>
                  </w:rPr>
                  <w:delText>是</w:delText>
                </w:r>
              </w:del>
            </w:ins>
          </w:p>
        </w:tc>
        <w:tc>
          <w:tcPr>
            <w:tcW w:w="2411" w:type="pct"/>
            <w:gridSpan w:val="6"/>
            <w:vAlign w:val="center"/>
            <w:tcPrChange w:id="7313" w:author="怡然 刘 [2]" w:date="2026-07-08T11:22:00Z">
              <w:tcPr>
                <w:tcW w:w="2466" w:type="pct"/>
                <w:gridSpan w:val="9"/>
                <w:vAlign w:val="center"/>
              </w:tcPr>
            </w:tcPrChange>
          </w:tcPr>
          <w:p w14:paraId="21F0EF68" w14:textId="786F9F58" w:rsidR="005F457E" w:rsidDel="00964E30" w:rsidRDefault="00000000">
            <w:pPr>
              <w:widowControl/>
              <w:spacing w:after="0" w:line="240" w:lineRule="auto"/>
              <w:ind w:firstLineChars="0" w:firstLine="0"/>
              <w:textAlignment w:val="auto"/>
              <w:rPr>
                <w:ins w:id="7314" w:author="Bentayga-" w:date="2026-07-05T17:06:00Z"/>
                <w:del w:id="7315" w:author="Si-yuan LIU" w:date="2026-07-24T14:26:00Z" w16du:dateUtc="2026-07-24T06:26:00Z"/>
                <w:color w:val="000000"/>
                <w:kern w:val="0"/>
                <w:sz w:val="21"/>
                <w:szCs w:val="21"/>
                <w:lang w:val="en"/>
              </w:rPr>
            </w:pPr>
            <w:ins w:id="7316" w:author="Bentayga-" w:date="2026-07-05T17:06:00Z">
              <w:del w:id="7317" w:author="Si-yuan LIU" w:date="2026-07-24T14:26:00Z" w16du:dateUtc="2026-07-24T06:26:00Z">
                <w:r w:rsidDel="00964E30">
                  <w:rPr>
                    <w:rFonts w:hint="eastAsia"/>
                    <w:color w:val="000000"/>
                    <w:kern w:val="0"/>
                    <w:sz w:val="21"/>
                    <w:szCs w:val="21"/>
                  </w:rPr>
                  <w:delText>奥融科技反向吸收</w:delText>
                </w:r>
                <w:r w:rsidDel="00964E30">
                  <w:rPr>
                    <w:rFonts w:hint="eastAsia"/>
                    <w:color w:val="000000"/>
                    <w:kern w:val="0"/>
                    <w:sz w:val="21"/>
                    <w:szCs w:val="21"/>
                  </w:rPr>
                  <w:delText>SPV</w:delText>
                </w:r>
                <w:r w:rsidDel="00964E30">
                  <w:rPr>
                    <w:rFonts w:hint="eastAsia"/>
                    <w:color w:val="000000"/>
                    <w:kern w:val="0"/>
                    <w:sz w:val="21"/>
                    <w:szCs w:val="21"/>
                  </w:rPr>
                  <w:delText>公司</w:delText>
                </w:r>
                <w:r w:rsidDel="00964E30">
                  <w:rPr>
                    <w:rFonts w:hint="eastAsia"/>
                    <w:color w:val="000000"/>
                    <w:kern w:val="0"/>
                    <w:sz w:val="21"/>
                    <w:szCs w:val="21"/>
                    <w:lang w:val="en"/>
                  </w:rPr>
                  <w:delText>，需确认股权转让的所得额，计入股权转让当年的应纳税所得额，本次转让间隔时间较短，股权未产生溢价</w:delText>
                </w:r>
              </w:del>
            </w:ins>
          </w:p>
          <w:p w14:paraId="38AD0FB2" w14:textId="70F422C3" w:rsidR="005F457E" w:rsidDel="00964E30" w:rsidRDefault="00000000">
            <w:pPr>
              <w:widowControl/>
              <w:spacing w:after="0" w:line="240" w:lineRule="auto"/>
              <w:ind w:firstLineChars="0" w:firstLine="0"/>
              <w:textAlignment w:val="auto"/>
              <w:rPr>
                <w:ins w:id="7318" w:author="Bentayga-" w:date="2026-07-05T17:06:00Z"/>
                <w:del w:id="7319" w:author="Si-yuan LIU" w:date="2026-07-24T14:26:00Z" w16du:dateUtc="2026-07-24T06:26:00Z"/>
                <w:color w:val="000000"/>
                <w:kern w:val="0"/>
                <w:sz w:val="21"/>
                <w:szCs w:val="21"/>
                <w:lang w:val="en"/>
              </w:rPr>
            </w:pPr>
            <w:ins w:id="7320" w:author="Bentayga-" w:date="2026-07-05T17:06:00Z">
              <w:del w:id="7321" w:author="Si-yuan LIU" w:date="2026-07-24T14:26:00Z" w16du:dateUtc="2026-07-24T06:26:00Z">
                <w:r w:rsidDel="00964E30">
                  <w:rPr>
                    <w:color w:val="000000"/>
                    <w:kern w:val="0"/>
                    <w:sz w:val="21"/>
                    <w:szCs w:val="21"/>
                    <w:lang w:val="en"/>
                  </w:rPr>
                  <w:delText>中华人民共和国企业所得税法</w:delText>
                </w:r>
              </w:del>
            </w:ins>
          </w:p>
          <w:p w14:paraId="0EB7E15F" w14:textId="062B7B33" w:rsidR="005F457E" w:rsidDel="00964E30" w:rsidRDefault="00000000">
            <w:pPr>
              <w:widowControl/>
              <w:spacing w:after="0" w:line="240" w:lineRule="auto"/>
              <w:ind w:firstLineChars="0" w:firstLine="0"/>
              <w:textAlignment w:val="auto"/>
              <w:rPr>
                <w:ins w:id="7322" w:author="Bentayga-" w:date="2026-07-05T17:06:00Z"/>
                <w:del w:id="7323" w:author="Si-yuan LIU" w:date="2026-07-24T14:26:00Z" w16du:dateUtc="2026-07-24T06:26:00Z"/>
                <w:color w:val="000000"/>
                <w:kern w:val="0"/>
                <w:sz w:val="21"/>
                <w:szCs w:val="21"/>
                <w:lang w:val="en"/>
              </w:rPr>
            </w:pPr>
            <w:ins w:id="7324" w:author="Bentayga-" w:date="2026-07-05T17:06:00Z">
              <w:del w:id="7325" w:author="Si-yuan LIU" w:date="2026-07-24T14:26:00Z" w16du:dateUtc="2026-07-24T06:26:00Z">
                <w:r w:rsidDel="00964E30">
                  <w:rPr>
                    <w:rFonts w:hint="eastAsia"/>
                    <w:color w:val="000000"/>
                    <w:kern w:val="0"/>
                    <w:sz w:val="21"/>
                    <w:szCs w:val="21"/>
                    <w:lang w:val="en"/>
                  </w:rPr>
                  <w:delText>计算公式：</w:delText>
                </w:r>
              </w:del>
            </w:ins>
          </w:p>
          <w:p w14:paraId="3554CEA7" w14:textId="5145A977" w:rsidR="005F457E" w:rsidDel="00964E30" w:rsidRDefault="00000000">
            <w:pPr>
              <w:widowControl/>
              <w:spacing w:after="0" w:line="240" w:lineRule="auto"/>
              <w:ind w:firstLineChars="0" w:firstLine="0"/>
              <w:textAlignment w:val="auto"/>
              <w:rPr>
                <w:ins w:id="7326" w:author="Bentayga-" w:date="2026-07-05T17:06:00Z"/>
                <w:del w:id="7327" w:author="Si-yuan LIU" w:date="2026-07-24T14:26:00Z" w16du:dateUtc="2026-07-24T06:26:00Z"/>
                <w:color w:val="000000"/>
                <w:kern w:val="0"/>
                <w:sz w:val="21"/>
                <w:szCs w:val="21"/>
              </w:rPr>
            </w:pPr>
            <w:ins w:id="7328" w:author="Bentayga-" w:date="2026-07-05T17:06:00Z">
              <w:del w:id="7329" w:author="Si-yuan LIU" w:date="2026-07-24T14:26:00Z" w16du:dateUtc="2026-07-24T06:26:00Z">
                <w:r w:rsidDel="00964E30">
                  <w:rPr>
                    <w:color w:val="000000"/>
                    <w:kern w:val="0"/>
                    <w:sz w:val="21"/>
                    <w:szCs w:val="21"/>
                    <w:lang w:val="en"/>
                  </w:rPr>
                  <w:delText>当期应纳税额</w:delText>
                </w:r>
                <w:r w:rsidDel="00964E30">
                  <w:rPr>
                    <w:color w:val="000000"/>
                    <w:kern w:val="0"/>
                    <w:sz w:val="21"/>
                    <w:szCs w:val="21"/>
                    <w:lang w:val="en"/>
                  </w:rPr>
                  <w:delText>=</w:delText>
                </w:r>
                <w:r w:rsidDel="00964E30">
                  <w:rPr>
                    <w:rFonts w:hint="eastAsia"/>
                    <w:color w:val="000000"/>
                    <w:kern w:val="0"/>
                    <w:sz w:val="21"/>
                    <w:szCs w:val="21"/>
                    <w:lang w:val="en"/>
                  </w:rPr>
                  <w:delText>（股权转让收入</w:delText>
                </w:r>
                <w:r w:rsidDel="00964E30">
                  <w:rPr>
                    <w:rFonts w:hint="eastAsia"/>
                    <w:color w:val="000000"/>
                    <w:kern w:val="0"/>
                    <w:sz w:val="21"/>
                    <w:szCs w:val="21"/>
                    <w:lang w:val="en"/>
                  </w:rPr>
                  <w:delText>18</w:delText>
                </w:r>
                <w:r w:rsidDel="00964E30">
                  <w:rPr>
                    <w:rFonts w:hint="eastAsia"/>
                    <w:color w:val="000000"/>
                    <w:kern w:val="0"/>
                    <w:sz w:val="21"/>
                    <w:szCs w:val="21"/>
                  </w:rPr>
                  <w:delText>1,32</w:delText>
                </w:r>
                <w:r w:rsidDel="00964E30">
                  <w:rPr>
                    <w:rFonts w:hint="eastAsia"/>
                    <w:color w:val="000000"/>
                    <w:kern w:val="0"/>
                    <w:sz w:val="21"/>
                    <w:szCs w:val="21"/>
                    <w:lang w:val="en"/>
                  </w:rPr>
                  <w:delText>4.00</w:delText>
                </w:r>
                <w:r w:rsidDel="00964E30">
                  <w:rPr>
                    <w:rFonts w:hint="eastAsia"/>
                    <w:color w:val="000000"/>
                    <w:kern w:val="0"/>
                    <w:sz w:val="21"/>
                    <w:szCs w:val="21"/>
                    <w:lang w:val="en"/>
                  </w:rPr>
                  <w:delText>万元</w:delText>
                </w:r>
                <w:r w:rsidDel="00964E30">
                  <w:rPr>
                    <w:color w:val="000000"/>
                    <w:kern w:val="0"/>
                    <w:sz w:val="21"/>
                    <w:szCs w:val="21"/>
                    <w:lang w:val="en"/>
                  </w:rPr>
                  <w:delText>-</w:delText>
                </w:r>
                <w:r w:rsidDel="00964E30">
                  <w:rPr>
                    <w:rFonts w:hint="eastAsia"/>
                    <w:color w:val="000000"/>
                    <w:kern w:val="0"/>
                    <w:sz w:val="21"/>
                    <w:szCs w:val="21"/>
                    <w:lang w:val="en"/>
                  </w:rPr>
                  <w:delText>计税基础</w:delText>
                </w:r>
                <w:r w:rsidDel="00964E30">
                  <w:rPr>
                    <w:rFonts w:hint="eastAsia"/>
                    <w:color w:val="000000"/>
                    <w:kern w:val="0"/>
                    <w:sz w:val="21"/>
                    <w:szCs w:val="21"/>
                    <w:lang w:val="en"/>
                  </w:rPr>
                  <w:delText>18</w:delText>
                </w:r>
                <w:r w:rsidDel="00964E30">
                  <w:rPr>
                    <w:rFonts w:hint="eastAsia"/>
                    <w:color w:val="000000"/>
                    <w:kern w:val="0"/>
                    <w:sz w:val="21"/>
                    <w:szCs w:val="21"/>
                  </w:rPr>
                  <w:delText>1,32</w:delText>
                </w:r>
                <w:r w:rsidDel="00964E30">
                  <w:rPr>
                    <w:rFonts w:hint="eastAsia"/>
                    <w:color w:val="000000"/>
                    <w:kern w:val="0"/>
                    <w:sz w:val="21"/>
                    <w:szCs w:val="21"/>
                    <w:lang w:val="en"/>
                  </w:rPr>
                  <w:delText>4.00</w:delText>
                </w:r>
                <w:r w:rsidDel="00964E30">
                  <w:rPr>
                    <w:rFonts w:hint="eastAsia"/>
                    <w:color w:val="000000"/>
                    <w:kern w:val="0"/>
                    <w:sz w:val="21"/>
                    <w:szCs w:val="21"/>
                    <w:lang w:val="en"/>
                  </w:rPr>
                  <w:delText>万元）</w:delText>
                </w:r>
                <w:r w:rsidDel="00964E30">
                  <w:rPr>
                    <w:color w:val="000000"/>
                    <w:kern w:val="0"/>
                    <w:sz w:val="21"/>
                    <w:szCs w:val="21"/>
                    <w:lang w:val="en"/>
                  </w:rPr>
                  <w:delText>*25%=</w:delText>
                </w:r>
                <w:r w:rsidDel="00964E30">
                  <w:rPr>
                    <w:rFonts w:hint="eastAsia"/>
                    <w:color w:val="000000"/>
                    <w:kern w:val="0"/>
                    <w:sz w:val="21"/>
                    <w:szCs w:val="21"/>
                  </w:rPr>
                  <w:delText>0</w:delText>
                </w:r>
                <w:r w:rsidDel="00964E30">
                  <w:rPr>
                    <w:rFonts w:hint="eastAsia"/>
                    <w:color w:val="000000"/>
                    <w:kern w:val="0"/>
                    <w:sz w:val="21"/>
                    <w:szCs w:val="21"/>
                    <w:lang w:val="en"/>
                  </w:rPr>
                  <w:delText>万元</w:delText>
                </w:r>
              </w:del>
            </w:ins>
          </w:p>
        </w:tc>
        <w:tc>
          <w:tcPr>
            <w:tcW w:w="358" w:type="pct"/>
            <w:gridSpan w:val="3"/>
            <w:vAlign w:val="center"/>
            <w:tcPrChange w:id="7330" w:author="怡然 刘 [2]" w:date="2026-07-08T11:22:00Z">
              <w:tcPr>
                <w:tcW w:w="450" w:type="pct"/>
                <w:gridSpan w:val="5"/>
                <w:vAlign w:val="center"/>
              </w:tcPr>
            </w:tcPrChange>
          </w:tcPr>
          <w:p w14:paraId="26ADF05B" w14:textId="5A072CCB" w:rsidR="005F457E" w:rsidDel="00964E30" w:rsidRDefault="00000000">
            <w:pPr>
              <w:widowControl/>
              <w:spacing w:after="0" w:line="240" w:lineRule="auto"/>
              <w:ind w:firstLineChars="0" w:firstLine="0"/>
              <w:textAlignment w:val="auto"/>
              <w:rPr>
                <w:ins w:id="7331" w:author="Bentayga-" w:date="2026-07-05T17:06:00Z"/>
                <w:del w:id="7332" w:author="Si-yuan LIU" w:date="2026-07-24T14:26:00Z" w16du:dateUtc="2026-07-24T06:26:00Z"/>
                <w:color w:val="000000"/>
                <w:kern w:val="0"/>
                <w:sz w:val="21"/>
                <w:szCs w:val="21"/>
              </w:rPr>
            </w:pPr>
            <w:ins w:id="7333" w:author="Bentayga-" w:date="2026-07-05T17:06:00Z">
              <w:del w:id="7334" w:author="Si-yuan LIU" w:date="2026-07-24T14:26:00Z" w16du:dateUtc="2026-07-24T06:26:00Z">
                <w:r w:rsidDel="00964E30">
                  <w:rPr>
                    <w:rFonts w:hint="eastAsia"/>
                    <w:color w:val="000000"/>
                    <w:kern w:val="0"/>
                    <w:sz w:val="21"/>
                    <w:szCs w:val="21"/>
                  </w:rPr>
                  <w:delText>0</w:delText>
                </w:r>
              </w:del>
            </w:ins>
          </w:p>
        </w:tc>
        <w:tc>
          <w:tcPr>
            <w:tcW w:w="226" w:type="pct"/>
            <w:gridSpan w:val="2"/>
            <w:vAlign w:val="center"/>
            <w:tcPrChange w:id="7335" w:author="怡然 刘 [2]" w:date="2026-07-08T11:22:00Z">
              <w:tcPr>
                <w:tcW w:w="261" w:type="pct"/>
                <w:gridSpan w:val="2"/>
                <w:vAlign w:val="center"/>
              </w:tcPr>
            </w:tcPrChange>
          </w:tcPr>
          <w:p w14:paraId="648FC35B" w14:textId="3678DAAE" w:rsidR="005F457E" w:rsidDel="00964E30" w:rsidRDefault="00000000">
            <w:pPr>
              <w:widowControl/>
              <w:spacing w:after="0" w:line="240" w:lineRule="auto"/>
              <w:ind w:firstLineChars="0" w:firstLine="0"/>
              <w:textAlignment w:val="auto"/>
              <w:rPr>
                <w:ins w:id="7336" w:author="Bentayga-" w:date="2026-07-05T17:06:00Z"/>
                <w:del w:id="7337" w:author="Si-yuan LIU" w:date="2026-07-24T14:26:00Z" w16du:dateUtc="2026-07-24T06:26:00Z"/>
                <w:color w:val="000000"/>
                <w:kern w:val="0"/>
                <w:sz w:val="21"/>
                <w:szCs w:val="21"/>
              </w:rPr>
            </w:pPr>
            <w:ins w:id="7338" w:author="Bentayga-" w:date="2026-07-05T17:06:00Z">
              <w:del w:id="7339" w:author="Si-yuan LIU" w:date="2026-07-24T14:26:00Z" w16du:dateUtc="2026-07-24T06:26:00Z">
                <w:r w:rsidDel="00964E30">
                  <w:rPr>
                    <w:rFonts w:hint="eastAsia"/>
                    <w:color w:val="000000"/>
                    <w:kern w:val="0"/>
                    <w:sz w:val="21"/>
                    <w:szCs w:val="21"/>
                  </w:rPr>
                  <w:delText>/</w:delText>
                </w:r>
              </w:del>
            </w:ins>
          </w:p>
        </w:tc>
        <w:tc>
          <w:tcPr>
            <w:tcW w:w="387" w:type="pct"/>
            <w:gridSpan w:val="2"/>
            <w:vAlign w:val="center"/>
            <w:tcPrChange w:id="7340" w:author="怡然 刘 [2]" w:date="2026-07-08T11:22:00Z">
              <w:tcPr>
                <w:tcW w:w="543" w:type="pct"/>
                <w:gridSpan w:val="6"/>
                <w:vAlign w:val="center"/>
              </w:tcPr>
            </w:tcPrChange>
          </w:tcPr>
          <w:p w14:paraId="428440B8" w14:textId="62F6CA3D" w:rsidR="005F457E" w:rsidDel="00964E30" w:rsidRDefault="00000000">
            <w:pPr>
              <w:widowControl/>
              <w:spacing w:after="0" w:line="240" w:lineRule="auto"/>
              <w:ind w:firstLineChars="0" w:firstLine="0"/>
              <w:textAlignment w:val="auto"/>
              <w:rPr>
                <w:ins w:id="7341" w:author="Bentayga-" w:date="2026-07-05T17:06:00Z"/>
                <w:del w:id="7342" w:author="Si-yuan LIU" w:date="2026-07-24T14:26:00Z" w16du:dateUtc="2026-07-24T06:26:00Z"/>
                <w:color w:val="000000"/>
                <w:kern w:val="0"/>
                <w:sz w:val="21"/>
                <w:szCs w:val="21"/>
              </w:rPr>
            </w:pPr>
            <w:ins w:id="7343" w:author="Bentayga-" w:date="2026-07-05T17:06:00Z">
              <w:del w:id="7344" w:author="Si-yuan LIU" w:date="2026-07-24T14:26:00Z" w16du:dateUtc="2026-07-24T06:26:00Z">
                <w:r w:rsidDel="00964E30">
                  <w:rPr>
                    <w:rFonts w:hint="eastAsia"/>
                    <w:color w:val="000000"/>
                    <w:kern w:val="0"/>
                    <w:sz w:val="21"/>
                    <w:szCs w:val="21"/>
                  </w:rPr>
                  <w:delText>国家税务总局深圳市前海深港现代服务业合作区税务局</w:delText>
                </w:r>
              </w:del>
            </w:ins>
          </w:p>
        </w:tc>
        <w:tc>
          <w:tcPr>
            <w:tcW w:w="87" w:type="pct"/>
            <w:gridSpan w:val="4"/>
            <w:vAlign w:val="center"/>
            <w:tcPrChange w:id="7345" w:author="怡然 刘 [2]" w:date="2026-07-08T11:22:00Z">
              <w:tcPr>
                <w:tcW w:w="331" w:type="pct"/>
                <w:gridSpan w:val="4"/>
                <w:vAlign w:val="center"/>
              </w:tcPr>
            </w:tcPrChange>
          </w:tcPr>
          <w:p w14:paraId="026F3635" w14:textId="54AA1A64" w:rsidR="005F457E" w:rsidDel="00964E30" w:rsidRDefault="00000000">
            <w:pPr>
              <w:widowControl/>
              <w:spacing w:after="0" w:line="240" w:lineRule="auto"/>
              <w:ind w:firstLineChars="0" w:firstLine="0"/>
              <w:textAlignment w:val="auto"/>
              <w:rPr>
                <w:ins w:id="7346" w:author="Bentayga-" w:date="2026-07-05T17:06:00Z"/>
                <w:del w:id="7347" w:author="Si-yuan LIU" w:date="2026-07-24T14:26:00Z" w16du:dateUtc="2026-07-24T06:26:00Z"/>
                <w:color w:val="000000"/>
                <w:kern w:val="0"/>
                <w:sz w:val="21"/>
                <w:szCs w:val="21"/>
              </w:rPr>
            </w:pPr>
            <w:ins w:id="7348" w:author="Bentayga-" w:date="2026-07-05T17:06:00Z">
              <w:del w:id="7349" w:author="Si-yuan LIU" w:date="2026-07-24T14:26:00Z" w16du:dateUtc="2026-07-24T06:26:00Z">
                <w:r w:rsidDel="00964E30">
                  <w:rPr>
                    <w:rFonts w:hint="eastAsia"/>
                    <w:color w:val="000000"/>
                    <w:kern w:val="0"/>
                    <w:sz w:val="21"/>
                    <w:szCs w:val="21"/>
                  </w:rPr>
                  <w:delText>南方资本</w:delText>
                </w:r>
              </w:del>
            </w:ins>
          </w:p>
        </w:tc>
      </w:tr>
      <w:tr w:rsidR="005F457E" w:rsidDel="00964E30" w14:paraId="12BEB0A1" w14:textId="13995555" w:rsidTr="005F457E">
        <w:trPr>
          <w:gridBefore w:val="2"/>
          <w:wBefore w:w="1157" w:type="dxa"/>
          <w:trHeight w:val="290"/>
          <w:tblHeader/>
          <w:jc w:val="center"/>
          <w:ins w:id="7350" w:author="Bentayga-" w:date="2026-07-05T17:06:00Z"/>
          <w:del w:id="7351" w:author="Si-yuan LIU" w:date="2026-07-24T14:26:00Z" w16du:dateUtc="2026-07-24T06:26:00Z"/>
          <w:trPrChange w:id="7352" w:author="怡然 刘 [2]" w:date="2026-07-08T11:22:00Z">
            <w:trPr>
              <w:gridBefore w:val="2"/>
              <w:wBefore w:w="1045" w:type="dxa"/>
              <w:trHeight w:val="290"/>
              <w:jc w:val="center"/>
            </w:trPr>
          </w:trPrChange>
        </w:trPr>
        <w:tc>
          <w:tcPr>
            <w:tcW w:w="991" w:type="pct"/>
            <w:gridSpan w:val="3"/>
            <w:vMerge/>
            <w:vAlign w:val="center"/>
            <w:tcPrChange w:id="7353" w:author="怡然 刘 [2]" w:date="2026-07-08T11:22:00Z">
              <w:tcPr>
                <w:tcW w:w="619" w:type="pct"/>
                <w:gridSpan w:val="5"/>
                <w:vMerge/>
                <w:vAlign w:val="center"/>
              </w:tcPr>
            </w:tcPrChange>
          </w:tcPr>
          <w:p w14:paraId="66CFE304" w14:textId="0E74801A" w:rsidR="005F457E" w:rsidDel="00964E30" w:rsidRDefault="005F457E">
            <w:pPr>
              <w:widowControl/>
              <w:spacing w:after="0" w:line="240" w:lineRule="auto"/>
              <w:ind w:firstLineChars="0" w:firstLine="0"/>
              <w:jc w:val="left"/>
              <w:textAlignment w:val="auto"/>
              <w:rPr>
                <w:ins w:id="7354" w:author="Bentayga-" w:date="2026-07-05T17:06:00Z"/>
                <w:del w:id="7355" w:author="Si-yuan LIU" w:date="2026-07-24T14:26:00Z" w16du:dateUtc="2026-07-24T06:26:00Z"/>
                <w:color w:val="000000"/>
                <w:kern w:val="0"/>
                <w:sz w:val="21"/>
                <w:szCs w:val="21"/>
              </w:rPr>
            </w:pPr>
          </w:p>
        </w:tc>
        <w:tc>
          <w:tcPr>
            <w:tcW w:w="87" w:type="pct"/>
            <w:vAlign w:val="center"/>
            <w:tcPrChange w:id="7356" w:author="怡然 刘 [2]" w:date="2026-07-08T11:22:00Z">
              <w:tcPr>
                <w:tcW w:w="83" w:type="pct"/>
                <w:vAlign w:val="center"/>
              </w:tcPr>
            </w:tcPrChange>
          </w:tcPr>
          <w:p w14:paraId="1350BE55" w14:textId="4360E02A" w:rsidR="005F457E" w:rsidDel="00964E30" w:rsidRDefault="00000000">
            <w:pPr>
              <w:widowControl/>
              <w:spacing w:after="0" w:line="240" w:lineRule="auto"/>
              <w:ind w:firstLineChars="0" w:firstLine="0"/>
              <w:jc w:val="center"/>
              <w:textAlignment w:val="auto"/>
              <w:rPr>
                <w:ins w:id="7357" w:author="Bentayga-" w:date="2026-07-05T17:06:00Z"/>
                <w:del w:id="7358" w:author="Si-yuan LIU" w:date="2026-07-24T14:26:00Z" w16du:dateUtc="2026-07-24T06:26:00Z"/>
                <w:color w:val="000000"/>
                <w:kern w:val="0"/>
                <w:sz w:val="21"/>
                <w:szCs w:val="21"/>
              </w:rPr>
            </w:pPr>
            <w:ins w:id="7359" w:author="Bentayga-" w:date="2026-07-05T17:06:00Z">
              <w:del w:id="7360" w:author="Si-yuan LIU" w:date="2026-07-24T14:26:00Z" w16du:dateUtc="2026-07-24T06:26:00Z">
                <w:r w:rsidDel="00964E30">
                  <w:rPr>
                    <w:rFonts w:hint="eastAsia"/>
                    <w:color w:val="000000"/>
                    <w:kern w:val="0"/>
                    <w:sz w:val="21"/>
                    <w:szCs w:val="21"/>
                  </w:rPr>
                  <w:delText>印花税</w:delText>
                </w:r>
              </w:del>
            </w:ins>
          </w:p>
        </w:tc>
        <w:tc>
          <w:tcPr>
            <w:tcW w:w="89" w:type="pct"/>
            <w:vAlign w:val="center"/>
            <w:tcPrChange w:id="7361" w:author="怡然 刘 [2]" w:date="2026-07-08T11:22:00Z">
              <w:tcPr>
                <w:tcW w:w="127" w:type="pct"/>
                <w:gridSpan w:val="2"/>
                <w:vAlign w:val="center"/>
              </w:tcPr>
            </w:tcPrChange>
          </w:tcPr>
          <w:p w14:paraId="4A9890E7" w14:textId="54CAA390" w:rsidR="005F457E" w:rsidDel="00964E30" w:rsidRDefault="00000000">
            <w:pPr>
              <w:widowControl/>
              <w:spacing w:after="0" w:line="240" w:lineRule="auto"/>
              <w:ind w:firstLineChars="0" w:firstLine="0"/>
              <w:textAlignment w:val="auto"/>
              <w:rPr>
                <w:ins w:id="7362" w:author="Bentayga-" w:date="2026-07-05T17:06:00Z"/>
                <w:del w:id="7363" w:author="Si-yuan LIU" w:date="2026-07-24T14:26:00Z" w16du:dateUtc="2026-07-24T06:26:00Z"/>
                <w:color w:val="000000"/>
                <w:kern w:val="0"/>
                <w:sz w:val="21"/>
                <w:szCs w:val="21"/>
              </w:rPr>
            </w:pPr>
            <w:ins w:id="7364" w:author="Bentayga-" w:date="2026-07-05T17:06:00Z">
              <w:del w:id="7365" w:author="Si-yuan LIU" w:date="2026-07-24T14:26:00Z" w16du:dateUtc="2026-07-24T06:26:00Z">
                <w:r w:rsidDel="00964E30">
                  <w:rPr>
                    <w:color w:val="000000"/>
                    <w:kern w:val="0"/>
                    <w:sz w:val="21"/>
                    <w:szCs w:val="21"/>
                    <w:lang w:val="en"/>
                  </w:rPr>
                  <w:delText>否</w:delText>
                </w:r>
              </w:del>
            </w:ins>
          </w:p>
        </w:tc>
        <w:tc>
          <w:tcPr>
            <w:tcW w:w="2411" w:type="pct"/>
            <w:gridSpan w:val="6"/>
            <w:vAlign w:val="center"/>
            <w:tcPrChange w:id="7366" w:author="怡然 刘 [2]" w:date="2026-07-08T11:22:00Z">
              <w:tcPr>
                <w:tcW w:w="2466" w:type="pct"/>
                <w:gridSpan w:val="9"/>
                <w:vAlign w:val="center"/>
              </w:tcPr>
            </w:tcPrChange>
          </w:tcPr>
          <w:p w14:paraId="78F31A03" w14:textId="17BBD762" w:rsidR="005F457E" w:rsidDel="00964E30" w:rsidRDefault="00000000">
            <w:pPr>
              <w:widowControl/>
              <w:spacing w:after="0" w:line="240" w:lineRule="auto"/>
              <w:ind w:firstLineChars="0" w:firstLine="0"/>
              <w:textAlignment w:val="auto"/>
              <w:rPr>
                <w:ins w:id="7367" w:author="Bentayga-" w:date="2026-07-05T17:06:00Z"/>
                <w:del w:id="7368" w:author="Si-yuan LIU" w:date="2026-07-24T14:26:00Z" w16du:dateUtc="2026-07-24T06:26:00Z"/>
                <w:color w:val="000000"/>
                <w:kern w:val="0"/>
                <w:sz w:val="21"/>
                <w:szCs w:val="21"/>
              </w:rPr>
            </w:pPr>
            <w:ins w:id="7369" w:author="Bentayga-" w:date="2026-07-05T17:06:00Z">
              <w:del w:id="7370" w:author="Si-yuan LIU" w:date="2026-07-24T14:26:00Z" w16du:dateUtc="2026-07-24T06:26:00Z">
                <w:r w:rsidDel="00964E30">
                  <w:rPr>
                    <w:rFonts w:hint="eastAsia"/>
                    <w:color w:val="000000"/>
                    <w:kern w:val="0"/>
                    <w:sz w:val="21"/>
                    <w:szCs w:val="21"/>
                  </w:rPr>
                  <w:delText>奥融科技反向吸收</w:delText>
                </w:r>
                <w:r w:rsidDel="00964E30">
                  <w:rPr>
                    <w:rFonts w:hint="eastAsia"/>
                    <w:color w:val="000000"/>
                    <w:kern w:val="0"/>
                    <w:sz w:val="21"/>
                    <w:szCs w:val="21"/>
                  </w:rPr>
                  <w:delText>SPV</w:delText>
                </w:r>
                <w:r w:rsidDel="00964E30">
                  <w:rPr>
                    <w:rFonts w:hint="eastAsia"/>
                    <w:color w:val="000000"/>
                    <w:kern w:val="0"/>
                    <w:sz w:val="21"/>
                    <w:szCs w:val="21"/>
                  </w:rPr>
                  <w:delText>公司</w:delText>
                </w:r>
                <w:r w:rsidDel="00964E30">
                  <w:rPr>
                    <w:rFonts w:hint="eastAsia"/>
                    <w:color w:val="000000"/>
                    <w:kern w:val="0"/>
                    <w:sz w:val="21"/>
                    <w:szCs w:val="21"/>
                    <w:lang w:val="en"/>
                  </w:rPr>
                  <w:delText>，</w:delText>
                </w:r>
                <w:r w:rsidDel="00964E30">
                  <w:rPr>
                    <w:rFonts w:hint="eastAsia"/>
                    <w:color w:val="000000"/>
                    <w:kern w:val="0"/>
                    <w:sz w:val="21"/>
                    <w:szCs w:val="21"/>
                  </w:rPr>
                  <w:delText>南方资本</w:delText>
                </w:r>
                <w:r w:rsidDel="00964E30">
                  <w:rPr>
                    <w:rFonts w:hint="eastAsia"/>
                    <w:color w:val="000000"/>
                    <w:kern w:val="0"/>
                    <w:sz w:val="21"/>
                    <w:szCs w:val="21"/>
                  </w:rPr>
                  <w:delText>100%</w:delText>
                </w:r>
                <w:r w:rsidDel="00964E30">
                  <w:rPr>
                    <w:rFonts w:hint="eastAsia"/>
                    <w:color w:val="000000"/>
                    <w:kern w:val="0"/>
                    <w:sz w:val="21"/>
                    <w:szCs w:val="21"/>
                  </w:rPr>
                  <w:delText>持股</w:delText>
                </w:r>
                <w:r w:rsidDel="00964E30">
                  <w:rPr>
                    <w:rFonts w:hint="eastAsia"/>
                    <w:color w:val="000000"/>
                    <w:kern w:val="0"/>
                    <w:sz w:val="21"/>
                    <w:szCs w:val="21"/>
                  </w:rPr>
                  <w:delText>SPV</w:delText>
                </w:r>
                <w:r w:rsidDel="00964E30">
                  <w:rPr>
                    <w:rFonts w:hint="eastAsia"/>
                    <w:color w:val="000000"/>
                    <w:kern w:val="0"/>
                    <w:sz w:val="21"/>
                    <w:szCs w:val="21"/>
                  </w:rPr>
                  <w:delText>公司、</w:delText>
                </w:r>
                <w:r w:rsidDel="00964E30">
                  <w:rPr>
                    <w:rFonts w:hint="eastAsia"/>
                    <w:color w:val="000000"/>
                    <w:kern w:val="0"/>
                    <w:sz w:val="21"/>
                    <w:szCs w:val="21"/>
                  </w:rPr>
                  <w:delText>100%</w:delText>
                </w:r>
                <w:r w:rsidDel="00964E30">
                  <w:rPr>
                    <w:rFonts w:hint="eastAsia"/>
                    <w:color w:val="000000"/>
                    <w:kern w:val="0"/>
                    <w:sz w:val="21"/>
                    <w:szCs w:val="21"/>
                  </w:rPr>
                  <w:delText>持股奥融科技，根据《财政部</w:delText>
                </w:r>
                <w:r w:rsidDel="00964E30">
                  <w:rPr>
                    <w:rFonts w:hint="eastAsia"/>
                    <w:color w:val="000000"/>
                    <w:kern w:val="0"/>
                    <w:sz w:val="21"/>
                    <w:szCs w:val="21"/>
                  </w:rPr>
                  <w:delText xml:space="preserve"> </w:delText>
                </w:r>
                <w:r w:rsidDel="00964E30">
                  <w:rPr>
                    <w:rFonts w:hint="eastAsia"/>
                    <w:color w:val="000000"/>
                    <w:kern w:val="0"/>
                    <w:sz w:val="21"/>
                    <w:szCs w:val="21"/>
                  </w:rPr>
                  <w:delText>税务总局公告</w:delText>
                </w:r>
                <w:r w:rsidDel="00964E30">
                  <w:rPr>
                    <w:rFonts w:hint="eastAsia"/>
                    <w:color w:val="000000"/>
                    <w:kern w:val="0"/>
                    <w:sz w:val="21"/>
                    <w:szCs w:val="21"/>
                  </w:rPr>
                  <w:delText>2024</w:delText>
                </w:r>
                <w:r w:rsidDel="00964E30">
                  <w:rPr>
                    <w:rFonts w:hint="eastAsia"/>
                    <w:color w:val="000000"/>
                    <w:kern w:val="0"/>
                    <w:sz w:val="21"/>
                    <w:szCs w:val="21"/>
                  </w:rPr>
                  <w:delText>年第</w:delText>
                </w:r>
                <w:r w:rsidDel="00964E30">
                  <w:rPr>
                    <w:rFonts w:hint="eastAsia"/>
                    <w:color w:val="000000"/>
                    <w:kern w:val="0"/>
                    <w:sz w:val="21"/>
                    <w:szCs w:val="21"/>
                  </w:rPr>
                  <w:delText>14</w:delText>
                </w:r>
                <w:r w:rsidDel="00964E30">
                  <w:rPr>
                    <w:rFonts w:hint="eastAsia"/>
                    <w:color w:val="000000"/>
                    <w:kern w:val="0"/>
                    <w:sz w:val="21"/>
                    <w:szCs w:val="21"/>
                  </w:rPr>
                  <w:delText>号》第三条“同一投资主体内部划转股权书立的产权转移书据，免征印花税”，该行为免征印花税。</w:delText>
                </w:r>
              </w:del>
            </w:ins>
          </w:p>
          <w:p w14:paraId="013391EE" w14:textId="3A246E80" w:rsidR="005F457E" w:rsidDel="00964E30" w:rsidRDefault="00000000">
            <w:pPr>
              <w:widowControl/>
              <w:spacing w:after="0" w:line="240" w:lineRule="auto"/>
              <w:ind w:firstLineChars="0" w:firstLine="0"/>
              <w:textAlignment w:val="auto"/>
              <w:rPr>
                <w:ins w:id="7371" w:author="Bentayga-" w:date="2026-07-05T17:06:00Z"/>
                <w:del w:id="7372" w:author="Si-yuan LIU" w:date="2026-07-24T14:26:00Z" w16du:dateUtc="2026-07-24T06:26:00Z"/>
                <w:color w:val="000000"/>
                <w:kern w:val="0"/>
                <w:sz w:val="21"/>
                <w:szCs w:val="21"/>
              </w:rPr>
            </w:pPr>
            <w:ins w:id="7373" w:author="Bentayga-" w:date="2026-07-05T17:06:00Z">
              <w:del w:id="7374" w:author="Si-yuan LIU" w:date="2026-07-24T14:26:00Z" w16du:dateUtc="2026-07-24T06:26:00Z">
                <w:r w:rsidDel="00964E30">
                  <w:rPr>
                    <w:rFonts w:hint="eastAsia"/>
                    <w:color w:val="000000"/>
                    <w:kern w:val="0"/>
                    <w:sz w:val="21"/>
                    <w:szCs w:val="21"/>
                  </w:rPr>
                  <w:delText>政策依据：《财政部</w:delText>
                </w:r>
                <w:r w:rsidDel="00964E30">
                  <w:rPr>
                    <w:rFonts w:hint="eastAsia"/>
                    <w:color w:val="000000"/>
                    <w:kern w:val="0"/>
                    <w:sz w:val="21"/>
                    <w:szCs w:val="21"/>
                  </w:rPr>
                  <w:delText xml:space="preserve"> </w:delText>
                </w:r>
                <w:r w:rsidDel="00964E30">
                  <w:rPr>
                    <w:rFonts w:hint="eastAsia"/>
                    <w:color w:val="000000"/>
                    <w:kern w:val="0"/>
                    <w:sz w:val="21"/>
                    <w:szCs w:val="21"/>
                  </w:rPr>
                  <w:delText>税务总局公告</w:delText>
                </w:r>
                <w:r w:rsidDel="00964E30">
                  <w:rPr>
                    <w:rFonts w:hint="eastAsia"/>
                    <w:color w:val="000000"/>
                    <w:kern w:val="0"/>
                    <w:sz w:val="21"/>
                    <w:szCs w:val="21"/>
                  </w:rPr>
                  <w:delText>2024</w:delText>
                </w:r>
                <w:r w:rsidDel="00964E30">
                  <w:rPr>
                    <w:rFonts w:hint="eastAsia"/>
                    <w:color w:val="000000"/>
                    <w:kern w:val="0"/>
                    <w:sz w:val="21"/>
                    <w:szCs w:val="21"/>
                  </w:rPr>
                  <w:delText>年第</w:delText>
                </w:r>
                <w:r w:rsidDel="00964E30">
                  <w:rPr>
                    <w:rFonts w:hint="eastAsia"/>
                    <w:color w:val="000000"/>
                    <w:kern w:val="0"/>
                    <w:sz w:val="21"/>
                    <w:szCs w:val="21"/>
                  </w:rPr>
                  <w:delText>14</w:delText>
                </w:r>
                <w:r w:rsidDel="00964E30">
                  <w:rPr>
                    <w:rFonts w:hint="eastAsia"/>
                    <w:color w:val="000000"/>
                    <w:kern w:val="0"/>
                    <w:sz w:val="21"/>
                    <w:szCs w:val="21"/>
                  </w:rPr>
                  <w:delText>号》</w:delText>
                </w:r>
              </w:del>
            </w:ins>
          </w:p>
          <w:p w14:paraId="50F5392D" w14:textId="520E202F" w:rsidR="005F457E" w:rsidDel="00964E30" w:rsidRDefault="00000000">
            <w:pPr>
              <w:widowControl/>
              <w:spacing w:after="0" w:line="240" w:lineRule="auto"/>
              <w:ind w:firstLineChars="0" w:firstLine="0"/>
              <w:textAlignment w:val="auto"/>
              <w:rPr>
                <w:ins w:id="7375" w:author="Bentayga-" w:date="2026-07-05T17:06:00Z"/>
                <w:del w:id="7376" w:author="Si-yuan LIU" w:date="2026-07-24T14:26:00Z" w16du:dateUtc="2026-07-24T06:26:00Z"/>
                <w:color w:val="000000"/>
                <w:kern w:val="0"/>
                <w:sz w:val="21"/>
                <w:szCs w:val="21"/>
              </w:rPr>
            </w:pPr>
            <w:ins w:id="7377" w:author="Bentayga-" w:date="2026-07-05T17:06:00Z">
              <w:del w:id="7378" w:author="Si-yuan LIU" w:date="2026-07-24T14:26:00Z" w16du:dateUtc="2026-07-24T06:26:00Z">
                <w:r w:rsidDel="00964E30">
                  <w:rPr>
                    <w:rFonts w:hint="eastAsia"/>
                    <w:color w:val="000000"/>
                    <w:kern w:val="0"/>
                    <w:sz w:val="21"/>
                    <w:szCs w:val="21"/>
                    <w:lang w:val="en"/>
                  </w:rPr>
                  <w:delText>中华人民共和国印花税法</w:delText>
                </w:r>
              </w:del>
            </w:ins>
          </w:p>
        </w:tc>
        <w:tc>
          <w:tcPr>
            <w:tcW w:w="358" w:type="pct"/>
            <w:gridSpan w:val="3"/>
            <w:vAlign w:val="center"/>
            <w:tcPrChange w:id="7379" w:author="怡然 刘 [2]" w:date="2026-07-08T11:22:00Z">
              <w:tcPr>
                <w:tcW w:w="450" w:type="pct"/>
                <w:gridSpan w:val="5"/>
                <w:vAlign w:val="center"/>
              </w:tcPr>
            </w:tcPrChange>
          </w:tcPr>
          <w:p w14:paraId="78E652CA" w14:textId="23C74AD7" w:rsidR="005F457E" w:rsidDel="00964E30" w:rsidRDefault="00000000">
            <w:pPr>
              <w:widowControl/>
              <w:spacing w:after="0" w:line="240" w:lineRule="auto"/>
              <w:ind w:firstLineChars="0" w:firstLine="0"/>
              <w:textAlignment w:val="auto"/>
              <w:rPr>
                <w:ins w:id="7380" w:author="Bentayga-" w:date="2026-07-05T17:06:00Z"/>
                <w:del w:id="7381" w:author="Si-yuan LIU" w:date="2026-07-24T14:26:00Z" w16du:dateUtc="2026-07-24T06:26:00Z"/>
                <w:color w:val="000000"/>
                <w:kern w:val="0"/>
                <w:sz w:val="21"/>
                <w:szCs w:val="21"/>
              </w:rPr>
            </w:pPr>
            <w:ins w:id="7382" w:author="Bentayga-" w:date="2026-07-05T17:06:00Z">
              <w:del w:id="7383" w:author="Si-yuan LIU" w:date="2026-07-24T14:26:00Z" w16du:dateUtc="2026-07-24T06:26:00Z">
                <w:r w:rsidDel="00964E30">
                  <w:rPr>
                    <w:rFonts w:hint="eastAsia"/>
                    <w:color w:val="000000"/>
                    <w:kern w:val="0"/>
                    <w:sz w:val="21"/>
                    <w:szCs w:val="21"/>
                  </w:rPr>
                  <w:delText>/</w:delText>
                </w:r>
              </w:del>
            </w:ins>
          </w:p>
        </w:tc>
        <w:tc>
          <w:tcPr>
            <w:tcW w:w="226" w:type="pct"/>
            <w:gridSpan w:val="2"/>
            <w:vAlign w:val="center"/>
            <w:tcPrChange w:id="7384" w:author="怡然 刘 [2]" w:date="2026-07-08T11:22:00Z">
              <w:tcPr>
                <w:tcW w:w="261" w:type="pct"/>
                <w:gridSpan w:val="2"/>
                <w:vAlign w:val="center"/>
              </w:tcPr>
            </w:tcPrChange>
          </w:tcPr>
          <w:p w14:paraId="44CD2E73" w14:textId="17BBEFEA" w:rsidR="005F457E" w:rsidDel="00964E30" w:rsidRDefault="00000000">
            <w:pPr>
              <w:widowControl/>
              <w:spacing w:after="0" w:line="240" w:lineRule="auto"/>
              <w:ind w:firstLineChars="0" w:firstLine="0"/>
              <w:textAlignment w:val="auto"/>
              <w:rPr>
                <w:ins w:id="7385" w:author="Bentayga-" w:date="2026-07-05T17:06:00Z"/>
                <w:del w:id="7386" w:author="Si-yuan LIU" w:date="2026-07-24T14:26:00Z" w16du:dateUtc="2026-07-24T06:26:00Z"/>
                <w:color w:val="000000"/>
                <w:kern w:val="0"/>
                <w:sz w:val="21"/>
                <w:szCs w:val="21"/>
              </w:rPr>
            </w:pPr>
            <w:ins w:id="7387" w:author="Bentayga-" w:date="2026-07-05T17:06:00Z">
              <w:del w:id="7388" w:author="Si-yuan LIU" w:date="2026-07-24T14:26:00Z" w16du:dateUtc="2026-07-24T06:26:00Z">
                <w:r w:rsidDel="00964E30">
                  <w:rPr>
                    <w:rFonts w:hint="eastAsia"/>
                    <w:color w:val="000000"/>
                    <w:kern w:val="0"/>
                    <w:sz w:val="21"/>
                    <w:szCs w:val="21"/>
                  </w:rPr>
                  <w:delText>/</w:delText>
                </w:r>
              </w:del>
            </w:ins>
          </w:p>
        </w:tc>
        <w:tc>
          <w:tcPr>
            <w:tcW w:w="387" w:type="pct"/>
            <w:gridSpan w:val="2"/>
            <w:vAlign w:val="center"/>
            <w:tcPrChange w:id="7389" w:author="怡然 刘 [2]" w:date="2026-07-08T11:22:00Z">
              <w:tcPr>
                <w:tcW w:w="543" w:type="pct"/>
                <w:gridSpan w:val="6"/>
                <w:vAlign w:val="center"/>
              </w:tcPr>
            </w:tcPrChange>
          </w:tcPr>
          <w:p w14:paraId="461B3F1C" w14:textId="472B6F5B" w:rsidR="005F457E" w:rsidDel="00964E30" w:rsidRDefault="00000000">
            <w:pPr>
              <w:widowControl/>
              <w:spacing w:after="0" w:line="240" w:lineRule="auto"/>
              <w:ind w:firstLineChars="0" w:firstLine="0"/>
              <w:textAlignment w:val="auto"/>
              <w:rPr>
                <w:ins w:id="7390" w:author="Bentayga-" w:date="2026-07-05T17:06:00Z"/>
                <w:del w:id="7391" w:author="Si-yuan LIU" w:date="2026-07-24T14:26:00Z" w16du:dateUtc="2026-07-24T06:26:00Z"/>
                <w:color w:val="000000"/>
                <w:kern w:val="0"/>
                <w:sz w:val="21"/>
                <w:szCs w:val="21"/>
              </w:rPr>
            </w:pPr>
            <w:ins w:id="7392" w:author="Bentayga-" w:date="2026-07-05T17:06:00Z">
              <w:del w:id="7393" w:author="Si-yuan LIU" w:date="2026-07-24T14:26:00Z" w16du:dateUtc="2026-07-24T06:26:00Z">
                <w:r w:rsidDel="00964E30">
                  <w:rPr>
                    <w:rFonts w:hint="eastAsia"/>
                    <w:color w:val="000000"/>
                    <w:kern w:val="0"/>
                    <w:sz w:val="21"/>
                    <w:szCs w:val="21"/>
                  </w:rPr>
                  <w:delText>/</w:delText>
                </w:r>
              </w:del>
            </w:ins>
          </w:p>
        </w:tc>
        <w:tc>
          <w:tcPr>
            <w:tcW w:w="87" w:type="pct"/>
            <w:gridSpan w:val="4"/>
            <w:vAlign w:val="center"/>
            <w:tcPrChange w:id="7394" w:author="怡然 刘 [2]" w:date="2026-07-08T11:22:00Z">
              <w:tcPr>
                <w:tcW w:w="331" w:type="pct"/>
                <w:gridSpan w:val="4"/>
                <w:vAlign w:val="center"/>
              </w:tcPr>
            </w:tcPrChange>
          </w:tcPr>
          <w:p w14:paraId="0936589B" w14:textId="23BC8DD1" w:rsidR="005F457E" w:rsidDel="00964E30" w:rsidRDefault="00000000">
            <w:pPr>
              <w:widowControl/>
              <w:spacing w:after="0" w:line="240" w:lineRule="auto"/>
              <w:ind w:firstLineChars="0" w:firstLine="0"/>
              <w:textAlignment w:val="auto"/>
              <w:rPr>
                <w:ins w:id="7395" w:author="Bentayga-" w:date="2026-07-05T17:06:00Z"/>
                <w:del w:id="7396" w:author="Si-yuan LIU" w:date="2026-07-24T14:26:00Z" w16du:dateUtc="2026-07-24T06:26:00Z"/>
                <w:color w:val="000000"/>
                <w:kern w:val="0"/>
                <w:sz w:val="21"/>
                <w:szCs w:val="21"/>
              </w:rPr>
            </w:pPr>
            <w:ins w:id="7397" w:author="Bentayga-" w:date="2026-07-05T17:06:00Z">
              <w:del w:id="7398" w:author="Si-yuan LIU" w:date="2026-07-24T14:26:00Z" w16du:dateUtc="2026-07-24T06:26:00Z">
                <w:r w:rsidDel="00964E30">
                  <w:rPr>
                    <w:rFonts w:hint="eastAsia"/>
                    <w:color w:val="000000"/>
                    <w:kern w:val="0"/>
                    <w:sz w:val="21"/>
                    <w:szCs w:val="21"/>
                  </w:rPr>
                  <w:delText>/</w:delText>
                </w:r>
              </w:del>
            </w:ins>
          </w:p>
        </w:tc>
      </w:tr>
      <w:tr w:rsidR="005F457E" w:rsidDel="00964E30" w14:paraId="34FEA284" w14:textId="2051DC3F" w:rsidTr="005F457E">
        <w:trPr>
          <w:gridBefore w:val="2"/>
          <w:gridAfter w:val="1"/>
          <w:wBefore w:w="1157" w:type="dxa"/>
          <w:wAfter w:w="35" w:type="dxa"/>
          <w:trHeight w:val="290"/>
          <w:tblHeader/>
          <w:jc w:val="center"/>
          <w:ins w:id="7399" w:author="Bentayga-" w:date="2026-07-05T17:06:00Z"/>
          <w:del w:id="7400" w:author="Si-yuan LIU" w:date="2026-07-24T14:26:00Z" w16du:dateUtc="2026-07-24T06:26:00Z"/>
          <w:trPrChange w:id="7401" w:author="怡然 刘 [2]" w:date="2026-07-08T11:22:00Z">
            <w:trPr>
              <w:gridBefore w:val="2"/>
              <w:gridAfter w:val="1"/>
              <w:wBefore w:w="1045" w:type="dxa"/>
              <w:wAfter w:w="41" w:type="dxa"/>
              <w:trHeight w:val="290"/>
              <w:jc w:val="center"/>
            </w:trPr>
          </w:trPrChange>
        </w:trPr>
        <w:tc>
          <w:tcPr>
            <w:tcW w:w="991" w:type="pct"/>
            <w:gridSpan w:val="3"/>
            <w:vMerge w:val="restart"/>
            <w:vAlign w:val="center"/>
            <w:tcPrChange w:id="7402" w:author="怡然 刘 [2]" w:date="2026-07-08T11:22:00Z">
              <w:tcPr>
                <w:tcW w:w="619" w:type="pct"/>
                <w:gridSpan w:val="5"/>
                <w:vMerge w:val="restart"/>
                <w:vAlign w:val="center"/>
              </w:tcPr>
            </w:tcPrChange>
          </w:tcPr>
          <w:p w14:paraId="330D699E" w14:textId="3E3C294A" w:rsidR="005F457E" w:rsidDel="00964E30" w:rsidRDefault="00000000">
            <w:pPr>
              <w:widowControl/>
              <w:spacing w:after="0" w:line="240" w:lineRule="auto"/>
              <w:ind w:firstLineChars="0" w:firstLine="0"/>
              <w:jc w:val="left"/>
              <w:textAlignment w:val="auto"/>
              <w:rPr>
                <w:ins w:id="7403" w:author="Bentayga-" w:date="2026-07-05T17:06:00Z"/>
                <w:del w:id="7404" w:author="Si-yuan LIU" w:date="2026-07-24T14:26:00Z" w16du:dateUtc="2026-07-24T06:26:00Z"/>
                <w:color w:val="000000"/>
                <w:kern w:val="0"/>
                <w:sz w:val="21"/>
                <w:szCs w:val="21"/>
              </w:rPr>
            </w:pPr>
            <w:ins w:id="7405" w:author="Bentayga-" w:date="2026-07-05T17:06:00Z">
              <w:del w:id="7406" w:author="Si-yuan LIU" w:date="2026-07-24T14:26:00Z" w16du:dateUtc="2026-07-24T06:26:00Z">
                <w:r w:rsidDel="00964E30">
                  <w:rPr>
                    <w:rFonts w:hint="eastAsia"/>
                    <w:color w:val="000000"/>
                    <w:kern w:val="0"/>
                    <w:sz w:val="21"/>
                    <w:szCs w:val="21"/>
                  </w:rPr>
                  <w:delText>股权转让</w:delText>
                </w:r>
              </w:del>
            </w:ins>
          </w:p>
        </w:tc>
        <w:tc>
          <w:tcPr>
            <w:tcW w:w="3632" w:type="pct"/>
            <w:gridSpan w:val="18"/>
            <w:vAlign w:val="center"/>
            <w:tcPrChange w:id="7407" w:author="怡然 刘 [2]" w:date="2026-07-08T11:22:00Z">
              <w:tcPr>
                <w:tcW w:w="4203" w:type="pct"/>
                <w:gridSpan w:val="28"/>
                <w:vAlign w:val="center"/>
              </w:tcPr>
            </w:tcPrChange>
          </w:tcPr>
          <w:p w14:paraId="2499A293" w14:textId="31A19EB2" w:rsidR="005F457E" w:rsidDel="00964E30" w:rsidRDefault="00000000">
            <w:pPr>
              <w:widowControl/>
              <w:spacing w:after="0" w:line="240" w:lineRule="auto"/>
              <w:ind w:firstLineChars="0" w:firstLine="0"/>
              <w:textAlignment w:val="auto"/>
              <w:rPr>
                <w:ins w:id="7408" w:author="Bentayga-" w:date="2026-07-05T17:06:00Z"/>
                <w:del w:id="7409" w:author="Si-yuan LIU" w:date="2026-07-24T14:26:00Z" w16du:dateUtc="2026-07-24T06:26:00Z"/>
                <w:color w:val="000000"/>
                <w:kern w:val="0"/>
                <w:sz w:val="21"/>
                <w:szCs w:val="21"/>
                <w:highlight w:val="yellow"/>
              </w:rPr>
            </w:pPr>
            <w:ins w:id="7410" w:author="Bentayga-" w:date="2026-07-05T17:06:00Z">
              <w:del w:id="7411" w:author="Si-yuan LIU" w:date="2026-07-24T14:26:00Z" w16du:dateUtc="2026-07-24T06:26:00Z">
                <w:r w:rsidDel="00964E30">
                  <w:rPr>
                    <w:rFonts w:hint="eastAsia"/>
                    <w:color w:val="000000"/>
                    <w:kern w:val="0"/>
                    <w:sz w:val="21"/>
                    <w:szCs w:val="21"/>
                  </w:rPr>
                  <w:delText>8</w:delText>
                </w:r>
                <w:r w:rsidDel="00964E30">
                  <w:rPr>
                    <w:rFonts w:hint="eastAsia"/>
                    <w:color w:val="000000"/>
                    <w:kern w:val="0"/>
                    <w:sz w:val="21"/>
                    <w:szCs w:val="21"/>
                  </w:rPr>
                  <w:delText>、奥融科技转让持有的</w:delText>
                </w:r>
                <w:r w:rsidDel="00964E30">
                  <w:rPr>
                    <w:rFonts w:hint="eastAsia"/>
                    <w:color w:val="000000"/>
                    <w:kern w:val="0"/>
                    <w:sz w:val="21"/>
                    <w:szCs w:val="21"/>
                  </w:rPr>
                  <w:delText>9.60%</w:delText>
                </w:r>
                <w:r w:rsidDel="00964E30">
                  <w:rPr>
                    <w:rFonts w:hint="eastAsia"/>
                    <w:color w:val="000000"/>
                    <w:kern w:val="0"/>
                    <w:sz w:val="21"/>
                    <w:szCs w:val="21"/>
                  </w:rPr>
                  <w:delText>宸瑞中电股权</w:delText>
                </w:r>
              </w:del>
            </w:ins>
          </w:p>
        </w:tc>
      </w:tr>
      <w:tr w:rsidR="005F457E" w:rsidDel="00964E30" w14:paraId="53FC4A9D" w14:textId="06027280" w:rsidTr="005F457E">
        <w:trPr>
          <w:gridBefore w:val="2"/>
          <w:wBefore w:w="1157" w:type="dxa"/>
          <w:trHeight w:val="290"/>
          <w:tblHeader/>
          <w:jc w:val="center"/>
          <w:ins w:id="7412" w:author="Bentayga-" w:date="2026-07-05T17:06:00Z"/>
          <w:del w:id="7413" w:author="Si-yuan LIU" w:date="2026-07-24T14:26:00Z" w16du:dateUtc="2026-07-24T06:26:00Z"/>
          <w:trPrChange w:id="7414" w:author="怡然 刘 [2]" w:date="2026-07-08T11:22:00Z">
            <w:trPr>
              <w:gridBefore w:val="2"/>
              <w:wBefore w:w="1045" w:type="dxa"/>
              <w:trHeight w:val="290"/>
              <w:jc w:val="center"/>
            </w:trPr>
          </w:trPrChange>
        </w:trPr>
        <w:tc>
          <w:tcPr>
            <w:tcW w:w="991" w:type="pct"/>
            <w:gridSpan w:val="3"/>
            <w:vMerge/>
            <w:vAlign w:val="center"/>
            <w:tcPrChange w:id="7415" w:author="怡然 刘 [2]" w:date="2026-07-08T11:22:00Z">
              <w:tcPr>
                <w:tcW w:w="619" w:type="pct"/>
                <w:gridSpan w:val="5"/>
                <w:vMerge/>
                <w:vAlign w:val="center"/>
              </w:tcPr>
            </w:tcPrChange>
          </w:tcPr>
          <w:p w14:paraId="27AD75E0" w14:textId="7F7B1E98" w:rsidR="005F457E" w:rsidDel="00964E30" w:rsidRDefault="005F457E">
            <w:pPr>
              <w:widowControl/>
              <w:spacing w:after="0" w:line="240" w:lineRule="auto"/>
              <w:ind w:firstLineChars="0" w:firstLine="0"/>
              <w:jc w:val="left"/>
              <w:textAlignment w:val="auto"/>
              <w:rPr>
                <w:ins w:id="7416" w:author="Bentayga-" w:date="2026-07-05T17:06:00Z"/>
                <w:del w:id="7417" w:author="Si-yuan LIU" w:date="2026-07-24T14:26:00Z" w16du:dateUtc="2026-07-24T06:26:00Z"/>
                <w:color w:val="000000"/>
                <w:kern w:val="0"/>
                <w:sz w:val="21"/>
                <w:szCs w:val="21"/>
              </w:rPr>
            </w:pPr>
          </w:p>
        </w:tc>
        <w:tc>
          <w:tcPr>
            <w:tcW w:w="87" w:type="pct"/>
            <w:vAlign w:val="center"/>
            <w:tcPrChange w:id="7418" w:author="怡然 刘 [2]" w:date="2026-07-08T11:22:00Z">
              <w:tcPr>
                <w:tcW w:w="83" w:type="pct"/>
                <w:vAlign w:val="center"/>
              </w:tcPr>
            </w:tcPrChange>
          </w:tcPr>
          <w:p w14:paraId="448FD6A2" w14:textId="272EA61F" w:rsidR="005F457E" w:rsidDel="00964E30" w:rsidRDefault="00000000">
            <w:pPr>
              <w:widowControl/>
              <w:spacing w:after="0" w:line="240" w:lineRule="auto"/>
              <w:ind w:firstLineChars="0" w:firstLine="0"/>
              <w:jc w:val="center"/>
              <w:textAlignment w:val="auto"/>
              <w:rPr>
                <w:ins w:id="7419" w:author="Bentayga-" w:date="2026-07-05T17:06:00Z"/>
                <w:del w:id="7420" w:author="Si-yuan LIU" w:date="2026-07-24T14:26:00Z" w16du:dateUtc="2026-07-24T06:26:00Z"/>
                <w:color w:val="000000"/>
                <w:kern w:val="0"/>
                <w:sz w:val="21"/>
                <w:szCs w:val="21"/>
              </w:rPr>
            </w:pPr>
            <w:ins w:id="7421" w:author="Bentayga-" w:date="2026-07-05T17:06:00Z">
              <w:del w:id="7422" w:author="Si-yuan LIU" w:date="2026-07-24T14:26:00Z" w16du:dateUtc="2026-07-24T06:26:00Z">
                <w:r w:rsidDel="00964E30">
                  <w:rPr>
                    <w:rFonts w:hint="eastAsia"/>
                    <w:color w:val="000000"/>
                    <w:kern w:val="0"/>
                    <w:sz w:val="21"/>
                    <w:szCs w:val="21"/>
                  </w:rPr>
                  <w:delText>企业所得税</w:delText>
                </w:r>
              </w:del>
            </w:ins>
          </w:p>
        </w:tc>
        <w:tc>
          <w:tcPr>
            <w:tcW w:w="89" w:type="pct"/>
            <w:vAlign w:val="center"/>
            <w:tcPrChange w:id="7423" w:author="怡然 刘 [2]" w:date="2026-07-08T11:22:00Z">
              <w:tcPr>
                <w:tcW w:w="127" w:type="pct"/>
                <w:gridSpan w:val="2"/>
                <w:vAlign w:val="center"/>
              </w:tcPr>
            </w:tcPrChange>
          </w:tcPr>
          <w:p w14:paraId="5D29F0E6" w14:textId="14E1EDBC" w:rsidR="005F457E" w:rsidDel="00964E30" w:rsidRDefault="00000000">
            <w:pPr>
              <w:widowControl/>
              <w:spacing w:after="0" w:line="240" w:lineRule="auto"/>
              <w:ind w:firstLineChars="0" w:firstLine="0"/>
              <w:textAlignment w:val="auto"/>
              <w:rPr>
                <w:ins w:id="7424" w:author="Bentayga-" w:date="2026-07-05T17:06:00Z"/>
                <w:del w:id="7425" w:author="Si-yuan LIU" w:date="2026-07-24T14:26:00Z" w16du:dateUtc="2026-07-24T06:26:00Z"/>
                <w:color w:val="000000"/>
                <w:kern w:val="0"/>
                <w:sz w:val="21"/>
                <w:szCs w:val="21"/>
              </w:rPr>
            </w:pPr>
            <w:ins w:id="7426" w:author="Bentayga-" w:date="2026-07-05T17:06:00Z">
              <w:del w:id="7427" w:author="Si-yuan LIU" w:date="2026-07-24T14:26:00Z" w16du:dateUtc="2026-07-24T06:26:00Z">
                <w:r w:rsidDel="00964E30">
                  <w:rPr>
                    <w:rFonts w:hint="eastAsia"/>
                    <w:color w:val="000000"/>
                    <w:kern w:val="0"/>
                    <w:sz w:val="21"/>
                    <w:szCs w:val="21"/>
                    <w:lang w:val="en"/>
                  </w:rPr>
                  <w:delText>是</w:delText>
                </w:r>
              </w:del>
            </w:ins>
          </w:p>
        </w:tc>
        <w:tc>
          <w:tcPr>
            <w:tcW w:w="2411" w:type="pct"/>
            <w:gridSpan w:val="6"/>
            <w:vAlign w:val="center"/>
            <w:tcPrChange w:id="7428" w:author="怡然 刘 [2]" w:date="2026-07-08T11:22:00Z">
              <w:tcPr>
                <w:tcW w:w="2466" w:type="pct"/>
                <w:gridSpan w:val="9"/>
                <w:vAlign w:val="center"/>
              </w:tcPr>
            </w:tcPrChange>
          </w:tcPr>
          <w:p w14:paraId="07E15485" w14:textId="11DACEAD" w:rsidR="005F457E" w:rsidDel="00964E30" w:rsidRDefault="00000000">
            <w:pPr>
              <w:widowControl/>
              <w:spacing w:after="0" w:line="240" w:lineRule="auto"/>
              <w:ind w:firstLineChars="0" w:firstLine="0"/>
              <w:textAlignment w:val="auto"/>
              <w:rPr>
                <w:ins w:id="7429" w:author="Bentayga-" w:date="2026-07-05T17:06:00Z"/>
                <w:del w:id="7430" w:author="Si-yuan LIU" w:date="2026-07-24T14:26:00Z" w16du:dateUtc="2026-07-24T06:26:00Z"/>
                <w:color w:val="000000"/>
                <w:kern w:val="0"/>
                <w:sz w:val="21"/>
                <w:szCs w:val="21"/>
              </w:rPr>
            </w:pPr>
            <w:ins w:id="7431" w:author="Bentayga-" w:date="2026-07-05T17:06:00Z">
              <w:del w:id="7432" w:author="Si-yuan LIU" w:date="2026-07-24T14:26:00Z" w16du:dateUtc="2026-07-24T06:26:00Z">
                <w:r w:rsidDel="00964E30">
                  <w:rPr>
                    <w:rFonts w:hint="eastAsia"/>
                    <w:color w:val="000000"/>
                    <w:kern w:val="0"/>
                    <w:sz w:val="21"/>
                    <w:szCs w:val="21"/>
                  </w:rPr>
                  <w:delText>奥融科转让宸瑞中电股权，需确认股权转让的所得，计入当年的应纳税所得额。</w:delText>
                </w:r>
              </w:del>
            </w:ins>
          </w:p>
          <w:p w14:paraId="4A6B997C" w14:textId="7886147F" w:rsidR="005F457E" w:rsidDel="00964E30" w:rsidRDefault="00000000">
            <w:pPr>
              <w:widowControl/>
              <w:spacing w:after="0" w:line="240" w:lineRule="auto"/>
              <w:ind w:firstLineChars="0" w:firstLine="0"/>
              <w:textAlignment w:val="auto"/>
              <w:rPr>
                <w:ins w:id="7433" w:author="Bentayga-" w:date="2026-07-05T17:06:00Z"/>
                <w:del w:id="7434" w:author="Si-yuan LIU" w:date="2026-07-24T14:26:00Z" w16du:dateUtc="2026-07-24T06:26:00Z"/>
                <w:color w:val="000000"/>
                <w:kern w:val="0"/>
                <w:sz w:val="21"/>
                <w:szCs w:val="21"/>
              </w:rPr>
            </w:pPr>
            <w:ins w:id="7435" w:author="Bentayga-" w:date="2026-07-05T17:06:00Z">
              <w:del w:id="7436" w:author="Si-yuan LIU" w:date="2026-07-24T14:26:00Z" w16du:dateUtc="2026-07-24T06:26:00Z">
                <w:r w:rsidDel="00964E30">
                  <w:rPr>
                    <w:rFonts w:hint="eastAsia"/>
                    <w:color w:val="000000"/>
                    <w:kern w:val="0"/>
                    <w:sz w:val="21"/>
                    <w:szCs w:val="21"/>
                  </w:rPr>
                  <w:delText>政策依据：中华人民共和国企业所得税法</w:delText>
                </w:r>
              </w:del>
            </w:ins>
          </w:p>
          <w:p w14:paraId="724D0B5E" w14:textId="40F95726" w:rsidR="005F457E" w:rsidDel="00964E30" w:rsidRDefault="00000000">
            <w:pPr>
              <w:widowControl/>
              <w:spacing w:after="0" w:line="240" w:lineRule="auto"/>
              <w:ind w:firstLineChars="0" w:firstLine="0"/>
              <w:textAlignment w:val="auto"/>
              <w:rPr>
                <w:ins w:id="7437" w:author="Bentayga-" w:date="2026-07-05T17:06:00Z"/>
                <w:del w:id="7438" w:author="Si-yuan LIU" w:date="2026-07-24T14:26:00Z" w16du:dateUtc="2026-07-24T06:26:00Z"/>
                <w:color w:val="000000"/>
                <w:kern w:val="0"/>
                <w:sz w:val="21"/>
                <w:szCs w:val="21"/>
              </w:rPr>
            </w:pPr>
            <w:ins w:id="7439" w:author="Bentayga-" w:date="2026-07-05T17:06:00Z">
              <w:del w:id="7440" w:author="Si-yuan LIU" w:date="2026-07-24T14:26:00Z" w16du:dateUtc="2026-07-24T06:26:00Z">
                <w:r w:rsidDel="00964E30">
                  <w:rPr>
                    <w:rFonts w:hint="eastAsia"/>
                    <w:color w:val="000000"/>
                    <w:kern w:val="0"/>
                    <w:sz w:val="21"/>
                    <w:szCs w:val="21"/>
                  </w:rPr>
                  <w:delText>奥融科技转让宸瑞中电股权，需确认股权转让的所得额，计入股权转让当年的应纳税所得额。</w:delText>
                </w:r>
              </w:del>
            </w:ins>
          </w:p>
          <w:p w14:paraId="42598873" w14:textId="4E9DF848" w:rsidR="005F457E" w:rsidDel="00964E30" w:rsidRDefault="00000000">
            <w:pPr>
              <w:widowControl/>
              <w:spacing w:after="0" w:line="240" w:lineRule="auto"/>
              <w:ind w:firstLineChars="0" w:firstLine="0"/>
              <w:textAlignment w:val="auto"/>
              <w:rPr>
                <w:ins w:id="7441" w:author="Bentayga-" w:date="2026-07-05T17:06:00Z"/>
                <w:del w:id="7442" w:author="Si-yuan LIU" w:date="2026-07-24T14:26:00Z" w16du:dateUtc="2026-07-24T06:26:00Z"/>
                <w:color w:val="000000"/>
                <w:kern w:val="0"/>
                <w:sz w:val="21"/>
                <w:szCs w:val="21"/>
              </w:rPr>
            </w:pPr>
            <w:ins w:id="7443" w:author="Bentayga-" w:date="2026-07-05T17:06:00Z">
              <w:del w:id="7444" w:author="Si-yuan LIU" w:date="2026-07-24T14:26:00Z" w16du:dateUtc="2026-07-24T06:26:00Z">
                <w:r w:rsidDel="00964E30">
                  <w:rPr>
                    <w:rFonts w:hint="eastAsia"/>
                    <w:color w:val="000000"/>
                    <w:kern w:val="0"/>
                    <w:sz w:val="21"/>
                    <w:szCs w:val="21"/>
                  </w:rPr>
                  <w:delText>奥融科技以</w:delText>
                </w:r>
                <w:r w:rsidDel="00964E30">
                  <w:rPr>
                    <w:color w:val="000000"/>
                    <w:kern w:val="0"/>
                    <w:sz w:val="21"/>
                    <w:szCs w:val="21"/>
                  </w:rPr>
                  <w:delText xml:space="preserve"> 1,170.76</w:delText>
                </w:r>
                <w:r w:rsidDel="00964E30">
                  <w:rPr>
                    <w:rFonts w:hint="eastAsia"/>
                    <w:color w:val="000000"/>
                    <w:kern w:val="0"/>
                    <w:sz w:val="21"/>
                    <w:szCs w:val="21"/>
                  </w:rPr>
                  <w:delText>万元的价格转让</w:delText>
                </w:r>
                <w:r w:rsidDel="00964E30">
                  <w:rPr>
                    <w:color w:val="000000"/>
                    <w:kern w:val="0"/>
                    <w:sz w:val="21"/>
                    <w:szCs w:val="21"/>
                  </w:rPr>
                  <w:delText>9.60%</w:delText>
                </w:r>
                <w:r w:rsidDel="00964E30">
                  <w:rPr>
                    <w:rFonts w:hint="eastAsia"/>
                    <w:color w:val="000000"/>
                    <w:kern w:val="0"/>
                    <w:sz w:val="21"/>
                    <w:szCs w:val="21"/>
                  </w:rPr>
                  <w:delText>宸瑞中电股权，奥融科技持有的</w:delText>
                </w:r>
                <w:r w:rsidDel="00964E30">
                  <w:rPr>
                    <w:color w:val="000000"/>
                    <w:kern w:val="0"/>
                    <w:sz w:val="21"/>
                    <w:szCs w:val="21"/>
                  </w:rPr>
                  <w:delText>9.60%</w:delText>
                </w:r>
                <w:r w:rsidDel="00964E30">
                  <w:rPr>
                    <w:rFonts w:hint="eastAsia"/>
                    <w:color w:val="000000"/>
                    <w:kern w:val="0"/>
                    <w:sz w:val="21"/>
                    <w:szCs w:val="21"/>
                  </w:rPr>
                  <w:delText>宸瑞中电股权的计税基础为</w:delText>
                </w:r>
                <w:r w:rsidDel="00964E30">
                  <w:rPr>
                    <w:color w:val="000000"/>
                    <w:kern w:val="0"/>
                    <w:sz w:val="21"/>
                    <w:szCs w:val="21"/>
                  </w:rPr>
                  <w:delText>1,170.76</w:delText>
                </w:r>
                <w:r w:rsidDel="00964E30">
                  <w:rPr>
                    <w:rFonts w:hint="eastAsia"/>
                    <w:color w:val="000000"/>
                    <w:kern w:val="0"/>
                    <w:sz w:val="21"/>
                    <w:szCs w:val="21"/>
                  </w:rPr>
                  <w:delText>万元，本次股权转让应确认的企业所得税应纳税所得额为（股权转让收入</w:delText>
                </w:r>
                <w:r w:rsidDel="00964E30">
                  <w:rPr>
                    <w:color w:val="000000"/>
                    <w:kern w:val="0"/>
                    <w:sz w:val="21"/>
                    <w:szCs w:val="21"/>
                  </w:rPr>
                  <w:delText xml:space="preserve"> 1,170.76</w:delText>
                </w:r>
                <w:r w:rsidDel="00964E30">
                  <w:rPr>
                    <w:rFonts w:hint="eastAsia"/>
                    <w:color w:val="000000"/>
                    <w:kern w:val="0"/>
                    <w:sz w:val="21"/>
                    <w:szCs w:val="21"/>
                  </w:rPr>
                  <w:delText>万元</w:delText>
                </w:r>
                <w:r w:rsidDel="00964E30">
                  <w:rPr>
                    <w:color w:val="000000"/>
                    <w:kern w:val="0"/>
                    <w:sz w:val="21"/>
                    <w:szCs w:val="21"/>
                  </w:rPr>
                  <w:delText>-</w:delText>
                </w:r>
                <w:r w:rsidDel="00964E30">
                  <w:rPr>
                    <w:rFonts w:hint="eastAsia"/>
                    <w:color w:val="000000"/>
                    <w:kern w:val="0"/>
                    <w:sz w:val="21"/>
                    <w:szCs w:val="21"/>
                  </w:rPr>
                  <w:delText>计税基础</w:delText>
                </w:r>
                <w:r w:rsidDel="00964E30">
                  <w:rPr>
                    <w:color w:val="000000"/>
                    <w:kern w:val="0"/>
                    <w:sz w:val="21"/>
                    <w:szCs w:val="21"/>
                  </w:rPr>
                  <w:delText>1,170.76</w:delText>
                </w:r>
                <w:r w:rsidDel="00964E30">
                  <w:rPr>
                    <w:rFonts w:hint="eastAsia"/>
                    <w:color w:val="000000"/>
                    <w:kern w:val="0"/>
                    <w:sz w:val="21"/>
                    <w:szCs w:val="21"/>
                  </w:rPr>
                  <w:delText>万元）</w:delText>
                </w:r>
                <w:r w:rsidDel="00964E30">
                  <w:rPr>
                    <w:color w:val="000000"/>
                    <w:kern w:val="0"/>
                    <w:sz w:val="21"/>
                    <w:szCs w:val="21"/>
                  </w:rPr>
                  <w:delText>=0</w:delText>
                </w:r>
                <w:r w:rsidDel="00964E30">
                  <w:rPr>
                    <w:rFonts w:hint="eastAsia"/>
                    <w:color w:val="000000"/>
                    <w:kern w:val="0"/>
                    <w:sz w:val="21"/>
                    <w:szCs w:val="21"/>
                  </w:rPr>
                  <w:delText>万元，应缴纳企业所得税</w:delText>
                </w:r>
                <w:r w:rsidDel="00964E30">
                  <w:rPr>
                    <w:color w:val="000000"/>
                    <w:kern w:val="0"/>
                    <w:sz w:val="21"/>
                    <w:szCs w:val="21"/>
                  </w:rPr>
                  <w:delText>=0</w:delText>
                </w:r>
                <w:r w:rsidDel="00964E30">
                  <w:rPr>
                    <w:rFonts w:hint="eastAsia"/>
                    <w:color w:val="000000"/>
                    <w:kern w:val="0"/>
                    <w:sz w:val="21"/>
                    <w:szCs w:val="21"/>
                  </w:rPr>
                  <w:delText>万元</w:delText>
                </w:r>
                <w:r w:rsidDel="00964E30">
                  <w:rPr>
                    <w:color w:val="000000"/>
                    <w:kern w:val="0"/>
                    <w:sz w:val="21"/>
                    <w:szCs w:val="21"/>
                  </w:rPr>
                  <w:delText>*15%=0</w:delText>
                </w:r>
                <w:r w:rsidDel="00964E30">
                  <w:rPr>
                    <w:rFonts w:hint="eastAsia"/>
                    <w:color w:val="000000"/>
                    <w:kern w:val="0"/>
                    <w:sz w:val="21"/>
                    <w:szCs w:val="21"/>
                  </w:rPr>
                  <w:delText>万元，则该股权转让事项无需缴</w:delText>
                </w:r>
                <w:r w:rsidDel="00964E30">
                  <w:rPr>
                    <w:rFonts w:cs="楷体_GB2312" w:hint="eastAsia"/>
                    <w:sz w:val="21"/>
                    <w:szCs w:val="21"/>
                    <w:rPrChange w:id="7445" w:author="Kelly Tan" w:date="2026-07-08T11:17:00Z">
                      <w:rPr>
                        <w:rFonts w:ascii="仿宋_GB2312" w:eastAsia="仿宋_GB2312" w:hAnsi="楷体_GB2312" w:cs="楷体_GB2312" w:hint="eastAsia"/>
                        <w:sz w:val="21"/>
                        <w:szCs w:val="21"/>
                      </w:rPr>
                    </w:rPrChange>
                  </w:rPr>
                  <w:delText>纳企业所得税</w:delText>
                </w:r>
                <w:r w:rsidDel="00964E30">
                  <w:rPr>
                    <w:rFonts w:cs="楷体_GB2312" w:hint="eastAsia"/>
                    <w:sz w:val="21"/>
                    <w:szCs w:val="21"/>
                    <w:lang w:val="de-DE"/>
                    <w:rPrChange w:id="7446" w:author="Kelly Tan" w:date="2026-07-08T11:17:00Z">
                      <w:rPr>
                        <w:rFonts w:ascii="仿宋_GB2312" w:eastAsia="仿宋_GB2312" w:hAnsi="楷体_GB2312" w:cs="楷体_GB2312" w:hint="eastAsia"/>
                        <w:sz w:val="21"/>
                        <w:szCs w:val="21"/>
                        <w:lang w:val="de-DE"/>
                      </w:rPr>
                    </w:rPrChange>
                  </w:rPr>
                  <w:delText>。</w:delText>
                </w:r>
              </w:del>
            </w:ins>
          </w:p>
        </w:tc>
        <w:tc>
          <w:tcPr>
            <w:tcW w:w="358" w:type="pct"/>
            <w:gridSpan w:val="3"/>
            <w:vAlign w:val="center"/>
            <w:tcPrChange w:id="7447" w:author="怡然 刘 [2]" w:date="2026-07-08T11:22:00Z">
              <w:tcPr>
                <w:tcW w:w="450" w:type="pct"/>
                <w:gridSpan w:val="5"/>
                <w:vAlign w:val="center"/>
              </w:tcPr>
            </w:tcPrChange>
          </w:tcPr>
          <w:p w14:paraId="1968C2DF" w14:textId="579F315C" w:rsidR="005F457E" w:rsidDel="00964E30" w:rsidRDefault="00000000">
            <w:pPr>
              <w:widowControl/>
              <w:spacing w:after="0" w:line="240" w:lineRule="auto"/>
              <w:ind w:firstLineChars="0" w:firstLine="0"/>
              <w:textAlignment w:val="auto"/>
              <w:rPr>
                <w:ins w:id="7448" w:author="Bentayga-" w:date="2026-07-05T17:06:00Z"/>
                <w:del w:id="7449" w:author="Si-yuan LIU" w:date="2026-07-24T14:26:00Z" w16du:dateUtc="2026-07-24T06:26:00Z"/>
                <w:color w:val="000000"/>
                <w:kern w:val="0"/>
                <w:sz w:val="21"/>
                <w:szCs w:val="21"/>
              </w:rPr>
            </w:pPr>
            <w:ins w:id="7450" w:author="Bentayga-" w:date="2026-07-05T17:06:00Z">
              <w:del w:id="7451" w:author="Si-yuan LIU" w:date="2026-07-24T14:26:00Z" w16du:dateUtc="2026-07-24T06:26:00Z">
                <w:r w:rsidDel="00964E30">
                  <w:rPr>
                    <w:rFonts w:hint="eastAsia"/>
                    <w:color w:val="000000"/>
                    <w:kern w:val="0"/>
                    <w:sz w:val="21"/>
                    <w:szCs w:val="21"/>
                  </w:rPr>
                  <w:delText>0</w:delText>
                </w:r>
              </w:del>
            </w:ins>
          </w:p>
        </w:tc>
        <w:tc>
          <w:tcPr>
            <w:tcW w:w="226" w:type="pct"/>
            <w:gridSpan w:val="2"/>
            <w:vAlign w:val="center"/>
            <w:tcPrChange w:id="7452" w:author="怡然 刘 [2]" w:date="2026-07-08T11:22:00Z">
              <w:tcPr>
                <w:tcW w:w="261" w:type="pct"/>
                <w:gridSpan w:val="2"/>
                <w:vAlign w:val="center"/>
              </w:tcPr>
            </w:tcPrChange>
          </w:tcPr>
          <w:p w14:paraId="63089D22" w14:textId="4A6588E8" w:rsidR="005F457E" w:rsidDel="00964E30" w:rsidRDefault="00000000">
            <w:pPr>
              <w:widowControl/>
              <w:spacing w:after="0" w:line="240" w:lineRule="auto"/>
              <w:ind w:firstLineChars="0" w:firstLine="0"/>
              <w:textAlignment w:val="auto"/>
              <w:rPr>
                <w:ins w:id="7453" w:author="Bentayga-" w:date="2026-07-05T17:06:00Z"/>
                <w:del w:id="7454" w:author="Si-yuan LIU" w:date="2026-07-24T14:26:00Z" w16du:dateUtc="2026-07-24T06:26:00Z"/>
                <w:color w:val="000000"/>
                <w:kern w:val="0"/>
                <w:sz w:val="21"/>
                <w:szCs w:val="21"/>
              </w:rPr>
            </w:pPr>
            <w:ins w:id="7455" w:author="Bentayga-" w:date="2026-07-05T17:06:00Z">
              <w:del w:id="7456" w:author="Si-yuan LIU" w:date="2026-07-24T14:26:00Z" w16du:dateUtc="2026-07-24T06:26:00Z">
                <w:r w:rsidDel="00964E30">
                  <w:rPr>
                    <w:rFonts w:hint="eastAsia"/>
                    <w:color w:val="000000"/>
                    <w:kern w:val="0"/>
                    <w:sz w:val="21"/>
                    <w:szCs w:val="21"/>
                  </w:rPr>
                  <w:delText>/</w:delText>
                </w:r>
              </w:del>
            </w:ins>
          </w:p>
        </w:tc>
        <w:tc>
          <w:tcPr>
            <w:tcW w:w="387" w:type="pct"/>
            <w:gridSpan w:val="2"/>
            <w:vAlign w:val="center"/>
            <w:tcPrChange w:id="7457" w:author="怡然 刘 [2]" w:date="2026-07-08T11:22:00Z">
              <w:tcPr>
                <w:tcW w:w="543" w:type="pct"/>
                <w:gridSpan w:val="6"/>
                <w:vAlign w:val="center"/>
              </w:tcPr>
            </w:tcPrChange>
          </w:tcPr>
          <w:p w14:paraId="5C80FD10" w14:textId="664D49C6" w:rsidR="005F457E" w:rsidDel="00964E30" w:rsidRDefault="00000000">
            <w:pPr>
              <w:widowControl/>
              <w:spacing w:after="0" w:line="240" w:lineRule="auto"/>
              <w:ind w:firstLineChars="0" w:firstLine="0"/>
              <w:textAlignment w:val="auto"/>
              <w:rPr>
                <w:ins w:id="7458" w:author="Bentayga-" w:date="2026-07-05T17:06:00Z"/>
                <w:del w:id="7459" w:author="Si-yuan LIU" w:date="2026-07-24T14:26:00Z" w16du:dateUtc="2026-07-24T06:26:00Z"/>
                <w:color w:val="000000"/>
                <w:kern w:val="0"/>
                <w:sz w:val="21"/>
                <w:szCs w:val="21"/>
                <w:lang w:val="en"/>
              </w:rPr>
            </w:pPr>
            <w:ins w:id="7460" w:author="Bentayga-" w:date="2026-07-05T17:06:00Z">
              <w:del w:id="7461" w:author="Si-yuan LIU" w:date="2026-07-24T14:26:00Z" w16du:dateUtc="2026-07-24T06:26:00Z">
                <w:r w:rsidDel="00964E30">
                  <w:rPr>
                    <w:rFonts w:hint="eastAsia"/>
                    <w:color w:val="000000"/>
                    <w:kern w:val="0"/>
                    <w:sz w:val="21"/>
                    <w:szCs w:val="21"/>
                  </w:rPr>
                  <w:delText>国家税务总局广州市南沙区税务局</w:delText>
                </w:r>
              </w:del>
            </w:ins>
          </w:p>
        </w:tc>
        <w:tc>
          <w:tcPr>
            <w:tcW w:w="87" w:type="pct"/>
            <w:gridSpan w:val="4"/>
            <w:vAlign w:val="center"/>
            <w:tcPrChange w:id="7462" w:author="怡然 刘 [2]" w:date="2026-07-08T11:22:00Z">
              <w:tcPr>
                <w:tcW w:w="331" w:type="pct"/>
                <w:gridSpan w:val="4"/>
                <w:vAlign w:val="center"/>
              </w:tcPr>
            </w:tcPrChange>
          </w:tcPr>
          <w:p w14:paraId="5B79353D" w14:textId="24665CCA" w:rsidR="005F457E" w:rsidDel="00964E30" w:rsidRDefault="00000000">
            <w:pPr>
              <w:widowControl/>
              <w:spacing w:after="0" w:line="240" w:lineRule="auto"/>
              <w:ind w:firstLineChars="0" w:firstLine="0"/>
              <w:textAlignment w:val="auto"/>
              <w:rPr>
                <w:ins w:id="7463" w:author="Bentayga-" w:date="2026-07-05T17:06:00Z"/>
                <w:del w:id="7464" w:author="Si-yuan LIU" w:date="2026-07-24T14:26:00Z" w16du:dateUtc="2026-07-24T06:26:00Z"/>
                <w:color w:val="000000"/>
                <w:kern w:val="0"/>
                <w:sz w:val="21"/>
                <w:szCs w:val="21"/>
              </w:rPr>
            </w:pPr>
            <w:ins w:id="7465" w:author="Bentayga-" w:date="2026-07-05T17:06:00Z">
              <w:del w:id="7466" w:author="Si-yuan LIU" w:date="2026-07-24T14:26:00Z" w16du:dateUtc="2026-07-24T06:26:00Z">
                <w:r w:rsidDel="00964E30">
                  <w:rPr>
                    <w:rFonts w:cs="楷体_GB2312" w:hint="eastAsia"/>
                    <w:sz w:val="21"/>
                    <w:szCs w:val="21"/>
                    <w:rPrChange w:id="7467" w:author="Kelly Tan" w:date="2026-07-08T11:17:00Z">
                      <w:rPr>
                        <w:rFonts w:ascii="仿宋_GB2312" w:eastAsia="仿宋_GB2312" w:hAnsi="楷体_GB2312" w:cs="楷体_GB2312" w:hint="eastAsia"/>
                      </w:rPr>
                    </w:rPrChange>
                  </w:rPr>
                  <w:delText>奥融科技</w:delText>
                </w:r>
              </w:del>
            </w:ins>
          </w:p>
        </w:tc>
      </w:tr>
      <w:tr w:rsidR="005F457E" w:rsidDel="00964E30" w14:paraId="34E94D77" w14:textId="2C0907C9" w:rsidTr="005F457E">
        <w:trPr>
          <w:gridBefore w:val="2"/>
          <w:wBefore w:w="1157" w:type="dxa"/>
          <w:trHeight w:val="1540"/>
          <w:tblHeader/>
          <w:jc w:val="center"/>
          <w:ins w:id="7468" w:author="Bentayga-" w:date="2026-07-05T17:06:00Z"/>
          <w:del w:id="7469" w:author="Si-yuan LIU" w:date="2026-07-24T14:26:00Z" w16du:dateUtc="2026-07-24T06:26:00Z"/>
          <w:trPrChange w:id="7470" w:author="怡然 刘 [2]" w:date="2026-07-08T11:22:00Z">
            <w:trPr>
              <w:gridBefore w:val="2"/>
              <w:wBefore w:w="1045" w:type="dxa"/>
              <w:trHeight w:val="1540"/>
              <w:jc w:val="center"/>
            </w:trPr>
          </w:trPrChange>
        </w:trPr>
        <w:tc>
          <w:tcPr>
            <w:tcW w:w="991" w:type="pct"/>
            <w:gridSpan w:val="3"/>
            <w:vAlign w:val="center"/>
            <w:tcPrChange w:id="7471" w:author="怡然 刘 [2]" w:date="2026-07-08T11:22:00Z">
              <w:tcPr>
                <w:tcW w:w="619" w:type="pct"/>
                <w:gridSpan w:val="5"/>
                <w:vAlign w:val="center"/>
              </w:tcPr>
            </w:tcPrChange>
          </w:tcPr>
          <w:p w14:paraId="10C740A1" w14:textId="26EF460F" w:rsidR="005F457E" w:rsidDel="00964E30" w:rsidRDefault="005F457E">
            <w:pPr>
              <w:widowControl/>
              <w:spacing w:after="0" w:line="240" w:lineRule="auto"/>
              <w:ind w:firstLineChars="0" w:firstLine="0"/>
              <w:jc w:val="left"/>
              <w:textAlignment w:val="auto"/>
              <w:rPr>
                <w:ins w:id="7472" w:author="Bentayga-" w:date="2026-07-05T17:06:00Z"/>
                <w:del w:id="7473" w:author="Si-yuan LIU" w:date="2026-07-24T14:26:00Z" w16du:dateUtc="2026-07-24T06:26:00Z"/>
                <w:color w:val="000000"/>
                <w:kern w:val="0"/>
                <w:sz w:val="21"/>
                <w:szCs w:val="21"/>
              </w:rPr>
            </w:pPr>
          </w:p>
        </w:tc>
        <w:tc>
          <w:tcPr>
            <w:tcW w:w="87" w:type="pct"/>
            <w:vAlign w:val="center"/>
            <w:tcPrChange w:id="7474" w:author="怡然 刘 [2]" w:date="2026-07-08T11:22:00Z">
              <w:tcPr>
                <w:tcW w:w="83" w:type="pct"/>
                <w:vAlign w:val="center"/>
              </w:tcPr>
            </w:tcPrChange>
          </w:tcPr>
          <w:p w14:paraId="470720ED" w14:textId="1C9A18CE" w:rsidR="005F457E" w:rsidDel="00964E30" w:rsidRDefault="00000000">
            <w:pPr>
              <w:widowControl/>
              <w:spacing w:after="0" w:line="240" w:lineRule="auto"/>
              <w:ind w:firstLineChars="0" w:firstLine="0"/>
              <w:jc w:val="center"/>
              <w:textAlignment w:val="auto"/>
              <w:rPr>
                <w:ins w:id="7475" w:author="Bentayga-" w:date="2026-07-05T17:06:00Z"/>
                <w:del w:id="7476" w:author="Si-yuan LIU" w:date="2026-07-24T14:26:00Z" w16du:dateUtc="2026-07-24T06:26:00Z"/>
                <w:color w:val="000000"/>
                <w:kern w:val="0"/>
                <w:sz w:val="21"/>
                <w:szCs w:val="21"/>
              </w:rPr>
            </w:pPr>
            <w:ins w:id="7477" w:author="Bentayga-" w:date="2026-07-05T17:06:00Z">
              <w:del w:id="7478" w:author="Si-yuan LIU" w:date="2026-07-24T14:26:00Z" w16du:dateUtc="2026-07-24T06:26:00Z">
                <w:r w:rsidDel="00964E30">
                  <w:rPr>
                    <w:rFonts w:hint="eastAsia"/>
                    <w:color w:val="000000"/>
                    <w:kern w:val="0"/>
                    <w:sz w:val="21"/>
                    <w:szCs w:val="21"/>
                  </w:rPr>
                  <w:delText>印花税</w:delText>
                </w:r>
              </w:del>
            </w:ins>
          </w:p>
        </w:tc>
        <w:tc>
          <w:tcPr>
            <w:tcW w:w="89" w:type="pct"/>
            <w:vAlign w:val="center"/>
            <w:tcPrChange w:id="7479" w:author="怡然 刘 [2]" w:date="2026-07-08T11:22:00Z">
              <w:tcPr>
                <w:tcW w:w="127" w:type="pct"/>
                <w:gridSpan w:val="2"/>
                <w:vAlign w:val="center"/>
              </w:tcPr>
            </w:tcPrChange>
          </w:tcPr>
          <w:p w14:paraId="0FAAB8B4" w14:textId="11E075A7" w:rsidR="005F457E" w:rsidDel="00964E30" w:rsidRDefault="00000000">
            <w:pPr>
              <w:widowControl/>
              <w:spacing w:after="0" w:line="240" w:lineRule="auto"/>
              <w:ind w:firstLineChars="0" w:firstLine="0"/>
              <w:textAlignment w:val="auto"/>
              <w:rPr>
                <w:ins w:id="7480" w:author="Bentayga-" w:date="2026-07-05T17:06:00Z"/>
                <w:del w:id="7481" w:author="Si-yuan LIU" w:date="2026-07-24T14:26:00Z" w16du:dateUtc="2026-07-24T06:26:00Z"/>
                <w:color w:val="000000"/>
                <w:kern w:val="0"/>
                <w:sz w:val="21"/>
                <w:szCs w:val="21"/>
              </w:rPr>
            </w:pPr>
            <w:ins w:id="7482" w:author="Bentayga-" w:date="2026-07-05T17:06:00Z">
              <w:del w:id="7483" w:author="Si-yuan LIU" w:date="2026-07-24T14:26:00Z" w16du:dateUtc="2026-07-24T06:26:00Z">
                <w:r w:rsidDel="00964E30">
                  <w:rPr>
                    <w:rFonts w:hint="eastAsia"/>
                    <w:color w:val="000000"/>
                    <w:kern w:val="0"/>
                    <w:sz w:val="21"/>
                    <w:szCs w:val="21"/>
                    <w:lang w:val="en"/>
                  </w:rPr>
                  <w:delText>是</w:delText>
                </w:r>
              </w:del>
            </w:ins>
          </w:p>
        </w:tc>
        <w:tc>
          <w:tcPr>
            <w:tcW w:w="2411" w:type="pct"/>
            <w:gridSpan w:val="6"/>
            <w:vAlign w:val="center"/>
            <w:tcPrChange w:id="7484" w:author="怡然 刘 [2]" w:date="2026-07-08T11:22:00Z">
              <w:tcPr>
                <w:tcW w:w="2466" w:type="pct"/>
                <w:gridSpan w:val="9"/>
                <w:vAlign w:val="center"/>
              </w:tcPr>
            </w:tcPrChange>
          </w:tcPr>
          <w:p w14:paraId="213F7A5D" w14:textId="13259340" w:rsidR="005F457E" w:rsidDel="00964E30" w:rsidRDefault="00000000">
            <w:pPr>
              <w:widowControl/>
              <w:spacing w:after="0" w:line="240" w:lineRule="auto"/>
              <w:ind w:firstLineChars="0" w:firstLine="0"/>
              <w:textAlignment w:val="auto"/>
              <w:rPr>
                <w:ins w:id="7485" w:author="Bentayga-" w:date="2026-07-05T17:06:00Z"/>
                <w:del w:id="7486" w:author="Si-yuan LIU" w:date="2026-07-24T14:26:00Z" w16du:dateUtc="2026-07-24T06:26:00Z"/>
                <w:color w:val="000000"/>
                <w:kern w:val="0"/>
                <w:sz w:val="21"/>
                <w:szCs w:val="21"/>
              </w:rPr>
            </w:pPr>
            <w:ins w:id="7487" w:author="Bentayga-" w:date="2026-07-05T17:06:00Z">
              <w:del w:id="7488" w:author="Si-yuan LIU" w:date="2026-07-24T14:26:00Z" w16du:dateUtc="2026-07-24T06:26:00Z">
                <w:r w:rsidDel="00964E30">
                  <w:rPr>
                    <w:rFonts w:hint="eastAsia"/>
                    <w:color w:val="000000"/>
                    <w:kern w:val="0"/>
                    <w:sz w:val="21"/>
                    <w:szCs w:val="21"/>
                  </w:rPr>
                  <w:delText>奥缔飞梭以</w:delText>
                </w:r>
                <w:r w:rsidDel="00964E30">
                  <w:rPr>
                    <w:rFonts w:hint="eastAsia"/>
                    <w:color w:val="000000"/>
                    <w:kern w:val="0"/>
                    <w:sz w:val="21"/>
                    <w:szCs w:val="21"/>
                  </w:rPr>
                  <w:delText>621.97</w:delText>
                </w:r>
                <w:r w:rsidDel="00964E30">
                  <w:rPr>
                    <w:rFonts w:hint="eastAsia"/>
                    <w:color w:val="000000"/>
                    <w:kern w:val="0"/>
                    <w:sz w:val="21"/>
                    <w:szCs w:val="21"/>
                  </w:rPr>
                  <w:delText>万元对价取得</w:delText>
                </w:r>
                <w:r w:rsidDel="00964E30">
                  <w:rPr>
                    <w:rFonts w:hint="eastAsia"/>
                    <w:color w:val="000000"/>
                    <w:kern w:val="0"/>
                    <w:sz w:val="21"/>
                    <w:szCs w:val="21"/>
                  </w:rPr>
                  <w:delText>5.1%</w:delText>
                </w:r>
                <w:r w:rsidDel="00964E30">
                  <w:rPr>
                    <w:rFonts w:hint="eastAsia"/>
                    <w:color w:val="000000"/>
                    <w:kern w:val="0"/>
                    <w:sz w:val="21"/>
                    <w:szCs w:val="21"/>
                  </w:rPr>
                  <w:delText>宸瑞中电股权，腾度信息以</w:delText>
                </w:r>
                <w:r w:rsidDel="00964E30">
                  <w:rPr>
                    <w:rFonts w:hint="eastAsia"/>
                    <w:color w:val="000000"/>
                    <w:kern w:val="0"/>
                    <w:sz w:val="21"/>
                    <w:szCs w:val="21"/>
                  </w:rPr>
                  <w:delText>548.79</w:delText>
                </w:r>
                <w:r w:rsidDel="00964E30">
                  <w:rPr>
                    <w:rFonts w:hint="eastAsia"/>
                    <w:color w:val="000000"/>
                    <w:kern w:val="0"/>
                    <w:sz w:val="21"/>
                    <w:szCs w:val="21"/>
                  </w:rPr>
                  <w:delText>万元取得宸瑞中电股权</w:delText>
                </w:r>
              </w:del>
            </w:ins>
          </w:p>
          <w:p w14:paraId="76DCC801" w14:textId="1B4FDA22" w:rsidR="005F457E" w:rsidDel="00964E30" w:rsidRDefault="00000000">
            <w:pPr>
              <w:widowControl/>
              <w:spacing w:after="0" w:line="240" w:lineRule="auto"/>
              <w:ind w:firstLineChars="0" w:firstLine="0"/>
              <w:textAlignment w:val="auto"/>
              <w:rPr>
                <w:ins w:id="7489" w:author="Bentayga-" w:date="2026-07-05T17:06:00Z"/>
                <w:del w:id="7490" w:author="Si-yuan LIU" w:date="2026-07-24T14:26:00Z" w16du:dateUtc="2026-07-24T06:26:00Z"/>
                <w:color w:val="000000"/>
                <w:kern w:val="0"/>
                <w:sz w:val="21"/>
                <w:szCs w:val="21"/>
                <w:lang w:val="en"/>
              </w:rPr>
            </w:pPr>
            <w:ins w:id="7491" w:author="Bentayga-" w:date="2026-07-05T17:06:00Z">
              <w:del w:id="7492" w:author="Si-yuan LIU" w:date="2026-07-24T14:26:00Z" w16du:dateUtc="2026-07-24T06:26:00Z">
                <w:r w:rsidDel="00964E30">
                  <w:rPr>
                    <w:rFonts w:hint="eastAsia"/>
                    <w:color w:val="000000"/>
                    <w:kern w:val="0"/>
                    <w:sz w:val="21"/>
                    <w:szCs w:val="21"/>
                    <w:lang w:val="en"/>
                  </w:rPr>
                  <w:delText>按照股权转让金额依据产权转移书据</w:delText>
                </w:r>
                <w:r w:rsidDel="00964E30">
                  <w:rPr>
                    <w:color w:val="000000"/>
                    <w:kern w:val="0"/>
                    <w:sz w:val="21"/>
                    <w:szCs w:val="21"/>
                    <w:lang w:val="en"/>
                  </w:rPr>
                  <w:delText>0.05%</w:delText>
                </w:r>
                <w:r w:rsidDel="00964E30">
                  <w:rPr>
                    <w:rFonts w:hint="eastAsia"/>
                    <w:color w:val="000000"/>
                    <w:kern w:val="0"/>
                    <w:sz w:val="21"/>
                    <w:szCs w:val="21"/>
                    <w:lang w:val="en"/>
                  </w:rPr>
                  <w:delText>计算缴纳（双边）</w:delText>
                </w:r>
              </w:del>
            </w:ins>
          </w:p>
          <w:p w14:paraId="1DD8CDA7" w14:textId="08463343" w:rsidR="005F457E" w:rsidDel="00964E30" w:rsidRDefault="00000000">
            <w:pPr>
              <w:widowControl/>
              <w:spacing w:after="0" w:line="240" w:lineRule="auto"/>
              <w:ind w:firstLineChars="0" w:firstLine="0"/>
              <w:textAlignment w:val="auto"/>
              <w:rPr>
                <w:ins w:id="7493" w:author="Bentayga-" w:date="2026-07-05T17:06:00Z"/>
                <w:del w:id="7494" w:author="Si-yuan LIU" w:date="2026-07-24T14:26:00Z" w16du:dateUtc="2026-07-24T06:26:00Z"/>
                <w:color w:val="000000"/>
                <w:kern w:val="0"/>
                <w:sz w:val="21"/>
                <w:szCs w:val="21"/>
                <w:lang w:val="en"/>
              </w:rPr>
            </w:pPr>
            <w:ins w:id="7495" w:author="Bentayga-" w:date="2026-07-05T17:06:00Z">
              <w:del w:id="7496" w:author="Si-yuan LIU" w:date="2026-07-24T14:26:00Z" w16du:dateUtc="2026-07-24T06:26:00Z">
                <w:r w:rsidDel="00964E30">
                  <w:rPr>
                    <w:rFonts w:hint="eastAsia"/>
                    <w:color w:val="000000"/>
                    <w:kern w:val="0"/>
                    <w:sz w:val="21"/>
                    <w:szCs w:val="21"/>
                    <w:lang w:val="en"/>
                  </w:rPr>
                  <w:delText>计算公式：（（</w:delText>
                </w:r>
                <w:r w:rsidDel="00964E30">
                  <w:rPr>
                    <w:rFonts w:hint="eastAsia"/>
                    <w:color w:val="000000"/>
                    <w:kern w:val="0"/>
                    <w:sz w:val="21"/>
                    <w:szCs w:val="21"/>
                    <w:lang w:val="en"/>
                  </w:rPr>
                  <w:delText xml:space="preserve"> </w:delText>
                </w:r>
                <w:r w:rsidDel="00964E30">
                  <w:rPr>
                    <w:rFonts w:hint="eastAsia"/>
                    <w:color w:val="000000"/>
                    <w:kern w:val="0"/>
                    <w:sz w:val="21"/>
                    <w:szCs w:val="21"/>
                  </w:rPr>
                  <w:delText>621.97</w:delText>
                </w:r>
                <w:r w:rsidDel="00964E30">
                  <w:rPr>
                    <w:color w:val="000000"/>
                    <w:kern w:val="0"/>
                    <w:sz w:val="21"/>
                    <w:szCs w:val="21"/>
                    <w:lang w:val="en"/>
                  </w:rPr>
                  <w:delText>*0.05%</w:delText>
                </w:r>
                <w:r w:rsidDel="00964E30">
                  <w:rPr>
                    <w:rFonts w:hint="eastAsia"/>
                    <w:color w:val="000000"/>
                    <w:kern w:val="0"/>
                    <w:sz w:val="21"/>
                    <w:szCs w:val="21"/>
                    <w:lang w:val="en"/>
                  </w:rPr>
                  <w:delText>）</w:delText>
                </w:r>
                <w:r w:rsidDel="00964E30">
                  <w:rPr>
                    <w:rFonts w:hint="eastAsia"/>
                    <w:color w:val="000000"/>
                    <w:kern w:val="0"/>
                    <w:sz w:val="21"/>
                    <w:szCs w:val="21"/>
                  </w:rPr>
                  <w:delText>+</w:delText>
                </w:r>
                <w:r w:rsidDel="00964E30">
                  <w:rPr>
                    <w:rFonts w:hint="eastAsia"/>
                    <w:color w:val="000000"/>
                    <w:kern w:val="0"/>
                    <w:sz w:val="21"/>
                    <w:szCs w:val="21"/>
                  </w:rPr>
                  <w:delText>（</w:delText>
                </w:r>
                <w:r w:rsidDel="00964E30">
                  <w:rPr>
                    <w:rFonts w:hint="eastAsia"/>
                    <w:color w:val="000000"/>
                    <w:kern w:val="0"/>
                    <w:sz w:val="21"/>
                    <w:szCs w:val="21"/>
                  </w:rPr>
                  <w:delText>548.79*0.05%</w:delText>
                </w:r>
                <w:r w:rsidDel="00964E30">
                  <w:rPr>
                    <w:rFonts w:hint="eastAsia"/>
                    <w:color w:val="000000"/>
                    <w:kern w:val="0"/>
                    <w:sz w:val="21"/>
                    <w:szCs w:val="21"/>
                  </w:rPr>
                  <w:delText>）</w:delText>
                </w:r>
                <w:r w:rsidDel="00964E30">
                  <w:rPr>
                    <w:rFonts w:hint="eastAsia"/>
                    <w:color w:val="000000"/>
                    <w:kern w:val="0"/>
                    <w:sz w:val="21"/>
                    <w:szCs w:val="21"/>
                    <w:lang w:val="en"/>
                  </w:rPr>
                  <w:delText>）</w:delText>
                </w:r>
                <w:r w:rsidDel="00964E30">
                  <w:rPr>
                    <w:color w:val="000000"/>
                    <w:kern w:val="0"/>
                    <w:sz w:val="21"/>
                    <w:szCs w:val="21"/>
                    <w:lang w:val="en"/>
                  </w:rPr>
                  <w:delText>*2=</w:delText>
                </w:r>
                <w:r w:rsidDel="00964E30">
                  <w:rPr>
                    <w:rFonts w:hint="eastAsia"/>
                    <w:color w:val="000000"/>
                    <w:kern w:val="0"/>
                    <w:sz w:val="21"/>
                    <w:szCs w:val="21"/>
                  </w:rPr>
                  <w:delText>1.16</w:delText>
                </w:r>
                <w:r w:rsidDel="00964E30">
                  <w:rPr>
                    <w:rFonts w:hint="eastAsia"/>
                    <w:color w:val="000000"/>
                    <w:kern w:val="0"/>
                    <w:sz w:val="21"/>
                    <w:szCs w:val="21"/>
                    <w:lang w:val="en"/>
                  </w:rPr>
                  <w:delText>万元</w:delText>
                </w:r>
              </w:del>
            </w:ins>
          </w:p>
        </w:tc>
        <w:tc>
          <w:tcPr>
            <w:tcW w:w="358" w:type="pct"/>
            <w:gridSpan w:val="3"/>
            <w:vAlign w:val="center"/>
            <w:tcPrChange w:id="7497" w:author="怡然 刘 [2]" w:date="2026-07-08T11:22:00Z">
              <w:tcPr>
                <w:tcW w:w="450" w:type="pct"/>
                <w:gridSpan w:val="5"/>
                <w:vAlign w:val="center"/>
              </w:tcPr>
            </w:tcPrChange>
          </w:tcPr>
          <w:p w14:paraId="1FA6CEAC" w14:textId="34A8FBEC" w:rsidR="005F457E" w:rsidDel="00964E30" w:rsidRDefault="00000000">
            <w:pPr>
              <w:widowControl/>
              <w:spacing w:after="0" w:line="240" w:lineRule="auto"/>
              <w:ind w:firstLineChars="0" w:firstLine="0"/>
              <w:textAlignment w:val="auto"/>
              <w:rPr>
                <w:ins w:id="7498" w:author="Bentayga-" w:date="2026-07-05T17:06:00Z"/>
                <w:del w:id="7499" w:author="Si-yuan LIU" w:date="2026-07-24T14:26:00Z" w16du:dateUtc="2026-07-24T06:26:00Z"/>
                <w:color w:val="000000"/>
                <w:kern w:val="0"/>
                <w:sz w:val="21"/>
                <w:szCs w:val="21"/>
              </w:rPr>
            </w:pPr>
            <w:ins w:id="7500" w:author="Bentayga-" w:date="2026-07-05T17:06:00Z">
              <w:del w:id="7501" w:author="Si-yuan LIU" w:date="2026-07-24T14:26:00Z" w16du:dateUtc="2026-07-24T06:26:00Z">
                <w:r w:rsidDel="00964E30">
                  <w:rPr>
                    <w:rFonts w:hint="eastAsia"/>
                    <w:color w:val="000000"/>
                    <w:kern w:val="0"/>
                    <w:sz w:val="21"/>
                    <w:szCs w:val="21"/>
                  </w:rPr>
                  <w:delText>1.16</w:delText>
                </w:r>
              </w:del>
            </w:ins>
          </w:p>
        </w:tc>
        <w:tc>
          <w:tcPr>
            <w:tcW w:w="226" w:type="pct"/>
            <w:gridSpan w:val="2"/>
            <w:vAlign w:val="center"/>
            <w:tcPrChange w:id="7502" w:author="怡然 刘 [2]" w:date="2026-07-08T11:22:00Z">
              <w:tcPr>
                <w:tcW w:w="261" w:type="pct"/>
                <w:gridSpan w:val="2"/>
                <w:vAlign w:val="center"/>
              </w:tcPr>
            </w:tcPrChange>
          </w:tcPr>
          <w:p w14:paraId="598A6213" w14:textId="02CCE714" w:rsidR="005F457E" w:rsidDel="00964E30" w:rsidRDefault="00000000">
            <w:pPr>
              <w:widowControl/>
              <w:spacing w:after="0" w:line="240" w:lineRule="auto"/>
              <w:ind w:firstLineChars="0" w:firstLine="0"/>
              <w:textAlignment w:val="auto"/>
              <w:rPr>
                <w:ins w:id="7503" w:author="Bentayga-" w:date="2026-07-05T17:06:00Z"/>
                <w:del w:id="7504" w:author="Si-yuan LIU" w:date="2026-07-24T14:26:00Z" w16du:dateUtc="2026-07-24T06:26:00Z"/>
                <w:color w:val="000000"/>
                <w:kern w:val="0"/>
                <w:sz w:val="21"/>
                <w:szCs w:val="21"/>
              </w:rPr>
            </w:pPr>
            <w:ins w:id="7505" w:author="Bentayga-" w:date="2026-07-05T17:06:00Z">
              <w:del w:id="7506" w:author="Si-yuan LIU" w:date="2026-07-24T14:26:00Z" w16du:dateUtc="2026-07-24T06:26:00Z">
                <w:r w:rsidDel="00964E30">
                  <w:rPr>
                    <w:rFonts w:hint="eastAsia"/>
                    <w:color w:val="000000"/>
                    <w:kern w:val="0"/>
                    <w:sz w:val="21"/>
                    <w:szCs w:val="21"/>
                  </w:rPr>
                  <w:delText>/</w:delText>
                </w:r>
              </w:del>
            </w:ins>
          </w:p>
        </w:tc>
        <w:tc>
          <w:tcPr>
            <w:tcW w:w="387" w:type="pct"/>
            <w:gridSpan w:val="2"/>
            <w:vAlign w:val="center"/>
            <w:tcPrChange w:id="7507" w:author="怡然 刘 [2]" w:date="2026-07-08T11:22:00Z">
              <w:tcPr>
                <w:tcW w:w="543" w:type="pct"/>
                <w:gridSpan w:val="6"/>
                <w:vAlign w:val="center"/>
              </w:tcPr>
            </w:tcPrChange>
          </w:tcPr>
          <w:p w14:paraId="39B13E26" w14:textId="16A4147A" w:rsidR="005F457E" w:rsidDel="00964E30" w:rsidRDefault="00000000">
            <w:pPr>
              <w:widowControl/>
              <w:spacing w:after="0" w:line="240" w:lineRule="auto"/>
              <w:ind w:firstLineChars="0" w:firstLine="0"/>
              <w:textAlignment w:val="auto"/>
              <w:rPr>
                <w:ins w:id="7508" w:author="Bentayga-" w:date="2026-07-05T17:06:00Z"/>
                <w:del w:id="7509" w:author="Si-yuan LIU" w:date="2026-07-24T14:26:00Z" w16du:dateUtc="2026-07-24T06:26:00Z"/>
                <w:color w:val="000000"/>
                <w:kern w:val="0"/>
                <w:sz w:val="21"/>
                <w:szCs w:val="21"/>
              </w:rPr>
            </w:pPr>
            <w:ins w:id="7510" w:author="Bentayga-" w:date="2026-07-05T17:06:00Z">
              <w:del w:id="7511" w:author="Si-yuan LIU" w:date="2026-07-24T14:26:00Z" w16du:dateUtc="2026-07-24T06:26:00Z">
                <w:r w:rsidDel="00964E30">
                  <w:rPr>
                    <w:rFonts w:hint="eastAsia"/>
                    <w:color w:val="000000"/>
                    <w:kern w:val="0"/>
                    <w:sz w:val="21"/>
                    <w:szCs w:val="21"/>
                  </w:rPr>
                  <w:delText>国家税务总局广州市南沙区税务局</w:delText>
                </w:r>
              </w:del>
            </w:ins>
          </w:p>
        </w:tc>
        <w:tc>
          <w:tcPr>
            <w:tcW w:w="87" w:type="pct"/>
            <w:gridSpan w:val="4"/>
            <w:vAlign w:val="center"/>
            <w:tcPrChange w:id="7512" w:author="怡然 刘 [2]" w:date="2026-07-08T11:22:00Z">
              <w:tcPr>
                <w:tcW w:w="331" w:type="pct"/>
                <w:gridSpan w:val="4"/>
                <w:vAlign w:val="center"/>
              </w:tcPr>
            </w:tcPrChange>
          </w:tcPr>
          <w:p w14:paraId="327CCAFB" w14:textId="659BFB6A" w:rsidR="005F457E" w:rsidRPr="005F457E" w:rsidDel="00964E30" w:rsidRDefault="00000000">
            <w:pPr>
              <w:widowControl/>
              <w:spacing w:after="0" w:line="240" w:lineRule="auto"/>
              <w:ind w:firstLineChars="0" w:firstLine="0"/>
              <w:textAlignment w:val="auto"/>
              <w:rPr>
                <w:ins w:id="7513" w:author="Bentayga-" w:date="2026-07-05T17:06:00Z"/>
                <w:del w:id="7514" w:author="Si-yuan LIU" w:date="2026-07-24T14:26:00Z" w16du:dateUtc="2026-07-24T06:26:00Z"/>
                <w:color w:val="000000"/>
                <w:kern w:val="0"/>
                <w:sz w:val="21"/>
                <w:szCs w:val="21"/>
                <w:rPrChange w:id="7515" w:author="Kelly Tan" w:date="2026-07-08T11:17:00Z">
                  <w:rPr>
                    <w:ins w:id="7516" w:author="Bentayga-" w:date="2026-07-05T17:06:00Z"/>
                    <w:del w:id="7517" w:author="Si-yuan LIU" w:date="2026-07-24T14:26:00Z" w16du:dateUtc="2026-07-24T06:26:00Z"/>
                    <w:rFonts w:eastAsia="仿宋_GB2312"/>
                    <w:color w:val="000000"/>
                    <w:kern w:val="0"/>
                    <w:sz w:val="21"/>
                    <w:szCs w:val="21"/>
                  </w:rPr>
                </w:rPrChange>
              </w:rPr>
            </w:pPr>
            <w:ins w:id="7518" w:author="Bentayga-" w:date="2026-07-05T17:06:00Z">
              <w:del w:id="7519" w:author="Si-yuan LIU" w:date="2026-07-24T14:26:00Z" w16du:dateUtc="2026-07-24T06:26:00Z">
                <w:r w:rsidDel="00964E30">
                  <w:rPr>
                    <w:rFonts w:cs="楷体_GB2312" w:hint="eastAsia"/>
                    <w:sz w:val="21"/>
                    <w:szCs w:val="21"/>
                    <w:rPrChange w:id="7520" w:author="Kelly Tan" w:date="2026-07-08T11:17:00Z">
                      <w:rPr>
                        <w:rFonts w:ascii="仿宋_GB2312" w:eastAsia="仿宋_GB2312" w:hAnsi="楷体_GB2312" w:cs="楷体_GB2312" w:hint="eastAsia"/>
                      </w:rPr>
                    </w:rPrChange>
                  </w:rPr>
                  <w:delText>奥融科技、奥缔飞梭、腾度信息</w:delText>
                </w:r>
              </w:del>
            </w:ins>
          </w:p>
        </w:tc>
      </w:tr>
      <w:tr w:rsidR="005F457E" w:rsidDel="00964E30" w14:paraId="5305DEB6" w14:textId="4CC2A57B" w:rsidTr="005F457E">
        <w:trPr>
          <w:gridAfter w:val="2"/>
          <w:wAfter w:w="97" w:type="dxa"/>
          <w:trHeight w:val="550"/>
          <w:tblHeader/>
          <w:jc w:val="center"/>
          <w:ins w:id="7521" w:author="Kelly Tan" w:date="2026-07-08T11:13:00Z"/>
          <w:del w:id="7522" w:author="Si-yuan LIU" w:date="2026-07-24T14:26:00Z" w16du:dateUtc="2026-07-24T06:26:00Z"/>
          <w:trPrChange w:id="7523" w:author="怡然 刘 [2]" w:date="2026-07-08T11:22:00Z">
            <w:trPr>
              <w:gridAfter w:val="2"/>
              <w:wAfter w:w="113" w:type="dxa"/>
              <w:trHeight w:val="550"/>
              <w:jc w:val="center"/>
            </w:trPr>
          </w:trPrChange>
        </w:trPr>
        <w:tc>
          <w:tcPr>
            <w:tcW w:w="356" w:type="pct"/>
            <w:vAlign w:val="center"/>
            <w:tcPrChange w:id="7524" w:author="怡然 刘 [2]" w:date="2026-07-08T11:22:00Z">
              <w:tcPr>
                <w:tcW w:w="371" w:type="pct"/>
                <w:vAlign w:val="center"/>
              </w:tcPr>
            </w:tcPrChange>
          </w:tcPr>
          <w:p w14:paraId="1783A3AF" w14:textId="4C607432" w:rsidR="005F457E" w:rsidDel="00964E30" w:rsidRDefault="00000000">
            <w:pPr>
              <w:widowControl/>
              <w:spacing w:after="0" w:line="240" w:lineRule="auto"/>
              <w:ind w:firstLineChars="0" w:firstLine="0"/>
              <w:jc w:val="center"/>
              <w:textAlignment w:val="auto"/>
              <w:rPr>
                <w:ins w:id="7525" w:author="Kelly Tan" w:date="2026-07-08T11:13:00Z"/>
                <w:del w:id="7526" w:author="Si-yuan LIU" w:date="2026-07-24T14:26:00Z" w16du:dateUtc="2026-07-24T06:26:00Z"/>
                <w:b/>
                <w:bCs/>
                <w:color w:val="000000"/>
                <w:kern w:val="0"/>
                <w:sz w:val="21"/>
                <w:szCs w:val="21"/>
              </w:rPr>
            </w:pPr>
            <w:ins w:id="7527" w:author="Kelly Tan" w:date="2026-07-08T11:13:00Z">
              <w:del w:id="7528" w:author="Si-yuan LIU" w:date="2026-07-24T14:26:00Z" w16du:dateUtc="2026-07-24T06:26:00Z">
                <w:r w:rsidDel="00964E30">
                  <w:rPr>
                    <w:rFonts w:hint="eastAsia"/>
                    <w:b/>
                    <w:bCs/>
                    <w:color w:val="000000"/>
                    <w:kern w:val="0"/>
                    <w:sz w:val="21"/>
                    <w:szCs w:val="21"/>
                  </w:rPr>
                  <w:delText>阶段</w:delText>
                </w:r>
              </w:del>
            </w:ins>
          </w:p>
        </w:tc>
        <w:tc>
          <w:tcPr>
            <w:tcW w:w="167" w:type="pct"/>
            <w:gridSpan w:val="2"/>
            <w:vAlign w:val="center"/>
            <w:tcPrChange w:id="7529" w:author="怡然 刘 [2]" w:date="2026-07-08T11:22:00Z">
              <w:tcPr>
                <w:tcW w:w="152" w:type="pct"/>
                <w:gridSpan w:val="3"/>
                <w:vAlign w:val="center"/>
              </w:tcPr>
            </w:tcPrChange>
          </w:tcPr>
          <w:p w14:paraId="302B3B34" w14:textId="2F058DDE" w:rsidR="005F457E" w:rsidDel="00964E30" w:rsidRDefault="00000000">
            <w:pPr>
              <w:widowControl/>
              <w:spacing w:after="0" w:line="240" w:lineRule="auto"/>
              <w:ind w:firstLineChars="0" w:firstLine="0"/>
              <w:jc w:val="center"/>
              <w:textAlignment w:val="auto"/>
              <w:rPr>
                <w:ins w:id="7530" w:author="Kelly Tan" w:date="2026-07-08T11:13:00Z"/>
                <w:del w:id="7531" w:author="Si-yuan LIU" w:date="2026-07-24T14:26:00Z" w16du:dateUtc="2026-07-24T06:26:00Z"/>
                <w:b/>
                <w:bCs/>
                <w:color w:val="000000"/>
                <w:kern w:val="0"/>
                <w:sz w:val="21"/>
                <w:szCs w:val="21"/>
              </w:rPr>
            </w:pPr>
            <w:ins w:id="7532" w:author="Kelly Tan" w:date="2026-07-08T11:13:00Z">
              <w:del w:id="7533" w:author="Si-yuan LIU" w:date="2026-07-24T14:26:00Z" w16du:dateUtc="2026-07-24T06:26:00Z">
                <w:r w:rsidDel="00964E30">
                  <w:rPr>
                    <w:rFonts w:hint="eastAsia"/>
                    <w:b/>
                    <w:bCs/>
                    <w:color w:val="000000"/>
                    <w:kern w:val="0"/>
                    <w:sz w:val="21"/>
                    <w:szCs w:val="21"/>
                  </w:rPr>
                  <w:delText>税种</w:delText>
                </w:r>
              </w:del>
            </w:ins>
          </w:p>
        </w:tc>
        <w:tc>
          <w:tcPr>
            <w:tcW w:w="509" w:type="pct"/>
            <w:vAlign w:val="center"/>
            <w:tcPrChange w:id="7534" w:author="怡然 刘 [2]" w:date="2026-07-08T11:22:00Z">
              <w:tcPr>
                <w:tcW w:w="132" w:type="pct"/>
                <w:gridSpan w:val="2"/>
                <w:vAlign w:val="center"/>
              </w:tcPr>
            </w:tcPrChange>
          </w:tcPr>
          <w:p w14:paraId="058B1070" w14:textId="05E9A037" w:rsidR="005F457E" w:rsidDel="00964E30" w:rsidRDefault="00000000">
            <w:pPr>
              <w:widowControl/>
              <w:spacing w:after="0" w:line="240" w:lineRule="auto"/>
              <w:ind w:firstLineChars="0" w:firstLine="0"/>
              <w:jc w:val="center"/>
              <w:textAlignment w:val="auto"/>
              <w:rPr>
                <w:ins w:id="7535" w:author="Kelly Tan" w:date="2026-07-08T11:13:00Z"/>
                <w:del w:id="7536" w:author="Si-yuan LIU" w:date="2026-07-24T14:26:00Z" w16du:dateUtc="2026-07-24T06:26:00Z"/>
                <w:b/>
                <w:bCs/>
                <w:color w:val="000000"/>
                <w:kern w:val="0"/>
                <w:sz w:val="21"/>
                <w:szCs w:val="21"/>
              </w:rPr>
            </w:pPr>
            <w:ins w:id="7537" w:author="Kelly Tan" w:date="2026-07-08T11:13:00Z">
              <w:del w:id="7538" w:author="Si-yuan LIU" w:date="2026-07-24T14:26:00Z" w16du:dateUtc="2026-07-24T06:26:00Z">
                <w:r w:rsidDel="00964E30">
                  <w:rPr>
                    <w:rFonts w:hint="eastAsia"/>
                    <w:b/>
                    <w:bCs/>
                    <w:color w:val="000000"/>
                    <w:kern w:val="0"/>
                    <w:sz w:val="21"/>
                    <w:szCs w:val="21"/>
                  </w:rPr>
                  <w:delText>是否涉及</w:delText>
                </w:r>
              </w:del>
            </w:ins>
          </w:p>
        </w:tc>
        <w:tc>
          <w:tcPr>
            <w:tcW w:w="2270" w:type="pct"/>
            <w:gridSpan w:val="6"/>
            <w:vAlign w:val="center"/>
            <w:tcPrChange w:id="7539" w:author="怡然 刘 [2]" w:date="2026-07-08T11:22:00Z">
              <w:tcPr>
                <w:tcW w:w="2303" w:type="pct"/>
                <w:gridSpan w:val="9"/>
                <w:vAlign w:val="center"/>
              </w:tcPr>
            </w:tcPrChange>
          </w:tcPr>
          <w:p w14:paraId="4302444C" w14:textId="0ACFB80A" w:rsidR="005F457E" w:rsidDel="00964E30" w:rsidRDefault="00000000">
            <w:pPr>
              <w:widowControl/>
              <w:spacing w:after="0" w:line="240" w:lineRule="auto"/>
              <w:ind w:firstLineChars="0" w:firstLine="0"/>
              <w:jc w:val="center"/>
              <w:textAlignment w:val="auto"/>
              <w:rPr>
                <w:ins w:id="7540" w:author="Kelly Tan" w:date="2026-07-08T11:13:00Z"/>
                <w:del w:id="7541" w:author="Si-yuan LIU" w:date="2026-07-24T14:26:00Z" w16du:dateUtc="2026-07-24T06:26:00Z"/>
                <w:b/>
                <w:bCs/>
                <w:color w:val="000000"/>
                <w:kern w:val="0"/>
                <w:sz w:val="21"/>
                <w:szCs w:val="21"/>
              </w:rPr>
            </w:pPr>
            <w:ins w:id="7542" w:author="Kelly Tan" w:date="2026-07-08T11:13:00Z">
              <w:del w:id="7543" w:author="Si-yuan LIU" w:date="2026-07-24T14:26:00Z" w16du:dateUtc="2026-07-24T06:26:00Z">
                <w:r w:rsidDel="00964E30">
                  <w:rPr>
                    <w:rFonts w:hint="eastAsia"/>
                    <w:b/>
                    <w:bCs/>
                    <w:color w:val="000000"/>
                    <w:kern w:val="0"/>
                    <w:sz w:val="21"/>
                    <w:szCs w:val="21"/>
                  </w:rPr>
                  <w:delText>计税依据和公式</w:delText>
                </w:r>
              </w:del>
            </w:ins>
          </w:p>
        </w:tc>
        <w:tc>
          <w:tcPr>
            <w:tcW w:w="422" w:type="pct"/>
            <w:gridSpan w:val="2"/>
            <w:vAlign w:val="center"/>
            <w:tcPrChange w:id="7544" w:author="怡然 刘 [2]" w:date="2026-07-08T11:22:00Z">
              <w:tcPr>
                <w:tcW w:w="562" w:type="pct"/>
                <w:gridSpan w:val="2"/>
                <w:vAlign w:val="center"/>
              </w:tcPr>
            </w:tcPrChange>
          </w:tcPr>
          <w:p w14:paraId="4902E682" w14:textId="29CF4D73" w:rsidR="005F457E" w:rsidDel="00964E30" w:rsidRDefault="00000000">
            <w:pPr>
              <w:widowControl/>
              <w:spacing w:after="0" w:line="240" w:lineRule="auto"/>
              <w:ind w:firstLineChars="0" w:firstLine="0"/>
              <w:jc w:val="center"/>
              <w:textAlignment w:val="auto"/>
              <w:rPr>
                <w:ins w:id="7545" w:author="Kelly Tan" w:date="2026-07-08T11:13:00Z"/>
                <w:del w:id="7546" w:author="Si-yuan LIU" w:date="2026-07-24T14:26:00Z" w16du:dateUtc="2026-07-24T06:26:00Z"/>
                <w:b/>
                <w:bCs/>
                <w:color w:val="000000"/>
                <w:kern w:val="0"/>
                <w:sz w:val="21"/>
                <w:szCs w:val="21"/>
              </w:rPr>
            </w:pPr>
            <w:ins w:id="7547" w:author="Kelly Tan" w:date="2026-07-08T11:13:00Z">
              <w:del w:id="7548" w:author="Si-yuan LIU" w:date="2026-07-24T14:26:00Z" w16du:dateUtc="2026-07-24T06:26:00Z">
                <w:r w:rsidDel="00964E30">
                  <w:rPr>
                    <w:rFonts w:hint="eastAsia"/>
                    <w:b/>
                    <w:bCs/>
                    <w:color w:val="000000"/>
                    <w:kern w:val="0"/>
                    <w:sz w:val="21"/>
                    <w:szCs w:val="21"/>
                  </w:rPr>
                  <w:delText>应纳税额（万元）</w:delText>
                </w:r>
              </w:del>
            </w:ins>
          </w:p>
        </w:tc>
        <w:tc>
          <w:tcPr>
            <w:tcW w:w="421" w:type="pct"/>
            <w:gridSpan w:val="3"/>
            <w:vAlign w:val="center"/>
            <w:tcPrChange w:id="7549" w:author="怡然 刘 [2]" w:date="2026-07-08T11:22:00Z">
              <w:tcPr>
                <w:tcW w:w="393" w:type="pct"/>
                <w:gridSpan w:val="5"/>
                <w:vAlign w:val="center"/>
              </w:tcPr>
            </w:tcPrChange>
          </w:tcPr>
          <w:p w14:paraId="0F51ED56" w14:textId="3DA1A285" w:rsidR="005F457E" w:rsidDel="00964E30" w:rsidRDefault="00000000">
            <w:pPr>
              <w:widowControl/>
              <w:spacing w:after="0" w:line="240" w:lineRule="auto"/>
              <w:ind w:firstLineChars="0" w:firstLine="0"/>
              <w:jc w:val="center"/>
              <w:textAlignment w:val="auto"/>
              <w:rPr>
                <w:ins w:id="7550" w:author="Kelly Tan" w:date="2026-07-08T11:13:00Z"/>
                <w:del w:id="7551" w:author="Si-yuan LIU" w:date="2026-07-24T14:26:00Z" w16du:dateUtc="2026-07-24T06:26:00Z"/>
                <w:b/>
                <w:bCs/>
                <w:color w:val="000000"/>
                <w:kern w:val="0"/>
                <w:sz w:val="21"/>
                <w:szCs w:val="21"/>
              </w:rPr>
            </w:pPr>
            <w:ins w:id="7552" w:author="Kelly Tan" w:date="2026-07-08T11:13:00Z">
              <w:del w:id="7553" w:author="Si-yuan LIU" w:date="2026-07-24T14:26:00Z" w16du:dateUtc="2026-07-24T06:26:00Z">
                <w:r w:rsidDel="00964E30">
                  <w:rPr>
                    <w:rFonts w:hint="eastAsia"/>
                    <w:b/>
                    <w:bCs/>
                    <w:color w:val="000000"/>
                    <w:kern w:val="0"/>
                    <w:sz w:val="21"/>
                    <w:szCs w:val="21"/>
                  </w:rPr>
                  <w:delText>已纳税额（万元）</w:delText>
                </w:r>
              </w:del>
            </w:ins>
          </w:p>
        </w:tc>
        <w:tc>
          <w:tcPr>
            <w:tcW w:w="414" w:type="pct"/>
            <w:gridSpan w:val="2"/>
            <w:vAlign w:val="center"/>
            <w:tcPrChange w:id="7554" w:author="怡然 刘 [2]" w:date="2026-07-08T11:22:00Z">
              <w:tcPr>
                <w:tcW w:w="565" w:type="pct"/>
                <w:gridSpan w:val="5"/>
                <w:vAlign w:val="center"/>
              </w:tcPr>
            </w:tcPrChange>
          </w:tcPr>
          <w:p w14:paraId="550AA321" w14:textId="6B195F99" w:rsidR="005F457E" w:rsidDel="00964E30" w:rsidRDefault="00000000">
            <w:pPr>
              <w:widowControl/>
              <w:spacing w:after="0" w:line="240" w:lineRule="auto"/>
              <w:ind w:firstLineChars="0" w:firstLine="0"/>
              <w:jc w:val="center"/>
              <w:textAlignment w:val="auto"/>
              <w:rPr>
                <w:ins w:id="7555" w:author="Kelly Tan" w:date="2026-07-08T11:13:00Z"/>
                <w:del w:id="7556" w:author="Si-yuan LIU" w:date="2026-07-24T14:26:00Z" w16du:dateUtc="2026-07-24T06:26:00Z"/>
                <w:b/>
                <w:bCs/>
                <w:color w:val="000000"/>
                <w:kern w:val="0"/>
                <w:sz w:val="21"/>
                <w:szCs w:val="21"/>
              </w:rPr>
            </w:pPr>
            <w:ins w:id="7557" w:author="Kelly Tan" w:date="2026-07-08T11:13:00Z">
              <w:del w:id="7558" w:author="Si-yuan LIU" w:date="2026-07-24T14:26:00Z" w16du:dateUtc="2026-07-24T06:26:00Z">
                <w:r w:rsidDel="00964E30">
                  <w:rPr>
                    <w:rFonts w:hint="eastAsia"/>
                    <w:b/>
                    <w:bCs/>
                    <w:color w:val="000000"/>
                    <w:kern w:val="0"/>
                    <w:sz w:val="21"/>
                    <w:szCs w:val="21"/>
                  </w:rPr>
                  <w:delText>纳税地点</w:delText>
                </w:r>
              </w:del>
            </w:ins>
          </w:p>
        </w:tc>
        <w:tc>
          <w:tcPr>
            <w:tcW w:w="441" w:type="pct"/>
            <w:gridSpan w:val="5"/>
            <w:vAlign w:val="center"/>
            <w:tcPrChange w:id="7559" w:author="怡然 刘 [2]" w:date="2026-07-08T11:22:00Z">
              <w:tcPr>
                <w:tcW w:w="521" w:type="pct"/>
                <w:gridSpan w:val="7"/>
                <w:vAlign w:val="center"/>
              </w:tcPr>
            </w:tcPrChange>
          </w:tcPr>
          <w:p w14:paraId="14210D3F" w14:textId="7ABD5714" w:rsidR="005F457E" w:rsidDel="00964E30" w:rsidRDefault="00000000">
            <w:pPr>
              <w:widowControl/>
              <w:spacing w:after="0" w:line="240" w:lineRule="auto"/>
              <w:ind w:firstLineChars="0" w:firstLine="0"/>
              <w:jc w:val="center"/>
              <w:textAlignment w:val="auto"/>
              <w:rPr>
                <w:ins w:id="7560" w:author="Kelly Tan" w:date="2026-07-08T11:13:00Z"/>
                <w:del w:id="7561" w:author="Si-yuan LIU" w:date="2026-07-24T14:26:00Z" w16du:dateUtc="2026-07-24T06:26:00Z"/>
                <w:b/>
                <w:bCs/>
                <w:color w:val="000000"/>
                <w:kern w:val="0"/>
                <w:sz w:val="21"/>
                <w:szCs w:val="21"/>
              </w:rPr>
            </w:pPr>
            <w:ins w:id="7562" w:author="Kelly Tan" w:date="2026-07-08T11:13:00Z">
              <w:del w:id="7563" w:author="Si-yuan LIU" w:date="2026-07-24T14:26:00Z" w16du:dateUtc="2026-07-24T06:26:00Z">
                <w:r w:rsidDel="00964E30">
                  <w:rPr>
                    <w:rFonts w:hint="eastAsia"/>
                    <w:b/>
                    <w:bCs/>
                    <w:color w:val="000000"/>
                    <w:kern w:val="0"/>
                    <w:sz w:val="21"/>
                    <w:szCs w:val="21"/>
                  </w:rPr>
                  <w:delText>纳税人</w:delText>
                </w:r>
              </w:del>
            </w:ins>
          </w:p>
        </w:tc>
      </w:tr>
      <w:tr w:rsidR="005F457E" w:rsidDel="00964E30" w14:paraId="153FDA12" w14:textId="35F837C3" w:rsidTr="005F457E">
        <w:trPr>
          <w:gridAfter w:val="2"/>
          <w:wAfter w:w="97" w:type="dxa"/>
          <w:trHeight w:val="290"/>
          <w:jc w:val="center"/>
          <w:ins w:id="7564" w:author="Kelly Tan" w:date="2026-07-08T11:13:00Z"/>
          <w:del w:id="7565" w:author="Si-yuan LIU" w:date="2026-07-24T14:26:00Z" w16du:dateUtc="2026-07-24T06:26:00Z"/>
          <w:trPrChange w:id="7566" w:author="Kelly Tan" w:date="2026-07-08T11:15:00Z">
            <w:trPr>
              <w:gridAfter w:val="2"/>
              <w:wAfter w:w="113" w:type="dxa"/>
              <w:trHeight w:val="290"/>
              <w:jc w:val="center"/>
            </w:trPr>
          </w:trPrChange>
        </w:trPr>
        <w:tc>
          <w:tcPr>
            <w:tcW w:w="356" w:type="pct"/>
            <w:vMerge w:val="restart"/>
            <w:vAlign w:val="center"/>
            <w:tcPrChange w:id="7567" w:author="Kelly Tan" w:date="2026-07-08T11:15:00Z">
              <w:tcPr>
                <w:tcW w:w="371" w:type="pct"/>
                <w:vMerge w:val="restart"/>
                <w:vAlign w:val="center"/>
              </w:tcPr>
            </w:tcPrChange>
          </w:tcPr>
          <w:p w14:paraId="233DC822" w14:textId="30A6FAC3" w:rsidR="005F457E" w:rsidDel="00964E30" w:rsidRDefault="00000000">
            <w:pPr>
              <w:widowControl/>
              <w:spacing w:after="0" w:line="240" w:lineRule="auto"/>
              <w:ind w:firstLineChars="0" w:firstLine="0"/>
              <w:jc w:val="center"/>
              <w:textAlignment w:val="auto"/>
              <w:rPr>
                <w:ins w:id="7568" w:author="Kelly Tan" w:date="2026-07-08T11:13:00Z"/>
                <w:del w:id="7569" w:author="Si-yuan LIU" w:date="2026-07-24T14:26:00Z" w16du:dateUtc="2026-07-24T06:26:00Z"/>
                <w:color w:val="000000"/>
                <w:kern w:val="0"/>
                <w:sz w:val="21"/>
                <w:szCs w:val="21"/>
              </w:rPr>
            </w:pPr>
            <w:ins w:id="7570" w:author="Kelly Tan" w:date="2026-07-08T11:13:00Z">
              <w:del w:id="7571" w:author="Si-yuan LIU" w:date="2026-07-24T14:26:00Z" w16du:dateUtc="2026-07-24T06:26:00Z">
                <w:r w:rsidDel="00964E30">
                  <w:rPr>
                    <w:rFonts w:hint="eastAsia"/>
                    <w:color w:val="000000"/>
                    <w:kern w:val="0"/>
                    <w:sz w:val="21"/>
                    <w:szCs w:val="21"/>
                  </w:rPr>
                  <w:delText>资产重组</w:delText>
                </w:r>
              </w:del>
            </w:ins>
          </w:p>
        </w:tc>
        <w:tc>
          <w:tcPr>
            <w:tcW w:w="4644" w:type="pct"/>
            <w:gridSpan w:val="21"/>
            <w:vAlign w:val="center"/>
            <w:tcPrChange w:id="7572" w:author="Kelly Tan" w:date="2026-07-08T11:15:00Z">
              <w:tcPr>
                <w:tcW w:w="4629" w:type="pct"/>
                <w:gridSpan w:val="33"/>
                <w:vAlign w:val="center"/>
              </w:tcPr>
            </w:tcPrChange>
          </w:tcPr>
          <w:p w14:paraId="143375EE" w14:textId="37BBAD68" w:rsidR="005F457E" w:rsidDel="00964E30" w:rsidRDefault="00000000">
            <w:pPr>
              <w:widowControl/>
              <w:spacing w:after="0" w:line="240" w:lineRule="auto"/>
              <w:ind w:firstLineChars="0" w:firstLine="0"/>
              <w:textAlignment w:val="auto"/>
              <w:rPr>
                <w:ins w:id="7573" w:author="Kelly Tan" w:date="2026-07-08T11:13:00Z"/>
                <w:del w:id="7574" w:author="Si-yuan LIU" w:date="2026-07-24T14:26:00Z" w16du:dateUtc="2026-07-24T06:26:00Z"/>
                <w:color w:val="000000"/>
                <w:kern w:val="0"/>
                <w:sz w:val="21"/>
                <w:szCs w:val="21"/>
              </w:rPr>
            </w:pPr>
            <w:ins w:id="7575" w:author="Kelly Tan" w:date="2026-07-08T11:13:00Z">
              <w:del w:id="7576" w:author="Si-yuan LIU" w:date="2026-07-24T14:26:00Z" w16du:dateUtc="2026-07-24T06:26:00Z">
                <w:r w:rsidDel="00964E30">
                  <w:rPr>
                    <w:color w:val="000000"/>
                    <w:kern w:val="0"/>
                    <w:sz w:val="21"/>
                    <w:szCs w:val="21"/>
                    <w:lang w:val="en"/>
                  </w:rPr>
                  <w:delText>1</w:delText>
                </w:r>
                <w:r w:rsidDel="00964E30">
                  <w:rPr>
                    <w:rFonts w:hint="eastAsia"/>
                    <w:color w:val="000000"/>
                    <w:kern w:val="0"/>
                    <w:sz w:val="21"/>
                    <w:szCs w:val="21"/>
                    <w:lang w:val="en"/>
                  </w:rPr>
                  <w:delText>、奥飞数据将</w:delText>
                </w:r>
                <w:r w:rsidDel="00964E30">
                  <w:rPr>
                    <w:color w:val="000000"/>
                    <w:kern w:val="0"/>
                    <w:sz w:val="21"/>
                    <w:szCs w:val="21"/>
                    <w:lang w:val="en"/>
                  </w:rPr>
                  <w:delText>36%</w:delText>
                </w:r>
                <w:r w:rsidDel="00964E30">
                  <w:rPr>
                    <w:rFonts w:hint="eastAsia"/>
                    <w:color w:val="000000"/>
                    <w:kern w:val="0"/>
                    <w:sz w:val="21"/>
                    <w:szCs w:val="21"/>
                    <w:lang w:val="en"/>
                  </w:rPr>
                  <w:delText>奥融科技股权转让给固安聚龙</w:delText>
                </w:r>
              </w:del>
            </w:ins>
          </w:p>
        </w:tc>
      </w:tr>
      <w:tr w:rsidR="005F457E" w:rsidDel="00964E30" w14:paraId="1830A4D6" w14:textId="6474B15C" w:rsidTr="005F457E">
        <w:trPr>
          <w:gridAfter w:val="2"/>
          <w:wAfter w:w="97" w:type="dxa"/>
          <w:trHeight w:val="290"/>
          <w:jc w:val="center"/>
          <w:ins w:id="7577" w:author="Kelly Tan" w:date="2026-07-08T11:13:00Z"/>
          <w:del w:id="7578" w:author="Si-yuan LIU" w:date="2026-07-24T14:26:00Z" w16du:dateUtc="2026-07-24T06:26:00Z"/>
          <w:trPrChange w:id="7579" w:author="Kelly Tan" w:date="2026-07-08T11:15:00Z">
            <w:trPr>
              <w:gridAfter w:val="2"/>
              <w:wAfter w:w="113" w:type="dxa"/>
              <w:trHeight w:val="290"/>
              <w:jc w:val="center"/>
            </w:trPr>
          </w:trPrChange>
        </w:trPr>
        <w:tc>
          <w:tcPr>
            <w:tcW w:w="356" w:type="pct"/>
            <w:vMerge/>
            <w:vAlign w:val="center"/>
            <w:tcPrChange w:id="7580" w:author="Kelly Tan" w:date="2026-07-08T11:15:00Z">
              <w:tcPr>
                <w:tcW w:w="371" w:type="pct"/>
                <w:vMerge/>
                <w:vAlign w:val="center"/>
              </w:tcPr>
            </w:tcPrChange>
          </w:tcPr>
          <w:p w14:paraId="4D9D9744" w14:textId="0E800A89" w:rsidR="005F457E" w:rsidDel="00964E30" w:rsidRDefault="005F457E">
            <w:pPr>
              <w:widowControl/>
              <w:spacing w:after="0" w:line="240" w:lineRule="auto"/>
              <w:ind w:firstLineChars="0" w:firstLine="0"/>
              <w:jc w:val="left"/>
              <w:textAlignment w:val="auto"/>
              <w:rPr>
                <w:ins w:id="7581" w:author="Kelly Tan" w:date="2026-07-08T11:13:00Z"/>
                <w:del w:id="7582" w:author="Si-yuan LIU" w:date="2026-07-24T14:26:00Z" w16du:dateUtc="2026-07-24T06:26:00Z"/>
                <w:color w:val="000000"/>
                <w:kern w:val="0"/>
                <w:sz w:val="21"/>
                <w:szCs w:val="21"/>
              </w:rPr>
            </w:pPr>
          </w:p>
        </w:tc>
        <w:tc>
          <w:tcPr>
            <w:tcW w:w="167" w:type="pct"/>
            <w:gridSpan w:val="2"/>
            <w:vAlign w:val="center"/>
            <w:tcPrChange w:id="7583" w:author="Kelly Tan" w:date="2026-07-08T11:15:00Z">
              <w:tcPr>
                <w:tcW w:w="152" w:type="pct"/>
                <w:gridSpan w:val="3"/>
                <w:vAlign w:val="center"/>
              </w:tcPr>
            </w:tcPrChange>
          </w:tcPr>
          <w:p w14:paraId="31C0E46B" w14:textId="45BD6115" w:rsidR="005F457E" w:rsidDel="00964E30" w:rsidRDefault="00000000">
            <w:pPr>
              <w:widowControl/>
              <w:spacing w:after="0" w:line="240" w:lineRule="auto"/>
              <w:ind w:firstLineChars="0" w:firstLine="0"/>
              <w:jc w:val="center"/>
              <w:textAlignment w:val="auto"/>
              <w:rPr>
                <w:ins w:id="7584" w:author="Kelly Tan" w:date="2026-07-08T11:13:00Z"/>
                <w:del w:id="7585" w:author="Si-yuan LIU" w:date="2026-07-24T14:26:00Z" w16du:dateUtc="2026-07-24T06:26:00Z"/>
                <w:color w:val="000000"/>
                <w:kern w:val="0"/>
                <w:sz w:val="21"/>
                <w:szCs w:val="21"/>
              </w:rPr>
            </w:pPr>
            <w:ins w:id="7586" w:author="Kelly Tan" w:date="2026-07-08T11:13:00Z">
              <w:del w:id="7587" w:author="Si-yuan LIU" w:date="2026-07-24T14:26:00Z" w16du:dateUtc="2026-07-24T06:26:00Z">
                <w:r w:rsidDel="00964E30">
                  <w:rPr>
                    <w:rFonts w:hint="eastAsia"/>
                    <w:color w:val="000000"/>
                    <w:kern w:val="0"/>
                    <w:sz w:val="21"/>
                    <w:szCs w:val="21"/>
                  </w:rPr>
                  <w:delText>增值税</w:delText>
                </w:r>
              </w:del>
            </w:ins>
          </w:p>
        </w:tc>
        <w:tc>
          <w:tcPr>
            <w:tcW w:w="509" w:type="pct"/>
            <w:vAlign w:val="center"/>
            <w:tcPrChange w:id="7588" w:author="Kelly Tan" w:date="2026-07-08T11:15:00Z">
              <w:tcPr>
                <w:tcW w:w="132" w:type="pct"/>
                <w:gridSpan w:val="2"/>
                <w:vAlign w:val="center"/>
              </w:tcPr>
            </w:tcPrChange>
          </w:tcPr>
          <w:p w14:paraId="5007B91B" w14:textId="42BD2641" w:rsidR="005F457E" w:rsidDel="00964E30" w:rsidRDefault="00000000">
            <w:pPr>
              <w:widowControl/>
              <w:spacing w:after="0" w:line="240" w:lineRule="auto"/>
              <w:ind w:firstLineChars="0" w:firstLine="0"/>
              <w:textAlignment w:val="auto"/>
              <w:rPr>
                <w:ins w:id="7589" w:author="Kelly Tan" w:date="2026-07-08T11:13:00Z"/>
                <w:del w:id="7590" w:author="Si-yuan LIU" w:date="2026-07-24T14:26:00Z" w16du:dateUtc="2026-07-24T06:26:00Z"/>
                <w:color w:val="000000"/>
                <w:kern w:val="0"/>
                <w:sz w:val="21"/>
                <w:szCs w:val="21"/>
              </w:rPr>
            </w:pPr>
            <w:ins w:id="7591" w:author="Kelly Tan" w:date="2026-07-08T11:13:00Z">
              <w:del w:id="7592" w:author="Si-yuan LIU" w:date="2026-07-24T14:26:00Z" w16du:dateUtc="2026-07-24T06:26:00Z">
                <w:r w:rsidDel="00964E30">
                  <w:rPr>
                    <w:rFonts w:hint="eastAsia"/>
                    <w:color w:val="000000"/>
                    <w:kern w:val="0"/>
                    <w:sz w:val="21"/>
                    <w:szCs w:val="21"/>
                  </w:rPr>
                  <w:delText>否</w:delText>
                </w:r>
              </w:del>
            </w:ins>
          </w:p>
        </w:tc>
        <w:tc>
          <w:tcPr>
            <w:tcW w:w="2270" w:type="pct"/>
            <w:gridSpan w:val="6"/>
            <w:vAlign w:val="center"/>
            <w:tcPrChange w:id="7593" w:author="Kelly Tan" w:date="2026-07-08T11:15:00Z">
              <w:tcPr>
                <w:tcW w:w="2303" w:type="pct"/>
                <w:gridSpan w:val="9"/>
                <w:vAlign w:val="center"/>
              </w:tcPr>
            </w:tcPrChange>
          </w:tcPr>
          <w:p w14:paraId="535531A6" w14:textId="337037C0" w:rsidR="005F457E" w:rsidDel="00964E30" w:rsidRDefault="00000000">
            <w:pPr>
              <w:widowControl/>
              <w:spacing w:after="0" w:line="240" w:lineRule="auto"/>
              <w:ind w:firstLineChars="0" w:firstLine="0"/>
              <w:textAlignment w:val="auto"/>
              <w:rPr>
                <w:ins w:id="7594" w:author="Kelly Tan" w:date="2026-07-08T11:13:00Z"/>
                <w:del w:id="7595" w:author="Si-yuan LIU" w:date="2026-07-24T14:26:00Z" w16du:dateUtc="2026-07-24T06:26:00Z"/>
                <w:color w:val="000000"/>
                <w:kern w:val="0"/>
                <w:sz w:val="21"/>
                <w:szCs w:val="21"/>
              </w:rPr>
            </w:pPr>
            <w:ins w:id="7596" w:author="Kelly Tan" w:date="2026-07-08T11:13:00Z">
              <w:del w:id="7597" w:author="Si-yuan LIU" w:date="2026-07-24T14:26:00Z" w16du:dateUtc="2026-07-24T06:26:00Z">
                <w:r w:rsidDel="00964E30">
                  <w:rPr>
                    <w:color w:val="000000"/>
                    <w:kern w:val="0"/>
                    <w:sz w:val="21"/>
                    <w:szCs w:val="21"/>
                    <w:lang w:val="en"/>
                  </w:rPr>
                  <w:delText>/</w:delText>
                </w:r>
              </w:del>
            </w:ins>
          </w:p>
        </w:tc>
        <w:tc>
          <w:tcPr>
            <w:tcW w:w="422" w:type="pct"/>
            <w:gridSpan w:val="2"/>
            <w:vAlign w:val="center"/>
            <w:tcPrChange w:id="7598" w:author="Kelly Tan" w:date="2026-07-08T11:15:00Z">
              <w:tcPr>
                <w:tcW w:w="562" w:type="pct"/>
                <w:gridSpan w:val="2"/>
                <w:vAlign w:val="center"/>
              </w:tcPr>
            </w:tcPrChange>
          </w:tcPr>
          <w:p w14:paraId="065E9C47" w14:textId="6C615B37" w:rsidR="005F457E" w:rsidDel="00964E30" w:rsidRDefault="00000000">
            <w:pPr>
              <w:widowControl/>
              <w:spacing w:after="0" w:line="240" w:lineRule="auto"/>
              <w:ind w:firstLineChars="0" w:firstLine="0"/>
              <w:textAlignment w:val="auto"/>
              <w:rPr>
                <w:ins w:id="7599" w:author="Kelly Tan" w:date="2026-07-08T11:13:00Z"/>
                <w:del w:id="7600" w:author="Si-yuan LIU" w:date="2026-07-24T14:26:00Z" w16du:dateUtc="2026-07-24T06:26:00Z"/>
                <w:color w:val="000000"/>
                <w:kern w:val="0"/>
                <w:sz w:val="21"/>
                <w:szCs w:val="21"/>
              </w:rPr>
            </w:pPr>
            <w:ins w:id="7601" w:author="Kelly Tan" w:date="2026-07-08T11:13:00Z">
              <w:del w:id="7602" w:author="Si-yuan LIU" w:date="2026-07-24T14:26:00Z" w16du:dateUtc="2026-07-24T06:26:00Z">
                <w:r w:rsidDel="00964E30">
                  <w:rPr>
                    <w:color w:val="000000"/>
                    <w:kern w:val="0"/>
                    <w:sz w:val="21"/>
                    <w:szCs w:val="21"/>
                    <w:lang w:val="en"/>
                  </w:rPr>
                  <w:delText>/</w:delText>
                </w:r>
              </w:del>
            </w:ins>
          </w:p>
        </w:tc>
        <w:tc>
          <w:tcPr>
            <w:tcW w:w="421" w:type="pct"/>
            <w:gridSpan w:val="3"/>
            <w:vAlign w:val="center"/>
            <w:tcPrChange w:id="7603" w:author="Kelly Tan" w:date="2026-07-08T11:15:00Z">
              <w:tcPr>
                <w:tcW w:w="393" w:type="pct"/>
                <w:gridSpan w:val="5"/>
                <w:vAlign w:val="center"/>
              </w:tcPr>
            </w:tcPrChange>
          </w:tcPr>
          <w:p w14:paraId="769E03A4" w14:textId="725A86F6" w:rsidR="005F457E" w:rsidDel="00964E30" w:rsidRDefault="00000000">
            <w:pPr>
              <w:widowControl/>
              <w:spacing w:after="0" w:line="240" w:lineRule="auto"/>
              <w:ind w:firstLineChars="0" w:firstLine="0"/>
              <w:textAlignment w:val="auto"/>
              <w:rPr>
                <w:ins w:id="7604" w:author="Kelly Tan" w:date="2026-07-08T11:13:00Z"/>
                <w:del w:id="7605" w:author="Si-yuan LIU" w:date="2026-07-24T14:26:00Z" w16du:dateUtc="2026-07-24T06:26:00Z"/>
                <w:color w:val="000000"/>
                <w:kern w:val="0"/>
                <w:sz w:val="21"/>
                <w:szCs w:val="21"/>
              </w:rPr>
            </w:pPr>
            <w:ins w:id="7606" w:author="Kelly Tan" w:date="2026-07-08T11:13:00Z">
              <w:del w:id="7607" w:author="Si-yuan LIU" w:date="2026-07-24T14:26:00Z" w16du:dateUtc="2026-07-24T06:26:00Z">
                <w:r w:rsidDel="00964E30">
                  <w:rPr>
                    <w:color w:val="000000"/>
                    <w:kern w:val="0"/>
                    <w:sz w:val="21"/>
                    <w:szCs w:val="21"/>
                    <w:lang w:val="en"/>
                  </w:rPr>
                  <w:delText>/</w:delText>
                </w:r>
              </w:del>
            </w:ins>
          </w:p>
        </w:tc>
        <w:tc>
          <w:tcPr>
            <w:tcW w:w="414" w:type="pct"/>
            <w:gridSpan w:val="2"/>
            <w:vAlign w:val="center"/>
            <w:tcPrChange w:id="7608" w:author="Kelly Tan" w:date="2026-07-08T11:15:00Z">
              <w:tcPr>
                <w:tcW w:w="565" w:type="pct"/>
                <w:gridSpan w:val="5"/>
                <w:vAlign w:val="center"/>
              </w:tcPr>
            </w:tcPrChange>
          </w:tcPr>
          <w:p w14:paraId="26FE9F18" w14:textId="7B03B24D" w:rsidR="005F457E" w:rsidDel="00964E30" w:rsidRDefault="00000000">
            <w:pPr>
              <w:widowControl/>
              <w:spacing w:after="0" w:line="240" w:lineRule="auto"/>
              <w:ind w:firstLineChars="0" w:firstLine="0"/>
              <w:textAlignment w:val="auto"/>
              <w:rPr>
                <w:ins w:id="7609" w:author="Kelly Tan" w:date="2026-07-08T11:13:00Z"/>
                <w:del w:id="7610" w:author="Si-yuan LIU" w:date="2026-07-24T14:26:00Z" w16du:dateUtc="2026-07-24T06:26:00Z"/>
                <w:color w:val="000000"/>
                <w:kern w:val="0"/>
                <w:sz w:val="21"/>
                <w:szCs w:val="21"/>
              </w:rPr>
            </w:pPr>
            <w:ins w:id="7611" w:author="Kelly Tan" w:date="2026-07-08T11:13:00Z">
              <w:del w:id="7612" w:author="Si-yuan LIU" w:date="2026-07-24T14:26:00Z" w16du:dateUtc="2026-07-24T06:26:00Z">
                <w:r w:rsidDel="00964E30">
                  <w:rPr>
                    <w:color w:val="000000"/>
                    <w:kern w:val="0"/>
                    <w:sz w:val="21"/>
                    <w:szCs w:val="21"/>
                    <w:lang w:val="en"/>
                  </w:rPr>
                  <w:delText>/</w:delText>
                </w:r>
              </w:del>
            </w:ins>
          </w:p>
        </w:tc>
        <w:tc>
          <w:tcPr>
            <w:tcW w:w="441" w:type="pct"/>
            <w:gridSpan w:val="5"/>
            <w:vAlign w:val="center"/>
            <w:tcPrChange w:id="7613" w:author="Kelly Tan" w:date="2026-07-08T11:15:00Z">
              <w:tcPr>
                <w:tcW w:w="521" w:type="pct"/>
                <w:gridSpan w:val="7"/>
                <w:vAlign w:val="center"/>
              </w:tcPr>
            </w:tcPrChange>
          </w:tcPr>
          <w:p w14:paraId="112A2095" w14:textId="337D2EAF" w:rsidR="005F457E" w:rsidDel="00964E30" w:rsidRDefault="00000000">
            <w:pPr>
              <w:widowControl/>
              <w:spacing w:after="0" w:line="240" w:lineRule="auto"/>
              <w:ind w:firstLineChars="0" w:firstLine="0"/>
              <w:textAlignment w:val="auto"/>
              <w:rPr>
                <w:ins w:id="7614" w:author="Kelly Tan" w:date="2026-07-08T11:13:00Z"/>
                <w:del w:id="7615" w:author="Si-yuan LIU" w:date="2026-07-24T14:26:00Z" w16du:dateUtc="2026-07-24T06:26:00Z"/>
                <w:color w:val="000000"/>
                <w:kern w:val="0"/>
                <w:sz w:val="21"/>
                <w:szCs w:val="21"/>
              </w:rPr>
            </w:pPr>
            <w:ins w:id="7616" w:author="Kelly Tan" w:date="2026-07-08T11:13:00Z">
              <w:del w:id="7617" w:author="Si-yuan LIU" w:date="2026-07-24T14:26:00Z" w16du:dateUtc="2026-07-24T06:26:00Z">
                <w:r w:rsidDel="00964E30">
                  <w:rPr>
                    <w:color w:val="000000"/>
                    <w:kern w:val="0"/>
                    <w:sz w:val="21"/>
                    <w:szCs w:val="21"/>
                    <w:lang w:val="en"/>
                  </w:rPr>
                  <w:delText>/</w:delText>
                </w:r>
              </w:del>
            </w:ins>
          </w:p>
        </w:tc>
      </w:tr>
      <w:tr w:rsidR="005F457E" w:rsidDel="00964E30" w14:paraId="1D88A5C6" w14:textId="29AEBD89" w:rsidTr="005F457E">
        <w:trPr>
          <w:gridAfter w:val="2"/>
          <w:wAfter w:w="97" w:type="dxa"/>
          <w:trHeight w:val="550"/>
          <w:jc w:val="center"/>
          <w:ins w:id="7618" w:author="Kelly Tan" w:date="2026-07-08T11:13:00Z"/>
          <w:del w:id="7619" w:author="Si-yuan LIU" w:date="2026-07-24T14:26:00Z" w16du:dateUtc="2026-07-24T06:26:00Z"/>
          <w:trPrChange w:id="7620" w:author="Kelly Tan" w:date="2026-07-08T11:15:00Z">
            <w:trPr>
              <w:gridAfter w:val="2"/>
              <w:wAfter w:w="113" w:type="dxa"/>
              <w:trHeight w:val="550"/>
              <w:jc w:val="center"/>
            </w:trPr>
          </w:trPrChange>
        </w:trPr>
        <w:tc>
          <w:tcPr>
            <w:tcW w:w="356" w:type="pct"/>
            <w:vMerge/>
            <w:vAlign w:val="center"/>
            <w:tcPrChange w:id="7621" w:author="Kelly Tan" w:date="2026-07-08T11:15:00Z">
              <w:tcPr>
                <w:tcW w:w="371" w:type="pct"/>
                <w:vMerge/>
                <w:vAlign w:val="center"/>
              </w:tcPr>
            </w:tcPrChange>
          </w:tcPr>
          <w:p w14:paraId="1D305BC5" w14:textId="6BC502B1" w:rsidR="005F457E" w:rsidDel="00964E30" w:rsidRDefault="005F457E">
            <w:pPr>
              <w:widowControl/>
              <w:spacing w:after="0" w:line="240" w:lineRule="auto"/>
              <w:ind w:firstLineChars="0" w:firstLine="0"/>
              <w:jc w:val="left"/>
              <w:textAlignment w:val="auto"/>
              <w:rPr>
                <w:ins w:id="7622" w:author="Kelly Tan" w:date="2026-07-08T11:13:00Z"/>
                <w:del w:id="7623" w:author="Si-yuan LIU" w:date="2026-07-24T14:26:00Z" w16du:dateUtc="2026-07-24T06:26:00Z"/>
                <w:color w:val="000000"/>
                <w:kern w:val="0"/>
                <w:sz w:val="21"/>
                <w:szCs w:val="21"/>
              </w:rPr>
            </w:pPr>
          </w:p>
        </w:tc>
        <w:tc>
          <w:tcPr>
            <w:tcW w:w="167" w:type="pct"/>
            <w:gridSpan w:val="2"/>
            <w:vAlign w:val="center"/>
            <w:tcPrChange w:id="7624" w:author="Kelly Tan" w:date="2026-07-08T11:15:00Z">
              <w:tcPr>
                <w:tcW w:w="152" w:type="pct"/>
                <w:gridSpan w:val="3"/>
                <w:vAlign w:val="center"/>
              </w:tcPr>
            </w:tcPrChange>
          </w:tcPr>
          <w:p w14:paraId="633D469E" w14:textId="617D6995" w:rsidR="005F457E" w:rsidDel="00964E30" w:rsidRDefault="00000000">
            <w:pPr>
              <w:widowControl/>
              <w:spacing w:after="0" w:line="240" w:lineRule="auto"/>
              <w:ind w:firstLineChars="0" w:firstLine="0"/>
              <w:jc w:val="center"/>
              <w:textAlignment w:val="auto"/>
              <w:rPr>
                <w:ins w:id="7625" w:author="Kelly Tan" w:date="2026-07-08T11:13:00Z"/>
                <w:del w:id="7626" w:author="Si-yuan LIU" w:date="2026-07-24T14:26:00Z" w16du:dateUtc="2026-07-24T06:26:00Z"/>
                <w:color w:val="000000"/>
                <w:kern w:val="0"/>
                <w:sz w:val="21"/>
                <w:szCs w:val="21"/>
              </w:rPr>
            </w:pPr>
            <w:ins w:id="7627" w:author="Kelly Tan" w:date="2026-07-08T11:13:00Z">
              <w:del w:id="7628" w:author="Si-yuan LIU" w:date="2026-07-24T14:26:00Z" w16du:dateUtc="2026-07-24T06:26:00Z">
                <w:r w:rsidDel="00964E30">
                  <w:rPr>
                    <w:rFonts w:hint="eastAsia"/>
                    <w:color w:val="000000"/>
                    <w:kern w:val="0"/>
                    <w:sz w:val="21"/>
                    <w:szCs w:val="21"/>
                  </w:rPr>
                  <w:delText>土地增值税</w:delText>
                </w:r>
              </w:del>
            </w:ins>
          </w:p>
        </w:tc>
        <w:tc>
          <w:tcPr>
            <w:tcW w:w="509" w:type="pct"/>
            <w:vAlign w:val="center"/>
            <w:tcPrChange w:id="7629" w:author="Kelly Tan" w:date="2026-07-08T11:15:00Z">
              <w:tcPr>
                <w:tcW w:w="132" w:type="pct"/>
                <w:gridSpan w:val="2"/>
                <w:vAlign w:val="center"/>
              </w:tcPr>
            </w:tcPrChange>
          </w:tcPr>
          <w:p w14:paraId="40CB0220" w14:textId="29366D09" w:rsidR="005F457E" w:rsidDel="00964E30" w:rsidRDefault="00000000">
            <w:pPr>
              <w:widowControl/>
              <w:spacing w:after="0" w:line="240" w:lineRule="auto"/>
              <w:ind w:firstLineChars="0" w:firstLine="0"/>
              <w:textAlignment w:val="auto"/>
              <w:rPr>
                <w:ins w:id="7630" w:author="Kelly Tan" w:date="2026-07-08T11:13:00Z"/>
                <w:del w:id="7631" w:author="Si-yuan LIU" w:date="2026-07-24T14:26:00Z" w16du:dateUtc="2026-07-24T06:26:00Z"/>
                <w:color w:val="000000"/>
                <w:kern w:val="0"/>
                <w:sz w:val="21"/>
                <w:szCs w:val="21"/>
              </w:rPr>
            </w:pPr>
            <w:ins w:id="7632" w:author="Kelly Tan" w:date="2026-07-08T11:13:00Z">
              <w:del w:id="7633" w:author="Si-yuan LIU" w:date="2026-07-24T14:26:00Z" w16du:dateUtc="2026-07-24T06:26:00Z">
                <w:r w:rsidDel="00964E30">
                  <w:rPr>
                    <w:rFonts w:hint="eastAsia"/>
                    <w:color w:val="000000"/>
                    <w:kern w:val="0"/>
                    <w:sz w:val="21"/>
                    <w:szCs w:val="21"/>
                  </w:rPr>
                  <w:delText>否</w:delText>
                </w:r>
              </w:del>
            </w:ins>
          </w:p>
        </w:tc>
        <w:tc>
          <w:tcPr>
            <w:tcW w:w="2270" w:type="pct"/>
            <w:gridSpan w:val="6"/>
            <w:vAlign w:val="center"/>
            <w:tcPrChange w:id="7634" w:author="Kelly Tan" w:date="2026-07-08T11:15:00Z">
              <w:tcPr>
                <w:tcW w:w="2303" w:type="pct"/>
                <w:gridSpan w:val="9"/>
                <w:vAlign w:val="center"/>
              </w:tcPr>
            </w:tcPrChange>
          </w:tcPr>
          <w:p w14:paraId="471D6096" w14:textId="62E71A8E" w:rsidR="005F457E" w:rsidDel="00964E30" w:rsidRDefault="00000000">
            <w:pPr>
              <w:widowControl/>
              <w:spacing w:after="0" w:line="240" w:lineRule="auto"/>
              <w:ind w:firstLineChars="0" w:firstLine="0"/>
              <w:textAlignment w:val="auto"/>
              <w:rPr>
                <w:ins w:id="7635" w:author="Kelly Tan" w:date="2026-07-08T11:13:00Z"/>
                <w:del w:id="7636" w:author="Si-yuan LIU" w:date="2026-07-24T14:26:00Z" w16du:dateUtc="2026-07-24T06:26:00Z"/>
                <w:color w:val="000000"/>
                <w:kern w:val="0"/>
                <w:sz w:val="21"/>
                <w:szCs w:val="21"/>
              </w:rPr>
            </w:pPr>
            <w:ins w:id="7637" w:author="Kelly Tan" w:date="2026-07-08T11:13:00Z">
              <w:del w:id="7638" w:author="Si-yuan LIU" w:date="2026-07-24T14:26:00Z" w16du:dateUtc="2026-07-24T06:26:00Z">
                <w:r w:rsidDel="00964E30">
                  <w:rPr>
                    <w:color w:val="000000"/>
                    <w:kern w:val="0"/>
                    <w:sz w:val="21"/>
                    <w:szCs w:val="21"/>
                    <w:lang w:val="en"/>
                  </w:rPr>
                  <w:delText>/</w:delText>
                </w:r>
              </w:del>
            </w:ins>
          </w:p>
        </w:tc>
        <w:tc>
          <w:tcPr>
            <w:tcW w:w="422" w:type="pct"/>
            <w:gridSpan w:val="2"/>
            <w:vAlign w:val="center"/>
            <w:tcPrChange w:id="7639" w:author="Kelly Tan" w:date="2026-07-08T11:15:00Z">
              <w:tcPr>
                <w:tcW w:w="562" w:type="pct"/>
                <w:gridSpan w:val="2"/>
                <w:vAlign w:val="center"/>
              </w:tcPr>
            </w:tcPrChange>
          </w:tcPr>
          <w:p w14:paraId="4D0F47F6" w14:textId="3769DC18" w:rsidR="005F457E" w:rsidDel="00964E30" w:rsidRDefault="00000000">
            <w:pPr>
              <w:widowControl/>
              <w:spacing w:after="0" w:line="240" w:lineRule="auto"/>
              <w:ind w:firstLineChars="0" w:firstLine="0"/>
              <w:textAlignment w:val="auto"/>
              <w:rPr>
                <w:ins w:id="7640" w:author="Kelly Tan" w:date="2026-07-08T11:13:00Z"/>
                <w:del w:id="7641" w:author="Si-yuan LIU" w:date="2026-07-24T14:26:00Z" w16du:dateUtc="2026-07-24T06:26:00Z"/>
                <w:color w:val="000000"/>
                <w:kern w:val="0"/>
                <w:sz w:val="21"/>
                <w:szCs w:val="21"/>
              </w:rPr>
            </w:pPr>
            <w:ins w:id="7642" w:author="Kelly Tan" w:date="2026-07-08T11:13:00Z">
              <w:del w:id="7643" w:author="Si-yuan LIU" w:date="2026-07-24T14:26:00Z" w16du:dateUtc="2026-07-24T06:26:00Z">
                <w:r w:rsidDel="00964E30">
                  <w:rPr>
                    <w:color w:val="000000"/>
                    <w:kern w:val="0"/>
                    <w:sz w:val="21"/>
                    <w:szCs w:val="21"/>
                    <w:lang w:val="en"/>
                  </w:rPr>
                  <w:delText>/</w:delText>
                </w:r>
              </w:del>
            </w:ins>
          </w:p>
        </w:tc>
        <w:tc>
          <w:tcPr>
            <w:tcW w:w="421" w:type="pct"/>
            <w:gridSpan w:val="3"/>
            <w:vAlign w:val="center"/>
            <w:tcPrChange w:id="7644" w:author="Kelly Tan" w:date="2026-07-08T11:15:00Z">
              <w:tcPr>
                <w:tcW w:w="393" w:type="pct"/>
                <w:gridSpan w:val="5"/>
                <w:vAlign w:val="center"/>
              </w:tcPr>
            </w:tcPrChange>
          </w:tcPr>
          <w:p w14:paraId="5E4890AA" w14:textId="2A97D367" w:rsidR="005F457E" w:rsidDel="00964E30" w:rsidRDefault="00000000">
            <w:pPr>
              <w:widowControl/>
              <w:spacing w:after="0" w:line="240" w:lineRule="auto"/>
              <w:ind w:firstLineChars="0" w:firstLine="0"/>
              <w:textAlignment w:val="auto"/>
              <w:rPr>
                <w:ins w:id="7645" w:author="Kelly Tan" w:date="2026-07-08T11:13:00Z"/>
                <w:del w:id="7646" w:author="Si-yuan LIU" w:date="2026-07-24T14:26:00Z" w16du:dateUtc="2026-07-24T06:26:00Z"/>
                <w:color w:val="000000"/>
                <w:kern w:val="0"/>
                <w:sz w:val="21"/>
                <w:szCs w:val="21"/>
              </w:rPr>
            </w:pPr>
            <w:ins w:id="7647" w:author="Kelly Tan" w:date="2026-07-08T11:13:00Z">
              <w:del w:id="7648" w:author="Si-yuan LIU" w:date="2026-07-24T14:26:00Z" w16du:dateUtc="2026-07-24T06:26:00Z">
                <w:r w:rsidDel="00964E30">
                  <w:rPr>
                    <w:color w:val="000000"/>
                    <w:kern w:val="0"/>
                    <w:sz w:val="21"/>
                    <w:szCs w:val="21"/>
                    <w:lang w:val="en"/>
                  </w:rPr>
                  <w:delText>/</w:delText>
                </w:r>
              </w:del>
            </w:ins>
          </w:p>
        </w:tc>
        <w:tc>
          <w:tcPr>
            <w:tcW w:w="414" w:type="pct"/>
            <w:gridSpan w:val="2"/>
            <w:vAlign w:val="center"/>
            <w:tcPrChange w:id="7649" w:author="Kelly Tan" w:date="2026-07-08T11:15:00Z">
              <w:tcPr>
                <w:tcW w:w="565" w:type="pct"/>
                <w:gridSpan w:val="5"/>
                <w:vAlign w:val="center"/>
              </w:tcPr>
            </w:tcPrChange>
          </w:tcPr>
          <w:p w14:paraId="20E2C3F8" w14:textId="1C45E49E" w:rsidR="005F457E" w:rsidDel="00964E30" w:rsidRDefault="00000000">
            <w:pPr>
              <w:widowControl/>
              <w:spacing w:after="0" w:line="240" w:lineRule="auto"/>
              <w:ind w:firstLineChars="0" w:firstLine="0"/>
              <w:textAlignment w:val="auto"/>
              <w:rPr>
                <w:ins w:id="7650" w:author="Kelly Tan" w:date="2026-07-08T11:13:00Z"/>
                <w:del w:id="7651" w:author="Si-yuan LIU" w:date="2026-07-24T14:26:00Z" w16du:dateUtc="2026-07-24T06:26:00Z"/>
                <w:color w:val="000000"/>
                <w:kern w:val="0"/>
                <w:sz w:val="21"/>
                <w:szCs w:val="21"/>
              </w:rPr>
            </w:pPr>
            <w:ins w:id="7652" w:author="Kelly Tan" w:date="2026-07-08T11:13:00Z">
              <w:del w:id="7653" w:author="Si-yuan LIU" w:date="2026-07-24T14:26:00Z" w16du:dateUtc="2026-07-24T06:26:00Z">
                <w:r w:rsidDel="00964E30">
                  <w:rPr>
                    <w:color w:val="000000"/>
                    <w:kern w:val="0"/>
                    <w:sz w:val="21"/>
                    <w:szCs w:val="21"/>
                    <w:lang w:val="en"/>
                  </w:rPr>
                  <w:delText>/</w:delText>
                </w:r>
              </w:del>
            </w:ins>
          </w:p>
        </w:tc>
        <w:tc>
          <w:tcPr>
            <w:tcW w:w="441" w:type="pct"/>
            <w:gridSpan w:val="5"/>
            <w:vAlign w:val="center"/>
            <w:tcPrChange w:id="7654" w:author="Kelly Tan" w:date="2026-07-08T11:15:00Z">
              <w:tcPr>
                <w:tcW w:w="521" w:type="pct"/>
                <w:gridSpan w:val="7"/>
                <w:vAlign w:val="center"/>
              </w:tcPr>
            </w:tcPrChange>
          </w:tcPr>
          <w:p w14:paraId="3684BE63" w14:textId="4696FE83" w:rsidR="005F457E" w:rsidDel="00964E30" w:rsidRDefault="00000000">
            <w:pPr>
              <w:widowControl/>
              <w:spacing w:after="0" w:line="240" w:lineRule="auto"/>
              <w:ind w:firstLineChars="0" w:firstLine="0"/>
              <w:textAlignment w:val="auto"/>
              <w:rPr>
                <w:ins w:id="7655" w:author="Kelly Tan" w:date="2026-07-08T11:13:00Z"/>
                <w:del w:id="7656" w:author="Si-yuan LIU" w:date="2026-07-24T14:26:00Z" w16du:dateUtc="2026-07-24T06:26:00Z"/>
                <w:color w:val="000000"/>
                <w:kern w:val="0"/>
                <w:sz w:val="21"/>
                <w:szCs w:val="21"/>
              </w:rPr>
            </w:pPr>
            <w:ins w:id="7657" w:author="Kelly Tan" w:date="2026-07-08T11:13:00Z">
              <w:del w:id="7658" w:author="Si-yuan LIU" w:date="2026-07-24T14:26:00Z" w16du:dateUtc="2026-07-24T06:26:00Z">
                <w:r w:rsidDel="00964E30">
                  <w:rPr>
                    <w:color w:val="000000"/>
                    <w:kern w:val="0"/>
                    <w:sz w:val="21"/>
                    <w:szCs w:val="21"/>
                    <w:lang w:val="en"/>
                  </w:rPr>
                  <w:delText>/</w:delText>
                </w:r>
              </w:del>
            </w:ins>
          </w:p>
        </w:tc>
      </w:tr>
      <w:tr w:rsidR="005F457E" w:rsidDel="00964E30" w14:paraId="58D8D2F7" w14:textId="1498F859" w:rsidTr="005F457E">
        <w:trPr>
          <w:gridAfter w:val="2"/>
          <w:wAfter w:w="97" w:type="dxa"/>
          <w:trHeight w:val="1560"/>
          <w:jc w:val="center"/>
          <w:ins w:id="7659" w:author="Kelly Tan" w:date="2026-07-08T11:13:00Z"/>
          <w:del w:id="7660" w:author="Si-yuan LIU" w:date="2026-07-24T14:26:00Z" w16du:dateUtc="2026-07-24T06:26:00Z"/>
          <w:trPrChange w:id="7661" w:author="Kelly Tan" w:date="2026-07-08T11:15:00Z">
            <w:trPr>
              <w:gridAfter w:val="2"/>
              <w:wAfter w:w="113" w:type="dxa"/>
              <w:trHeight w:val="1560"/>
              <w:jc w:val="center"/>
            </w:trPr>
          </w:trPrChange>
        </w:trPr>
        <w:tc>
          <w:tcPr>
            <w:tcW w:w="356" w:type="pct"/>
            <w:vMerge/>
            <w:vAlign w:val="center"/>
            <w:tcPrChange w:id="7662" w:author="Kelly Tan" w:date="2026-07-08T11:15:00Z">
              <w:tcPr>
                <w:tcW w:w="371" w:type="pct"/>
                <w:vMerge/>
                <w:vAlign w:val="center"/>
              </w:tcPr>
            </w:tcPrChange>
          </w:tcPr>
          <w:p w14:paraId="1E4C4D30" w14:textId="2FA9F15C" w:rsidR="005F457E" w:rsidDel="00964E30" w:rsidRDefault="005F457E">
            <w:pPr>
              <w:widowControl/>
              <w:spacing w:after="0" w:line="240" w:lineRule="auto"/>
              <w:ind w:firstLineChars="0" w:firstLine="0"/>
              <w:jc w:val="left"/>
              <w:textAlignment w:val="auto"/>
              <w:rPr>
                <w:ins w:id="7663" w:author="Kelly Tan" w:date="2026-07-08T11:13:00Z"/>
                <w:del w:id="7664" w:author="Si-yuan LIU" w:date="2026-07-24T14:26:00Z" w16du:dateUtc="2026-07-24T06:26:00Z"/>
                <w:color w:val="000000"/>
                <w:kern w:val="0"/>
                <w:sz w:val="21"/>
                <w:szCs w:val="21"/>
              </w:rPr>
            </w:pPr>
          </w:p>
        </w:tc>
        <w:tc>
          <w:tcPr>
            <w:tcW w:w="167" w:type="pct"/>
            <w:gridSpan w:val="2"/>
            <w:vAlign w:val="center"/>
            <w:tcPrChange w:id="7665" w:author="Kelly Tan" w:date="2026-07-08T11:15:00Z">
              <w:tcPr>
                <w:tcW w:w="152" w:type="pct"/>
                <w:gridSpan w:val="3"/>
                <w:vAlign w:val="center"/>
              </w:tcPr>
            </w:tcPrChange>
          </w:tcPr>
          <w:p w14:paraId="7039DD03" w14:textId="17DEA835" w:rsidR="005F457E" w:rsidDel="00964E30" w:rsidRDefault="00000000">
            <w:pPr>
              <w:widowControl/>
              <w:spacing w:after="0" w:line="240" w:lineRule="auto"/>
              <w:ind w:firstLineChars="0" w:firstLine="0"/>
              <w:jc w:val="center"/>
              <w:textAlignment w:val="auto"/>
              <w:rPr>
                <w:ins w:id="7666" w:author="Kelly Tan" w:date="2026-07-08T11:13:00Z"/>
                <w:del w:id="7667" w:author="Si-yuan LIU" w:date="2026-07-24T14:26:00Z" w16du:dateUtc="2026-07-24T06:26:00Z"/>
                <w:color w:val="000000"/>
                <w:kern w:val="0"/>
                <w:sz w:val="21"/>
                <w:szCs w:val="21"/>
              </w:rPr>
            </w:pPr>
            <w:ins w:id="7668" w:author="Kelly Tan" w:date="2026-07-08T11:13:00Z">
              <w:del w:id="7669" w:author="Si-yuan LIU" w:date="2026-07-24T14:26:00Z" w16du:dateUtc="2026-07-24T06:26:00Z">
                <w:r w:rsidDel="00964E30">
                  <w:rPr>
                    <w:rFonts w:hint="eastAsia"/>
                    <w:color w:val="000000"/>
                    <w:kern w:val="0"/>
                    <w:sz w:val="21"/>
                    <w:szCs w:val="21"/>
                  </w:rPr>
                  <w:delText>企业所得税</w:delText>
                </w:r>
              </w:del>
            </w:ins>
          </w:p>
        </w:tc>
        <w:tc>
          <w:tcPr>
            <w:tcW w:w="509" w:type="pct"/>
            <w:vAlign w:val="center"/>
            <w:tcPrChange w:id="7670" w:author="Kelly Tan" w:date="2026-07-08T11:15:00Z">
              <w:tcPr>
                <w:tcW w:w="132" w:type="pct"/>
                <w:gridSpan w:val="2"/>
                <w:vAlign w:val="center"/>
              </w:tcPr>
            </w:tcPrChange>
          </w:tcPr>
          <w:p w14:paraId="76E0AD3B" w14:textId="7C3038B4" w:rsidR="005F457E" w:rsidDel="00964E30" w:rsidRDefault="00000000">
            <w:pPr>
              <w:widowControl/>
              <w:spacing w:after="0" w:line="240" w:lineRule="auto"/>
              <w:ind w:firstLineChars="0" w:firstLine="0"/>
              <w:textAlignment w:val="auto"/>
              <w:rPr>
                <w:ins w:id="7671" w:author="Kelly Tan" w:date="2026-07-08T11:13:00Z"/>
                <w:del w:id="7672" w:author="Si-yuan LIU" w:date="2026-07-24T14:26:00Z" w16du:dateUtc="2026-07-24T06:26:00Z"/>
                <w:color w:val="000000"/>
                <w:kern w:val="0"/>
                <w:sz w:val="21"/>
                <w:szCs w:val="21"/>
              </w:rPr>
            </w:pPr>
            <w:ins w:id="7673" w:author="Kelly Tan" w:date="2026-07-08T11:13:00Z">
              <w:del w:id="7674" w:author="Si-yuan LIU" w:date="2026-07-24T14:26:00Z" w16du:dateUtc="2026-07-24T06:26:00Z">
                <w:r w:rsidDel="00964E30">
                  <w:rPr>
                    <w:rFonts w:hint="eastAsia"/>
                    <w:color w:val="000000"/>
                    <w:kern w:val="0"/>
                    <w:sz w:val="21"/>
                    <w:szCs w:val="21"/>
                    <w:lang w:val="en"/>
                  </w:rPr>
                  <w:delText>是</w:delText>
                </w:r>
              </w:del>
            </w:ins>
          </w:p>
        </w:tc>
        <w:tc>
          <w:tcPr>
            <w:tcW w:w="2270" w:type="pct"/>
            <w:gridSpan w:val="6"/>
            <w:vAlign w:val="center"/>
            <w:tcPrChange w:id="7675" w:author="Kelly Tan" w:date="2026-07-08T11:15:00Z">
              <w:tcPr>
                <w:tcW w:w="2303" w:type="pct"/>
                <w:gridSpan w:val="9"/>
                <w:vAlign w:val="center"/>
              </w:tcPr>
            </w:tcPrChange>
          </w:tcPr>
          <w:p w14:paraId="24629510" w14:textId="5F1A46D6" w:rsidR="005F457E" w:rsidDel="00964E30" w:rsidRDefault="00000000">
            <w:pPr>
              <w:widowControl/>
              <w:spacing w:after="0" w:line="240" w:lineRule="auto"/>
              <w:ind w:firstLineChars="0" w:firstLine="0"/>
              <w:textAlignment w:val="auto"/>
              <w:rPr>
                <w:ins w:id="7676" w:author="Kelly Tan" w:date="2026-07-08T11:13:00Z"/>
                <w:del w:id="7677" w:author="Si-yuan LIU" w:date="2026-07-24T14:26:00Z" w16du:dateUtc="2026-07-24T06:26:00Z"/>
                <w:color w:val="000000"/>
                <w:kern w:val="0"/>
                <w:sz w:val="21"/>
                <w:szCs w:val="21"/>
                <w:lang w:val="en"/>
              </w:rPr>
            </w:pPr>
            <w:ins w:id="7678" w:author="Kelly Tan" w:date="2026-07-08T11:13:00Z">
              <w:del w:id="7679" w:author="Si-yuan LIU" w:date="2026-07-24T14:26:00Z" w16du:dateUtc="2026-07-24T06:26:00Z">
                <w:r w:rsidDel="00964E30">
                  <w:rPr>
                    <w:rFonts w:hint="eastAsia"/>
                    <w:color w:val="000000"/>
                    <w:kern w:val="0"/>
                    <w:sz w:val="21"/>
                    <w:szCs w:val="21"/>
                    <w:lang w:val="en"/>
                  </w:rPr>
                  <w:delText>奥飞数据转让奥融科技股权，需确认股权转让所得，计入股权转让当年的应纳税所得额</w:delText>
                </w:r>
                <w:r w:rsidDel="00964E30">
                  <w:rPr>
                    <w:color w:val="000000"/>
                    <w:kern w:val="0"/>
                    <w:sz w:val="21"/>
                    <w:szCs w:val="21"/>
                    <w:lang w:val="en"/>
                  </w:rPr>
                  <w:delText>。奥飞数据为高新技术企业，减按</w:delText>
                </w:r>
                <w:r w:rsidDel="00964E30">
                  <w:rPr>
                    <w:color w:val="000000"/>
                    <w:kern w:val="0"/>
                    <w:sz w:val="21"/>
                    <w:szCs w:val="21"/>
                    <w:lang w:val="en"/>
                  </w:rPr>
                  <w:delText>15</w:delText>
                </w:r>
                <w:r w:rsidDel="00964E30">
                  <w:rPr>
                    <w:color w:val="000000"/>
                    <w:kern w:val="0"/>
                    <w:sz w:val="21"/>
                    <w:szCs w:val="21"/>
                    <w:lang w:val="en"/>
                  </w:rPr>
                  <w:delText>％的税率征收企业所得税</w:delText>
                </w:r>
              </w:del>
            </w:ins>
          </w:p>
          <w:p w14:paraId="74FD5E8D" w14:textId="726026E2" w:rsidR="005F457E" w:rsidDel="00964E30" w:rsidRDefault="00000000">
            <w:pPr>
              <w:widowControl/>
              <w:spacing w:after="0" w:line="240" w:lineRule="auto"/>
              <w:ind w:firstLineChars="0" w:firstLine="0"/>
              <w:textAlignment w:val="auto"/>
              <w:rPr>
                <w:ins w:id="7680" w:author="Kelly Tan" w:date="2026-07-08T11:13:00Z"/>
                <w:del w:id="7681" w:author="Si-yuan LIU" w:date="2026-07-24T14:26:00Z" w16du:dateUtc="2026-07-24T06:26:00Z"/>
                <w:color w:val="000000"/>
                <w:kern w:val="0"/>
                <w:sz w:val="21"/>
                <w:szCs w:val="21"/>
                <w:lang w:val="en"/>
              </w:rPr>
            </w:pPr>
            <w:ins w:id="7682" w:author="Kelly Tan" w:date="2026-07-08T11:13:00Z">
              <w:del w:id="7683" w:author="Si-yuan LIU" w:date="2026-07-24T14:26:00Z" w16du:dateUtc="2026-07-24T06:26:00Z">
                <w:r w:rsidDel="00964E30">
                  <w:rPr>
                    <w:color w:val="000000"/>
                    <w:kern w:val="0"/>
                    <w:sz w:val="21"/>
                    <w:szCs w:val="21"/>
                    <w:lang w:val="en"/>
                  </w:rPr>
                  <w:delText>政策依据：中华人民共和国企业所得税法</w:delText>
                </w:r>
              </w:del>
            </w:ins>
          </w:p>
          <w:p w14:paraId="37213BF6" w14:textId="5259B893" w:rsidR="005F457E" w:rsidDel="00964E30" w:rsidRDefault="00000000">
            <w:pPr>
              <w:widowControl/>
              <w:spacing w:after="0" w:line="240" w:lineRule="auto"/>
              <w:ind w:firstLineChars="0" w:firstLine="0"/>
              <w:textAlignment w:val="auto"/>
              <w:rPr>
                <w:ins w:id="7684" w:author="Kelly Tan" w:date="2026-07-08T11:13:00Z"/>
                <w:del w:id="7685" w:author="Si-yuan LIU" w:date="2026-07-24T14:26:00Z" w16du:dateUtc="2026-07-24T06:26:00Z"/>
                <w:color w:val="000000"/>
                <w:kern w:val="0"/>
                <w:sz w:val="21"/>
                <w:szCs w:val="21"/>
              </w:rPr>
            </w:pPr>
            <w:ins w:id="7686" w:author="Kelly Tan" w:date="2026-07-08T11:13:00Z">
              <w:del w:id="7687" w:author="Si-yuan LIU" w:date="2026-07-24T14:26:00Z" w16du:dateUtc="2026-07-24T06:26:00Z">
                <w:r w:rsidDel="00964E30">
                  <w:rPr>
                    <w:rFonts w:hint="eastAsia"/>
                    <w:color w:val="000000"/>
                    <w:kern w:val="0"/>
                    <w:sz w:val="21"/>
                    <w:szCs w:val="21"/>
                    <w:lang w:val="en"/>
                  </w:rPr>
                  <w:delText>计算公式：（股权转让收入</w:delText>
                </w:r>
                <w:r w:rsidDel="00964E30">
                  <w:rPr>
                    <w:rFonts w:hint="eastAsia"/>
                    <w:color w:val="000000"/>
                    <w:kern w:val="0"/>
                    <w:sz w:val="21"/>
                    <w:szCs w:val="21"/>
                  </w:rPr>
                  <w:delText>31,833.27</w:delText>
                </w:r>
                <w:r w:rsidDel="00964E30">
                  <w:rPr>
                    <w:rFonts w:hint="eastAsia"/>
                    <w:color w:val="000000"/>
                    <w:kern w:val="0"/>
                    <w:sz w:val="21"/>
                    <w:szCs w:val="21"/>
                    <w:lang w:val="en"/>
                  </w:rPr>
                  <w:delText>万元</w:delText>
                </w:r>
                <w:r w:rsidDel="00964E30">
                  <w:rPr>
                    <w:color w:val="000000"/>
                    <w:kern w:val="0"/>
                    <w:sz w:val="21"/>
                    <w:szCs w:val="21"/>
                    <w:lang w:val="en"/>
                  </w:rPr>
                  <w:delText>-</w:delText>
                </w:r>
                <w:r w:rsidDel="00964E30">
                  <w:rPr>
                    <w:rFonts w:hint="eastAsia"/>
                    <w:color w:val="000000"/>
                    <w:kern w:val="0"/>
                    <w:sz w:val="21"/>
                    <w:szCs w:val="21"/>
                    <w:lang w:val="en"/>
                  </w:rPr>
                  <w:delText>计税基础</w:delText>
                </w:r>
                <w:r w:rsidDel="00964E30">
                  <w:rPr>
                    <w:rFonts w:hint="eastAsia"/>
                    <w:color w:val="000000"/>
                    <w:kern w:val="0"/>
                    <w:sz w:val="21"/>
                    <w:szCs w:val="21"/>
                  </w:rPr>
                  <w:delText>17,852.22</w:delText>
                </w:r>
                <w:r w:rsidDel="00964E30">
                  <w:rPr>
                    <w:rFonts w:hint="eastAsia"/>
                    <w:color w:val="000000"/>
                    <w:kern w:val="0"/>
                    <w:sz w:val="21"/>
                    <w:szCs w:val="21"/>
                    <w:lang w:val="en"/>
                  </w:rPr>
                  <w:delText>万元）</w:delText>
                </w:r>
                <w:r w:rsidDel="00964E30">
                  <w:rPr>
                    <w:color w:val="000000"/>
                    <w:kern w:val="0"/>
                    <w:sz w:val="21"/>
                    <w:szCs w:val="21"/>
                    <w:lang w:val="en"/>
                  </w:rPr>
                  <w:delText>*15%=2,0</w:delText>
                </w:r>
                <w:r w:rsidDel="00964E30">
                  <w:rPr>
                    <w:rFonts w:hint="eastAsia"/>
                    <w:color w:val="000000"/>
                    <w:kern w:val="0"/>
                    <w:sz w:val="21"/>
                    <w:szCs w:val="21"/>
                  </w:rPr>
                  <w:delText>97.16</w:delText>
                </w:r>
                <w:r w:rsidDel="00964E30">
                  <w:rPr>
                    <w:rFonts w:hint="eastAsia"/>
                    <w:color w:val="000000"/>
                    <w:kern w:val="0"/>
                    <w:sz w:val="21"/>
                    <w:szCs w:val="21"/>
                    <w:lang w:val="en"/>
                  </w:rPr>
                  <w:delText>万元</w:delText>
                </w:r>
              </w:del>
            </w:ins>
          </w:p>
        </w:tc>
        <w:tc>
          <w:tcPr>
            <w:tcW w:w="422" w:type="pct"/>
            <w:gridSpan w:val="2"/>
            <w:vAlign w:val="center"/>
            <w:tcPrChange w:id="7688" w:author="Kelly Tan" w:date="2026-07-08T11:15:00Z">
              <w:tcPr>
                <w:tcW w:w="562" w:type="pct"/>
                <w:gridSpan w:val="2"/>
                <w:vAlign w:val="center"/>
              </w:tcPr>
            </w:tcPrChange>
          </w:tcPr>
          <w:p w14:paraId="11062636" w14:textId="6602B8F4" w:rsidR="005F457E" w:rsidDel="00964E30" w:rsidRDefault="00000000">
            <w:pPr>
              <w:widowControl/>
              <w:spacing w:after="0" w:line="240" w:lineRule="auto"/>
              <w:ind w:firstLineChars="0" w:firstLine="0"/>
              <w:textAlignment w:val="auto"/>
              <w:rPr>
                <w:ins w:id="7689" w:author="Kelly Tan" w:date="2026-07-08T11:13:00Z"/>
                <w:del w:id="7690" w:author="Si-yuan LIU" w:date="2026-07-24T14:26:00Z" w16du:dateUtc="2026-07-24T06:26:00Z"/>
                <w:color w:val="000000"/>
                <w:kern w:val="0"/>
                <w:sz w:val="21"/>
                <w:szCs w:val="21"/>
              </w:rPr>
            </w:pPr>
            <w:ins w:id="7691" w:author="Kelly Tan" w:date="2026-07-08T11:13:00Z">
              <w:del w:id="7692" w:author="Si-yuan LIU" w:date="2026-07-24T14:26:00Z" w16du:dateUtc="2026-07-24T06:26:00Z">
                <w:r w:rsidDel="00964E30">
                  <w:rPr>
                    <w:color w:val="000000"/>
                    <w:kern w:val="0"/>
                    <w:sz w:val="21"/>
                    <w:szCs w:val="21"/>
                    <w:lang w:val="en"/>
                  </w:rPr>
                  <w:delText>2,0</w:delText>
                </w:r>
                <w:r w:rsidDel="00964E30">
                  <w:rPr>
                    <w:rFonts w:hint="eastAsia"/>
                    <w:color w:val="000000"/>
                    <w:kern w:val="0"/>
                    <w:sz w:val="21"/>
                    <w:szCs w:val="21"/>
                  </w:rPr>
                  <w:delText>97.16</w:delText>
                </w:r>
              </w:del>
            </w:ins>
          </w:p>
        </w:tc>
        <w:tc>
          <w:tcPr>
            <w:tcW w:w="421" w:type="pct"/>
            <w:gridSpan w:val="3"/>
            <w:vAlign w:val="center"/>
            <w:tcPrChange w:id="7693" w:author="Kelly Tan" w:date="2026-07-08T11:15:00Z">
              <w:tcPr>
                <w:tcW w:w="393" w:type="pct"/>
                <w:gridSpan w:val="5"/>
                <w:vAlign w:val="center"/>
              </w:tcPr>
            </w:tcPrChange>
          </w:tcPr>
          <w:p w14:paraId="33F490ED" w14:textId="0C8BC771" w:rsidR="005F457E" w:rsidDel="00964E30" w:rsidRDefault="00000000">
            <w:pPr>
              <w:widowControl/>
              <w:spacing w:after="0" w:line="240" w:lineRule="auto"/>
              <w:ind w:firstLineChars="0" w:firstLine="0"/>
              <w:textAlignment w:val="auto"/>
              <w:rPr>
                <w:ins w:id="7694" w:author="Kelly Tan" w:date="2026-07-08T11:13:00Z"/>
                <w:del w:id="7695" w:author="Si-yuan LIU" w:date="2026-07-24T14:26:00Z" w16du:dateUtc="2026-07-24T06:26:00Z"/>
                <w:color w:val="000000"/>
                <w:kern w:val="0"/>
                <w:sz w:val="21"/>
                <w:szCs w:val="21"/>
              </w:rPr>
            </w:pPr>
            <w:ins w:id="7696" w:author="Kelly Tan" w:date="2026-07-08T11:13:00Z">
              <w:del w:id="7697" w:author="Si-yuan LIU" w:date="2026-07-24T14:26:00Z" w16du:dateUtc="2026-07-24T06:26:00Z">
                <w:r w:rsidDel="00964E30">
                  <w:rPr>
                    <w:color w:val="000000"/>
                    <w:kern w:val="0"/>
                    <w:sz w:val="21"/>
                    <w:szCs w:val="21"/>
                    <w:lang w:val="en"/>
                  </w:rPr>
                  <w:delText>2,0</w:delText>
                </w:r>
                <w:r w:rsidDel="00964E30">
                  <w:rPr>
                    <w:rFonts w:hint="eastAsia"/>
                    <w:color w:val="000000"/>
                    <w:kern w:val="0"/>
                    <w:sz w:val="21"/>
                    <w:szCs w:val="21"/>
                  </w:rPr>
                  <w:delText>97.16</w:delText>
                </w:r>
              </w:del>
            </w:ins>
          </w:p>
        </w:tc>
        <w:tc>
          <w:tcPr>
            <w:tcW w:w="414" w:type="pct"/>
            <w:gridSpan w:val="2"/>
            <w:vAlign w:val="center"/>
            <w:tcPrChange w:id="7698" w:author="Kelly Tan" w:date="2026-07-08T11:15:00Z">
              <w:tcPr>
                <w:tcW w:w="565" w:type="pct"/>
                <w:gridSpan w:val="5"/>
                <w:vAlign w:val="center"/>
              </w:tcPr>
            </w:tcPrChange>
          </w:tcPr>
          <w:p w14:paraId="4868AD7D" w14:textId="5ECC2F06" w:rsidR="005F457E" w:rsidDel="00964E30" w:rsidRDefault="00000000">
            <w:pPr>
              <w:widowControl/>
              <w:spacing w:after="0" w:line="240" w:lineRule="auto"/>
              <w:ind w:firstLineChars="0" w:firstLine="0"/>
              <w:textAlignment w:val="auto"/>
              <w:rPr>
                <w:ins w:id="7699" w:author="Kelly Tan" w:date="2026-07-08T11:13:00Z"/>
                <w:del w:id="7700" w:author="Si-yuan LIU" w:date="2026-07-24T14:26:00Z" w16du:dateUtc="2026-07-24T06:26:00Z"/>
                <w:color w:val="000000"/>
                <w:kern w:val="0"/>
                <w:sz w:val="21"/>
                <w:szCs w:val="21"/>
              </w:rPr>
            </w:pPr>
            <w:ins w:id="7701" w:author="Kelly Tan" w:date="2026-07-08T11:13:00Z">
              <w:del w:id="7702" w:author="Si-yuan LIU" w:date="2026-07-24T14:26:00Z" w16du:dateUtc="2026-07-24T06:26:00Z">
                <w:r w:rsidDel="00964E30">
                  <w:rPr>
                    <w:rFonts w:hint="eastAsia"/>
                    <w:color w:val="000000"/>
                    <w:kern w:val="0"/>
                    <w:sz w:val="21"/>
                    <w:szCs w:val="21"/>
                  </w:rPr>
                  <w:delText>国家税务总局广州市南沙区税务局</w:delText>
                </w:r>
              </w:del>
            </w:ins>
          </w:p>
        </w:tc>
        <w:tc>
          <w:tcPr>
            <w:tcW w:w="441" w:type="pct"/>
            <w:gridSpan w:val="5"/>
            <w:vAlign w:val="center"/>
            <w:tcPrChange w:id="7703" w:author="Kelly Tan" w:date="2026-07-08T11:15:00Z">
              <w:tcPr>
                <w:tcW w:w="521" w:type="pct"/>
                <w:gridSpan w:val="7"/>
                <w:vAlign w:val="center"/>
              </w:tcPr>
            </w:tcPrChange>
          </w:tcPr>
          <w:p w14:paraId="72D462A2" w14:textId="3BB7C8A3" w:rsidR="005F457E" w:rsidDel="00964E30" w:rsidRDefault="00000000">
            <w:pPr>
              <w:widowControl/>
              <w:spacing w:after="0" w:line="240" w:lineRule="auto"/>
              <w:ind w:firstLineChars="0" w:firstLine="0"/>
              <w:textAlignment w:val="auto"/>
              <w:rPr>
                <w:ins w:id="7704" w:author="Kelly Tan" w:date="2026-07-08T11:13:00Z"/>
                <w:del w:id="7705" w:author="Si-yuan LIU" w:date="2026-07-24T14:26:00Z" w16du:dateUtc="2026-07-24T06:26:00Z"/>
                <w:color w:val="000000"/>
                <w:kern w:val="0"/>
                <w:sz w:val="21"/>
                <w:szCs w:val="21"/>
              </w:rPr>
            </w:pPr>
            <w:ins w:id="7706" w:author="Kelly Tan" w:date="2026-07-08T11:13:00Z">
              <w:del w:id="7707" w:author="Si-yuan LIU" w:date="2026-07-24T14:26:00Z" w16du:dateUtc="2026-07-24T06:26:00Z">
                <w:r w:rsidDel="00964E30">
                  <w:rPr>
                    <w:rFonts w:hint="eastAsia"/>
                    <w:color w:val="000000"/>
                    <w:kern w:val="0"/>
                    <w:sz w:val="21"/>
                    <w:szCs w:val="21"/>
                  </w:rPr>
                  <w:delText>奥飞数据</w:delText>
                </w:r>
              </w:del>
            </w:ins>
          </w:p>
        </w:tc>
      </w:tr>
      <w:tr w:rsidR="005F457E" w:rsidDel="00964E30" w14:paraId="65AF25BB" w14:textId="67CB63CC" w:rsidTr="005F457E">
        <w:trPr>
          <w:gridAfter w:val="2"/>
          <w:wAfter w:w="97" w:type="dxa"/>
          <w:trHeight w:val="3110"/>
          <w:jc w:val="center"/>
          <w:ins w:id="7708" w:author="Kelly Tan" w:date="2026-07-08T11:13:00Z"/>
          <w:del w:id="7709" w:author="Si-yuan LIU" w:date="2026-07-24T14:26:00Z" w16du:dateUtc="2026-07-24T06:26:00Z"/>
          <w:trPrChange w:id="7710" w:author="Kelly Tan" w:date="2026-07-08T11:15:00Z">
            <w:trPr>
              <w:gridAfter w:val="2"/>
              <w:wAfter w:w="113" w:type="dxa"/>
              <w:trHeight w:val="3110"/>
              <w:jc w:val="center"/>
            </w:trPr>
          </w:trPrChange>
        </w:trPr>
        <w:tc>
          <w:tcPr>
            <w:tcW w:w="356" w:type="pct"/>
            <w:vMerge/>
            <w:vAlign w:val="center"/>
            <w:tcPrChange w:id="7711" w:author="Kelly Tan" w:date="2026-07-08T11:15:00Z">
              <w:tcPr>
                <w:tcW w:w="371" w:type="pct"/>
                <w:vMerge/>
                <w:vAlign w:val="center"/>
              </w:tcPr>
            </w:tcPrChange>
          </w:tcPr>
          <w:p w14:paraId="11224026" w14:textId="4B7C2DB9" w:rsidR="005F457E" w:rsidDel="00964E30" w:rsidRDefault="005F457E">
            <w:pPr>
              <w:widowControl/>
              <w:spacing w:after="0" w:line="240" w:lineRule="auto"/>
              <w:ind w:firstLineChars="0" w:firstLine="0"/>
              <w:jc w:val="left"/>
              <w:textAlignment w:val="auto"/>
              <w:rPr>
                <w:ins w:id="7712" w:author="Kelly Tan" w:date="2026-07-08T11:13:00Z"/>
                <w:del w:id="7713" w:author="Si-yuan LIU" w:date="2026-07-24T14:26:00Z" w16du:dateUtc="2026-07-24T06:26:00Z"/>
                <w:color w:val="000000"/>
                <w:kern w:val="0"/>
                <w:sz w:val="21"/>
                <w:szCs w:val="21"/>
              </w:rPr>
            </w:pPr>
          </w:p>
        </w:tc>
        <w:tc>
          <w:tcPr>
            <w:tcW w:w="167" w:type="pct"/>
            <w:gridSpan w:val="2"/>
            <w:vAlign w:val="center"/>
            <w:tcPrChange w:id="7714" w:author="Kelly Tan" w:date="2026-07-08T11:15:00Z">
              <w:tcPr>
                <w:tcW w:w="152" w:type="pct"/>
                <w:gridSpan w:val="3"/>
                <w:vAlign w:val="center"/>
              </w:tcPr>
            </w:tcPrChange>
          </w:tcPr>
          <w:p w14:paraId="6A03B34A" w14:textId="016DB005" w:rsidR="005F457E" w:rsidDel="00964E30" w:rsidRDefault="00000000">
            <w:pPr>
              <w:widowControl/>
              <w:spacing w:after="0" w:line="240" w:lineRule="auto"/>
              <w:ind w:firstLineChars="0" w:firstLine="0"/>
              <w:jc w:val="center"/>
              <w:textAlignment w:val="auto"/>
              <w:rPr>
                <w:ins w:id="7715" w:author="Kelly Tan" w:date="2026-07-08T11:13:00Z"/>
                <w:del w:id="7716" w:author="Si-yuan LIU" w:date="2026-07-24T14:26:00Z" w16du:dateUtc="2026-07-24T06:26:00Z"/>
                <w:color w:val="000000"/>
                <w:kern w:val="0"/>
                <w:sz w:val="21"/>
                <w:szCs w:val="21"/>
              </w:rPr>
            </w:pPr>
            <w:ins w:id="7717" w:author="Kelly Tan" w:date="2026-07-08T11:13:00Z">
              <w:del w:id="7718" w:author="Si-yuan LIU" w:date="2026-07-24T14:26:00Z" w16du:dateUtc="2026-07-24T06:26:00Z">
                <w:r w:rsidDel="00964E30">
                  <w:rPr>
                    <w:rFonts w:hint="eastAsia"/>
                    <w:color w:val="000000"/>
                    <w:kern w:val="0"/>
                    <w:sz w:val="21"/>
                    <w:szCs w:val="21"/>
                  </w:rPr>
                  <w:delText>印花税</w:delText>
                </w:r>
              </w:del>
            </w:ins>
          </w:p>
        </w:tc>
        <w:tc>
          <w:tcPr>
            <w:tcW w:w="509" w:type="pct"/>
            <w:vAlign w:val="center"/>
            <w:tcPrChange w:id="7719" w:author="Kelly Tan" w:date="2026-07-08T11:15:00Z">
              <w:tcPr>
                <w:tcW w:w="132" w:type="pct"/>
                <w:gridSpan w:val="2"/>
                <w:vAlign w:val="center"/>
              </w:tcPr>
            </w:tcPrChange>
          </w:tcPr>
          <w:p w14:paraId="2B0214A5" w14:textId="598BF55D" w:rsidR="005F457E" w:rsidDel="00964E30" w:rsidRDefault="00000000">
            <w:pPr>
              <w:widowControl/>
              <w:spacing w:after="0" w:line="240" w:lineRule="auto"/>
              <w:ind w:firstLineChars="0" w:firstLine="0"/>
              <w:textAlignment w:val="auto"/>
              <w:rPr>
                <w:ins w:id="7720" w:author="Kelly Tan" w:date="2026-07-08T11:13:00Z"/>
                <w:del w:id="7721" w:author="Si-yuan LIU" w:date="2026-07-24T14:26:00Z" w16du:dateUtc="2026-07-24T06:26:00Z"/>
                <w:color w:val="000000"/>
                <w:kern w:val="0"/>
                <w:sz w:val="21"/>
                <w:szCs w:val="21"/>
              </w:rPr>
            </w:pPr>
            <w:ins w:id="7722" w:author="Kelly Tan" w:date="2026-07-08T11:13:00Z">
              <w:del w:id="7723" w:author="Si-yuan LIU" w:date="2026-07-24T14:26:00Z" w16du:dateUtc="2026-07-24T06:26:00Z">
                <w:r w:rsidDel="00964E30">
                  <w:rPr>
                    <w:rFonts w:hint="eastAsia"/>
                    <w:color w:val="000000"/>
                    <w:kern w:val="0"/>
                    <w:sz w:val="21"/>
                    <w:szCs w:val="21"/>
                    <w:lang w:val="en"/>
                  </w:rPr>
                  <w:delText>是</w:delText>
                </w:r>
              </w:del>
            </w:ins>
          </w:p>
        </w:tc>
        <w:tc>
          <w:tcPr>
            <w:tcW w:w="2270" w:type="pct"/>
            <w:gridSpan w:val="6"/>
            <w:vAlign w:val="center"/>
            <w:tcPrChange w:id="7724" w:author="Kelly Tan" w:date="2026-07-08T11:15:00Z">
              <w:tcPr>
                <w:tcW w:w="2303" w:type="pct"/>
                <w:gridSpan w:val="9"/>
                <w:vAlign w:val="center"/>
              </w:tcPr>
            </w:tcPrChange>
          </w:tcPr>
          <w:p w14:paraId="09DED3F6" w14:textId="0FE8587D" w:rsidR="005F457E" w:rsidDel="00964E30" w:rsidRDefault="00000000">
            <w:pPr>
              <w:widowControl/>
              <w:spacing w:after="0" w:line="240" w:lineRule="auto"/>
              <w:ind w:firstLineChars="0" w:firstLine="0"/>
              <w:textAlignment w:val="auto"/>
              <w:rPr>
                <w:ins w:id="7725" w:author="Kelly Tan" w:date="2026-07-08T11:13:00Z"/>
                <w:del w:id="7726" w:author="Si-yuan LIU" w:date="2026-07-24T14:26:00Z" w16du:dateUtc="2026-07-24T06:26:00Z"/>
                <w:color w:val="000000"/>
                <w:kern w:val="0"/>
                <w:sz w:val="21"/>
                <w:szCs w:val="21"/>
                <w:lang w:val="en"/>
              </w:rPr>
            </w:pPr>
            <w:ins w:id="7727" w:author="Kelly Tan" w:date="2026-07-08T11:13:00Z">
              <w:del w:id="7728" w:author="Si-yuan LIU" w:date="2026-07-24T14:26:00Z" w16du:dateUtc="2026-07-24T06:26:00Z">
                <w:r w:rsidDel="00964E30">
                  <w:rPr>
                    <w:rFonts w:hint="eastAsia"/>
                    <w:color w:val="000000"/>
                    <w:kern w:val="0"/>
                    <w:sz w:val="21"/>
                    <w:szCs w:val="21"/>
                    <w:lang w:val="en"/>
                  </w:rPr>
                  <w:delText>按照股权转让金额依据产权转移书据</w:delText>
                </w:r>
                <w:r w:rsidDel="00964E30">
                  <w:rPr>
                    <w:color w:val="000000"/>
                    <w:kern w:val="0"/>
                    <w:sz w:val="21"/>
                    <w:szCs w:val="21"/>
                    <w:lang w:val="en"/>
                  </w:rPr>
                  <w:delText>0.05%</w:delText>
                </w:r>
                <w:r w:rsidDel="00964E30">
                  <w:rPr>
                    <w:rFonts w:hint="eastAsia"/>
                    <w:color w:val="000000"/>
                    <w:kern w:val="0"/>
                    <w:sz w:val="21"/>
                    <w:szCs w:val="21"/>
                    <w:lang w:val="en"/>
                  </w:rPr>
                  <w:delText>计算缴纳（双边）</w:delText>
                </w:r>
              </w:del>
            </w:ins>
          </w:p>
          <w:p w14:paraId="44764BEC" w14:textId="5091CA45" w:rsidR="005F457E" w:rsidDel="00964E30" w:rsidRDefault="00000000">
            <w:pPr>
              <w:widowControl/>
              <w:spacing w:after="0" w:line="240" w:lineRule="auto"/>
              <w:ind w:firstLineChars="0" w:firstLine="0"/>
              <w:textAlignment w:val="auto"/>
              <w:rPr>
                <w:ins w:id="7729" w:author="Kelly Tan" w:date="2026-07-08T11:13:00Z"/>
                <w:del w:id="7730" w:author="Si-yuan LIU" w:date="2026-07-24T14:26:00Z" w16du:dateUtc="2026-07-24T06:26:00Z"/>
                <w:color w:val="000000"/>
                <w:kern w:val="0"/>
                <w:sz w:val="21"/>
                <w:szCs w:val="21"/>
                <w:lang w:val="en"/>
              </w:rPr>
            </w:pPr>
            <w:ins w:id="7731" w:author="Kelly Tan" w:date="2026-07-08T11:13:00Z">
              <w:del w:id="7732" w:author="Si-yuan LIU" w:date="2026-07-24T14:26:00Z" w16du:dateUtc="2026-07-24T06:26:00Z">
                <w:r w:rsidDel="00964E30">
                  <w:rPr>
                    <w:rFonts w:hint="eastAsia"/>
                    <w:color w:val="000000"/>
                    <w:kern w:val="0"/>
                    <w:sz w:val="21"/>
                    <w:szCs w:val="21"/>
                    <w:lang w:val="en"/>
                  </w:rPr>
                  <w:delText>政策依据：中华人民共和国印花税法</w:delText>
                </w:r>
              </w:del>
            </w:ins>
          </w:p>
          <w:p w14:paraId="094B887C" w14:textId="5D77079F" w:rsidR="005F457E" w:rsidDel="00964E30" w:rsidRDefault="00000000">
            <w:pPr>
              <w:widowControl/>
              <w:spacing w:after="0" w:line="240" w:lineRule="auto"/>
              <w:ind w:firstLineChars="0" w:firstLine="0"/>
              <w:textAlignment w:val="auto"/>
              <w:rPr>
                <w:ins w:id="7733" w:author="Kelly Tan" w:date="2026-07-08T11:13:00Z"/>
                <w:del w:id="7734" w:author="Si-yuan LIU" w:date="2026-07-24T14:26:00Z" w16du:dateUtc="2026-07-24T06:26:00Z"/>
                <w:color w:val="000000"/>
                <w:kern w:val="0"/>
                <w:sz w:val="21"/>
                <w:szCs w:val="21"/>
              </w:rPr>
            </w:pPr>
            <w:ins w:id="7735" w:author="Kelly Tan" w:date="2026-07-08T11:13:00Z">
              <w:del w:id="7736" w:author="Si-yuan LIU" w:date="2026-07-24T14:26:00Z" w16du:dateUtc="2026-07-24T06:26:00Z">
                <w:r w:rsidDel="00964E30">
                  <w:rPr>
                    <w:rFonts w:hint="eastAsia"/>
                    <w:color w:val="000000"/>
                    <w:kern w:val="0"/>
                    <w:sz w:val="21"/>
                    <w:szCs w:val="21"/>
                    <w:lang w:val="en"/>
                  </w:rPr>
                  <w:delText>计算公式：股权转让对价</w:delText>
                </w:r>
                <w:r w:rsidDel="00964E30">
                  <w:rPr>
                    <w:color w:val="000000"/>
                    <w:kern w:val="0"/>
                    <w:sz w:val="21"/>
                    <w:szCs w:val="21"/>
                    <w:lang w:val="en"/>
                  </w:rPr>
                  <w:delText>31,8</w:delText>
                </w:r>
                <w:r w:rsidDel="00964E30">
                  <w:rPr>
                    <w:rFonts w:hint="eastAsia"/>
                    <w:color w:val="000000"/>
                    <w:kern w:val="0"/>
                    <w:sz w:val="21"/>
                    <w:szCs w:val="21"/>
                  </w:rPr>
                  <w:delText>33.27</w:delText>
                </w:r>
                <w:r w:rsidDel="00964E30">
                  <w:rPr>
                    <w:rFonts w:hint="eastAsia"/>
                    <w:color w:val="000000"/>
                    <w:kern w:val="0"/>
                    <w:sz w:val="21"/>
                    <w:szCs w:val="21"/>
                    <w:lang w:val="en"/>
                  </w:rPr>
                  <w:delText>万元</w:delText>
                </w:r>
                <w:r w:rsidDel="00964E30">
                  <w:rPr>
                    <w:color w:val="000000"/>
                    <w:kern w:val="0"/>
                    <w:sz w:val="21"/>
                    <w:szCs w:val="21"/>
                    <w:lang w:val="en"/>
                  </w:rPr>
                  <w:delText>*0.05%*2=31.8</w:delText>
                </w:r>
                <w:r w:rsidDel="00964E30">
                  <w:rPr>
                    <w:rFonts w:hint="eastAsia"/>
                    <w:color w:val="000000"/>
                    <w:kern w:val="0"/>
                    <w:sz w:val="21"/>
                    <w:szCs w:val="21"/>
                  </w:rPr>
                  <w:delText>4</w:delText>
                </w:r>
                <w:r w:rsidDel="00964E30">
                  <w:rPr>
                    <w:rFonts w:hint="eastAsia"/>
                    <w:color w:val="000000"/>
                    <w:kern w:val="0"/>
                    <w:sz w:val="21"/>
                    <w:szCs w:val="21"/>
                    <w:lang w:val="en"/>
                  </w:rPr>
                  <w:delText>万元</w:delText>
                </w:r>
              </w:del>
            </w:ins>
          </w:p>
        </w:tc>
        <w:tc>
          <w:tcPr>
            <w:tcW w:w="422" w:type="pct"/>
            <w:gridSpan w:val="2"/>
            <w:vAlign w:val="center"/>
            <w:tcPrChange w:id="7737" w:author="Kelly Tan" w:date="2026-07-08T11:15:00Z">
              <w:tcPr>
                <w:tcW w:w="562" w:type="pct"/>
                <w:gridSpan w:val="2"/>
                <w:vAlign w:val="center"/>
              </w:tcPr>
            </w:tcPrChange>
          </w:tcPr>
          <w:p w14:paraId="31BFB82B" w14:textId="2C2FB91A" w:rsidR="005F457E" w:rsidDel="00964E30" w:rsidRDefault="00000000">
            <w:pPr>
              <w:widowControl/>
              <w:spacing w:after="0" w:line="240" w:lineRule="auto"/>
              <w:ind w:firstLineChars="0" w:firstLine="0"/>
              <w:textAlignment w:val="auto"/>
              <w:rPr>
                <w:ins w:id="7738" w:author="Kelly Tan" w:date="2026-07-08T11:13:00Z"/>
                <w:del w:id="7739" w:author="Si-yuan LIU" w:date="2026-07-24T14:26:00Z" w16du:dateUtc="2026-07-24T06:26:00Z"/>
                <w:color w:val="000000"/>
                <w:kern w:val="0"/>
                <w:sz w:val="21"/>
                <w:szCs w:val="21"/>
              </w:rPr>
            </w:pPr>
            <w:ins w:id="7740" w:author="Kelly Tan" w:date="2026-07-08T11:13:00Z">
              <w:del w:id="7741" w:author="Si-yuan LIU" w:date="2026-07-24T14:26:00Z" w16du:dateUtc="2026-07-24T06:26:00Z">
                <w:r w:rsidDel="00964E30">
                  <w:rPr>
                    <w:color w:val="000000"/>
                    <w:kern w:val="0"/>
                    <w:sz w:val="21"/>
                    <w:szCs w:val="21"/>
                    <w:lang w:val="en"/>
                  </w:rPr>
                  <w:delText>31.8</w:delText>
                </w:r>
                <w:r w:rsidDel="00964E30">
                  <w:rPr>
                    <w:rFonts w:hint="eastAsia"/>
                    <w:color w:val="000000"/>
                    <w:kern w:val="0"/>
                    <w:sz w:val="21"/>
                    <w:szCs w:val="21"/>
                  </w:rPr>
                  <w:delText>4</w:delText>
                </w:r>
              </w:del>
            </w:ins>
          </w:p>
        </w:tc>
        <w:tc>
          <w:tcPr>
            <w:tcW w:w="421" w:type="pct"/>
            <w:gridSpan w:val="3"/>
            <w:vAlign w:val="center"/>
            <w:tcPrChange w:id="7742" w:author="Kelly Tan" w:date="2026-07-08T11:15:00Z">
              <w:tcPr>
                <w:tcW w:w="393" w:type="pct"/>
                <w:gridSpan w:val="5"/>
                <w:vAlign w:val="center"/>
              </w:tcPr>
            </w:tcPrChange>
          </w:tcPr>
          <w:p w14:paraId="2309092A" w14:textId="1AFE50B3" w:rsidR="005F457E" w:rsidDel="00964E30" w:rsidRDefault="00000000">
            <w:pPr>
              <w:widowControl/>
              <w:spacing w:after="0" w:line="240" w:lineRule="auto"/>
              <w:ind w:firstLineChars="0" w:firstLine="0"/>
              <w:textAlignment w:val="auto"/>
              <w:rPr>
                <w:ins w:id="7743" w:author="Kelly Tan" w:date="2026-07-08T11:13:00Z"/>
                <w:del w:id="7744" w:author="Si-yuan LIU" w:date="2026-07-24T14:26:00Z" w16du:dateUtc="2026-07-24T06:26:00Z"/>
                <w:color w:val="000000"/>
                <w:kern w:val="0"/>
                <w:sz w:val="21"/>
                <w:szCs w:val="21"/>
              </w:rPr>
            </w:pPr>
            <w:ins w:id="7745" w:author="Kelly Tan" w:date="2026-07-08T11:13:00Z">
              <w:del w:id="7746" w:author="Si-yuan LIU" w:date="2026-07-24T14:26:00Z" w16du:dateUtc="2026-07-24T06:26:00Z">
                <w:r w:rsidDel="00964E30">
                  <w:rPr>
                    <w:color w:val="000000"/>
                    <w:kern w:val="0"/>
                    <w:sz w:val="21"/>
                    <w:szCs w:val="21"/>
                    <w:lang w:val="en"/>
                  </w:rPr>
                  <w:delText>31.8</w:delText>
                </w:r>
                <w:r w:rsidDel="00964E30">
                  <w:rPr>
                    <w:rFonts w:hint="eastAsia"/>
                    <w:color w:val="000000"/>
                    <w:kern w:val="0"/>
                    <w:sz w:val="21"/>
                    <w:szCs w:val="21"/>
                  </w:rPr>
                  <w:delText>4</w:delText>
                </w:r>
              </w:del>
            </w:ins>
          </w:p>
        </w:tc>
        <w:tc>
          <w:tcPr>
            <w:tcW w:w="414" w:type="pct"/>
            <w:gridSpan w:val="2"/>
            <w:vAlign w:val="center"/>
            <w:tcPrChange w:id="7747" w:author="Kelly Tan" w:date="2026-07-08T11:15:00Z">
              <w:tcPr>
                <w:tcW w:w="565" w:type="pct"/>
                <w:gridSpan w:val="5"/>
                <w:vAlign w:val="center"/>
              </w:tcPr>
            </w:tcPrChange>
          </w:tcPr>
          <w:p w14:paraId="2CB144EF" w14:textId="7C8C3CF5" w:rsidR="005F457E" w:rsidDel="00964E30" w:rsidRDefault="00000000">
            <w:pPr>
              <w:widowControl/>
              <w:spacing w:after="0" w:line="240" w:lineRule="auto"/>
              <w:ind w:firstLineChars="0" w:firstLine="0"/>
              <w:textAlignment w:val="auto"/>
              <w:rPr>
                <w:ins w:id="7748" w:author="Kelly Tan" w:date="2026-07-08T11:13:00Z"/>
                <w:del w:id="7749" w:author="Si-yuan LIU" w:date="2026-07-24T14:26:00Z" w16du:dateUtc="2026-07-24T06:26:00Z"/>
                <w:color w:val="000000"/>
                <w:kern w:val="0"/>
                <w:sz w:val="21"/>
                <w:szCs w:val="21"/>
              </w:rPr>
            </w:pPr>
            <w:ins w:id="7750" w:author="Kelly Tan" w:date="2026-07-08T11:13:00Z">
              <w:del w:id="7751" w:author="Si-yuan LIU" w:date="2026-07-24T14:26:00Z" w16du:dateUtc="2026-07-24T06:26:00Z">
                <w:r w:rsidDel="00964E30">
                  <w:rPr>
                    <w:rFonts w:hint="eastAsia"/>
                    <w:color w:val="000000"/>
                    <w:kern w:val="0"/>
                    <w:sz w:val="21"/>
                    <w:szCs w:val="21"/>
                  </w:rPr>
                  <w:delText>国家税务总局广州市南沙区税务局、国家税务总局廊坊市税务局</w:delText>
                </w:r>
              </w:del>
            </w:ins>
          </w:p>
        </w:tc>
        <w:tc>
          <w:tcPr>
            <w:tcW w:w="441" w:type="pct"/>
            <w:gridSpan w:val="5"/>
            <w:vAlign w:val="center"/>
            <w:tcPrChange w:id="7752" w:author="Kelly Tan" w:date="2026-07-08T11:15:00Z">
              <w:tcPr>
                <w:tcW w:w="521" w:type="pct"/>
                <w:gridSpan w:val="7"/>
                <w:vAlign w:val="center"/>
              </w:tcPr>
            </w:tcPrChange>
          </w:tcPr>
          <w:p w14:paraId="27AE52E7" w14:textId="7461D23D" w:rsidR="005F457E" w:rsidDel="00964E30" w:rsidRDefault="00000000">
            <w:pPr>
              <w:widowControl/>
              <w:spacing w:after="0" w:line="240" w:lineRule="auto"/>
              <w:ind w:firstLineChars="0" w:firstLine="0"/>
              <w:textAlignment w:val="auto"/>
              <w:rPr>
                <w:ins w:id="7753" w:author="Kelly Tan" w:date="2026-07-08T11:13:00Z"/>
                <w:del w:id="7754" w:author="Si-yuan LIU" w:date="2026-07-24T14:26:00Z" w16du:dateUtc="2026-07-24T06:26:00Z"/>
                <w:color w:val="000000"/>
                <w:kern w:val="0"/>
                <w:sz w:val="21"/>
                <w:szCs w:val="21"/>
              </w:rPr>
            </w:pPr>
            <w:ins w:id="7755" w:author="Kelly Tan" w:date="2026-07-08T11:13:00Z">
              <w:del w:id="7756" w:author="Si-yuan LIU" w:date="2026-07-24T14:26:00Z" w16du:dateUtc="2026-07-24T06:26:00Z">
                <w:r w:rsidDel="00964E30">
                  <w:rPr>
                    <w:rFonts w:hint="eastAsia"/>
                    <w:color w:val="000000"/>
                    <w:kern w:val="0"/>
                    <w:sz w:val="21"/>
                    <w:szCs w:val="21"/>
                  </w:rPr>
                  <w:delText>奥飞数据、固安聚龙</w:delText>
                </w:r>
              </w:del>
            </w:ins>
          </w:p>
        </w:tc>
      </w:tr>
      <w:tr w:rsidR="005F457E" w:rsidDel="00964E30" w14:paraId="577BA657" w14:textId="150AAA40" w:rsidTr="005F457E">
        <w:trPr>
          <w:gridAfter w:val="2"/>
          <w:wAfter w:w="97" w:type="dxa"/>
          <w:trHeight w:val="290"/>
          <w:jc w:val="center"/>
          <w:ins w:id="7757" w:author="Kelly Tan" w:date="2026-07-08T11:13:00Z"/>
          <w:del w:id="7758" w:author="Si-yuan LIU" w:date="2026-07-24T14:26:00Z" w16du:dateUtc="2026-07-24T06:26:00Z"/>
          <w:trPrChange w:id="7759" w:author="Kelly Tan" w:date="2026-07-08T11:15:00Z">
            <w:trPr>
              <w:gridAfter w:val="2"/>
              <w:wAfter w:w="113" w:type="dxa"/>
              <w:trHeight w:val="290"/>
              <w:jc w:val="center"/>
            </w:trPr>
          </w:trPrChange>
        </w:trPr>
        <w:tc>
          <w:tcPr>
            <w:tcW w:w="356" w:type="pct"/>
            <w:vMerge/>
            <w:vAlign w:val="center"/>
            <w:tcPrChange w:id="7760" w:author="Kelly Tan" w:date="2026-07-08T11:15:00Z">
              <w:tcPr>
                <w:tcW w:w="371" w:type="pct"/>
                <w:vMerge/>
                <w:vAlign w:val="center"/>
              </w:tcPr>
            </w:tcPrChange>
          </w:tcPr>
          <w:p w14:paraId="0B477185" w14:textId="00C069D9" w:rsidR="005F457E" w:rsidDel="00964E30" w:rsidRDefault="005F457E">
            <w:pPr>
              <w:widowControl/>
              <w:spacing w:after="0" w:line="240" w:lineRule="auto"/>
              <w:ind w:firstLineChars="0" w:firstLine="0"/>
              <w:jc w:val="left"/>
              <w:textAlignment w:val="auto"/>
              <w:rPr>
                <w:ins w:id="7761" w:author="Kelly Tan" w:date="2026-07-08T11:13:00Z"/>
                <w:del w:id="7762" w:author="Si-yuan LIU" w:date="2026-07-24T14:26:00Z" w16du:dateUtc="2026-07-24T06:26:00Z"/>
                <w:color w:val="000000"/>
                <w:kern w:val="0"/>
                <w:sz w:val="21"/>
                <w:szCs w:val="21"/>
              </w:rPr>
            </w:pPr>
          </w:p>
        </w:tc>
        <w:tc>
          <w:tcPr>
            <w:tcW w:w="167" w:type="pct"/>
            <w:gridSpan w:val="2"/>
            <w:vAlign w:val="center"/>
            <w:tcPrChange w:id="7763" w:author="Kelly Tan" w:date="2026-07-08T11:15:00Z">
              <w:tcPr>
                <w:tcW w:w="152" w:type="pct"/>
                <w:gridSpan w:val="3"/>
                <w:vAlign w:val="center"/>
              </w:tcPr>
            </w:tcPrChange>
          </w:tcPr>
          <w:p w14:paraId="4EDAB516" w14:textId="298AB29C" w:rsidR="005F457E" w:rsidDel="00964E30" w:rsidRDefault="00000000">
            <w:pPr>
              <w:widowControl/>
              <w:spacing w:after="0" w:line="240" w:lineRule="auto"/>
              <w:ind w:firstLineChars="0" w:firstLine="0"/>
              <w:jc w:val="center"/>
              <w:textAlignment w:val="auto"/>
              <w:rPr>
                <w:ins w:id="7764" w:author="Kelly Tan" w:date="2026-07-08T11:13:00Z"/>
                <w:del w:id="7765" w:author="Si-yuan LIU" w:date="2026-07-24T14:26:00Z" w16du:dateUtc="2026-07-24T06:26:00Z"/>
                <w:color w:val="000000"/>
                <w:kern w:val="0"/>
                <w:sz w:val="21"/>
                <w:szCs w:val="21"/>
              </w:rPr>
            </w:pPr>
            <w:ins w:id="7766" w:author="Kelly Tan" w:date="2026-07-08T11:13:00Z">
              <w:del w:id="7767" w:author="Si-yuan LIU" w:date="2026-07-24T14:26:00Z" w16du:dateUtc="2026-07-24T06:26:00Z">
                <w:r w:rsidDel="00964E30">
                  <w:rPr>
                    <w:rFonts w:hint="eastAsia"/>
                    <w:color w:val="000000"/>
                    <w:kern w:val="0"/>
                    <w:sz w:val="21"/>
                    <w:szCs w:val="21"/>
                  </w:rPr>
                  <w:delText>契税</w:delText>
                </w:r>
              </w:del>
            </w:ins>
          </w:p>
        </w:tc>
        <w:tc>
          <w:tcPr>
            <w:tcW w:w="509" w:type="pct"/>
            <w:vAlign w:val="center"/>
            <w:tcPrChange w:id="7768" w:author="Kelly Tan" w:date="2026-07-08T11:15:00Z">
              <w:tcPr>
                <w:tcW w:w="132" w:type="pct"/>
                <w:gridSpan w:val="2"/>
                <w:vAlign w:val="center"/>
              </w:tcPr>
            </w:tcPrChange>
          </w:tcPr>
          <w:p w14:paraId="3761E88E" w14:textId="289FCDFD" w:rsidR="005F457E" w:rsidDel="00964E30" w:rsidRDefault="00000000">
            <w:pPr>
              <w:widowControl/>
              <w:spacing w:after="0" w:line="240" w:lineRule="auto"/>
              <w:ind w:firstLineChars="0" w:firstLine="0"/>
              <w:textAlignment w:val="auto"/>
              <w:rPr>
                <w:ins w:id="7769" w:author="Kelly Tan" w:date="2026-07-08T11:13:00Z"/>
                <w:del w:id="7770" w:author="Si-yuan LIU" w:date="2026-07-24T14:26:00Z" w16du:dateUtc="2026-07-24T06:26:00Z"/>
                <w:color w:val="000000"/>
                <w:kern w:val="0"/>
                <w:sz w:val="21"/>
                <w:szCs w:val="21"/>
              </w:rPr>
            </w:pPr>
            <w:ins w:id="7771" w:author="Kelly Tan" w:date="2026-07-08T11:13:00Z">
              <w:del w:id="7772" w:author="Si-yuan LIU" w:date="2026-07-24T14:26:00Z" w16du:dateUtc="2026-07-24T06:26:00Z">
                <w:r w:rsidDel="00964E30">
                  <w:rPr>
                    <w:rFonts w:hint="eastAsia"/>
                    <w:color w:val="000000"/>
                    <w:kern w:val="0"/>
                    <w:sz w:val="21"/>
                    <w:szCs w:val="21"/>
                  </w:rPr>
                  <w:delText>否</w:delText>
                </w:r>
              </w:del>
            </w:ins>
          </w:p>
        </w:tc>
        <w:tc>
          <w:tcPr>
            <w:tcW w:w="2270" w:type="pct"/>
            <w:gridSpan w:val="6"/>
            <w:vAlign w:val="center"/>
            <w:tcPrChange w:id="7773" w:author="Kelly Tan" w:date="2026-07-08T11:15:00Z">
              <w:tcPr>
                <w:tcW w:w="2303" w:type="pct"/>
                <w:gridSpan w:val="9"/>
                <w:vAlign w:val="center"/>
              </w:tcPr>
            </w:tcPrChange>
          </w:tcPr>
          <w:p w14:paraId="42236814" w14:textId="55EABF9D" w:rsidR="005F457E" w:rsidDel="00964E30" w:rsidRDefault="00000000">
            <w:pPr>
              <w:widowControl/>
              <w:spacing w:after="0" w:line="240" w:lineRule="auto"/>
              <w:ind w:firstLineChars="0" w:firstLine="0"/>
              <w:textAlignment w:val="auto"/>
              <w:rPr>
                <w:ins w:id="7774" w:author="Kelly Tan" w:date="2026-07-08T11:13:00Z"/>
                <w:del w:id="7775" w:author="Si-yuan LIU" w:date="2026-07-24T14:26:00Z" w16du:dateUtc="2026-07-24T06:26:00Z"/>
                <w:color w:val="000000"/>
                <w:kern w:val="0"/>
                <w:sz w:val="21"/>
                <w:szCs w:val="21"/>
              </w:rPr>
            </w:pPr>
            <w:ins w:id="7776" w:author="Kelly Tan" w:date="2026-07-08T11:13:00Z">
              <w:del w:id="7777" w:author="Si-yuan LIU" w:date="2026-07-24T14:26:00Z" w16du:dateUtc="2026-07-24T06:26:00Z">
                <w:r w:rsidDel="00964E30">
                  <w:rPr>
                    <w:color w:val="000000"/>
                    <w:kern w:val="0"/>
                    <w:sz w:val="21"/>
                    <w:szCs w:val="21"/>
                    <w:lang w:val="en"/>
                  </w:rPr>
                  <w:delText>/</w:delText>
                </w:r>
              </w:del>
            </w:ins>
          </w:p>
        </w:tc>
        <w:tc>
          <w:tcPr>
            <w:tcW w:w="422" w:type="pct"/>
            <w:gridSpan w:val="2"/>
            <w:vAlign w:val="center"/>
            <w:tcPrChange w:id="7778" w:author="Kelly Tan" w:date="2026-07-08T11:15:00Z">
              <w:tcPr>
                <w:tcW w:w="562" w:type="pct"/>
                <w:gridSpan w:val="2"/>
                <w:vAlign w:val="center"/>
              </w:tcPr>
            </w:tcPrChange>
          </w:tcPr>
          <w:p w14:paraId="635C8E98" w14:textId="254E1F26" w:rsidR="005F457E" w:rsidDel="00964E30" w:rsidRDefault="00000000">
            <w:pPr>
              <w:widowControl/>
              <w:spacing w:after="0" w:line="240" w:lineRule="auto"/>
              <w:ind w:firstLineChars="0" w:firstLine="0"/>
              <w:textAlignment w:val="auto"/>
              <w:rPr>
                <w:ins w:id="7779" w:author="Kelly Tan" w:date="2026-07-08T11:13:00Z"/>
                <w:del w:id="7780" w:author="Si-yuan LIU" w:date="2026-07-24T14:26:00Z" w16du:dateUtc="2026-07-24T06:26:00Z"/>
                <w:color w:val="000000"/>
                <w:kern w:val="0"/>
                <w:sz w:val="21"/>
                <w:szCs w:val="21"/>
              </w:rPr>
            </w:pPr>
            <w:ins w:id="7781" w:author="Kelly Tan" w:date="2026-07-08T11:13:00Z">
              <w:del w:id="7782" w:author="Si-yuan LIU" w:date="2026-07-24T14:26:00Z" w16du:dateUtc="2026-07-24T06:26:00Z">
                <w:r w:rsidDel="00964E30">
                  <w:rPr>
                    <w:color w:val="000000"/>
                    <w:kern w:val="0"/>
                    <w:sz w:val="21"/>
                    <w:szCs w:val="21"/>
                    <w:lang w:val="en"/>
                  </w:rPr>
                  <w:delText>/</w:delText>
                </w:r>
              </w:del>
            </w:ins>
          </w:p>
        </w:tc>
        <w:tc>
          <w:tcPr>
            <w:tcW w:w="421" w:type="pct"/>
            <w:gridSpan w:val="3"/>
            <w:vAlign w:val="center"/>
            <w:tcPrChange w:id="7783" w:author="Kelly Tan" w:date="2026-07-08T11:15:00Z">
              <w:tcPr>
                <w:tcW w:w="393" w:type="pct"/>
                <w:gridSpan w:val="5"/>
                <w:vAlign w:val="center"/>
              </w:tcPr>
            </w:tcPrChange>
          </w:tcPr>
          <w:p w14:paraId="70D75A6C" w14:textId="47B23927" w:rsidR="005F457E" w:rsidDel="00964E30" w:rsidRDefault="00000000">
            <w:pPr>
              <w:widowControl/>
              <w:spacing w:after="0" w:line="240" w:lineRule="auto"/>
              <w:ind w:firstLineChars="0" w:firstLine="0"/>
              <w:textAlignment w:val="auto"/>
              <w:rPr>
                <w:ins w:id="7784" w:author="Kelly Tan" w:date="2026-07-08T11:13:00Z"/>
                <w:del w:id="7785" w:author="Si-yuan LIU" w:date="2026-07-24T14:26:00Z" w16du:dateUtc="2026-07-24T06:26:00Z"/>
                <w:color w:val="000000"/>
                <w:kern w:val="0"/>
                <w:sz w:val="21"/>
                <w:szCs w:val="21"/>
              </w:rPr>
            </w:pPr>
            <w:ins w:id="7786" w:author="Kelly Tan" w:date="2026-07-08T11:13:00Z">
              <w:del w:id="7787" w:author="Si-yuan LIU" w:date="2026-07-24T14:26:00Z" w16du:dateUtc="2026-07-24T06:26:00Z">
                <w:r w:rsidDel="00964E30">
                  <w:rPr>
                    <w:color w:val="000000"/>
                    <w:kern w:val="0"/>
                    <w:sz w:val="21"/>
                    <w:szCs w:val="21"/>
                    <w:lang w:val="en"/>
                  </w:rPr>
                  <w:delText>/</w:delText>
                </w:r>
              </w:del>
            </w:ins>
          </w:p>
        </w:tc>
        <w:tc>
          <w:tcPr>
            <w:tcW w:w="414" w:type="pct"/>
            <w:gridSpan w:val="2"/>
            <w:vAlign w:val="center"/>
            <w:tcPrChange w:id="7788" w:author="Kelly Tan" w:date="2026-07-08T11:15:00Z">
              <w:tcPr>
                <w:tcW w:w="565" w:type="pct"/>
                <w:gridSpan w:val="5"/>
                <w:vAlign w:val="center"/>
              </w:tcPr>
            </w:tcPrChange>
          </w:tcPr>
          <w:p w14:paraId="10B4CF15" w14:textId="1AA127EC" w:rsidR="005F457E" w:rsidDel="00964E30" w:rsidRDefault="00000000">
            <w:pPr>
              <w:widowControl/>
              <w:spacing w:after="0" w:line="240" w:lineRule="auto"/>
              <w:ind w:firstLineChars="0" w:firstLine="0"/>
              <w:textAlignment w:val="auto"/>
              <w:rPr>
                <w:ins w:id="7789" w:author="Kelly Tan" w:date="2026-07-08T11:13:00Z"/>
                <w:del w:id="7790" w:author="Si-yuan LIU" w:date="2026-07-24T14:26:00Z" w16du:dateUtc="2026-07-24T06:26:00Z"/>
                <w:color w:val="000000"/>
                <w:kern w:val="0"/>
                <w:sz w:val="21"/>
                <w:szCs w:val="21"/>
              </w:rPr>
            </w:pPr>
            <w:ins w:id="7791" w:author="Kelly Tan" w:date="2026-07-08T11:13:00Z">
              <w:del w:id="7792" w:author="Si-yuan LIU" w:date="2026-07-24T14:26:00Z" w16du:dateUtc="2026-07-24T06:26:00Z">
                <w:r w:rsidDel="00964E30">
                  <w:rPr>
                    <w:color w:val="000000"/>
                    <w:kern w:val="0"/>
                    <w:sz w:val="21"/>
                    <w:szCs w:val="21"/>
                    <w:lang w:val="en"/>
                  </w:rPr>
                  <w:delText>/</w:delText>
                </w:r>
              </w:del>
            </w:ins>
          </w:p>
        </w:tc>
        <w:tc>
          <w:tcPr>
            <w:tcW w:w="441" w:type="pct"/>
            <w:gridSpan w:val="5"/>
            <w:vAlign w:val="center"/>
            <w:tcPrChange w:id="7793" w:author="Kelly Tan" w:date="2026-07-08T11:15:00Z">
              <w:tcPr>
                <w:tcW w:w="521" w:type="pct"/>
                <w:gridSpan w:val="7"/>
                <w:vAlign w:val="center"/>
              </w:tcPr>
            </w:tcPrChange>
          </w:tcPr>
          <w:p w14:paraId="03791733" w14:textId="1B57DECA" w:rsidR="005F457E" w:rsidDel="00964E30" w:rsidRDefault="00000000">
            <w:pPr>
              <w:widowControl/>
              <w:spacing w:after="0" w:line="240" w:lineRule="auto"/>
              <w:ind w:firstLineChars="0" w:firstLine="0"/>
              <w:textAlignment w:val="auto"/>
              <w:rPr>
                <w:ins w:id="7794" w:author="Kelly Tan" w:date="2026-07-08T11:13:00Z"/>
                <w:del w:id="7795" w:author="Si-yuan LIU" w:date="2026-07-24T14:26:00Z" w16du:dateUtc="2026-07-24T06:26:00Z"/>
                <w:color w:val="000000"/>
                <w:kern w:val="0"/>
                <w:sz w:val="21"/>
                <w:szCs w:val="21"/>
              </w:rPr>
            </w:pPr>
            <w:ins w:id="7796" w:author="Kelly Tan" w:date="2026-07-08T11:13:00Z">
              <w:del w:id="7797" w:author="Si-yuan LIU" w:date="2026-07-24T14:26:00Z" w16du:dateUtc="2026-07-24T06:26:00Z">
                <w:r w:rsidDel="00964E30">
                  <w:rPr>
                    <w:color w:val="000000"/>
                    <w:kern w:val="0"/>
                    <w:sz w:val="21"/>
                    <w:szCs w:val="21"/>
                    <w:lang w:val="en"/>
                  </w:rPr>
                  <w:delText>/</w:delText>
                </w:r>
              </w:del>
            </w:ins>
          </w:p>
        </w:tc>
      </w:tr>
      <w:tr w:rsidR="005F457E" w:rsidDel="00964E30" w14:paraId="567E57D2" w14:textId="7C262BC2" w:rsidTr="005F457E">
        <w:trPr>
          <w:gridAfter w:val="2"/>
          <w:wAfter w:w="97" w:type="dxa"/>
          <w:trHeight w:val="290"/>
          <w:jc w:val="center"/>
          <w:ins w:id="7798" w:author="Kelly Tan" w:date="2026-07-08T11:13:00Z"/>
          <w:del w:id="7799" w:author="Si-yuan LIU" w:date="2026-07-24T14:26:00Z" w16du:dateUtc="2026-07-24T06:26:00Z"/>
          <w:trPrChange w:id="7800" w:author="Kelly Tan" w:date="2026-07-08T11:15:00Z">
            <w:trPr>
              <w:gridAfter w:val="2"/>
              <w:wAfter w:w="113" w:type="dxa"/>
              <w:trHeight w:val="290"/>
              <w:jc w:val="center"/>
            </w:trPr>
          </w:trPrChange>
        </w:trPr>
        <w:tc>
          <w:tcPr>
            <w:tcW w:w="356" w:type="pct"/>
            <w:vMerge/>
            <w:vAlign w:val="center"/>
            <w:tcPrChange w:id="7801" w:author="Kelly Tan" w:date="2026-07-08T11:15:00Z">
              <w:tcPr>
                <w:tcW w:w="371" w:type="pct"/>
                <w:vMerge/>
                <w:vAlign w:val="center"/>
              </w:tcPr>
            </w:tcPrChange>
          </w:tcPr>
          <w:p w14:paraId="3DA934E4" w14:textId="55321BEF" w:rsidR="005F457E" w:rsidDel="00964E30" w:rsidRDefault="005F457E">
            <w:pPr>
              <w:widowControl/>
              <w:spacing w:after="0" w:line="240" w:lineRule="auto"/>
              <w:ind w:firstLineChars="0" w:firstLine="0"/>
              <w:jc w:val="left"/>
              <w:textAlignment w:val="auto"/>
              <w:rPr>
                <w:ins w:id="7802" w:author="Kelly Tan" w:date="2026-07-08T11:13:00Z"/>
                <w:del w:id="7803" w:author="Si-yuan LIU" w:date="2026-07-24T14:26:00Z" w16du:dateUtc="2026-07-24T06:26:00Z"/>
                <w:color w:val="000000"/>
                <w:kern w:val="0"/>
                <w:sz w:val="21"/>
                <w:szCs w:val="21"/>
              </w:rPr>
            </w:pPr>
          </w:p>
        </w:tc>
        <w:tc>
          <w:tcPr>
            <w:tcW w:w="167" w:type="pct"/>
            <w:gridSpan w:val="2"/>
            <w:vAlign w:val="center"/>
            <w:tcPrChange w:id="7804" w:author="Kelly Tan" w:date="2026-07-08T11:15:00Z">
              <w:tcPr>
                <w:tcW w:w="152" w:type="pct"/>
                <w:gridSpan w:val="3"/>
                <w:vAlign w:val="center"/>
              </w:tcPr>
            </w:tcPrChange>
          </w:tcPr>
          <w:p w14:paraId="1F5EEE24" w14:textId="4021D4B8" w:rsidR="005F457E" w:rsidDel="00964E30" w:rsidRDefault="00000000">
            <w:pPr>
              <w:widowControl/>
              <w:spacing w:after="0" w:line="240" w:lineRule="auto"/>
              <w:ind w:firstLineChars="0" w:firstLine="0"/>
              <w:jc w:val="center"/>
              <w:textAlignment w:val="auto"/>
              <w:rPr>
                <w:ins w:id="7805" w:author="Kelly Tan" w:date="2026-07-08T11:13:00Z"/>
                <w:del w:id="7806" w:author="Si-yuan LIU" w:date="2026-07-24T14:26:00Z" w16du:dateUtc="2026-07-24T06:26:00Z"/>
                <w:color w:val="000000"/>
                <w:kern w:val="0"/>
                <w:sz w:val="21"/>
                <w:szCs w:val="21"/>
              </w:rPr>
            </w:pPr>
            <w:ins w:id="7807" w:author="Kelly Tan" w:date="2026-07-08T11:13:00Z">
              <w:del w:id="7808" w:author="Si-yuan LIU" w:date="2026-07-24T14:26:00Z" w16du:dateUtc="2026-07-24T06:26:00Z">
                <w:r w:rsidDel="00964E30">
                  <w:rPr>
                    <w:rFonts w:hint="eastAsia"/>
                    <w:color w:val="000000"/>
                    <w:kern w:val="0"/>
                    <w:sz w:val="21"/>
                    <w:szCs w:val="21"/>
                  </w:rPr>
                  <w:delText>其他</w:delText>
                </w:r>
              </w:del>
            </w:ins>
          </w:p>
        </w:tc>
        <w:tc>
          <w:tcPr>
            <w:tcW w:w="509" w:type="pct"/>
            <w:vAlign w:val="center"/>
            <w:tcPrChange w:id="7809" w:author="Kelly Tan" w:date="2026-07-08T11:15:00Z">
              <w:tcPr>
                <w:tcW w:w="132" w:type="pct"/>
                <w:gridSpan w:val="2"/>
                <w:vAlign w:val="center"/>
              </w:tcPr>
            </w:tcPrChange>
          </w:tcPr>
          <w:p w14:paraId="17E2905B" w14:textId="771A5074" w:rsidR="005F457E" w:rsidDel="00964E30" w:rsidRDefault="00000000">
            <w:pPr>
              <w:widowControl/>
              <w:spacing w:after="0" w:line="240" w:lineRule="auto"/>
              <w:ind w:firstLineChars="0" w:firstLine="0"/>
              <w:textAlignment w:val="auto"/>
              <w:rPr>
                <w:ins w:id="7810" w:author="Kelly Tan" w:date="2026-07-08T11:13:00Z"/>
                <w:del w:id="7811" w:author="Si-yuan LIU" w:date="2026-07-24T14:26:00Z" w16du:dateUtc="2026-07-24T06:26:00Z"/>
                <w:color w:val="000000"/>
                <w:kern w:val="0"/>
                <w:sz w:val="21"/>
                <w:szCs w:val="21"/>
              </w:rPr>
            </w:pPr>
            <w:ins w:id="7812" w:author="Kelly Tan" w:date="2026-07-08T11:13:00Z">
              <w:del w:id="7813" w:author="Si-yuan LIU" w:date="2026-07-24T14:26:00Z" w16du:dateUtc="2026-07-24T06:26:00Z">
                <w:r w:rsidDel="00964E30">
                  <w:rPr>
                    <w:rFonts w:hint="eastAsia"/>
                    <w:color w:val="000000"/>
                    <w:kern w:val="0"/>
                    <w:sz w:val="21"/>
                    <w:szCs w:val="21"/>
                  </w:rPr>
                  <w:delText>否</w:delText>
                </w:r>
              </w:del>
            </w:ins>
          </w:p>
        </w:tc>
        <w:tc>
          <w:tcPr>
            <w:tcW w:w="2270" w:type="pct"/>
            <w:gridSpan w:val="6"/>
            <w:vAlign w:val="center"/>
            <w:tcPrChange w:id="7814" w:author="Kelly Tan" w:date="2026-07-08T11:15:00Z">
              <w:tcPr>
                <w:tcW w:w="2303" w:type="pct"/>
                <w:gridSpan w:val="9"/>
                <w:vAlign w:val="center"/>
              </w:tcPr>
            </w:tcPrChange>
          </w:tcPr>
          <w:p w14:paraId="69C8AC27" w14:textId="16298595" w:rsidR="005F457E" w:rsidDel="00964E30" w:rsidRDefault="00000000">
            <w:pPr>
              <w:widowControl/>
              <w:spacing w:after="0" w:line="240" w:lineRule="auto"/>
              <w:ind w:firstLineChars="0" w:firstLine="0"/>
              <w:textAlignment w:val="auto"/>
              <w:rPr>
                <w:ins w:id="7815" w:author="Kelly Tan" w:date="2026-07-08T11:13:00Z"/>
                <w:del w:id="7816" w:author="Si-yuan LIU" w:date="2026-07-24T14:26:00Z" w16du:dateUtc="2026-07-24T06:26:00Z"/>
                <w:color w:val="000000"/>
                <w:kern w:val="0"/>
                <w:sz w:val="21"/>
                <w:szCs w:val="21"/>
              </w:rPr>
            </w:pPr>
            <w:ins w:id="7817" w:author="Kelly Tan" w:date="2026-07-08T11:13:00Z">
              <w:del w:id="7818" w:author="Si-yuan LIU" w:date="2026-07-24T14:26:00Z" w16du:dateUtc="2026-07-24T06:26:00Z">
                <w:r w:rsidDel="00964E30">
                  <w:rPr>
                    <w:color w:val="000000"/>
                    <w:kern w:val="0"/>
                    <w:sz w:val="21"/>
                    <w:szCs w:val="21"/>
                    <w:lang w:val="en"/>
                  </w:rPr>
                  <w:delText>/</w:delText>
                </w:r>
              </w:del>
            </w:ins>
          </w:p>
        </w:tc>
        <w:tc>
          <w:tcPr>
            <w:tcW w:w="422" w:type="pct"/>
            <w:gridSpan w:val="2"/>
            <w:vAlign w:val="center"/>
            <w:tcPrChange w:id="7819" w:author="Kelly Tan" w:date="2026-07-08T11:15:00Z">
              <w:tcPr>
                <w:tcW w:w="562" w:type="pct"/>
                <w:gridSpan w:val="2"/>
                <w:vAlign w:val="center"/>
              </w:tcPr>
            </w:tcPrChange>
          </w:tcPr>
          <w:p w14:paraId="52813DBE" w14:textId="7674F8A7" w:rsidR="005F457E" w:rsidDel="00964E30" w:rsidRDefault="00000000">
            <w:pPr>
              <w:widowControl/>
              <w:spacing w:after="0" w:line="240" w:lineRule="auto"/>
              <w:ind w:firstLineChars="0" w:firstLine="0"/>
              <w:textAlignment w:val="auto"/>
              <w:rPr>
                <w:ins w:id="7820" w:author="Kelly Tan" w:date="2026-07-08T11:13:00Z"/>
                <w:del w:id="7821" w:author="Si-yuan LIU" w:date="2026-07-24T14:26:00Z" w16du:dateUtc="2026-07-24T06:26:00Z"/>
                <w:color w:val="000000"/>
                <w:kern w:val="0"/>
                <w:sz w:val="21"/>
                <w:szCs w:val="21"/>
              </w:rPr>
            </w:pPr>
            <w:ins w:id="7822" w:author="Kelly Tan" w:date="2026-07-08T11:13:00Z">
              <w:del w:id="7823" w:author="Si-yuan LIU" w:date="2026-07-24T14:26:00Z" w16du:dateUtc="2026-07-24T06:26:00Z">
                <w:r w:rsidDel="00964E30">
                  <w:rPr>
                    <w:color w:val="000000"/>
                    <w:kern w:val="0"/>
                    <w:sz w:val="21"/>
                    <w:szCs w:val="21"/>
                    <w:lang w:val="en"/>
                  </w:rPr>
                  <w:delText>/</w:delText>
                </w:r>
              </w:del>
            </w:ins>
          </w:p>
        </w:tc>
        <w:tc>
          <w:tcPr>
            <w:tcW w:w="421" w:type="pct"/>
            <w:gridSpan w:val="3"/>
            <w:vAlign w:val="center"/>
            <w:tcPrChange w:id="7824" w:author="Kelly Tan" w:date="2026-07-08T11:15:00Z">
              <w:tcPr>
                <w:tcW w:w="393" w:type="pct"/>
                <w:gridSpan w:val="5"/>
                <w:vAlign w:val="center"/>
              </w:tcPr>
            </w:tcPrChange>
          </w:tcPr>
          <w:p w14:paraId="432A793D" w14:textId="01D4028F" w:rsidR="005F457E" w:rsidDel="00964E30" w:rsidRDefault="00000000">
            <w:pPr>
              <w:widowControl/>
              <w:spacing w:after="0" w:line="240" w:lineRule="auto"/>
              <w:ind w:firstLineChars="0" w:firstLine="0"/>
              <w:textAlignment w:val="auto"/>
              <w:rPr>
                <w:ins w:id="7825" w:author="Kelly Tan" w:date="2026-07-08T11:13:00Z"/>
                <w:del w:id="7826" w:author="Si-yuan LIU" w:date="2026-07-24T14:26:00Z" w16du:dateUtc="2026-07-24T06:26:00Z"/>
                <w:color w:val="000000"/>
                <w:kern w:val="0"/>
                <w:sz w:val="21"/>
                <w:szCs w:val="21"/>
              </w:rPr>
            </w:pPr>
            <w:ins w:id="7827" w:author="Kelly Tan" w:date="2026-07-08T11:13:00Z">
              <w:del w:id="7828" w:author="Si-yuan LIU" w:date="2026-07-24T14:26:00Z" w16du:dateUtc="2026-07-24T06:26:00Z">
                <w:r w:rsidDel="00964E30">
                  <w:rPr>
                    <w:color w:val="000000"/>
                    <w:kern w:val="0"/>
                    <w:sz w:val="21"/>
                    <w:szCs w:val="21"/>
                    <w:lang w:val="en"/>
                  </w:rPr>
                  <w:delText>/</w:delText>
                </w:r>
              </w:del>
            </w:ins>
          </w:p>
        </w:tc>
        <w:tc>
          <w:tcPr>
            <w:tcW w:w="414" w:type="pct"/>
            <w:gridSpan w:val="2"/>
            <w:vAlign w:val="center"/>
            <w:tcPrChange w:id="7829" w:author="Kelly Tan" w:date="2026-07-08T11:15:00Z">
              <w:tcPr>
                <w:tcW w:w="565" w:type="pct"/>
                <w:gridSpan w:val="5"/>
                <w:vAlign w:val="center"/>
              </w:tcPr>
            </w:tcPrChange>
          </w:tcPr>
          <w:p w14:paraId="4F7A037C" w14:textId="79A969A8" w:rsidR="005F457E" w:rsidDel="00964E30" w:rsidRDefault="00000000">
            <w:pPr>
              <w:widowControl/>
              <w:spacing w:after="0" w:line="240" w:lineRule="auto"/>
              <w:ind w:firstLineChars="0" w:firstLine="0"/>
              <w:textAlignment w:val="auto"/>
              <w:rPr>
                <w:ins w:id="7830" w:author="Kelly Tan" w:date="2026-07-08T11:13:00Z"/>
                <w:del w:id="7831" w:author="Si-yuan LIU" w:date="2026-07-24T14:26:00Z" w16du:dateUtc="2026-07-24T06:26:00Z"/>
                <w:color w:val="000000"/>
                <w:kern w:val="0"/>
                <w:sz w:val="21"/>
                <w:szCs w:val="21"/>
              </w:rPr>
            </w:pPr>
            <w:ins w:id="7832" w:author="Kelly Tan" w:date="2026-07-08T11:13:00Z">
              <w:del w:id="7833" w:author="Si-yuan LIU" w:date="2026-07-24T14:26:00Z" w16du:dateUtc="2026-07-24T06:26:00Z">
                <w:r w:rsidDel="00964E30">
                  <w:rPr>
                    <w:color w:val="000000"/>
                    <w:kern w:val="0"/>
                    <w:sz w:val="21"/>
                    <w:szCs w:val="21"/>
                    <w:lang w:val="en"/>
                  </w:rPr>
                  <w:delText>/</w:delText>
                </w:r>
              </w:del>
            </w:ins>
          </w:p>
        </w:tc>
        <w:tc>
          <w:tcPr>
            <w:tcW w:w="441" w:type="pct"/>
            <w:gridSpan w:val="5"/>
            <w:vAlign w:val="center"/>
            <w:tcPrChange w:id="7834" w:author="Kelly Tan" w:date="2026-07-08T11:15:00Z">
              <w:tcPr>
                <w:tcW w:w="521" w:type="pct"/>
                <w:gridSpan w:val="7"/>
                <w:vAlign w:val="center"/>
              </w:tcPr>
            </w:tcPrChange>
          </w:tcPr>
          <w:p w14:paraId="16E47C39" w14:textId="0E48064B" w:rsidR="005F457E" w:rsidDel="00964E30" w:rsidRDefault="00000000">
            <w:pPr>
              <w:widowControl/>
              <w:spacing w:after="0" w:line="240" w:lineRule="auto"/>
              <w:ind w:firstLineChars="0" w:firstLine="0"/>
              <w:textAlignment w:val="auto"/>
              <w:rPr>
                <w:ins w:id="7835" w:author="Kelly Tan" w:date="2026-07-08T11:13:00Z"/>
                <w:del w:id="7836" w:author="Si-yuan LIU" w:date="2026-07-24T14:26:00Z" w16du:dateUtc="2026-07-24T06:26:00Z"/>
                <w:color w:val="000000"/>
                <w:kern w:val="0"/>
                <w:sz w:val="21"/>
                <w:szCs w:val="21"/>
              </w:rPr>
            </w:pPr>
            <w:ins w:id="7837" w:author="Kelly Tan" w:date="2026-07-08T11:13:00Z">
              <w:del w:id="7838" w:author="Si-yuan LIU" w:date="2026-07-24T14:26:00Z" w16du:dateUtc="2026-07-24T06:26:00Z">
                <w:r w:rsidDel="00964E30">
                  <w:rPr>
                    <w:color w:val="000000"/>
                    <w:kern w:val="0"/>
                    <w:sz w:val="21"/>
                    <w:szCs w:val="21"/>
                    <w:lang w:val="en"/>
                  </w:rPr>
                  <w:delText>/</w:delText>
                </w:r>
              </w:del>
            </w:ins>
          </w:p>
        </w:tc>
      </w:tr>
      <w:tr w:rsidR="005F457E" w:rsidDel="00964E30" w14:paraId="61976B6B" w14:textId="6CDDAD8A" w:rsidTr="005F457E">
        <w:trPr>
          <w:gridAfter w:val="2"/>
          <w:wAfter w:w="97" w:type="dxa"/>
          <w:trHeight w:val="290"/>
          <w:jc w:val="center"/>
          <w:ins w:id="7839" w:author="Kelly Tan" w:date="2026-07-08T11:13:00Z"/>
          <w:del w:id="7840" w:author="Si-yuan LIU" w:date="2026-07-24T14:26:00Z" w16du:dateUtc="2026-07-24T06:26:00Z"/>
          <w:trPrChange w:id="7841" w:author="Kelly Tan" w:date="2026-07-08T11:15:00Z">
            <w:trPr>
              <w:gridAfter w:val="2"/>
              <w:wAfter w:w="113" w:type="dxa"/>
              <w:trHeight w:val="290"/>
              <w:jc w:val="center"/>
            </w:trPr>
          </w:trPrChange>
        </w:trPr>
        <w:tc>
          <w:tcPr>
            <w:tcW w:w="356" w:type="pct"/>
            <w:vMerge/>
            <w:vAlign w:val="center"/>
            <w:tcPrChange w:id="7842" w:author="Kelly Tan" w:date="2026-07-08T11:15:00Z">
              <w:tcPr>
                <w:tcW w:w="371" w:type="pct"/>
                <w:vMerge/>
                <w:vAlign w:val="center"/>
              </w:tcPr>
            </w:tcPrChange>
          </w:tcPr>
          <w:p w14:paraId="47FBE735" w14:textId="5F699A60" w:rsidR="005F457E" w:rsidDel="00964E30" w:rsidRDefault="005F457E">
            <w:pPr>
              <w:widowControl/>
              <w:spacing w:after="0" w:line="240" w:lineRule="auto"/>
              <w:ind w:firstLineChars="0" w:firstLine="0"/>
              <w:jc w:val="left"/>
              <w:textAlignment w:val="auto"/>
              <w:rPr>
                <w:ins w:id="7843" w:author="Kelly Tan" w:date="2026-07-08T11:13:00Z"/>
                <w:del w:id="7844" w:author="Si-yuan LIU" w:date="2026-07-24T14:26:00Z" w16du:dateUtc="2026-07-24T06:26:00Z"/>
                <w:color w:val="000000"/>
                <w:kern w:val="0"/>
                <w:sz w:val="21"/>
                <w:szCs w:val="21"/>
              </w:rPr>
            </w:pPr>
          </w:p>
        </w:tc>
        <w:tc>
          <w:tcPr>
            <w:tcW w:w="4644" w:type="pct"/>
            <w:gridSpan w:val="21"/>
            <w:vAlign w:val="center"/>
            <w:tcPrChange w:id="7845" w:author="Kelly Tan" w:date="2026-07-08T11:15:00Z">
              <w:tcPr>
                <w:tcW w:w="4629" w:type="pct"/>
                <w:gridSpan w:val="33"/>
                <w:vAlign w:val="center"/>
              </w:tcPr>
            </w:tcPrChange>
          </w:tcPr>
          <w:p w14:paraId="25E1C6E1" w14:textId="5DA70E55" w:rsidR="005F457E" w:rsidDel="00964E30" w:rsidRDefault="00000000">
            <w:pPr>
              <w:widowControl/>
              <w:spacing w:after="0" w:line="240" w:lineRule="auto"/>
              <w:ind w:firstLineChars="0" w:firstLine="0"/>
              <w:textAlignment w:val="auto"/>
              <w:rPr>
                <w:ins w:id="7846" w:author="Kelly Tan" w:date="2026-07-08T11:13:00Z"/>
                <w:del w:id="7847" w:author="Si-yuan LIU" w:date="2026-07-24T14:26:00Z" w16du:dateUtc="2026-07-24T06:26:00Z"/>
                <w:color w:val="000000"/>
                <w:kern w:val="0"/>
                <w:sz w:val="21"/>
                <w:szCs w:val="21"/>
                <w:highlight w:val="yellow"/>
              </w:rPr>
            </w:pPr>
            <w:ins w:id="7848" w:author="Kelly Tan" w:date="2026-07-08T11:13:00Z">
              <w:del w:id="7849" w:author="Si-yuan LIU" w:date="2026-07-24T14:26:00Z" w16du:dateUtc="2026-07-24T06:26:00Z">
                <w:r w:rsidDel="00964E30">
                  <w:rPr>
                    <w:color w:val="000000"/>
                    <w:kern w:val="0"/>
                    <w:sz w:val="21"/>
                    <w:szCs w:val="21"/>
                    <w:lang w:val="en"/>
                  </w:rPr>
                  <w:delText>2</w:delText>
                </w:r>
                <w:r w:rsidDel="00964E30">
                  <w:rPr>
                    <w:rFonts w:hint="eastAsia"/>
                    <w:color w:val="000000"/>
                    <w:kern w:val="0"/>
                    <w:sz w:val="21"/>
                    <w:szCs w:val="21"/>
                    <w:lang w:val="en"/>
                  </w:rPr>
                  <w:delText>、</w:delText>
                </w:r>
                <w:r w:rsidDel="00964E30">
                  <w:rPr>
                    <w:rFonts w:hint="eastAsia"/>
                    <w:color w:val="000000"/>
                    <w:kern w:val="0"/>
                    <w:sz w:val="21"/>
                    <w:szCs w:val="21"/>
                  </w:rPr>
                  <w:delText>昊盈科技</w:delText>
                </w:r>
                <w:r w:rsidDel="00964E30">
                  <w:rPr>
                    <w:rFonts w:hint="eastAsia"/>
                    <w:color w:val="000000"/>
                    <w:kern w:val="0"/>
                    <w:sz w:val="21"/>
                    <w:szCs w:val="21"/>
                    <w:lang w:val="en"/>
                  </w:rPr>
                  <w:delText>回购天泽奥融持有的</w:delText>
                </w:r>
                <w:r w:rsidDel="00964E30">
                  <w:rPr>
                    <w:color w:val="000000"/>
                    <w:kern w:val="0"/>
                    <w:sz w:val="21"/>
                    <w:szCs w:val="21"/>
                    <w:lang w:val="en"/>
                  </w:rPr>
                  <w:delText>23.47%</w:delText>
                </w:r>
                <w:r w:rsidDel="00964E30">
                  <w:rPr>
                    <w:rFonts w:hint="eastAsia"/>
                    <w:color w:val="000000"/>
                    <w:kern w:val="0"/>
                    <w:sz w:val="21"/>
                    <w:szCs w:val="21"/>
                    <w:lang w:val="en"/>
                  </w:rPr>
                  <w:delText>奥融科技股权</w:delText>
                </w:r>
              </w:del>
            </w:ins>
          </w:p>
        </w:tc>
      </w:tr>
      <w:tr w:rsidR="005F457E" w:rsidDel="00964E30" w14:paraId="2C1FEA6A" w14:textId="73718638" w:rsidTr="005F457E">
        <w:trPr>
          <w:gridAfter w:val="2"/>
          <w:wAfter w:w="97" w:type="dxa"/>
          <w:trHeight w:val="290"/>
          <w:jc w:val="center"/>
          <w:ins w:id="7850" w:author="Kelly Tan" w:date="2026-07-08T11:13:00Z"/>
          <w:del w:id="7851" w:author="Si-yuan LIU" w:date="2026-07-24T14:26:00Z" w16du:dateUtc="2026-07-24T06:26:00Z"/>
          <w:trPrChange w:id="7852" w:author="Kelly Tan" w:date="2026-07-08T11:15:00Z">
            <w:trPr>
              <w:gridAfter w:val="2"/>
              <w:wAfter w:w="113" w:type="dxa"/>
              <w:trHeight w:val="290"/>
              <w:jc w:val="center"/>
            </w:trPr>
          </w:trPrChange>
        </w:trPr>
        <w:tc>
          <w:tcPr>
            <w:tcW w:w="356" w:type="pct"/>
            <w:vMerge/>
            <w:vAlign w:val="center"/>
            <w:tcPrChange w:id="7853" w:author="Kelly Tan" w:date="2026-07-08T11:15:00Z">
              <w:tcPr>
                <w:tcW w:w="371" w:type="pct"/>
                <w:vMerge/>
                <w:vAlign w:val="center"/>
              </w:tcPr>
            </w:tcPrChange>
          </w:tcPr>
          <w:p w14:paraId="0900E53B" w14:textId="0F577F19" w:rsidR="005F457E" w:rsidDel="00964E30" w:rsidRDefault="005F457E">
            <w:pPr>
              <w:widowControl/>
              <w:spacing w:after="0" w:line="240" w:lineRule="auto"/>
              <w:ind w:firstLineChars="0" w:firstLine="0"/>
              <w:jc w:val="left"/>
              <w:textAlignment w:val="auto"/>
              <w:rPr>
                <w:ins w:id="7854" w:author="Kelly Tan" w:date="2026-07-08T11:13:00Z"/>
                <w:del w:id="7855" w:author="Si-yuan LIU" w:date="2026-07-24T14:26:00Z" w16du:dateUtc="2026-07-24T06:26:00Z"/>
                <w:color w:val="000000"/>
                <w:kern w:val="0"/>
                <w:sz w:val="21"/>
                <w:szCs w:val="21"/>
              </w:rPr>
            </w:pPr>
          </w:p>
        </w:tc>
        <w:tc>
          <w:tcPr>
            <w:tcW w:w="167" w:type="pct"/>
            <w:gridSpan w:val="2"/>
            <w:vAlign w:val="center"/>
            <w:tcPrChange w:id="7856" w:author="Kelly Tan" w:date="2026-07-08T11:15:00Z">
              <w:tcPr>
                <w:tcW w:w="152" w:type="pct"/>
                <w:gridSpan w:val="3"/>
                <w:vAlign w:val="center"/>
              </w:tcPr>
            </w:tcPrChange>
          </w:tcPr>
          <w:p w14:paraId="0266B77E" w14:textId="4563AD4C" w:rsidR="005F457E" w:rsidDel="00964E30" w:rsidRDefault="00000000">
            <w:pPr>
              <w:widowControl/>
              <w:spacing w:after="0" w:line="240" w:lineRule="auto"/>
              <w:ind w:firstLineChars="0" w:firstLine="0"/>
              <w:jc w:val="center"/>
              <w:textAlignment w:val="auto"/>
              <w:rPr>
                <w:ins w:id="7857" w:author="Kelly Tan" w:date="2026-07-08T11:13:00Z"/>
                <w:del w:id="7858" w:author="Si-yuan LIU" w:date="2026-07-24T14:26:00Z" w16du:dateUtc="2026-07-24T06:26:00Z"/>
                <w:color w:val="000000"/>
                <w:kern w:val="0"/>
                <w:sz w:val="21"/>
                <w:szCs w:val="21"/>
              </w:rPr>
            </w:pPr>
            <w:ins w:id="7859" w:author="Kelly Tan" w:date="2026-07-08T11:13:00Z">
              <w:del w:id="7860" w:author="Si-yuan LIU" w:date="2026-07-24T14:26:00Z" w16du:dateUtc="2026-07-24T06:26:00Z">
                <w:r w:rsidDel="00964E30">
                  <w:rPr>
                    <w:rFonts w:hint="eastAsia"/>
                    <w:color w:val="000000"/>
                    <w:kern w:val="0"/>
                    <w:sz w:val="21"/>
                    <w:szCs w:val="21"/>
                  </w:rPr>
                  <w:delText>增值税</w:delText>
                </w:r>
              </w:del>
            </w:ins>
          </w:p>
        </w:tc>
        <w:tc>
          <w:tcPr>
            <w:tcW w:w="509" w:type="pct"/>
            <w:vAlign w:val="center"/>
            <w:tcPrChange w:id="7861" w:author="Kelly Tan" w:date="2026-07-08T11:15:00Z">
              <w:tcPr>
                <w:tcW w:w="132" w:type="pct"/>
                <w:gridSpan w:val="2"/>
                <w:vAlign w:val="center"/>
              </w:tcPr>
            </w:tcPrChange>
          </w:tcPr>
          <w:p w14:paraId="399A12F3" w14:textId="2E2D2B86" w:rsidR="005F457E" w:rsidDel="00964E30" w:rsidRDefault="00000000">
            <w:pPr>
              <w:widowControl/>
              <w:spacing w:after="0" w:line="240" w:lineRule="auto"/>
              <w:ind w:firstLineChars="0" w:firstLine="0"/>
              <w:textAlignment w:val="auto"/>
              <w:rPr>
                <w:ins w:id="7862" w:author="Kelly Tan" w:date="2026-07-08T11:13:00Z"/>
                <w:del w:id="7863" w:author="Si-yuan LIU" w:date="2026-07-24T14:26:00Z" w16du:dateUtc="2026-07-24T06:26:00Z"/>
                <w:color w:val="000000"/>
                <w:kern w:val="0"/>
                <w:sz w:val="21"/>
                <w:szCs w:val="21"/>
              </w:rPr>
            </w:pPr>
            <w:ins w:id="7864" w:author="Kelly Tan" w:date="2026-07-08T11:13:00Z">
              <w:del w:id="7865" w:author="Si-yuan LIU" w:date="2026-07-24T14:26:00Z" w16du:dateUtc="2026-07-24T06:26:00Z">
                <w:r w:rsidDel="00964E30">
                  <w:rPr>
                    <w:rFonts w:hint="eastAsia"/>
                    <w:color w:val="000000"/>
                    <w:kern w:val="0"/>
                    <w:sz w:val="21"/>
                    <w:szCs w:val="21"/>
                  </w:rPr>
                  <w:delText>否</w:delText>
                </w:r>
              </w:del>
            </w:ins>
          </w:p>
        </w:tc>
        <w:tc>
          <w:tcPr>
            <w:tcW w:w="2270" w:type="pct"/>
            <w:gridSpan w:val="6"/>
            <w:vAlign w:val="center"/>
            <w:tcPrChange w:id="7866" w:author="Kelly Tan" w:date="2026-07-08T11:15:00Z">
              <w:tcPr>
                <w:tcW w:w="2303" w:type="pct"/>
                <w:gridSpan w:val="9"/>
                <w:vAlign w:val="center"/>
              </w:tcPr>
            </w:tcPrChange>
          </w:tcPr>
          <w:p w14:paraId="66D5B444" w14:textId="067ED190" w:rsidR="005F457E" w:rsidDel="00964E30" w:rsidRDefault="00000000">
            <w:pPr>
              <w:widowControl/>
              <w:spacing w:after="0" w:line="240" w:lineRule="auto"/>
              <w:ind w:firstLineChars="0" w:firstLine="0"/>
              <w:textAlignment w:val="auto"/>
              <w:rPr>
                <w:ins w:id="7867" w:author="Kelly Tan" w:date="2026-07-08T11:13:00Z"/>
                <w:del w:id="7868" w:author="Si-yuan LIU" w:date="2026-07-24T14:26:00Z" w16du:dateUtc="2026-07-24T06:26:00Z"/>
                <w:color w:val="000000"/>
                <w:kern w:val="0"/>
                <w:sz w:val="21"/>
                <w:szCs w:val="21"/>
              </w:rPr>
            </w:pPr>
            <w:ins w:id="7869" w:author="Kelly Tan" w:date="2026-07-08T11:13:00Z">
              <w:del w:id="7870" w:author="Si-yuan LIU" w:date="2026-07-24T14:26:00Z" w16du:dateUtc="2026-07-24T06:26:00Z">
                <w:r w:rsidDel="00964E30">
                  <w:rPr>
                    <w:color w:val="000000"/>
                    <w:kern w:val="0"/>
                    <w:sz w:val="21"/>
                    <w:szCs w:val="21"/>
                    <w:lang w:val="en"/>
                  </w:rPr>
                  <w:delText>/</w:delText>
                </w:r>
              </w:del>
            </w:ins>
          </w:p>
        </w:tc>
        <w:tc>
          <w:tcPr>
            <w:tcW w:w="422" w:type="pct"/>
            <w:gridSpan w:val="2"/>
            <w:vAlign w:val="center"/>
            <w:tcPrChange w:id="7871" w:author="Kelly Tan" w:date="2026-07-08T11:15:00Z">
              <w:tcPr>
                <w:tcW w:w="562" w:type="pct"/>
                <w:gridSpan w:val="2"/>
                <w:vAlign w:val="center"/>
              </w:tcPr>
            </w:tcPrChange>
          </w:tcPr>
          <w:p w14:paraId="2F718A31" w14:textId="385260AC" w:rsidR="005F457E" w:rsidDel="00964E30" w:rsidRDefault="00000000">
            <w:pPr>
              <w:widowControl/>
              <w:spacing w:after="0" w:line="240" w:lineRule="auto"/>
              <w:ind w:firstLineChars="0" w:firstLine="0"/>
              <w:textAlignment w:val="auto"/>
              <w:rPr>
                <w:ins w:id="7872" w:author="Kelly Tan" w:date="2026-07-08T11:13:00Z"/>
                <w:del w:id="7873" w:author="Si-yuan LIU" w:date="2026-07-24T14:26:00Z" w16du:dateUtc="2026-07-24T06:26:00Z"/>
                <w:color w:val="000000"/>
                <w:kern w:val="0"/>
                <w:sz w:val="21"/>
                <w:szCs w:val="21"/>
              </w:rPr>
            </w:pPr>
            <w:ins w:id="7874" w:author="Kelly Tan" w:date="2026-07-08T11:13:00Z">
              <w:del w:id="7875" w:author="Si-yuan LIU" w:date="2026-07-24T14:26:00Z" w16du:dateUtc="2026-07-24T06:26:00Z">
                <w:r w:rsidDel="00964E30">
                  <w:rPr>
                    <w:color w:val="000000"/>
                    <w:kern w:val="0"/>
                    <w:sz w:val="21"/>
                    <w:szCs w:val="21"/>
                    <w:lang w:val="en"/>
                  </w:rPr>
                  <w:delText>/</w:delText>
                </w:r>
              </w:del>
            </w:ins>
          </w:p>
        </w:tc>
        <w:tc>
          <w:tcPr>
            <w:tcW w:w="421" w:type="pct"/>
            <w:gridSpan w:val="3"/>
            <w:vAlign w:val="center"/>
            <w:tcPrChange w:id="7876" w:author="Kelly Tan" w:date="2026-07-08T11:15:00Z">
              <w:tcPr>
                <w:tcW w:w="393" w:type="pct"/>
                <w:gridSpan w:val="5"/>
                <w:vAlign w:val="center"/>
              </w:tcPr>
            </w:tcPrChange>
          </w:tcPr>
          <w:p w14:paraId="31CF4C73" w14:textId="5DDBFCE9" w:rsidR="005F457E" w:rsidDel="00964E30" w:rsidRDefault="00000000">
            <w:pPr>
              <w:widowControl/>
              <w:spacing w:after="0" w:line="240" w:lineRule="auto"/>
              <w:ind w:firstLineChars="0" w:firstLine="0"/>
              <w:textAlignment w:val="auto"/>
              <w:rPr>
                <w:ins w:id="7877" w:author="Kelly Tan" w:date="2026-07-08T11:13:00Z"/>
                <w:del w:id="7878" w:author="Si-yuan LIU" w:date="2026-07-24T14:26:00Z" w16du:dateUtc="2026-07-24T06:26:00Z"/>
                <w:color w:val="000000"/>
                <w:kern w:val="0"/>
                <w:sz w:val="21"/>
                <w:szCs w:val="21"/>
              </w:rPr>
            </w:pPr>
            <w:ins w:id="7879" w:author="Kelly Tan" w:date="2026-07-08T11:13:00Z">
              <w:del w:id="7880" w:author="Si-yuan LIU" w:date="2026-07-24T14:26:00Z" w16du:dateUtc="2026-07-24T06:26:00Z">
                <w:r w:rsidDel="00964E30">
                  <w:rPr>
                    <w:color w:val="000000"/>
                    <w:kern w:val="0"/>
                    <w:sz w:val="21"/>
                    <w:szCs w:val="21"/>
                    <w:lang w:val="en"/>
                  </w:rPr>
                  <w:delText>/</w:delText>
                </w:r>
              </w:del>
            </w:ins>
          </w:p>
        </w:tc>
        <w:tc>
          <w:tcPr>
            <w:tcW w:w="414" w:type="pct"/>
            <w:gridSpan w:val="2"/>
            <w:vAlign w:val="center"/>
            <w:tcPrChange w:id="7881" w:author="Kelly Tan" w:date="2026-07-08T11:15:00Z">
              <w:tcPr>
                <w:tcW w:w="565" w:type="pct"/>
                <w:gridSpan w:val="5"/>
                <w:vAlign w:val="center"/>
              </w:tcPr>
            </w:tcPrChange>
          </w:tcPr>
          <w:p w14:paraId="78B498AA" w14:textId="30CC7CED" w:rsidR="005F457E" w:rsidDel="00964E30" w:rsidRDefault="00000000">
            <w:pPr>
              <w:widowControl/>
              <w:spacing w:after="0" w:line="240" w:lineRule="auto"/>
              <w:ind w:firstLineChars="0" w:firstLine="0"/>
              <w:textAlignment w:val="auto"/>
              <w:rPr>
                <w:ins w:id="7882" w:author="Kelly Tan" w:date="2026-07-08T11:13:00Z"/>
                <w:del w:id="7883" w:author="Si-yuan LIU" w:date="2026-07-24T14:26:00Z" w16du:dateUtc="2026-07-24T06:26:00Z"/>
                <w:color w:val="000000"/>
                <w:kern w:val="0"/>
                <w:sz w:val="21"/>
                <w:szCs w:val="21"/>
              </w:rPr>
            </w:pPr>
            <w:ins w:id="7884" w:author="Kelly Tan" w:date="2026-07-08T11:13:00Z">
              <w:del w:id="7885" w:author="Si-yuan LIU" w:date="2026-07-24T14:26:00Z" w16du:dateUtc="2026-07-24T06:26:00Z">
                <w:r w:rsidDel="00964E30">
                  <w:rPr>
                    <w:color w:val="000000"/>
                    <w:kern w:val="0"/>
                    <w:sz w:val="21"/>
                    <w:szCs w:val="21"/>
                    <w:lang w:val="en"/>
                  </w:rPr>
                  <w:delText>/</w:delText>
                </w:r>
              </w:del>
            </w:ins>
          </w:p>
        </w:tc>
        <w:tc>
          <w:tcPr>
            <w:tcW w:w="441" w:type="pct"/>
            <w:gridSpan w:val="5"/>
            <w:vAlign w:val="center"/>
            <w:tcPrChange w:id="7886" w:author="Kelly Tan" w:date="2026-07-08T11:15:00Z">
              <w:tcPr>
                <w:tcW w:w="521" w:type="pct"/>
                <w:gridSpan w:val="7"/>
                <w:vAlign w:val="center"/>
              </w:tcPr>
            </w:tcPrChange>
          </w:tcPr>
          <w:p w14:paraId="43519723" w14:textId="767EA449" w:rsidR="005F457E" w:rsidDel="00964E30" w:rsidRDefault="00000000">
            <w:pPr>
              <w:widowControl/>
              <w:spacing w:after="0" w:line="240" w:lineRule="auto"/>
              <w:ind w:firstLineChars="0" w:firstLine="0"/>
              <w:textAlignment w:val="auto"/>
              <w:rPr>
                <w:ins w:id="7887" w:author="Kelly Tan" w:date="2026-07-08T11:13:00Z"/>
                <w:del w:id="7888" w:author="Si-yuan LIU" w:date="2026-07-24T14:26:00Z" w16du:dateUtc="2026-07-24T06:26:00Z"/>
                <w:color w:val="000000"/>
                <w:kern w:val="0"/>
                <w:sz w:val="21"/>
                <w:szCs w:val="21"/>
              </w:rPr>
            </w:pPr>
            <w:ins w:id="7889" w:author="Kelly Tan" w:date="2026-07-08T11:13:00Z">
              <w:del w:id="7890" w:author="Si-yuan LIU" w:date="2026-07-24T14:26:00Z" w16du:dateUtc="2026-07-24T06:26:00Z">
                <w:r w:rsidDel="00964E30">
                  <w:rPr>
                    <w:color w:val="000000"/>
                    <w:kern w:val="0"/>
                    <w:sz w:val="21"/>
                    <w:szCs w:val="21"/>
                    <w:lang w:val="en"/>
                  </w:rPr>
                  <w:delText>/</w:delText>
                </w:r>
              </w:del>
            </w:ins>
          </w:p>
        </w:tc>
      </w:tr>
      <w:tr w:rsidR="005F457E" w:rsidDel="00964E30" w14:paraId="5E946513" w14:textId="1ED25408" w:rsidTr="005F457E">
        <w:trPr>
          <w:gridAfter w:val="2"/>
          <w:wAfter w:w="97" w:type="dxa"/>
          <w:trHeight w:val="550"/>
          <w:jc w:val="center"/>
          <w:ins w:id="7891" w:author="Kelly Tan" w:date="2026-07-08T11:13:00Z"/>
          <w:del w:id="7892" w:author="Si-yuan LIU" w:date="2026-07-24T14:26:00Z" w16du:dateUtc="2026-07-24T06:26:00Z"/>
          <w:trPrChange w:id="7893" w:author="Kelly Tan" w:date="2026-07-08T11:15:00Z">
            <w:trPr>
              <w:gridAfter w:val="2"/>
              <w:wAfter w:w="113" w:type="dxa"/>
              <w:trHeight w:val="550"/>
              <w:jc w:val="center"/>
            </w:trPr>
          </w:trPrChange>
        </w:trPr>
        <w:tc>
          <w:tcPr>
            <w:tcW w:w="356" w:type="pct"/>
            <w:vMerge/>
            <w:vAlign w:val="center"/>
            <w:tcPrChange w:id="7894" w:author="Kelly Tan" w:date="2026-07-08T11:15:00Z">
              <w:tcPr>
                <w:tcW w:w="371" w:type="pct"/>
                <w:vMerge/>
                <w:vAlign w:val="center"/>
              </w:tcPr>
            </w:tcPrChange>
          </w:tcPr>
          <w:p w14:paraId="5F70B009" w14:textId="6536FC5E" w:rsidR="005F457E" w:rsidDel="00964E30" w:rsidRDefault="005F457E">
            <w:pPr>
              <w:widowControl/>
              <w:spacing w:after="0" w:line="240" w:lineRule="auto"/>
              <w:ind w:firstLineChars="0" w:firstLine="0"/>
              <w:jc w:val="left"/>
              <w:textAlignment w:val="auto"/>
              <w:rPr>
                <w:ins w:id="7895" w:author="Kelly Tan" w:date="2026-07-08T11:13:00Z"/>
                <w:del w:id="7896" w:author="Si-yuan LIU" w:date="2026-07-24T14:26:00Z" w16du:dateUtc="2026-07-24T06:26:00Z"/>
                <w:color w:val="000000"/>
                <w:kern w:val="0"/>
                <w:sz w:val="21"/>
                <w:szCs w:val="21"/>
              </w:rPr>
            </w:pPr>
          </w:p>
        </w:tc>
        <w:tc>
          <w:tcPr>
            <w:tcW w:w="167" w:type="pct"/>
            <w:gridSpan w:val="2"/>
            <w:vAlign w:val="center"/>
            <w:tcPrChange w:id="7897" w:author="Kelly Tan" w:date="2026-07-08T11:15:00Z">
              <w:tcPr>
                <w:tcW w:w="152" w:type="pct"/>
                <w:gridSpan w:val="3"/>
                <w:vAlign w:val="center"/>
              </w:tcPr>
            </w:tcPrChange>
          </w:tcPr>
          <w:p w14:paraId="011E26B6" w14:textId="07CFE909" w:rsidR="005F457E" w:rsidDel="00964E30" w:rsidRDefault="00000000">
            <w:pPr>
              <w:widowControl/>
              <w:spacing w:after="0" w:line="240" w:lineRule="auto"/>
              <w:ind w:firstLineChars="0" w:firstLine="0"/>
              <w:jc w:val="center"/>
              <w:textAlignment w:val="auto"/>
              <w:rPr>
                <w:ins w:id="7898" w:author="Kelly Tan" w:date="2026-07-08T11:13:00Z"/>
                <w:del w:id="7899" w:author="Si-yuan LIU" w:date="2026-07-24T14:26:00Z" w16du:dateUtc="2026-07-24T06:26:00Z"/>
                <w:color w:val="000000"/>
                <w:kern w:val="0"/>
                <w:sz w:val="21"/>
                <w:szCs w:val="21"/>
              </w:rPr>
            </w:pPr>
            <w:ins w:id="7900" w:author="Kelly Tan" w:date="2026-07-08T11:13:00Z">
              <w:del w:id="7901" w:author="Si-yuan LIU" w:date="2026-07-24T14:26:00Z" w16du:dateUtc="2026-07-24T06:26:00Z">
                <w:r w:rsidDel="00964E30">
                  <w:rPr>
                    <w:rFonts w:hint="eastAsia"/>
                    <w:color w:val="000000"/>
                    <w:kern w:val="0"/>
                    <w:sz w:val="21"/>
                    <w:szCs w:val="21"/>
                  </w:rPr>
                  <w:delText>土地增值税</w:delText>
                </w:r>
              </w:del>
            </w:ins>
          </w:p>
        </w:tc>
        <w:tc>
          <w:tcPr>
            <w:tcW w:w="509" w:type="pct"/>
            <w:vAlign w:val="center"/>
            <w:tcPrChange w:id="7902" w:author="Kelly Tan" w:date="2026-07-08T11:15:00Z">
              <w:tcPr>
                <w:tcW w:w="132" w:type="pct"/>
                <w:gridSpan w:val="2"/>
                <w:vAlign w:val="center"/>
              </w:tcPr>
            </w:tcPrChange>
          </w:tcPr>
          <w:p w14:paraId="7CBFB4A2" w14:textId="7B9411F9" w:rsidR="005F457E" w:rsidDel="00964E30" w:rsidRDefault="00000000">
            <w:pPr>
              <w:widowControl/>
              <w:spacing w:after="0" w:line="240" w:lineRule="auto"/>
              <w:ind w:firstLineChars="0" w:firstLine="0"/>
              <w:textAlignment w:val="auto"/>
              <w:rPr>
                <w:ins w:id="7903" w:author="Kelly Tan" w:date="2026-07-08T11:13:00Z"/>
                <w:del w:id="7904" w:author="Si-yuan LIU" w:date="2026-07-24T14:26:00Z" w16du:dateUtc="2026-07-24T06:26:00Z"/>
                <w:color w:val="000000"/>
                <w:kern w:val="0"/>
                <w:sz w:val="21"/>
                <w:szCs w:val="21"/>
              </w:rPr>
            </w:pPr>
            <w:ins w:id="7905" w:author="Kelly Tan" w:date="2026-07-08T11:13:00Z">
              <w:del w:id="7906" w:author="Si-yuan LIU" w:date="2026-07-24T14:26:00Z" w16du:dateUtc="2026-07-24T06:26:00Z">
                <w:r w:rsidDel="00964E30">
                  <w:rPr>
                    <w:rFonts w:hint="eastAsia"/>
                    <w:color w:val="000000"/>
                    <w:kern w:val="0"/>
                    <w:sz w:val="21"/>
                    <w:szCs w:val="21"/>
                  </w:rPr>
                  <w:delText>否</w:delText>
                </w:r>
              </w:del>
            </w:ins>
          </w:p>
        </w:tc>
        <w:tc>
          <w:tcPr>
            <w:tcW w:w="2270" w:type="pct"/>
            <w:gridSpan w:val="6"/>
            <w:vAlign w:val="center"/>
            <w:tcPrChange w:id="7907" w:author="Kelly Tan" w:date="2026-07-08T11:15:00Z">
              <w:tcPr>
                <w:tcW w:w="2303" w:type="pct"/>
                <w:gridSpan w:val="9"/>
                <w:vAlign w:val="center"/>
              </w:tcPr>
            </w:tcPrChange>
          </w:tcPr>
          <w:p w14:paraId="6181A49C" w14:textId="7869AD2D" w:rsidR="005F457E" w:rsidDel="00964E30" w:rsidRDefault="00000000">
            <w:pPr>
              <w:widowControl/>
              <w:spacing w:after="0" w:line="240" w:lineRule="auto"/>
              <w:ind w:firstLineChars="0" w:firstLine="0"/>
              <w:textAlignment w:val="auto"/>
              <w:rPr>
                <w:ins w:id="7908" w:author="Kelly Tan" w:date="2026-07-08T11:13:00Z"/>
                <w:del w:id="7909" w:author="Si-yuan LIU" w:date="2026-07-24T14:26:00Z" w16du:dateUtc="2026-07-24T06:26:00Z"/>
                <w:color w:val="000000"/>
                <w:kern w:val="0"/>
                <w:sz w:val="21"/>
                <w:szCs w:val="21"/>
              </w:rPr>
            </w:pPr>
            <w:ins w:id="7910" w:author="Kelly Tan" w:date="2026-07-08T11:13:00Z">
              <w:del w:id="7911" w:author="Si-yuan LIU" w:date="2026-07-24T14:26:00Z" w16du:dateUtc="2026-07-24T06:26:00Z">
                <w:r w:rsidDel="00964E30">
                  <w:rPr>
                    <w:color w:val="000000"/>
                    <w:kern w:val="0"/>
                    <w:sz w:val="21"/>
                    <w:szCs w:val="21"/>
                    <w:lang w:val="en"/>
                  </w:rPr>
                  <w:delText>/</w:delText>
                </w:r>
              </w:del>
            </w:ins>
          </w:p>
        </w:tc>
        <w:tc>
          <w:tcPr>
            <w:tcW w:w="422" w:type="pct"/>
            <w:gridSpan w:val="2"/>
            <w:vAlign w:val="center"/>
            <w:tcPrChange w:id="7912" w:author="Kelly Tan" w:date="2026-07-08T11:15:00Z">
              <w:tcPr>
                <w:tcW w:w="562" w:type="pct"/>
                <w:gridSpan w:val="2"/>
                <w:vAlign w:val="center"/>
              </w:tcPr>
            </w:tcPrChange>
          </w:tcPr>
          <w:p w14:paraId="4594E07E" w14:textId="01EED114" w:rsidR="005F457E" w:rsidDel="00964E30" w:rsidRDefault="00000000">
            <w:pPr>
              <w:widowControl/>
              <w:spacing w:after="0" w:line="240" w:lineRule="auto"/>
              <w:ind w:firstLineChars="0" w:firstLine="0"/>
              <w:textAlignment w:val="auto"/>
              <w:rPr>
                <w:ins w:id="7913" w:author="Kelly Tan" w:date="2026-07-08T11:13:00Z"/>
                <w:del w:id="7914" w:author="Si-yuan LIU" w:date="2026-07-24T14:26:00Z" w16du:dateUtc="2026-07-24T06:26:00Z"/>
                <w:color w:val="000000"/>
                <w:kern w:val="0"/>
                <w:sz w:val="21"/>
                <w:szCs w:val="21"/>
              </w:rPr>
            </w:pPr>
            <w:ins w:id="7915" w:author="Kelly Tan" w:date="2026-07-08T11:13:00Z">
              <w:del w:id="7916" w:author="Si-yuan LIU" w:date="2026-07-24T14:26:00Z" w16du:dateUtc="2026-07-24T06:26:00Z">
                <w:r w:rsidDel="00964E30">
                  <w:rPr>
                    <w:color w:val="000000"/>
                    <w:kern w:val="0"/>
                    <w:sz w:val="21"/>
                    <w:szCs w:val="21"/>
                    <w:lang w:val="en"/>
                  </w:rPr>
                  <w:delText>/</w:delText>
                </w:r>
              </w:del>
            </w:ins>
          </w:p>
        </w:tc>
        <w:tc>
          <w:tcPr>
            <w:tcW w:w="421" w:type="pct"/>
            <w:gridSpan w:val="3"/>
            <w:vAlign w:val="center"/>
            <w:tcPrChange w:id="7917" w:author="Kelly Tan" w:date="2026-07-08T11:15:00Z">
              <w:tcPr>
                <w:tcW w:w="393" w:type="pct"/>
                <w:gridSpan w:val="5"/>
                <w:vAlign w:val="center"/>
              </w:tcPr>
            </w:tcPrChange>
          </w:tcPr>
          <w:p w14:paraId="7B752A38" w14:textId="06A53E62" w:rsidR="005F457E" w:rsidDel="00964E30" w:rsidRDefault="00000000">
            <w:pPr>
              <w:widowControl/>
              <w:spacing w:after="0" w:line="240" w:lineRule="auto"/>
              <w:ind w:firstLineChars="0" w:firstLine="0"/>
              <w:textAlignment w:val="auto"/>
              <w:rPr>
                <w:ins w:id="7918" w:author="Kelly Tan" w:date="2026-07-08T11:13:00Z"/>
                <w:del w:id="7919" w:author="Si-yuan LIU" w:date="2026-07-24T14:26:00Z" w16du:dateUtc="2026-07-24T06:26:00Z"/>
                <w:color w:val="000000"/>
                <w:kern w:val="0"/>
                <w:sz w:val="21"/>
                <w:szCs w:val="21"/>
              </w:rPr>
            </w:pPr>
            <w:ins w:id="7920" w:author="Kelly Tan" w:date="2026-07-08T11:13:00Z">
              <w:del w:id="7921" w:author="Si-yuan LIU" w:date="2026-07-24T14:26:00Z" w16du:dateUtc="2026-07-24T06:26:00Z">
                <w:r w:rsidDel="00964E30">
                  <w:rPr>
                    <w:color w:val="000000"/>
                    <w:kern w:val="0"/>
                    <w:sz w:val="21"/>
                    <w:szCs w:val="21"/>
                    <w:lang w:val="en"/>
                  </w:rPr>
                  <w:delText>/</w:delText>
                </w:r>
              </w:del>
            </w:ins>
          </w:p>
        </w:tc>
        <w:tc>
          <w:tcPr>
            <w:tcW w:w="414" w:type="pct"/>
            <w:gridSpan w:val="2"/>
            <w:vAlign w:val="center"/>
            <w:tcPrChange w:id="7922" w:author="Kelly Tan" w:date="2026-07-08T11:15:00Z">
              <w:tcPr>
                <w:tcW w:w="565" w:type="pct"/>
                <w:gridSpan w:val="5"/>
                <w:vAlign w:val="center"/>
              </w:tcPr>
            </w:tcPrChange>
          </w:tcPr>
          <w:p w14:paraId="58E1AE7D" w14:textId="7FC7D873" w:rsidR="005F457E" w:rsidDel="00964E30" w:rsidRDefault="00000000">
            <w:pPr>
              <w:widowControl/>
              <w:spacing w:after="0" w:line="240" w:lineRule="auto"/>
              <w:ind w:firstLineChars="0" w:firstLine="0"/>
              <w:textAlignment w:val="auto"/>
              <w:rPr>
                <w:ins w:id="7923" w:author="Kelly Tan" w:date="2026-07-08T11:13:00Z"/>
                <w:del w:id="7924" w:author="Si-yuan LIU" w:date="2026-07-24T14:26:00Z" w16du:dateUtc="2026-07-24T06:26:00Z"/>
                <w:color w:val="000000"/>
                <w:kern w:val="0"/>
                <w:sz w:val="21"/>
                <w:szCs w:val="21"/>
              </w:rPr>
            </w:pPr>
            <w:ins w:id="7925" w:author="Kelly Tan" w:date="2026-07-08T11:13:00Z">
              <w:del w:id="7926" w:author="Si-yuan LIU" w:date="2026-07-24T14:26:00Z" w16du:dateUtc="2026-07-24T06:26:00Z">
                <w:r w:rsidDel="00964E30">
                  <w:rPr>
                    <w:color w:val="000000"/>
                    <w:kern w:val="0"/>
                    <w:sz w:val="21"/>
                    <w:szCs w:val="21"/>
                    <w:lang w:val="en"/>
                  </w:rPr>
                  <w:delText>/</w:delText>
                </w:r>
              </w:del>
            </w:ins>
          </w:p>
        </w:tc>
        <w:tc>
          <w:tcPr>
            <w:tcW w:w="441" w:type="pct"/>
            <w:gridSpan w:val="5"/>
            <w:vAlign w:val="center"/>
            <w:tcPrChange w:id="7927" w:author="Kelly Tan" w:date="2026-07-08T11:15:00Z">
              <w:tcPr>
                <w:tcW w:w="521" w:type="pct"/>
                <w:gridSpan w:val="7"/>
                <w:vAlign w:val="center"/>
              </w:tcPr>
            </w:tcPrChange>
          </w:tcPr>
          <w:p w14:paraId="64EFCCE5" w14:textId="756AD74B" w:rsidR="005F457E" w:rsidDel="00964E30" w:rsidRDefault="00000000">
            <w:pPr>
              <w:widowControl/>
              <w:spacing w:after="0" w:line="240" w:lineRule="auto"/>
              <w:ind w:firstLineChars="0" w:firstLine="0"/>
              <w:textAlignment w:val="auto"/>
              <w:rPr>
                <w:ins w:id="7928" w:author="Kelly Tan" w:date="2026-07-08T11:13:00Z"/>
                <w:del w:id="7929" w:author="Si-yuan LIU" w:date="2026-07-24T14:26:00Z" w16du:dateUtc="2026-07-24T06:26:00Z"/>
                <w:color w:val="000000"/>
                <w:kern w:val="0"/>
                <w:sz w:val="21"/>
                <w:szCs w:val="21"/>
              </w:rPr>
            </w:pPr>
            <w:ins w:id="7930" w:author="Kelly Tan" w:date="2026-07-08T11:13:00Z">
              <w:del w:id="7931" w:author="Si-yuan LIU" w:date="2026-07-24T14:26:00Z" w16du:dateUtc="2026-07-24T06:26:00Z">
                <w:r w:rsidDel="00964E30">
                  <w:rPr>
                    <w:color w:val="000000"/>
                    <w:kern w:val="0"/>
                    <w:sz w:val="21"/>
                    <w:szCs w:val="21"/>
                    <w:lang w:val="en"/>
                  </w:rPr>
                  <w:delText>/</w:delText>
                </w:r>
              </w:del>
            </w:ins>
          </w:p>
        </w:tc>
      </w:tr>
      <w:tr w:rsidR="005F457E" w:rsidDel="00964E30" w14:paraId="6E2E0810" w14:textId="3E6B33E9" w:rsidTr="005F457E">
        <w:trPr>
          <w:gridAfter w:val="2"/>
          <w:wAfter w:w="97" w:type="dxa"/>
          <w:trHeight w:val="3280"/>
          <w:jc w:val="center"/>
          <w:ins w:id="7932" w:author="Kelly Tan" w:date="2026-07-08T11:13:00Z"/>
          <w:del w:id="7933" w:author="Si-yuan LIU" w:date="2026-07-24T14:26:00Z" w16du:dateUtc="2026-07-24T06:26:00Z"/>
          <w:trPrChange w:id="7934" w:author="Kelly Tan" w:date="2026-07-08T11:15:00Z">
            <w:trPr>
              <w:gridAfter w:val="2"/>
              <w:wAfter w:w="113" w:type="dxa"/>
              <w:trHeight w:val="3280"/>
              <w:jc w:val="center"/>
            </w:trPr>
          </w:trPrChange>
        </w:trPr>
        <w:tc>
          <w:tcPr>
            <w:tcW w:w="356" w:type="pct"/>
            <w:vMerge/>
            <w:vAlign w:val="center"/>
            <w:tcPrChange w:id="7935" w:author="Kelly Tan" w:date="2026-07-08T11:15:00Z">
              <w:tcPr>
                <w:tcW w:w="371" w:type="pct"/>
                <w:vMerge/>
                <w:vAlign w:val="center"/>
              </w:tcPr>
            </w:tcPrChange>
          </w:tcPr>
          <w:p w14:paraId="7DF67BB7" w14:textId="05EE6D15" w:rsidR="005F457E" w:rsidDel="00964E30" w:rsidRDefault="005F457E">
            <w:pPr>
              <w:widowControl/>
              <w:spacing w:after="0" w:line="240" w:lineRule="auto"/>
              <w:ind w:firstLineChars="0" w:firstLine="0"/>
              <w:jc w:val="left"/>
              <w:textAlignment w:val="auto"/>
              <w:rPr>
                <w:ins w:id="7936" w:author="Kelly Tan" w:date="2026-07-08T11:13:00Z"/>
                <w:del w:id="7937" w:author="Si-yuan LIU" w:date="2026-07-24T14:26:00Z" w16du:dateUtc="2026-07-24T06:26:00Z"/>
                <w:color w:val="000000"/>
                <w:kern w:val="0"/>
                <w:sz w:val="21"/>
                <w:szCs w:val="21"/>
              </w:rPr>
            </w:pPr>
          </w:p>
        </w:tc>
        <w:tc>
          <w:tcPr>
            <w:tcW w:w="167" w:type="pct"/>
            <w:gridSpan w:val="2"/>
            <w:vAlign w:val="center"/>
            <w:tcPrChange w:id="7938" w:author="Kelly Tan" w:date="2026-07-08T11:15:00Z">
              <w:tcPr>
                <w:tcW w:w="152" w:type="pct"/>
                <w:gridSpan w:val="3"/>
                <w:vAlign w:val="center"/>
              </w:tcPr>
            </w:tcPrChange>
          </w:tcPr>
          <w:p w14:paraId="73F5184F" w14:textId="4D9551E2" w:rsidR="005F457E" w:rsidDel="00964E30" w:rsidRDefault="00000000">
            <w:pPr>
              <w:widowControl/>
              <w:spacing w:after="0" w:line="240" w:lineRule="auto"/>
              <w:ind w:firstLineChars="0" w:firstLine="0"/>
              <w:jc w:val="center"/>
              <w:textAlignment w:val="auto"/>
              <w:rPr>
                <w:ins w:id="7939" w:author="Kelly Tan" w:date="2026-07-08T11:13:00Z"/>
                <w:del w:id="7940" w:author="Si-yuan LIU" w:date="2026-07-24T14:26:00Z" w16du:dateUtc="2026-07-24T06:26:00Z"/>
                <w:color w:val="000000"/>
                <w:kern w:val="0"/>
                <w:sz w:val="21"/>
                <w:szCs w:val="21"/>
              </w:rPr>
            </w:pPr>
            <w:ins w:id="7941" w:author="Kelly Tan" w:date="2026-07-08T11:13:00Z">
              <w:del w:id="7942" w:author="Si-yuan LIU" w:date="2026-07-24T14:26:00Z" w16du:dateUtc="2026-07-24T06:26:00Z">
                <w:r w:rsidDel="00964E30">
                  <w:rPr>
                    <w:rFonts w:hint="eastAsia"/>
                    <w:color w:val="000000"/>
                    <w:kern w:val="0"/>
                    <w:sz w:val="21"/>
                    <w:szCs w:val="21"/>
                  </w:rPr>
                  <w:delText>企业所得税</w:delText>
                </w:r>
              </w:del>
            </w:ins>
          </w:p>
        </w:tc>
        <w:tc>
          <w:tcPr>
            <w:tcW w:w="509" w:type="pct"/>
            <w:vAlign w:val="center"/>
            <w:tcPrChange w:id="7943" w:author="Kelly Tan" w:date="2026-07-08T11:15:00Z">
              <w:tcPr>
                <w:tcW w:w="132" w:type="pct"/>
                <w:gridSpan w:val="2"/>
                <w:vAlign w:val="center"/>
              </w:tcPr>
            </w:tcPrChange>
          </w:tcPr>
          <w:p w14:paraId="1CB28038" w14:textId="00A4DFFE" w:rsidR="005F457E" w:rsidDel="00964E30" w:rsidRDefault="00000000">
            <w:pPr>
              <w:widowControl/>
              <w:spacing w:after="0" w:line="240" w:lineRule="auto"/>
              <w:ind w:firstLineChars="0" w:firstLine="0"/>
              <w:textAlignment w:val="auto"/>
              <w:rPr>
                <w:ins w:id="7944" w:author="Kelly Tan" w:date="2026-07-08T11:13:00Z"/>
                <w:del w:id="7945" w:author="Si-yuan LIU" w:date="2026-07-24T14:26:00Z" w16du:dateUtc="2026-07-24T06:26:00Z"/>
                <w:color w:val="000000"/>
                <w:kern w:val="0"/>
                <w:sz w:val="21"/>
                <w:szCs w:val="21"/>
              </w:rPr>
            </w:pPr>
            <w:ins w:id="7946" w:author="Kelly Tan" w:date="2026-07-08T11:13:00Z">
              <w:del w:id="7947" w:author="Si-yuan LIU" w:date="2026-07-24T14:26:00Z" w16du:dateUtc="2026-07-24T06:26:00Z">
                <w:r w:rsidDel="00964E30">
                  <w:rPr>
                    <w:rFonts w:hint="eastAsia"/>
                    <w:color w:val="000000"/>
                    <w:kern w:val="0"/>
                    <w:sz w:val="21"/>
                    <w:szCs w:val="21"/>
                    <w:lang w:val="en"/>
                  </w:rPr>
                  <w:delText>是</w:delText>
                </w:r>
              </w:del>
            </w:ins>
          </w:p>
        </w:tc>
        <w:tc>
          <w:tcPr>
            <w:tcW w:w="2270" w:type="pct"/>
            <w:gridSpan w:val="6"/>
            <w:vAlign w:val="center"/>
            <w:tcPrChange w:id="7948" w:author="Kelly Tan" w:date="2026-07-08T11:15:00Z">
              <w:tcPr>
                <w:tcW w:w="2303" w:type="pct"/>
                <w:gridSpan w:val="9"/>
                <w:vAlign w:val="center"/>
              </w:tcPr>
            </w:tcPrChange>
          </w:tcPr>
          <w:p w14:paraId="06ED9F04" w14:textId="74FD53D2" w:rsidR="005F457E" w:rsidDel="00964E30" w:rsidRDefault="00000000">
            <w:pPr>
              <w:widowControl/>
              <w:spacing w:after="0" w:line="240" w:lineRule="auto"/>
              <w:ind w:firstLineChars="0" w:firstLine="0"/>
              <w:textAlignment w:val="auto"/>
              <w:rPr>
                <w:ins w:id="7949" w:author="Kelly Tan" w:date="2026-07-08T11:13:00Z"/>
                <w:del w:id="7950" w:author="Si-yuan LIU" w:date="2026-07-24T14:26:00Z" w16du:dateUtc="2026-07-24T06:26:00Z"/>
                <w:color w:val="000000"/>
                <w:kern w:val="0"/>
                <w:sz w:val="21"/>
                <w:szCs w:val="21"/>
                <w:lang w:val="en"/>
              </w:rPr>
            </w:pPr>
            <w:ins w:id="7951" w:author="Kelly Tan" w:date="2026-07-08T11:13:00Z">
              <w:del w:id="7952" w:author="Si-yuan LIU" w:date="2026-07-24T14:26:00Z" w16du:dateUtc="2026-07-24T06:26:00Z">
                <w:r w:rsidDel="00964E30">
                  <w:rPr>
                    <w:rFonts w:hint="eastAsia"/>
                    <w:color w:val="000000"/>
                    <w:kern w:val="0"/>
                    <w:sz w:val="21"/>
                    <w:szCs w:val="21"/>
                    <w:lang w:val="en"/>
                  </w:rPr>
                  <w:delText>天泽奥融转让奥融科技股权，需确认股权转让的所得，但天泽奥融为合伙企业，不属于企业所得税的纳税义务人，而奥飞数据作为天泽奥融的有限合伙人需遵循</w:delText>
                </w:r>
                <w:r w:rsidDel="00964E30">
                  <w:rPr>
                    <w:color w:val="000000"/>
                    <w:kern w:val="0"/>
                    <w:sz w:val="21"/>
                    <w:szCs w:val="21"/>
                    <w:lang w:val="en"/>
                  </w:rPr>
                  <w:delText>“</w:delText>
                </w:r>
                <w:r w:rsidDel="00964E30">
                  <w:rPr>
                    <w:rFonts w:hint="eastAsia"/>
                    <w:color w:val="000000"/>
                    <w:kern w:val="0"/>
                    <w:sz w:val="21"/>
                    <w:szCs w:val="21"/>
                    <w:lang w:val="en"/>
                  </w:rPr>
                  <w:delText>先分后税</w:delText>
                </w:r>
                <w:r w:rsidDel="00964E30">
                  <w:rPr>
                    <w:color w:val="000000"/>
                    <w:kern w:val="0"/>
                    <w:sz w:val="21"/>
                    <w:szCs w:val="21"/>
                    <w:lang w:val="en"/>
                  </w:rPr>
                  <w:delText>”</w:delText>
                </w:r>
                <w:r w:rsidDel="00964E30">
                  <w:rPr>
                    <w:rFonts w:hint="eastAsia"/>
                    <w:color w:val="000000"/>
                    <w:kern w:val="0"/>
                    <w:sz w:val="21"/>
                    <w:szCs w:val="21"/>
                    <w:lang w:val="en"/>
                  </w:rPr>
                  <w:delText>原则，待天泽奥融按照合伙协议规定的比例分配转让所得后，奥飞数据再计算缴纳相应的的企业所得税。奥飞数据出资额占天泽奥融总出资额的</w:delText>
                </w:r>
                <w:r w:rsidDel="00964E30">
                  <w:rPr>
                    <w:color w:val="000000"/>
                    <w:kern w:val="0"/>
                    <w:sz w:val="21"/>
                    <w:szCs w:val="21"/>
                    <w:lang w:val="en"/>
                  </w:rPr>
                  <w:delText>40%</w:delText>
                </w:r>
                <w:r w:rsidDel="00964E30">
                  <w:rPr>
                    <w:color w:val="000000"/>
                    <w:kern w:val="0"/>
                    <w:sz w:val="21"/>
                    <w:szCs w:val="21"/>
                    <w:lang w:val="en"/>
                  </w:rPr>
                  <w:delText>。奥飞数据为高新技术企业，减按</w:delText>
                </w:r>
                <w:r w:rsidDel="00964E30">
                  <w:rPr>
                    <w:color w:val="000000"/>
                    <w:kern w:val="0"/>
                    <w:sz w:val="21"/>
                    <w:szCs w:val="21"/>
                    <w:lang w:val="en"/>
                  </w:rPr>
                  <w:delText>15</w:delText>
                </w:r>
                <w:r w:rsidDel="00964E30">
                  <w:rPr>
                    <w:color w:val="000000"/>
                    <w:kern w:val="0"/>
                    <w:sz w:val="21"/>
                    <w:szCs w:val="21"/>
                    <w:lang w:val="en"/>
                  </w:rPr>
                  <w:delText>％的税率征收企业所得税</w:delText>
                </w:r>
              </w:del>
            </w:ins>
          </w:p>
          <w:p w14:paraId="64FA188B" w14:textId="62E28F7B" w:rsidR="005F457E" w:rsidDel="00964E30" w:rsidRDefault="00000000">
            <w:pPr>
              <w:widowControl/>
              <w:spacing w:after="0" w:line="240" w:lineRule="auto"/>
              <w:ind w:firstLineChars="0" w:firstLine="0"/>
              <w:textAlignment w:val="auto"/>
              <w:rPr>
                <w:ins w:id="7953" w:author="Kelly Tan" w:date="2026-07-08T11:13:00Z"/>
                <w:del w:id="7954" w:author="Si-yuan LIU" w:date="2026-07-24T14:26:00Z" w16du:dateUtc="2026-07-24T06:26:00Z"/>
                <w:color w:val="000000"/>
                <w:kern w:val="0"/>
                <w:sz w:val="21"/>
                <w:szCs w:val="21"/>
                <w:lang w:val="en"/>
              </w:rPr>
            </w:pPr>
            <w:ins w:id="7955" w:author="Kelly Tan" w:date="2026-07-08T11:13:00Z">
              <w:del w:id="7956" w:author="Si-yuan LIU" w:date="2026-07-24T14:26:00Z" w16du:dateUtc="2026-07-24T06:26:00Z">
                <w:r w:rsidDel="00964E30">
                  <w:rPr>
                    <w:color w:val="000000"/>
                    <w:kern w:val="0"/>
                    <w:sz w:val="21"/>
                    <w:szCs w:val="21"/>
                    <w:lang w:val="en"/>
                  </w:rPr>
                  <w:delText>政策依据：中华人民共和国企业所得税法</w:delText>
                </w:r>
              </w:del>
            </w:ins>
          </w:p>
          <w:p w14:paraId="698C8042" w14:textId="74FCDABC" w:rsidR="005F457E" w:rsidDel="00964E30" w:rsidRDefault="00000000">
            <w:pPr>
              <w:widowControl/>
              <w:spacing w:after="0" w:line="240" w:lineRule="auto"/>
              <w:ind w:firstLineChars="0" w:firstLine="0"/>
              <w:textAlignment w:val="auto"/>
              <w:rPr>
                <w:ins w:id="7957" w:author="Kelly Tan" w:date="2026-07-08T11:13:00Z"/>
                <w:del w:id="7958" w:author="Si-yuan LIU" w:date="2026-07-24T14:26:00Z" w16du:dateUtc="2026-07-24T06:26:00Z"/>
                <w:color w:val="000000"/>
                <w:kern w:val="0"/>
                <w:sz w:val="21"/>
                <w:szCs w:val="21"/>
              </w:rPr>
            </w:pPr>
            <w:ins w:id="7959" w:author="Kelly Tan" w:date="2026-07-08T11:13:00Z">
              <w:del w:id="7960" w:author="Si-yuan LIU" w:date="2026-07-24T14:26:00Z" w16du:dateUtc="2026-07-24T06:26:00Z">
                <w:r w:rsidDel="00964E30">
                  <w:rPr>
                    <w:rFonts w:hint="eastAsia"/>
                    <w:color w:val="000000"/>
                    <w:kern w:val="0"/>
                    <w:sz w:val="21"/>
                    <w:szCs w:val="21"/>
                    <w:lang w:val="en"/>
                  </w:rPr>
                  <w:delText>计算公式：（股权转让收入</w:delText>
                </w:r>
                <w:r w:rsidDel="00964E30">
                  <w:rPr>
                    <w:color w:val="000000"/>
                    <w:kern w:val="0"/>
                    <w:sz w:val="21"/>
                    <w:szCs w:val="21"/>
                    <w:lang w:val="en"/>
                  </w:rPr>
                  <w:delText>4</w:delText>
                </w:r>
                <w:r w:rsidDel="00964E30">
                  <w:rPr>
                    <w:rFonts w:hint="eastAsia"/>
                    <w:color w:val="000000"/>
                    <w:kern w:val="0"/>
                    <w:sz w:val="21"/>
                    <w:szCs w:val="21"/>
                  </w:rPr>
                  <w:delText>8,723</w:delText>
                </w:r>
                <w:r w:rsidDel="00964E30">
                  <w:rPr>
                    <w:rFonts w:hint="eastAsia"/>
                    <w:color w:val="000000"/>
                    <w:kern w:val="0"/>
                    <w:sz w:val="21"/>
                    <w:szCs w:val="21"/>
                    <w:lang w:val="en"/>
                  </w:rPr>
                  <w:delText>万元</w:delText>
                </w:r>
                <w:r w:rsidDel="00964E30">
                  <w:rPr>
                    <w:color w:val="000000"/>
                    <w:kern w:val="0"/>
                    <w:sz w:val="21"/>
                    <w:szCs w:val="21"/>
                    <w:lang w:val="en"/>
                  </w:rPr>
                  <w:delText>-</w:delText>
                </w:r>
                <w:r w:rsidDel="00964E30">
                  <w:rPr>
                    <w:rFonts w:hint="eastAsia"/>
                    <w:color w:val="000000"/>
                    <w:kern w:val="0"/>
                    <w:sz w:val="21"/>
                    <w:szCs w:val="21"/>
                    <w:lang w:val="en"/>
                  </w:rPr>
                  <w:delText>计税基础</w:delText>
                </w:r>
                <w:r w:rsidDel="00964E30">
                  <w:rPr>
                    <w:color w:val="000000"/>
                    <w:kern w:val="0"/>
                    <w:sz w:val="21"/>
                    <w:szCs w:val="21"/>
                    <w:lang w:val="en"/>
                  </w:rPr>
                  <w:delText>46,000</w:delText>
                </w:r>
                <w:r w:rsidDel="00964E30">
                  <w:rPr>
                    <w:rFonts w:hint="eastAsia"/>
                    <w:color w:val="000000"/>
                    <w:kern w:val="0"/>
                    <w:sz w:val="21"/>
                    <w:szCs w:val="21"/>
                    <w:lang w:val="en"/>
                  </w:rPr>
                  <w:delText>万元）</w:delText>
                </w:r>
                <w:r w:rsidDel="00964E30">
                  <w:rPr>
                    <w:color w:val="000000"/>
                    <w:kern w:val="0"/>
                    <w:sz w:val="21"/>
                    <w:szCs w:val="21"/>
                    <w:lang w:val="en"/>
                  </w:rPr>
                  <w:delText>*40%*15%=</w:delText>
                </w:r>
                <w:r w:rsidDel="00964E30">
                  <w:rPr>
                    <w:rFonts w:hint="eastAsia"/>
                    <w:color w:val="000000"/>
                    <w:kern w:val="0"/>
                    <w:sz w:val="21"/>
                    <w:szCs w:val="21"/>
                  </w:rPr>
                  <w:delText>163.38</w:delText>
                </w:r>
                <w:r w:rsidDel="00964E30">
                  <w:rPr>
                    <w:rFonts w:hint="eastAsia"/>
                    <w:color w:val="000000"/>
                    <w:kern w:val="0"/>
                    <w:sz w:val="21"/>
                    <w:szCs w:val="21"/>
                    <w:lang w:val="en"/>
                  </w:rPr>
                  <w:delText>万元</w:delText>
                </w:r>
              </w:del>
            </w:ins>
          </w:p>
        </w:tc>
        <w:tc>
          <w:tcPr>
            <w:tcW w:w="422" w:type="pct"/>
            <w:gridSpan w:val="2"/>
            <w:vAlign w:val="center"/>
            <w:tcPrChange w:id="7961" w:author="Kelly Tan" w:date="2026-07-08T11:15:00Z">
              <w:tcPr>
                <w:tcW w:w="562" w:type="pct"/>
                <w:gridSpan w:val="2"/>
                <w:vAlign w:val="center"/>
              </w:tcPr>
            </w:tcPrChange>
          </w:tcPr>
          <w:p w14:paraId="4E21562B" w14:textId="425B4EBA" w:rsidR="005F457E" w:rsidDel="00964E30" w:rsidRDefault="00000000">
            <w:pPr>
              <w:widowControl/>
              <w:spacing w:after="0" w:line="240" w:lineRule="auto"/>
              <w:ind w:firstLineChars="0" w:firstLine="0"/>
              <w:textAlignment w:val="auto"/>
              <w:rPr>
                <w:ins w:id="7962" w:author="Kelly Tan" w:date="2026-07-08T11:13:00Z"/>
                <w:del w:id="7963" w:author="Si-yuan LIU" w:date="2026-07-24T14:26:00Z" w16du:dateUtc="2026-07-24T06:26:00Z"/>
                <w:color w:val="000000"/>
                <w:kern w:val="0"/>
                <w:sz w:val="21"/>
                <w:szCs w:val="21"/>
              </w:rPr>
            </w:pPr>
            <w:ins w:id="7964" w:author="Kelly Tan" w:date="2026-07-08T11:13:00Z">
              <w:del w:id="7965" w:author="Si-yuan LIU" w:date="2026-07-24T14:26:00Z" w16du:dateUtc="2026-07-24T06:26:00Z">
                <w:r w:rsidDel="00964E30">
                  <w:rPr>
                    <w:rFonts w:hint="eastAsia"/>
                    <w:color w:val="000000"/>
                    <w:kern w:val="0"/>
                    <w:sz w:val="21"/>
                    <w:szCs w:val="21"/>
                  </w:rPr>
                  <w:delText>163.38</w:delText>
                </w:r>
              </w:del>
            </w:ins>
          </w:p>
        </w:tc>
        <w:tc>
          <w:tcPr>
            <w:tcW w:w="421" w:type="pct"/>
            <w:gridSpan w:val="3"/>
            <w:vAlign w:val="center"/>
            <w:tcPrChange w:id="7966" w:author="Kelly Tan" w:date="2026-07-08T11:15:00Z">
              <w:tcPr>
                <w:tcW w:w="393" w:type="pct"/>
                <w:gridSpan w:val="5"/>
                <w:vAlign w:val="center"/>
              </w:tcPr>
            </w:tcPrChange>
          </w:tcPr>
          <w:p w14:paraId="6FF38290" w14:textId="3A8F8AB4" w:rsidR="005F457E" w:rsidDel="00964E30" w:rsidRDefault="00000000">
            <w:pPr>
              <w:widowControl/>
              <w:spacing w:after="0" w:line="240" w:lineRule="auto"/>
              <w:ind w:firstLineChars="0" w:firstLine="0"/>
              <w:textAlignment w:val="auto"/>
              <w:rPr>
                <w:ins w:id="7967" w:author="Kelly Tan" w:date="2026-07-08T11:13:00Z"/>
                <w:del w:id="7968" w:author="Si-yuan LIU" w:date="2026-07-24T14:26:00Z" w16du:dateUtc="2026-07-24T06:26:00Z"/>
                <w:color w:val="000000"/>
                <w:kern w:val="0"/>
                <w:sz w:val="21"/>
                <w:szCs w:val="21"/>
              </w:rPr>
            </w:pPr>
            <w:ins w:id="7969" w:author="Kelly Tan" w:date="2026-07-08T11:13:00Z">
              <w:del w:id="7970" w:author="Si-yuan LIU" w:date="2026-07-24T14:26:00Z" w16du:dateUtc="2026-07-24T06:26:00Z">
                <w:r w:rsidDel="00964E30">
                  <w:rPr>
                    <w:rFonts w:hint="eastAsia"/>
                    <w:color w:val="000000"/>
                    <w:kern w:val="0"/>
                    <w:sz w:val="21"/>
                    <w:szCs w:val="21"/>
                  </w:rPr>
                  <w:delText>163.38</w:delText>
                </w:r>
              </w:del>
            </w:ins>
          </w:p>
        </w:tc>
        <w:tc>
          <w:tcPr>
            <w:tcW w:w="414" w:type="pct"/>
            <w:gridSpan w:val="2"/>
            <w:vAlign w:val="center"/>
            <w:tcPrChange w:id="7971" w:author="Kelly Tan" w:date="2026-07-08T11:15:00Z">
              <w:tcPr>
                <w:tcW w:w="565" w:type="pct"/>
                <w:gridSpan w:val="5"/>
                <w:vAlign w:val="center"/>
              </w:tcPr>
            </w:tcPrChange>
          </w:tcPr>
          <w:p w14:paraId="6BE4D16F" w14:textId="49442353" w:rsidR="005F457E" w:rsidDel="00964E30" w:rsidRDefault="00000000">
            <w:pPr>
              <w:widowControl/>
              <w:spacing w:after="0" w:line="240" w:lineRule="auto"/>
              <w:ind w:firstLineChars="0" w:firstLine="0"/>
              <w:textAlignment w:val="auto"/>
              <w:rPr>
                <w:ins w:id="7972" w:author="Kelly Tan" w:date="2026-07-08T11:13:00Z"/>
                <w:del w:id="7973" w:author="Si-yuan LIU" w:date="2026-07-24T14:26:00Z" w16du:dateUtc="2026-07-24T06:26:00Z"/>
                <w:color w:val="000000"/>
                <w:kern w:val="0"/>
                <w:sz w:val="21"/>
                <w:szCs w:val="21"/>
              </w:rPr>
            </w:pPr>
            <w:ins w:id="7974" w:author="Kelly Tan" w:date="2026-07-08T11:13:00Z">
              <w:del w:id="7975" w:author="Si-yuan LIU" w:date="2026-07-24T14:26:00Z" w16du:dateUtc="2026-07-24T06:26:00Z">
                <w:r w:rsidDel="00964E30">
                  <w:rPr>
                    <w:rFonts w:hint="eastAsia"/>
                    <w:color w:val="000000"/>
                    <w:kern w:val="0"/>
                    <w:sz w:val="21"/>
                    <w:szCs w:val="21"/>
                  </w:rPr>
                  <w:delText>国家税务总局广州市南沙区税务局</w:delText>
                </w:r>
              </w:del>
            </w:ins>
          </w:p>
        </w:tc>
        <w:tc>
          <w:tcPr>
            <w:tcW w:w="441" w:type="pct"/>
            <w:gridSpan w:val="5"/>
            <w:vAlign w:val="center"/>
            <w:tcPrChange w:id="7976" w:author="Kelly Tan" w:date="2026-07-08T11:15:00Z">
              <w:tcPr>
                <w:tcW w:w="521" w:type="pct"/>
                <w:gridSpan w:val="7"/>
                <w:vAlign w:val="center"/>
              </w:tcPr>
            </w:tcPrChange>
          </w:tcPr>
          <w:p w14:paraId="44438ABB" w14:textId="25300637" w:rsidR="005F457E" w:rsidDel="00964E30" w:rsidRDefault="00000000">
            <w:pPr>
              <w:widowControl/>
              <w:spacing w:after="0" w:line="240" w:lineRule="auto"/>
              <w:ind w:firstLineChars="0" w:firstLine="0"/>
              <w:textAlignment w:val="auto"/>
              <w:rPr>
                <w:ins w:id="7977" w:author="Kelly Tan" w:date="2026-07-08T11:13:00Z"/>
                <w:del w:id="7978" w:author="Si-yuan LIU" w:date="2026-07-24T14:26:00Z" w16du:dateUtc="2026-07-24T06:26:00Z"/>
                <w:color w:val="000000"/>
                <w:kern w:val="0"/>
                <w:sz w:val="21"/>
                <w:szCs w:val="21"/>
              </w:rPr>
            </w:pPr>
            <w:ins w:id="7979" w:author="Kelly Tan" w:date="2026-07-08T11:13:00Z">
              <w:del w:id="7980" w:author="Si-yuan LIU" w:date="2026-07-24T14:26:00Z" w16du:dateUtc="2026-07-24T06:26:00Z">
                <w:r w:rsidDel="00964E30">
                  <w:rPr>
                    <w:rFonts w:hint="eastAsia"/>
                    <w:color w:val="000000"/>
                    <w:kern w:val="0"/>
                    <w:sz w:val="21"/>
                    <w:szCs w:val="21"/>
                  </w:rPr>
                  <w:delText>奥飞数据</w:delText>
                </w:r>
              </w:del>
            </w:ins>
          </w:p>
        </w:tc>
      </w:tr>
      <w:tr w:rsidR="005F457E" w:rsidDel="00964E30" w14:paraId="71E6E491" w14:textId="58BD7FC7" w:rsidTr="005F457E">
        <w:trPr>
          <w:gridAfter w:val="2"/>
          <w:wAfter w:w="97" w:type="dxa"/>
          <w:trHeight w:val="2259"/>
          <w:jc w:val="center"/>
          <w:ins w:id="7981" w:author="Kelly Tan" w:date="2026-07-08T11:13:00Z"/>
          <w:del w:id="7982" w:author="Si-yuan LIU" w:date="2026-07-24T14:26:00Z" w16du:dateUtc="2026-07-24T06:26:00Z"/>
          <w:trPrChange w:id="7983" w:author="怡然 刘 [2]" w:date="2026-07-08T11:21:00Z">
            <w:trPr>
              <w:gridAfter w:val="2"/>
              <w:wAfter w:w="113" w:type="dxa"/>
              <w:trHeight w:val="3420"/>
              <w:jc w:val="center"/>
            </w:trPr>
          </w:trPrChange>
        </w:trPr>
        <w:tc>
          <w:tcPr>
            <w:tcW w:w="356" w:type="pct"/>
            <w:vMerge/>
            <w:vAlign w:val="center"/>
            <w:tcPrChange w:id="7984" w:author="怡然 刘 [2]" w:date="2026-07-08T11:21:00Z">
              <w:tcPr>
                <w:tcW w:w="371" w:type="pct"/>
                <w:vMerge/>
                <w:vAlign w:val="center"/>
              </w:tcPr>
            </w:tcPrChange>
          </w:tcPr>
          <w:p w14:paraId="76F84FBC" w14:textId="31B359DF" w:rsidR="005F457E" w:rsidDel="00964E30" w:rsidRDefault="005F457E">
            <w:pPr>
              <w:widowControl/>
              <w:spacing w:after="0" w:line="240" w:lineRule="auto"/>
              <w:ind w:firstLineChars="0" w:firstLine="0"/>
              <w:jc w:val="left"/>
              <w:textAlignment w:val="auto"/>
              <w:rPr>
                <w:ins w:id="7985" w:author="Kelly Tan" w:date="2026-07-08T11:13:00Z"/>
                <w:del w:id="7986" w:author="Si-yuan LIU" w:date="2026-07-24T14:26:00Z" w16du:dateUtc="2026-07-24T06:26:00Z"/>
                <w:color w:val="000000"/>
                <w:kern w:val="0"/>
                <w:sz w:val="21"/>
                <w:szCs w:val="21"/>
              </w:rPr>
            </w:pPr>
          </w:p>
        </w:tc>
        <w:tc>
          <w:tcPr>
            <w:tcW w:w="167" w:type="pct"/>
            <w:gridSpan w:val="2"/>
            <w:vAlign w:val="center"/>
            <w:tcPrChange w:id="7987" w:author="怡然 刘 [2]" w:date="2026-07-08T11:21:00Z">
              <w:tcPr>
                <w:tcW w:w="152" w:type="pct"/>
                <w:gridSpan w:val="3"/>
                <w:vAlign w:val="center"/>
              </w:tcPr>
            </w:tcPrChange>
          </w:tcPr>
          <w:p w14:paraId="2F17DE4D" w14:textId="2CA8C83E" w:rsidR="005F457E" w:rsidDel="00964E30" w:rsidRDefault="00000000">
            <w:pPr>
              <w:widowControl/>
              <w:spacing w:after="0" w:line="240" w:lineRule="auto"/>
              <w:ind w:firstLineChars="0" w:firstLine="0"/>
              <w:jc w:val="center"/>
              <w:textAlignment w:val="auto"/>
              <w:rPr>
                <w:ins w:id="7988" w:author="Kelly Tan" w:date="2026-07-08T11:13:00Z"/>
                <w:del w:id="7989" w:author="Si-yuan LIU" w:date="2026-07-24T14:26:00Z" w16du:dateUtc="2026-07-24T06:26:00Z"/>
                <w:color w:val="000000"/>
                <w:kern w:val="0"/>
                <w:sz w:val="21"/>
                <w:szCs w:val="21"/>
              </w:rPr>
            </w:pPr>
            <w:ins w:id="7990" w:author="Kelly Tan" w:date="2026-07-08T11:13:00Z">
              <w:del w:id="7991" w:author="Si-yuan LIU" w:date="2026-07-24T14:26:00Z" w16du:dateUtc="2026-07-24T06:26:00Z">
                <w:r w:rsidDel="00964E30">
                  <w:rPr>
                    <w:rFonts w:hint="eastAsia"/>
                    <w:color w:val="000000"/>
                    <w:kern w:val="0"/>
                    <w:sz w:val="21"/>
                    <w:szCs w:val="21"/>
                  </w:rPr>
                  <w:delText>印花税</w:delText>
                </w:r>
              </w:del>
            </w:ins>
          </w:p>
        </w:tc>
        <w:tc>
          <w:tcPr>
            <w:tcW w:w="509" w:type="pct"/>
            <w:vAlign w:val="center"/>
            <w:tcPrChange w:id="7992" w:author="怡然 刘 [2]" w:date="2026-07-08T11:21:00Z">
              <w:tcPr>
                <w:tcW w:w="132" w:type="pct"/>
                <w:gridSpan w:val="2"/>
                <w:vAlign w:val="center"/>
              </w:tcPr>
            </w:tcPrChange>
          </w:tcPr>
          <w:p w14:paraId="41B80551" w14:textId="1D3559C8" w:rsidR="005F457E" w:rsidDel="00964E30" w:rsidRDefault="00000000">
            <w:pPr>
              <w:widowControl/>
              <w:spacing w:after="0" w:line="240" w:lineRule="auto"/>
              <w:ind w:firstLineChars="0" w:firstLine="0"/>
              <w:textAlignment w:val="auto"/>
              <w:rPr>
                <w:ins w:id="7993" w:author="Kelly Tan" w:date="2026-07-08T11:13:00Z"/>
                <w:del w:id="7994" w:author="Si-yuan LIU" w:date="2026-07-24T14:26:00Z" w16du:dateUtc="2026-07-24T06:26:00Z"/>
                <w:color w:val="000000"/>
                <w:kern w:val="0"/>
                <w:sz w:val="21"/>
                <w:szCs w:val="21"/>
              </w:rPr>
            </w:pPr>
            <w:ins w:id="7995" w:author="Kelly Tan" w:date="2026-07-08T11:13:00Z">
              <w:del w:id="7996" w:author="Si-yuan LIU" w:date="2026-07-24T14:26:00Z" w16du:dateUtc="2026-07-24T06:26:00Z">
                <w:r w:rsidDel="00964E30">
                  <w:rPr>
                    <w:rFonts w:hint="eastAsia"/>
                    <w:color w:val="000000"/>
                    <w:kern w:val="0"/>
                    <w:sz w:val="21"/>
                    <w:szCs w:val="21"/>
                    <w:lang w:val="en"/>
                  </w:rPr>
                  <w:delText>是</w:delText>
                </w:r>
              </w:del>
            </w:ins>
          </w:p>
        </w:tc>
        <w:tc>
          <w:tcPr>
            <w:tcW w:w="2270" w:type="pct"/>
            <w:gridSpan w:val="6"/>
            <w:vAlign w:val="center"/>
            <w:tcPrChange w:id="7997" w:author="怡然 刘 [2]" w:date="2026-07-08T11:21:00Z">
              <w:tcPr>
                <w:tcW w:w="2303" w:type="pct"/>
                <w:gridSpan w:val="9"/>
                <w:vAlign w:val="center"/>
              </w:tcPr>
            </w:tcPrChange>
          </w:tcPr>
          <w:p w14:paraId="4BB0C9FE" w14:textId="7F463697" w:rsidR="005F457E" w:rsidDel="00964E30" w:rsidRDefault="00000000">
            <w:pPr>
              <w:widowControl/>
              <w:spacing w:after="0" w:line="240" w:lineRule="auto"/>
              <w:ind w:firstLineChars="0" w:firstLine="0"/>
              <w:textAlignment w:val="auto"/>
              <w:rPr>
                <w:ins w:id="7998" w:author="Kelly Tan" w:date="2026-07-08T11:13:00Z"/>
                <w:del w:id="7999" w:author="Si-yuan LIU" w:date="2026-07-24T14:26:00Z" w16du:dateUtc="2026-07-24T06:26:00Z"/>
                <w:color w:val="000000"/>
                <w:kern w:val="0"/>
                <w:sz w:val="21"/>
                <w:szCs w:val="21"/>
                <w:lang w:val="en"/>
              </w:rPr>
            </w:pPr>
            <w:ins w:id="8000" w:author="Kelly Tan" w:date="2026-07-08T11:13:00Z">
              <w:del w:id="8001" w:author="Si-yuan LIU" w:date="2026-07-24T14:26:00Z" w16du:dateUtc="2026-07-24T06:26:00Z">
                <w:r w:rsidDel="00964E30">
                  <w:rPr>
                    <w:rFonts w:hint="eastAsia"/>
                    <w:color w:val="000000"/>
                    <w:kern w:val="0"/>
                    <w:sz w:val="21"/>
                    <w:szCs w:val="21"/>
                    <w:lang w:val="en"/>
                  </w:rPr>
                  <w:delText>按照股权转让金额依据产权转移书据</w:delText>
                </w:r>
                <w:r w:rsidDel="00964E30">
                  <w:rPr>
                    <w:color w:val="000000"/>
                    <w:kern w:val="0"/>
                    <w:sz w:val="21"/>
                    <w:szCs w:val="21"/>
                    <w:lang w:val="en"/>
                  </w:rPr>
                  <w:delText>0.05%</w:delText>
                </w:r>
                <w:r w:rsidDel="00964E30">
                  <w:rPr>
                    <w:rFonts w:hint="eastAsia"/>
                    <w:color w:val="000000"/>
                    <w:kern w:val="0"/>
                    <w:sz w:val="21"/>
                    <w:szCs w:val="21"/>
                    <w:lang w:val="en"/>
                  </w:rPr>
                  <w:delText>计算缴纳（双边）</w:delText>
                </w:r>
              </w:del>
            </w:ins>
          </w:p>
          <w:p w14:paraId="5841FFBF" w14:textId="4BF6B606" w:rsidR="005F457E" w:rsidDel="00964E30" w:rsidRDefault="00000000">
            <w:pPr>
              <w:widowControl/>
              <w:spacing w:after="0" w:line="240" w:lineRule="auto"/>
              <w:ind w:firstLineChars="0" w:firstLine="0"/>
              <w:textAlignment w:val="auto"/>
              <w:rPr>
                <w:ins w:id="8002" w:author="Kelly Tan" w:date="2026-07-08T11:13:00Z"/>
                <w:del w:id="8003" w:author="Si-yuan LIU" w:date="2026-07-24T14:26:00Z" w16du:dateUtc="2026-07-24T06:26:00Z"/>
                <w:color w:val="000000"/>
                <w:kern w:val="0"/>
                <w:sz w:val="21"/>
                <w:szCs w:val="21"/>
                <w:lang w:val="en"/>
              </w:rPr>
            </w:pPr>
            <w:ins w:id="8004" w:author="Kelly Tan" w:date="2026-07-08T11:13:00Z">
              <w:del w:id="8005" w:author="Si-yuan LIU" w:date="2026-07-24T14:26:00Z" w16du:dateUtc="2026-07-24T06:26:00Z">
                <w:r w:rsidDel="00964E30">
                  <w:rPr>
                    <w:rFonts w:hint="eastAsia"/>
                    <w:color w:val="000000"/>
                    <w:kern w:val="0"/>
                    <w:sz w:val="21"/>
                    <w:szCs w:val="21"/>
                    <w:lang w:val="en"/>
                  </w:rPr>
                  <w:delText>政策依据：中华人民共和国印花税法</w:delText>
                </w:r>
              </w:del>
            </w:ins>
          </w:p>
          <w:p w14:paraId="76FD207E" w14:textId="2EBA5A84" w:rsidR="005F457E" w:rsidDel="00964E30" w:rsidRDefault="00000000">
            <w:pPr>
              <w:widowControl/>
              <w:spacing w:after="0" w:line="240" w:lineRule="auto"/>
              <w:ind w:firstLineChars="0" w:firstLine="0"/>
              <w:textAlignment w:val="auto"/>
              <w:rPr>
                <w:ins w:id="8006" w:author="Kelly Tan" w:date="2026-07-08T11:13:00Z"/>
                <w:del w:id="8007" w:author="Si-yuan LIU" w:date="2026-07-24T14:26:00Z" w16du:dateUtc="2026-07-24T06:26:00Z"/>
                <w:color w:val="000000"/>
                <w:kern w:val="0"/>
                <w:sz w:val="21"/>
                <w:szCs w:val="21"/>
              </w:rPr>
            </w:pPr>
            <w:ins w:id="8008" w:author="Kelly Tan" w:date="2026-07-08T11:13:00Z">
              <w:del w:id="8009" w:author="Si-yuan LIU" w:date="2026-07-24T14:26:00Z" w16du:dateUtc="2026-07-24T06:26:00Z">
                <w:r w:rsidDel="00964E30">
                  <w:rPr>
                    <w:rFonts w:hint="eastAsia"/>
                    <w:color w:val="000000"/>
                    <w:kern w:val="0"/>
                    <w:sz w:val="21"/>
                    <w:szCs w:val="21"/>
                    <w:lang w:val="en"/>
                  </w:rPr>
                  <w:delText>计算公式：股权转让对价</w:delText>
                </w:r>
                <w:r w:rsidDel="00964E30">
                  <w:rPr>
                    <w:color w:val="000000"/>
                    <w:kern w:val="0"/>
                    <w:sz w:val="21"/>
                    <w:szCs w:val="21"/>
                    <w:lang w:val="en"/>
                  </w:rPr>
                  <w:delText>4</w:delText>
                </w:r>
                <w:r w:rsidDel="00964E30">
                  <w:rPr>
                    <w:rFonts w:hint="eastAsia"/>
                    <w:color w:val="000000"/>
                    <w:kern w:val="0"/>
                    <w:sz w:val="21"/>
                    <w:szCs w:val="21"/>
                  </w:rPr>
                  <w:delText>8,723</w:delText>
                </w:r>
                <w:r w:rsidDel="00964E30">
                  <w:rPr>
                    <w:rFonts w:hint="eastAsia"/>
                    <w:color w:val="000000"/>
                    <w:kern w:val="0"/>
                    <w:sz w:val="21"/>
                    <w:szCs w:val="21"/>
                    <w:lang w:val="en"/>
                  </w:rPr>
                  <w:delText>万元</w:delText>
                </w:r>
                <w:r w:rsidDel="00964E30">
                  <w:rPr>
                    <w:color w:val="000000"/>
                    <w:kern w:val="0"/>
                    <w:sz w:val="21"/>
                    <w:szCs w:val="21"/>
                    <w:lang w:val="en"/>
                  </w:rPr>
                  <w:delText>*0.05%*2=4</w:delText>
                </w:r>
                <w:r w:rsidDel="00964E30">
                  <w:rPr>
                    <w:rFonts w:hint="eastAsia"/>
                    <w:color w:val="000000"/>
                    <w:kern w:val="0"/>
                    <w:sz w:val="21"/>
                    <w:szCs w:val="21"/>
                  </w:rPr>
                  <w:delText>8.72</w:delText>
                </w:r>
                <w:r w:rsidDel="00964E30">
                  <w:rPr>
                    <w:rFonts w:hint="eastAsia"/>
                    <w:color w:val="000000"/>
                    <w:kern w:val="0"/>
                    <w:sz w:val="21"/>
                    <w:szCs w:val="21"/>
                    <w:lang w:val="en"/>
                  </w:rPr>
                  <w:delText>万元</w:delText>
                </w:r>
              </w:del>
            </w:ins>
          </w:p>
        </w:tc>
        <w:tc>
          <w:tcPr>
            <w:tcW w:w="422" w:type="pct"/>
            <w:gridSpan w:val="2"/>
            <w:vAlign w:val="center"/>
            <w:tcPrChange w:id="8010" w:author="怡然 刘 [2]" w:date="2026-07-08T11:21:00Z">
              <w:tcPr>
                <w:tcW w:w="562" w:type="pct"/>
                <w:gridSpan w:val="2"/>
                <w:vAlign w:val="center"/>
              </w:tcPr>
            </w:tcPrChange>
          </w:tcPr>
          <w:p w14:paraId="67D4875E" w14:textId="7C384A1B" w:rsidR="005F457E" w:rsidDel="00964E30" w:rsidRDefault="00000000">
            <w:pPr>
              <w:widowControl/>
              <w:spacing w:after="0" w:line="240" w:lineRule="auto"/>
              <w:ind w:firstLineChars="0" w:firstLine="0"/>
              <w:textAlignment w:val="auto"/>
              <w:rPr>
                <w:ins w:id="8011" w:author="Kelly Tan" w:date="2026-07-08T11:13:00Z"/>
                <w:del w:id="8012" w:author="Si-yuan LIU" w:date="2026-07-24T14:26:00Z" w16du:dateUtc="2026-07-24T06:26:00Z"/>
                <w:color w:val="000000"/>
                <w:kern w:val="0"/>
                <w:sz w:val="21"/>
                <w:szCs w:val="21"/>
              </w:rPr>
            </w:pPr>
            <w:ins w:id="8013" w:author="Kelly Tan" w:date="2026-07-08T11:13:00Z">
              <w:del w:id="8014" w:author="Si-yuan LIU" w:date="2026-07-24T14:26:00Z" w16du:dateUtc="2026-07-24T06:26:00Z">
                <w:r w:rsidDel="00964E30">
                  <w:rPr>
                    <w:color w:val="000000"/>
                    <w:kern w:val="0"/>
                    <w:sz w:val="21"/>
                    <w:szCs w:val="21"/>
                    <w:lang w:val="en"/>
                  </w:rPr>
                  <w:delText>4</w:delText>
                </w:r>
                <w:r w:rsidDel="00964E30">
                  <w:rPr>
                    <w:rFonts w:hint="eastAsia"/>
                    <w:color w:val="000000"/>
                    <w:kern w:val="0"/>
                    <w:sz w:val="21"/>
                    <w:szCs w:val="21"/>
                  </w:rPr>
                  <w:delText>8.72</w:delText>
                </w:r>
              </w:del>
            </w:ins>
          </w:p>
        </w:tc>
        <w:tc>
          <w:tcPr>
            <w:tcW w:w="421" w:type="pct"/>
            <w:gridSpan w:val="3"/>
            <w:vAlign w:val="center"/>
            <w:tcPrChange w:id="8015" w:author="怡然 刘 [2]" w:date="2026-07-08T11:21:00Z">
              <w:tcPr>
                <w:tcW w:w="393" w:type="pct"/>
                <w:gridSpan w:val="5"/>
                <w:vAlign w:val="center"/>
              </w:tcPr>
            </w:tcPrChange>
          </w:tcPr>
          <w:p w14:paraId="5F5A1C41" w14:textId="7AA52259" w:rsidR="005F457E" w:rsidDel="00964E30" w:rsidRDefault="00000000">
            <w:pPr>
              <w:widowControl/>
              <w:spacing w:after="0" w:line="240" w:lineRule="auto"/>
              <w:ind w:firstLineChars="0" w:firstLine="0"/>
              <w:textAlignment w:val="auto"/>
              <w:rPr>
                <w:ins w:id="8016" w:author="Kelly Tan" w:date="2026-07-08T11:13:00Z"/>
                <w:del w:id="8017" w:author="Si-yuan LIU" w:date="2026-07-24T14:26:00Z" w16du:dateUtc="2026-07-24T06:26:00Z"/>
                <w:color w:val="000000"/>
                <w:kern w:val="0"/>
                <w:sz w:val="21"/>
                <w:szCs w:val="21"/>
              </w:rPr>
            </w:pPr>
            <w:ins w:id="8018" w:author="Kelly Tan" w:date="2026-07-08T11:13:00Z">
              <w:del w:id="8019" w:author="Si-yuan LIU" w:date="2026-07-24T14:26:00Z" w16du:dateUtc="2026-07-24T06:26:00Z">
                <w:r w:rsidDel="00964E30">
                  <w:rPr>
                    <w:color w:val="000000"/>
                    <w:kern w:val="0"/>
                    <w:sz w:val="21"/>
                    <w:szCs w:val="21"/>
                    <w:lang w:val="en"/>
                  </w:rPr>
                  <w:delText>4</w:delText>
                </w:r>
                <w:r w:rsidDel="00964E30">
                  <w:rPr>
                    <w:rFonts w:hint="eastAsia"/>
                    <w:color w:val="000000"/>
                    <w:kern w:val="0"/>
                    <w:sz w:val="21"/>
                    <w:szCs w:val="21"/>
                  </w:rPr>
                  <w:delText>8.72</w:delText>
                </w:r>
              </w:del>
            </w:ins>
          </w:p>
        </w:tc>
        <w:tc>
          <w:tcPr>
            <w:tcW w:w="414" w:type="pct"/>
            <w:gridSpan w:val="2"/>
            <w:vAlign w:val="center"/>
            <w:tcPrChange w:id="8020" w:author="怡然 刘 [2]" w:date="2026-07-08T11:21:00Z">
              <w:tcPr>
                <w:tcW w:w="565" w:type="pct"/>
                <w:gridSpan w:val="5"/>
                <w:vAlign w:val="center"/>
              </w:tcPr>
            </w:tcPrChange>
          </w:tcPr>
          <w:p w14:paraId="1EFAD42A" w14:textId="6EC29A53" w:rsidR="005F457E" w:rsidDel="00964E30" w:rsidRDefault="00000000">
            <w:pPr>
              <w:widowControl/>
              <w:spacing w:after="0" w:line="240" w:lineRule="auto"/>
              <w:ind w:firstLineChars="0" w:firstLine="0"/>
              <w:textAlignment w:val="auto"/>
              <w:rPr>
                <w:ins w:id="8021" w:author="Kelly Tan" w:date="2026-07-08T11:13:00Z"/>
                <w:del w:id="8022" w:author="Si-yuan LIU" w:date="2026-07-24T14:26:00Z" w16du:dateUtc="2026-07-24T06:26:00Z"/>
                <w:color w:val="000000"/>
                <w:kern w:val="0"/>
                <w:sz w:val="21"/>
                <w:szCs w:val="21"/>
              </w:rPr>
            </w:pPr>
            <w:ins w:id="8023" w:author="Kelly Tan" w:date="2026-07-08T11:13:00Z">
              <w:del w:id="8024" w:author="Si-yuan LIU" w:date="2026-07-24T14:26:00Z" w16du:dateUtc="2026-07-24T06:26:00Z">
                <w:r w:rsidDel="00964E30">
                  <w:rPr>
                    <w:rFonts w:hint="eastAsia"/>
                    <w:color w:val="000000"/>
                    <w:kern w:val="0"/>
                    <w:sz w:val="21"/>
                    <w:szCs w:val="21"/>
                  </w:rPr>
                  <w:delText>国家税务总局广州市增城区税务局、国家税务总局广州市天河区税务局</w:delText>
                </w:r>
              </w:del>
            </w:ins>
          </w:p>
        </w:tc>
        <w:tc>
          <w:tcPr>
            <w:tcW w:w="441" w:type="pct"/>
            <w:gridSpan w:val="5"/>
            <w:vAlign w:val="center"/>
            <w:tcPrChange w:id="8025" w:author="怡然 刘 [2]" w:date="2026-07-08T11:21:00Z">
              <w:tcPr>
                <w:tcW w:w="521" w:type="pct"/>
                <w:gridSpan w:val="7"/>
                <w:vAlign w:val="center"/>
              </w:tcPr>
            </w:tcPrChange>
          </w:tcPr>
          <w:p w14:paraId="17AA0DFA" w14:textId="433B65CF" w:rsidR="005F457E" w:rsidDel="00964E30" w:rsidRDefault="00000000">
            <w:pPr>
              <w:widowControl/>
              <w:spacing w:after="0" w:line="240" w:lineRule="auto"/>
              <w:ind w:firstLineChars="0" w:firstLine="0"/>
              <w:textAlignment w:val="auto"/>
              <w:rPr>
                <w:ins w:id="8026" w:author="Kelly Tan" w:date="2026-07-08T11:13:00Z"/>
                <w:del w:id="8027" w:author="Si-yuan LIU" w:date="2026-07-24T14:26:00Z" w16du:dateUtc="2026-07-24T06:26:00Z"/>
                <w:color w:val="000000"/>
                <w:kern w:val="0"/>
                <w:sz w:val="21"/>
                <w:szCs w:val="21"/>
              </w:rPr>
            </w:pPr>
            <w:ins w:id="8028" w:author="Kelly Tan" w:date="2026-07-08T11:13:00Z">
              <w:del w:id="8029" w:author="Si-yuan LIU" w:date="2026-07-24T14:26:00Z" w16du:dateUtc="2026-07-24T06:26:00Z">
                <w:r w:rsidDel="00964E30">
                  <w:rPr>
                    <w:rFonts w:hint="eastAsia"/>
                    <w:color w:val="000000"/>
                    <w:kern w:val="0"/>
                    <w:sz w:val="21"/>
                    <w:szCs w:val="21"/>
                  </w:rPr>
                  <w:delText>昊盈科技、天泽奥融</w:delText>
                </w:r>
              </w:del>
            </w:ins>
          </w:p>
        </w:tc>
      </w:tr>
      <w:tr w:rsidR="005F457E" w:rsidDel="00964E30" w14:paraId="27031BAF" w14:textId="14D75017" w:rsidTr="005F457E">
        <w:trPr>
          <w:gridAfter w:val="2"/>
          <w:wAfter w:w="97" w:type="dxa"/>
          <w:trHeight w:val="290"/>
          <w:jc w:val="center"/>
          <w:ins w:id="8030" w:author="Kelly Tan" w:date="2026-07-08T11:13:00Z"/>
          <w:del w:id="8031" w:author="Si-yuan LIU" w:date="2026-07-24T14:26:00Z" w16du:dateUtc="2026-07-24T06:26:00Z"/>
          <w:trPrChange w:id="8032" w:author="Kelly Tan" w:date="2026-07-08T11:15:00Z">
            <w:trPr>
              <w:gridAfter w:val="2"/>
              <w:wAfter w:w="113" w:type="dxa"/>
              <w:trHeight w:val="290"/>
              <w:jc w:val="center"/>
            </w:trPr>
          </w:trPrChange>
        </w:trPr>
        <w:tc>
          <w:tcPr>
            <w:tcW w:w="356" w:type="pct"/>
            <w:vMerge/>
            <w:vAlign w:val="center"/>
            <w:tcPrChange w:id="8033" w:author="Kelly Tan" w:date="2026-07-08T11:15:00Z">
              <w:tcPr>
                <w:tcW w:w="371" w:type="pct"/>
                <w:vMerge/>
                <w:vAlign w:val="center"/>
              </w:tcPr>
            </w:tcPrChange>
          </w:tcPr>
          <w:p w14:paraId="41DB8A15" w14:textId="78DBDD5D" w:rsidR="005F457E" w:rsidDel="00964E30" w:rsidRDefault="005F457E">
            <w:pPr>
              <w:widowControl/>
              <w:spacing w:after="0" w:line="240" w:lineRule="auto"/>
              <w:ind w:firstLineChars="0" w:firstLine="0"/>
              <w:jc w:val="left"/>
              <w:textAlignment w:val="auto"/>
              <w:rPr>
                <w:ins w:id="8034" w:author="Kelly Tan" w:date="2026-07-08T11:13:00Z"/>
                <w:del w:id="8035" w:author="Si-yuan LIU" w:date="2026-07-24T14:26:00Z" w16du:dateUtc="2026-07-24T06:26:00Z"/>
                <w:color w:val="000000"/>
                <w:kern w:val="0"/>
                <w:sz w:val="21"/>
                <w:szCs w:val="21"/>
              </w:rPr>
            </w:pPr>
          </w:p>
        </w:tc>
        <w:tc>
          <w:tcPr>
            <w:tcW w:w="167" w:type="pct"/>
            <w:gridSpan w:val="2"/>
            <w:vAlign w:val="center"/>
            <w:tcPrChange w:id="8036" w:author="Kelly Tan" w:date="2026-07-08T11:15:00Z">
              <w:tcPr>
                <w:tcW w:w="152" w:type="pct"/>
                <w:gridSpan w:val="3"/>
                <w:vAlign w:val="center"/>
              </w:tcPr>
            </w:tcPrChange>
          </w:tcPr>
          <w:p w14:paraId="1E4D27C4" w14:textId="0EF6DFCC" w:rsidR="005F457E" w:rsidDel="00964E30" w:rsidRDefault="00000000">
            <w:pPr>
              <w:widowControl/>
              <w:spacing w:after="0" w:line="240" w:lineRule="auto"/>
              <w:ind w:firstLineChars="0" w:firstLine="0"/>
              <w:jc w:val="center"/>
              <w:textAlignment w:val="auto"/>
              <w:rPr>
                <w:ins w:id="8037" w:author="Kelly Tan" w:date="2026-07-08T11:13:00Z"/>
                <w:del w:id="8038" w:author="Si-yuan LIU" w:date="2026-07-24T14:26:00Z" w16du:dateUtc="2026-07-24T06:26:00Z"/>
                <w:color w:val="000000"/>
                <w:kern w:val="0"/>
                <w:sz w:val="21"/>
                <w:szCs w:val="21"/>
              </w:rPr>
            </w:pPr>
            <w:ins w:id="8039" w:author="Kelly Tan" w:date="2026-07-08T11:13:00Z">
              <w:del w:id="8040" w:author="Si-yuan LIU" w:date="2026-07-24T14:26:00Z" w16du:dateUtc="2026-07-24T06:26:00Z">
                <w:r w:rsidDel="00964E30">
                  <w:rPr>
                    <w:rFonts w:hint="eastAsia"/>
                    <w:color w:val="000000"/>
                    <w:kern w:val="0"/>
                    <w:sz w:val="21"/>
                    <w:szCs w:val="21"/>
                  </w:rPr>
                  <w:delText>契税</w:delText>
                </w:r>
              </w:del>
            </w:ins>
          </w:p>
        </w:tc>
        <w:tc>
          <w:tcPr>
            <w:tcW w:w="509" w:type="pct"/>
            <w:vAlign w:val="center"/>
            <w:tcPrChange w:id="8041" w:author="Kelly Tan" w:date="2026-07-08T11:15:00Z">
              <w:tcPr>
                <w:tcW w:w="132" w:type="pct"/>
                <w:gridSpan w:val="2"/>
                <w:vAlign w:val="center"/>
              </w:tcPr>
            </w:tcPrChange>
          </w:tcPr>
          <w:p w14:paraId="10FB3F68" w14:textId="4CBEEF90" w:rsidR="005F457E" w:rsidDel="00964E30" w:rsidRDefault="00000000">
            <w:pPr>
              <w:widowControl/>
              <w:spacing w:after="0" w:line="240" w:lineRule="auto"/>
              <w:ind w:firstLineChars="0" w:firstLine="0"/>
              <w:textAlignment w:val="auto"/>
              <w:rPr>
                <w:ins w:id="8042" w:author="Kelly Tan" w:date="2026-07-08T11:13:00Z"/>
                <w:del w:id="8043" w:author="Si-yuan LIU" w:date="2026-07-24T14:26:00Z" w16du:dateUtc="2026-07-24T06:26:00Z"/>
                <w:color w:val="000000"/>
                <w:kern w:val="0"/>
                <w:sz w:val="21"/>
                <w:szCs w:val="21"/>
              </w:rPr>
            </w:pPr>
            <w:ins w:id="8044" w:author="Kelly Tan" w:date="2026-07-08T11:13:00Z">
              <w:del w:id="8045" w:author="Si-yuan LIU" w:date="2026-07-24T14:26:00Z" w16du:dateUtc="2026-07-24T06:26:00Z">
                <w:r w:rsidDel="00964E30">
                  <w:rPr>
                    <w:rFonts w:hint="eastAsia"/>
                    <w:color w:val="000000"/>
                    <w:kern w:val="0"/>
                    <w:sz w:val="21"/>
                    <w:szCs w:val="21"/>
                  </w:rPr>
                  <w:delText>否</w:delText>
                </w:r>
              </w:del>
            </w:ins>
          </w:p>
        </w:tc>
        <w:tc>
          <w:tcPr>
            <w:tcW w:w="2270" w:type="pct"/>
            <w:gridSpan w:val="6"/>
            <w:vAlign w:val="center"/>
            <w:tcPrChange w:id="8046" w:author="Kelly Tan" w:date="2026-07-08T11:15:00Z">
              <w:tcPr>
                <w:tcW w:w="2303" w:type="pct"/>
                <w:gridSpan w:val="9"/>
                <w:vAlign w:val="center"/>
              </w:tcPr>
            </w:tcPrChange>
          </w:tcPr>
          <w:p w14:paraId="11BC2AE9" w14:textId="1FA67FEA" w:rsidR="005F457E" w:rsidDel="00964E30" w:rsidRDefault="00000000">
            <w:pPr>
              <w:widowControl/>
              <w:spacing w:after="0" w:line="240" w:lineRule="auto"/>
              <w:ind w:firstLineChars="0" w:firstLine="0"/>
              <w:textAlignment w:val="auto"/>
              <w:rPr>
                <w:ins w:id="8047" w:author="Kelly Tan" w:date="2026-07-08T11:13:00Z"/>
                <w:del w:id="8048" w:author="Si-yuan LIU" w:date="2026-07-24T14:26:00Z" w16du:dateUtc="2026-07-24T06:26:00Z"/>
                <w:color w:val="000000"/>
                <w:kern w:val="0"/>
                <w:sz w:val="21"/>
                <w:szCs w:val="21"/>
              </w:rPr>
            </w:pPr>
            <w:ins w:id="8049" w:author="Kelly Tan" w:date="2026-07-08T11:13:00Z">
              <w:del w:id="8050" w:author="Si-yuan LIU" w:date="2026-07-24T14:26:00Z" w16du:dateUtc="2026-07-24T06:26:00Z">
                <w:r w:rsidDel="00964E30">
                  <w:rPr>
                    <w:color w:val="000000"/>
                    <w:kern w:val="0"/>
                    <w:sz w:val="21"/>
                    <w:szCs w:val="21"/>
                    <w:lang w:val="en"/>
                  </w:rPr>
                  <w:delText>/</w:delText>
                </w:r>
              </w:del>
            </w:ins>
          </w:p>
        </w:tc>
        <w:tc>
          <w:tcPr>
            <w:tcW w:w="422" w:type="pct"/>
            <w:gridSpan w:val="2"/>
            <w:vAlign w:val="center"/>
            <w:tcPrChange w:id="8051" w:author="Kelly Tan" w:date="2026-07-08T11:15:00Z">
              <w:tcPr>
                <w:tcW w:w="562" w:type="pct"/>
                <w:gridSpan w:val="2"/>
                <w:vAlign w:val="center"/>
              </w:tcPr>
            </w:tcPrChange>
          </w:tcPr>
          <w:p w14:paraId="7AC6F3F9" w14:textId="1CD14666" w:rsidR="005F457E" w:rsidDel="00964E30" w:rsidRDefault="00000000">
            <w:pPr>
              <w:widowControl/>
              <w:spacing w:after="0" w:line="240" w:lineRule="auto"/>
              <w:ind w:firstLineChars="0" w:firstLine="0"/>
              <w:textAlignment w:val="auto"/>
              <w:rPr>
                <w:ins w:id="8052" w:author="Kelly Tan" w:date="2026-07-08T11:13:00Z"/>
                <w:del w:id="8053" w:author="Si-yuan LIU" w:date="2026-07-24T14:26:00Z" w16du:dateUtc="2026-07-24T06:26:00Z"/>
                <w:color w:val="000000"/>
                <w:kern w:val="0"/>
                <w:sz w:val="21"/>
                <w:szCs w:val="21"/>
              </w:rPr>
            </w:pPr>
            <w:ins w:id="8054" w:author="Kelly Tan" w:date="2026-07-08T11:13:00Z">
              <w:del w:id="8055" w:author="Si-yuan LIU" w:date="2026-07-24T14:26:00Z" w16du:dateUtc="2026-07-24T06:26:00Z">
                <w:r w:rsidDel="00964E30">
                  <w:rPr>
                    <w:color w:val="000000"/>
                    <w:kern w:val="0"/>
                    <w:sz w:val="21"/>
                    <w:szCs w:val="21"/>
                    <w:lang w:val="en"/>
                  </w:rPr>
                  <w:delText>/</w:delText>
                </w:r>
              </w:del>
            </w:ins>
          </w:p>
        </w:tc>
        <w:tc>
          <w:tcPr>
            <w:tcW w:w="421" w:type="pct"/>
            <w:gridSpan w:val="3"/>
            <w:vAlign w:val="center"/>
            <w:tcPrChange w:id="8056" w:author="Kelly Tan" w:date="2026-07-08T11:15:00Z">
              <w:tcPr>
                <w:tcW w:w="393" w:type="pct"/>
                <w:gridSpan w:val="5"/>
                <w:vAlign w:val="center"/>
              </w:tcPr>
            </w:tcPrChange>
          </w:tcPr>
          <w:p w14:paraId="3D8A94AA" w14:textId="76B494F2" w:rsidR="005F457E" w:rsidDel="00964E30" w:rsidRDefault="00000000">
            <w:pPr>
              <w:widowControl/>
              <w:spacing w:after="0" w:line="240" w:lineRule="auto"/>
              <w:ind w:firstLineChars="0" w:firstLine="0"/>
              <w:textAlignment w:val="auto"/>
              <w:rPr>
                <w:ins w:id="8057" w:author="Kelly Tan" w:date="2026-07-08T11:13:00Z"/>
                <w:del w:id="8058" w:author="Si-yuan LIU" w:date="2026-07-24T14:26:00Z" w16du:dateUtc="2026-07-24T06:26:00Z"/>
                <w:color w:val="000000"/>
                <w:kern w:val="0"/>
                <w:sz w:val="21"/>
                <w:szCs w:val="21"/>
              </w:rPr>
            </w:pPr>
            <w:ins w:id="8059" w:author="Kelly Tan" w:date="2026-07-08T11:13:00Z">
              <w:del w:id="8060" w:author="Si-yuan LIU" w:date="2026-07-24T14:26:00Z" w16du:dateUtc="2026-07-24T06:26:00Z">
                <w:r w:rsidDel="00964E30">
                  <w:rPr>
                    <w:color w:val="000000"/>
                    <w:kern w:val="0"/>
                    <w:sz w:val="21"/>
                    <w:szCs w:val="21"/>
                    <w:lang w:val="en"/>
                  </w:rPr>
                  <w:delText>/</w:delText>
                </w:r>
              </w:del>
            </w:ins>
          </w:p>
        </w:tc>
        <w:tc>
          <w:tcPr>
            <w:tcW w:w="414" w:type="pct"/>
            <w:gridSpan w:val="2"/>
            <w:vAlign w:val="center"/>
            <w:tcPrChange w:id="8061" w:author="Kelly Tan" w:date="2026-07-08T11:15:00Z">
              <w:tcPr>
                <w:tcW w:w="565" w:type="pct"/>
                <w:gridSpan w:val="5"/>
                <w:vAlign w:val="center"/>
              </w:tcPr>
            </w:tcPrChange>
          </w:tcPr>
          <w:p w14:paraId="08760551" w14:textId="3C6BE09C" w:rsidR="005F457E" w:rsidDel="00964E30" w:rsidRDefault="00000000">
            <w:pPr>
              <w:widowControl/>
              <w:spacing w:after="0" w:line="240" w:lineRule="auto"/>
              <w:ind w:firstLineChars="0" w:firstLine="0"/>
              <w:textAlignment w:val="auto"/>
              <w:rPr>
                <w:ins w:id="8062" w:author="Kelly Tan" w:date="2026-07-08T11:13:00Z"/>
                <w:del w:id="8063" w:author="Si-yuan LIU" w:date="2026-07-24T14:26:00Z" w16du:dateUtc="2026-07-24T06:26:00Z"/>
                <w:color w:val="000000"/>
                <w:kern w:val="0"/>
                <w:sz w:val="21"/>
                <w:szCs w:val="21"/>
              </w:rPr>
            </w:pPr>
            <w:ins w:id="8064" w:author="Kelly Tan" w:date="2026-07-08T11:13:00Z">
              <w:del w:id="8065" w:author="Si-yuan LIU" w:date="2026-07-24T14:26:00Z" w16du:dateUtc="2026-07-24T06:26:00Z">
                <w:r w:rsidDel="00964E30">
                  <w:rPr>
                    <w:color w:val="000000"/>
                    <w:kern w:val="0"/>
                    <w:sz w:val="21"/>
                    <w:szCs w:val="21"/>
                    <w:lang w:val="en"/>
                  </w:rPr>
                  <w:delText>/</w:delText>
                </w:r>
              </w:del>
            </w:ins>
          </w:p>
        </w:tc>
        <w:tc>
          <w:tcPr>
            <w:tcW w:w="441" w:type="pct"/>
            <w:gridSpan w:val="5"/>
            <w:vAlign w:val="center"/>
            <w:tcPrChange w:id="8066" w:author="Kelly Tan" w:date="2026-07-08T11:15:00Z">
              <w:tcPr>
                <w:tcW w:w="521" w:type="pct"/>
                <w:gridSpan w:val="7"/>
                <w:vAlign w:val="center"/>
              </w:tcPr>
            </w:tcPrChange>
          </w:tcPr>
          <w:p w14:paraId="32B6B9CF" w14:textId="0C6B8B9A" w:rsidR="005F457E" w:rsidDel="00964E30" w:rsidRDefault="00000000">
            <w:pPr>
              <w:widowControl/>
              <w:spacing w:after="0" w:line="240" w:lineRule="auto"/>
              <w:ind w:firstLineChars="0" w:firstLine="0"/>
              <w:textAlignment w:val="auto"/>
              <w:rPr>
                <w:ins w:id="8067" w:author="Kelly Tan" w:date="2026-07-08T11:13:00Z"/>
                <w:del w:id="8068" w:author="Si-yuan LIU" w:date="2026-07-24T14:26:00Z" w16du:dateUtc="2026-07-24T06:26:00Z"/>
                <w:color w:val="000000"/>
                <w:kern w:val="0"/>
                <w:sz w:val="21"/>
                <w:szCs w:val="21"/>
              </w:rPr>
            </w:pPr>
            <w:ins w:id="8069" w:author="Kelly Tan" w:date="2026-07-08T11:13:00Z">
              <w:del w:id="8070" w:author="Si-yuan LIU" w:date="2026-07-24T14:26:00Z" w16du:dateUtc="2026-07-24T06:26:00Z">
                <w:r w:rsidDel="00964E30">
                  <w:rPr>
                    <w:color w:val="000000"/>
                    <w:kern w:val="0"/>
                    <w:sz w:val="21"/>
                    <w:szCs w:val="21"/>
                    <w:lang w:val="en"/>
                  </w:rPr>
                  <w:delText>/</w:delText>
                </w:r>
              </w:del>
            </w:ins>
          </w:p>
        </w:tc>
      </w:tr>
      <w:tr w:rsidR="005F457E" w:rsidDel="00964E30" w14:paraId="7606860C" w14:textId="73730D8F" w:rsidTr="005F457E">
        <w:trPr>
          <w:gridAfter w:val="2"/>
          <w:wAfter w:w="97" w:type="dxa"/>
          <w:trHeight w:val="290"/>
          <w:jc w:val="center"/>
          <w:ins w:id="8071" w:author="Kelly Tan" w:date="2026-07-08T11:13:00Z"/>
          <w:del w:id="8072" w:author="Si-yuan LIU" w:date="2026-07-24T14:26:00Z" w16du:dateUtc="2026-07-24T06:26:00Z"/>
          <w:trPrChange w:id="8073" w:author="Kelly Tan" w:date="2026-07-08T11:15:00Z">
            <w:trPr>
              <w:gridAfter w:val="2"/>
              <w:wAfter w:w="113" w:type="dxa"/>
              <w:trHeight w:val="290"/>
              <w:jc w:val="center"/>
            </w:trPr>
          </w:trPrChange>
        </w:trPr>
        <w:tc>
          <w:tcPr>
            <w:tcW w:w="356" w:type="pct"/>
            <w:vMerge/>
            <w:vAlign w:val="center"/>
            <w:tcPrChange w:id="8074" w:author="Kelly Tan" w:date="2026-07-08T11:15:00Z">
              <w:tcPr>
                <w:tcW w:w="371" w:type="pct"/>
                <w:vMerge/>
                <w:vAlign w:val="center"/>
              </w:tcPr>
            </w:tcPrChange>
          </w:tcPr>
          <w:p w14:paraId="3D49C81D" w14:textId="23283E3A" w:rsidR="005F457E" w:rsidDel="00964E30" w:rsidRDefault="005F457E">
            <w:pPr>
              <w:widowControl/>
              <w:spacing w:after="0" w:line="240" w:lineRule="auto"/>
              <w:ind w:firstLineChars="0" w:firstLine="0"/>
              <w:jc w:val="left"/>
              <w:textAlignment w:val="auto"/>
              <w:rPr>
                <w:ins w:id="8075" w:author="Kelly Tan" w:date="2026-07-08T11:13:00Z"/>
                <w:del w:id="8076" w:author="Si-yuan LIU" w:date="2026-07-24T14:26:00Z" w16du:dateUtc="2026-07-24T06:26:00Z"/>
                <w:color w:val="000000"/>
                <w:kern w:val="0"/>
                <w:sz w:val="21"/>
                <w:szCs w:val="21"/>
              </w:rPr>
            </w:pPr>
          </w:p>
        </w:tc>
        <w:tc>
          <w:tcPr>
            <w:tcW w:w="167" w:type="pct"/>
            <w:gridSpan w:val="2"/>
            <w:vAlign w:val="center"/>
            <w:tcPrChange w:id="8077" w:author="Kelly Tan" w:date="2026-07-08T11:15:00Z">
              <w:tcPr>
                <w:tcW w:w="152" w:type="pct"/>
                <w:gridSpan w:val="3"/>
                <w:vAlign w:val="center"/>
              </w:tcPr>
            </w:tcPrChange>
          </w:tcPr>
          <w:p w14:paraId="528EDB92" w14:textId="31DE65DE" w:rsidR="005F457E" w:rsidDel="00964E30" w:rsidRDefault="00000000">
            <w:pPr>
              <w:widowControl/>
              <w:spacing w:after="0" w:line="240" w:lineRule="auto"/>
              <w:ind w:firstLineChars="0" w:firstLine="0"/>
              <w:jc w:val="center"/>
              <w:textAlignment w:val="auto"/>
              <w:rPr>
                <w:ins w:id="8078" w:author="Kelly Tan" w:date="2026-07-08T11:13:00Z"/>
                <w:del w:id="8079" w:author="Si-yuan LIU" w:date="2026-07-24T14:26:00Z" w16du:dateUtc="2026-07-24T06:26:00Z"/>
                <w:color w:val="000000"/>
                <w:kern w:val="0"/>
                <w:sz w:val="21"/>
                <w:szCs w:val="21"/>
              </w:rPr>
            </w:pPr>
            <w:ins w:id="8080" w:author="Kelly Tan" w:date="2026-07-08T11:13:00Z">
              <w:del w:id="8081" w:author="Si-yuan LIU" w:date="2026-07-24T14:26:00Z" w16du:dateUtc="2026-07-24T06:26:00Z">
                <w:r w:rsidDel="00964E30">
                  <w:rPr>
                    <w:rFonts w:hint="eastAsia"/>
                    <w:color w:val="000000"/>
                    <w:kern w:val="0"/>
                    <w:sz w:val="21"/>
                    <w:szCs w:val="21"/>
                  </w:rPr>
                  <w:delText>其他</w:delText>
                </w:r>
              </w:del>
            </w:ins>
          </w:p>
        </w:tc>
        <w:tc>
          <w:tcPr>
            <w:tcW w:w="509" w:type="pct"/>
            <w:vAlign w:val="center"/>
            <w:tcPrChange w:id="8082" w:author="Kelly Tan" w:date="2026-07-08T11:15:00Z">
              <w:tcPr>
                <w:tcW w:w="132" w:type="pct"/>
                <w:gridSpan w:val="2"/>
                <w:vAlign w:val="center"/>
              </w:tcPr>
            </w:tcPrChange>
          </w:tcPr>
          <w:p w14:paraId="4D8A647A" w14:textId="054F2DEC" w:rsidR="005F457E" w:rsidDel="00964E30" w:rsidRDefault="00000000">
            <w:pPr>
              <w:widowControl/>
              <w:spacing w:after="0" w:line="240" w:lineRule="auto"/>
              <w:ind w:firstLineChars="0" w:firstLine="0"/>
              <w:textAlignment w:val="auto"/>
              <w:rPr>
                <w:ins w:id="8083" w:author="Kelly Tan" w:date="2026-07-08T11:13:00Z"/>
                <w:del w:id="8084" w:author="Si-yuan LIU" w:date="2026-07-24T14:26:00Z" w16du:dateUtc="2026-07-24T06:26:00Z"/>
                <w:color w:val="000000"/>
                <w:kern w:val="0"/>
                <w:sz w:val="21"/>
                <w:szCs w:val="21"/>
              </w:rPr>
            </w:pPr>
            <w:ins w:id="8085" w:author="Kelly Tan" w:date="2026-07-08T11:13:00Z">
              <w:del w:id="8086" w:author="Si-yuan LIU" w:date="2026-07-24T14:26:00Z" w16du:dateUtc="2026-07-24T06:26:00Z">
                <w:r w:rsidDel="00964E30">
                  <w:rPr>
                    <w:rFonts w:hint="eastAsia"/>
                    <w:color w:val="000000"/>
                    <w:kern w:val="0"/>
                    <w:sz w:val="21"/>
                    <w:szCs w:val="21"/>
                  </w:rPr>
                  <w:delText>否</w:delText>
                </w:r>
              </w:del>
            </w:ins>
          </w:p>
        </w:tc>
        <w:tc>
          <w:tcPr>
            <w:tcW w:w="2270" w:type="pct"/>
            <w:gridSpan w:val="6"/>
            <w:vAlign w:val="center"/>
            <w:tcPrChange w:id="8087" w:author="Kelly Tan" w:date="2026-07-08T11:15:00Z">
              <w:tcPr>
                <w:tcW w:w="2303" w:type="pct"/>
                <w:gridSpan w:val="9"/>
                <w:vAlign w:val="center"/>
              </w:tcPr>
            </w:tcPrChange>
          </w:tcPr>
          <w:p w14:paraId="513D8080" w14:textId="533A6B58" w:rsidR="005F457E" w:rsidDel="00964E30" w:rsidRDefault="00000000">
            <w:pPr>
              <w:widowControl/>
              <w:spacing w:after="0" w:line="240" w:lineRule="auto"/>
              <w:ind w:firstLineChars="0" w:firstLine="0"/>
              <w:textAlignment w:val="auto"/>
              <w:rPr>
                <w:ins w:id="8088" w:author="Kelly Tan" w:date="2026-07-08T11:13:00Z"/>
                <w:del w:id="8089" w:author="Si-yuan LIU" w:date="2026-07-24T14:26:00Z" w16du:dateUtc="2026-07-24T06:26:00Z"/>
                <w:color w:val="000000"/>
                <w:kern w:val="0"/>
                <w:sz w:val="21"/>
                <w:szCs w:val="21"/>
              </w:rPr>
            </w:pPr>
            <w:ins w:id="8090" w:author="Kelly Tan" w:date="2026-07-08T11:13:00Z">
              <w:del w:id="8091" w:author="Si-yuan LIU" w:date="2026-07-24T14:26:00Z" w16du:dateUtc="2026-07-24T06:26:00Z">
                <w:r w:rsidDel="00964E30">
                  <w:rPr>
                    <w:color w:val="000000"/>
                    <w:kern w:val="0"/>
                    <w:sz w:val="21"/>
                    <w:szCs w:val="21"/>
                    <w:lang w:val="en"/>
                  </w:rPr>
                  <w:delText>/</w:delText>
                </w:r>
              </w:del>
            </w:ins>
          </w:p>
        </w:tc>
        <w:tc>
          <w:tcPr>
            <w:tcW w:w="422" w:type="pct"/>
            <w:gridSpan w:val="2"/>
            <w:vAlign w:val="center"/>
            <w:tcPrChange w:id="8092" w:author="Kelly Tan" w:date="2026-07-08T11:15:00Z">
              <w:tcPr>
                <w:tcW w:w="562" w:type="pct"/>
                <w:gridSpan w:val="2"/>
                <w:vAlign w:val="center"/>
              </w:tcPr>
            </w:tcPrChange>
          </w:tcPr>
          <w:p w14:paraId="3F7782B8" w14:textId="2271E0BE" w:rsidR="005F457E" w:rsidDel="00964E30" w:rsidRDefault="00000000">
            <w:pPr>
              <w:widowControl/>
              <w:spacing w:after="0" w:line="240" w:lineRule="auto"/>
              <w:ind w:firstLineChars="0" w:firstLine="0"/>
              <w:textAlignment w:val="auto"/>
              <w:rPr>
                <w:ins w:id="8093" w:author="Kelly Tan" w:date="2026-07-08T11:13:00Z"/>
                <w:del w:id="8094" w:author="Si-yuan LIU" w:date="2026-07-24T14:26:00Z" w16du:dateUtc="2026-07-24T06:26:00Z"/>
                <w:color w:val="000000"/>
                <w:kern w:val="0"/>
                <w:sz w:val="21"/>
                <w:szCs w:val="21"/>
              </w:rPr>
            </w:pPr>
            <w:ins w:id="8095" w:author="Kelly Tan" w:date="2026-07-08T11:13:00Z">
              <w:del w:id="8096" w:author="Si-yuan LIU" w:date="2026-07-24T14:26:00Z" w16du:dateUtc="2026-07-24T06:26:00Z">
                <w:r w:rsidDel="00964E30">
                  <w:rPr>
                    <w:color w:val="000000"/>
                    <w:kern w:val="0"/>
                    <w:sz w:val="21"/>
                    <w:szCs w:val="21"/>
                    <w:lang w:val="en"/>
                  </w:rPr>
                  <w:delText>/</w:delText>
                </w:r>
              </w:del>
            </w:ins>
          </w:p>
        </w:tc>
        <w:tc>
          <w:tcPr>
            <w:tcW w:w="421" w:type="pct"/>
            <w:gridSpan w:val="3"/>
            <w:vAlign w:val="center"/>
            <w:tcPrChange w:id="8097" w:author="Kelly Tan" w:date="2026-07-08T11:15:00Z">
              <w:tcPr>
                <w:tcW w:w="393" w:type="pct"/>
                <w:gridSpan w:val="5"/>
                <w:vAlign w:val="center"/>
              </w:tcPr>
            </w:tcPrChange>
          </w:tcPr>
          <w:p w14:paraId="66DEACFA" w14:textId="532995E4" w:rsidR="005F457E" w:rsidDel="00964E30" w:rsidRDefault="00000000">
            <w:pPr>
              <w:widowControl/>
              <w:spacing w:after="0" w:line="240" w:lineRule="auto"/>
              <w:ind w:firstLineChars="0" w:firstLine="0"/>
              <w:textAlignment w:val="auto"/>
              <w:rPr>
                <w:ins w:id="8098" w:author="Kelly Tan" w:date="2026-07-08T11:13:00Z"/>
                <w:del w:id="8099" w:author="Si-yuan LIU" w:date="2026-07-24T14:26:00Z" w16du:dateUtc="2026-07-24T06:26:00Z"/>
                <w:color w:val="000000"/>
                <w:kern w:val="0"/>
                <w:sz w:val="21"/>
                <w:szCs w:val="21"/>
              </w:rPr>
            </w:pPr>
            <w:ins w:id="8100" w:author="Kelly Tan" w:date="2026-07-08T11:13:00Z">
              <w:del w:id="8101" w:author="Si-yuan LIU" w:date="2026-07-24T14:26:00Z" w16du:dateUtc="2026-07-24T06:26:00Z">
                <w:r w:rsidDel="00964E30">
                  <w:rPr>
                    <w:color w:val="000000"/>
                    <w:kern w:val="0"/>
                    <w:sz w:val="21"/>
                    <w:szCs w:val="21"/>
                    <w:lang w:val="en"/>
                  </w:rPr>
                  <w:delText>/</w:delText>
                </w:r>
              </w:del>
            </w:ins>
          </w:p>
        </w:tc>
        <w:tc>
          <w:tcPr>
            <w:tcW w:w="414" w:type="pct"/>
            <w:gridSpan w:val="2"/>
            <w:vAlign w:val="center"/>
            <w:tcPrChange w:id="8102" w:author="Kelly Tan" w:date="2026-07-08T11:15:00Z">
              <w:tcPr>
                <w:tcW w:w="565" w:type="pct"/>
                <w:gridSpan w:val="5"/>
                <w:vAlign w:val="center"/>
              </w:tcPr>
            </w:tcPrChange>
          </w:tcPr>
          <w:p w14:paraId="079ECE63" w14:textId="1F856247" w:rsidR="005F457E" w:rsidDel="00964E30" w:rsidRDefault="00000000">
            <w:pPr>
              <w:widowControl/>
              <w:spacing w:after="0" w:line="240" w:lineRule="auto"/>
              <w:ind w:firstLineChars="0" w:firstLine="0"/>
              <w:textAlignment w:val="auto"/>
              <w:rPr>
                <w:ins w:id="8103" w:author="Kelly Tan" w:date="2026-07-08T11:13:00Z"/>
                <w:del w:id="8104" w:author="Si-yuan LIU" w:date="2026-07-24T14:26:00Z" w16du:dateUtc="2026-07-24T06:26:00Z"/>
                <w:color w:val="000000"/>
                <w:kern w:val="0"/>
                <w:sz w:val="21"/>
                <w:szCs w:val="21"/>
              </w:rPr>
            </w:pPr>
            <w:ins w:id="8105" w:author="Kelly Tan" w:date="2026-07-08T11:13:00Z">
              <w:del w:id="8106" w:author="Si-yuan LIU" w:date="2026-07-24T14:26:00Z" w16du:dateUtc="2026-07-24T06:26:00Z">
                <w:r w:rsidDel="00964E30">
                  <w:rPr>
                    <w:color w:val="000000"/>
                    <w:kern w:val="0"/>
                    <w:sz w:val="21"/>
                    <w:szCs w:val="21"/>
                    <w:lang w:val="en"/>
                  </w:rPr>
                  <w:delText>/</w:delText>
                </w:r>
              </w:del>
            </w:ins>
          </w:p>
        </w:tc>
        <w:tc>
          <w:tcPr>
            <w:tcW w:w="441" w:type="pct"/>
            <w:gridSpan w:val="5"/>
            <w:vAlign w:val="center"/>
            <w:tcPrChange w:id="8107" w:author="Kelly Tan" w:date="2026-07-08T11:15:00Z">
              <w:tcPr>
                <w:tcW w:w="521" w:type="pct"/>
                <w:gridSpan w:val="7"/>
                <w:vAlign w:val="center"/>
              </w:tcPr>
            </w:tcPrChange>
          </w:tcPr>
          <w:p w14:paraId="72605E17" w14:textId="43CB907E" w:rsidR="005F457E" w:rsidDel="00964E30" w:rsidRDefault="00000000">
            <w:pPr>
              <w:widowControl/>
              <w:spacing w:after="0" w:line="240" w:lineRule="auto"/>
              <w:ind w:firstLineChars="0" w:firstLine="0"/>
              <w:textAlignment w:val="auto"/>
              <w:rPr>
                <w:ins w:id="8108" w:author="Kelly Tan" w:date="2026-07-08T11:13:00Z"/>
                <w:del w:id="8109" w:author="Si-yuan LIU" w:date="2026-07-24T14:26:00Z" w16du:dateUtc="2026-07-24T06:26:00Z"/>
                <w:color w:val="000000"/>
                <w:kern w:val="0"/>
                <w:sz w:val="21"/>
                <w:szCs w:val="21"/>
              </w:rPr>
            </w:pPr>
            <w:ins w:id="8110" w:author="Kelly Tan" w:date="2026-07-08T11:13:00Z">
              <w:del w:id="8111" w:author="Si-yuan LIU" w:date="2026-07-24T14:26:00Z" w16du:dateUtc="2026-07-24T06:26:00Z">
                <w:r w:rsidDel="00964E30">
                  <w:rPr>
                    <w:color w:val="000000"/>
                    <w:kern w:val="0"/>
                    <w:sz w:val="21"/>
                    <w:szCs w:val="21"/>
                    <w:lang w:val="en"/>
                  </w:rPr>
                  <w:delText>/</w:delText>
                </w:r>
              </w:del>
            </w:ins>
          </w:p>
        </w:tc>
      </w:tr>
      <w:tr w:rsidR="005F457E" w:rsidDel="00964E30" w14:paraId="0EBC6C42" w14:textId="102B3E99" w:rsidTr="005F457E">
        <w:trPr>
          <w:gridAfter w:val="2"/>
          <w:wAfter w:w="97" w:type="dxa"/>
          <w:trHeight w:val="290"/>
          <w:jc w:val="center"/>
          <w:ins w:id="8112" w:author="Kelly Tan" w:date="2026-07-08T11:13:00Z"/>
          <w:del w:id="8113" w:author="Si-yuan LIU" w:date="2026-07-24T14:26:00Z" w16du:dateUtc="2026-07-24T06:26:00Z"/>
          <w:trPrChange w:id="8114" w:author="Kelly Tan" w:date="2026-07-08T11:15:00Z">
            <w:trPr>
              <w:gridAfter w:val="2"/>
              <w:wAfter w:w="113" w:type="dxa"/>
              <w:trHeight w:val="290"/>
              <w:jc w:val="center"/>
            </w:trPr>
          </w:trPrChange>
        </w:trPr>
        <w:tc>
          <w:tcPr>
            <w:tcW w:w="356" w:type="pct"/>
            <w:vMerge/>
            <w:vAlign w:val="center"/>
            <w:tcPrChange w:id="8115" w:author="Kelly Tan" w:date="2026-07-08T11:15:00Z">
              <w:tcPr>
                <w:tcW w:w="371" w:type="pct"/>
                <w:vMerge/>
                <w:vAlign w:val="center"/>
              </w:tcPr>
            </w:tcPrChange>
          </w:tcPr>
          <w:p w14:paraId="73517790" w14:textId="1FDC1459" w:rsidR="005F457E" w:rsidDel="00964E30" w:rsidRDefault="005F457E">
            <w:pPr>
              <w:widowControl/>
              <w:spacing w:after="0" w:line="240" w:lineRule="auto"/>
              <w:ind w:firstLineChars="0" w:firstLine="0"/>
              <w:jc w:val="left"/>
              <w:textAlignment w:val="auto"/>
              <w:rPr>
                <w:ins w:id="8116" w:author="Kelly Tan" w:date="2026-07-08T11:13:00Z"/>
                <w:del w:id="8117" w:author="Si-yuan LIU" w:date="2026-07-24T14:26:00Z" w16du:dateUtc="2026-07-24T06:26:00Z"/>
                <w:color w:val="000000"/>
                <w:kern w:val="0"/>
                <w:sz w:val="21"/>
                <w:szCs w:val="21"/>
              </w:rPr>
            </w:pPr>
          </w:p>
        </w:tc>
        <w:tc>
          <w:tcPr>
            <w:tcW w:w="4644" w:type="pct"/>
            <w:gridSpan w:val="21"/>
            <w:vAlign w:val="center"/>
            <w:tcPrChange w:id="8118" w:author="Kelly Tan" w:date="2026-07-08T11:15:00Z">
              <w:tcPr>
                <w:tcW w:w="4629" w:type="pct"/>
                <w:gridSpan w:val="33"/>
                <w:vAlign w:val="center"/>
              </w:tcPr>
            </w:tcPrChange>
          </w:tcPr>
          <w:p w14:paraId="1764BD3C" w14:textId="577DCCEB" w:rsidR="005F457E" w:rsidDel="00964E30" w:rsidRDefault="00000000">
            <w:pPr>
              <w:widowControl/>
              <w:spacing w:after="0" w:line="240" w:lineRule="auto"/>
              <w:ind w:firstLineChars="0" w:firstLine="0"/>
              <w:textAlignment w:val="auto"/>
              <w:rPr>
                <w:ins w:id="8119" w:author="Kelly Tan" w:date="2026-07-08T11:13:00Z"/>
                <w:del w:id="8120" w:author="Si-yuan LIU" w:date="2026-07-24T14:26:00Z" w16du:dateUtc="2026-07-24T06:26:00Z"/>
                <w:color w:val="000000"/>
                <w:kern w:val="0"/>
                <w:sz w:val="21"/>
                <w:szCs w:val="21"/>
              </w:rPr>
            </w:pPr>
            <w:ins w:id="8121" w:author="Kelly Tan" w:date="2026-07-08T11:13:00Z">
              <w:del w:id="8122" w:author="Si-yuan LIU" w:date="2026-07-24T14:26:00Z" w16du:dateUtc="2026-07-24T06:26:00Z">
                <w:r w:rsidDel="00964E30">
                  <w:rPr>
                    <w:color w:val="000000"/>
                    <w:kern w:val="0"/>
                    <w:sz w:val="21"/>
                    <w:szCs w:val="21"/>
                    <w:lang w:val="en"/>
                  </w:rPr>
                  <w:delText>3</w:delText>
                </w:r>
                <w:r w:rsidDel="00964E30">
                  <w:rPr>
                    <w:rFonts w:hint="eastAsia"/>
                    <w:color w:val="000000"/>
                    <w:kern w:val="0"/>
                    <w:sz w:val="21"/>
                    <w:szCs w:val="21"/>
                    <w:lang w:val="en"/>
                  </w:rPr>
                  <w:delText>、奥融科技将非入池资产转让给</w:delText>
                </w:r>
                <w:r w:rsidDel="00964E30">
                  <w:rPr>
                    <w:rFonts w:hint="eastAsia"/>
                    <w:color w:val="000000"/>
                    <w:kern w:val="0"/>
                    <w:sz w:val="21"/>
                    <w:szCs w:val="21"/>
                  </w:rPr>
                  <w:delText>昊盈科技</w:delText>
                </w:r>
              </w:del>
            </w:ins>
          </w:p>
        </w:tc>
      </w:tr>
      <w:tr w:rsidR="005F457E" w:rsidDel="00964E30" w14:paraId="56E7955C" w14:textId="60B52AFF" w:rsidTr="005F457E">
        <w:trPr>
          <w:gridAfter w:val="2"/>
          <w:wAfter w:w="97" w:type="dxa"/>
          <w:trHeight w:val="1981"/>
          <w:jc w:val="center"/>
          <w:ins w:id="8123" w:author="Kelly Tan" w:date="2026-07-08T11:13:00Z"/>
          <w:del w:id="8124" w:author="Si-yuan LIU" w:date="2026-07-24T14:26:00Z" w16du:dateUtc="2026-07-24T06:26:00Z"/>
          <w:trPrChange w:id="8125" w:author="怡然 刘 [2]" w:date="2026-07-08T11:22:00Z">
            <w:trPr>
              <w:gridAfter w:val="2"/>
              <w:wAfter w:w="113" w:type="dxa"/>
              <w:trHeight w:val="3880"/>
              <w:jc w:val="center"/>
            </w:trPr>
          </w:trPrChange>
        </w:trPr>
        <w:tc>
          <w:tcPr>
            <w:tcW w:w="356" w:type="pct"/>
            <w:vMerge/>
            <w:vAlign w:val="center"/>
            <w:tcPrChange w:id="8126" w:author="怡然 刘 [2]" w:date="2026-07-08T11:22:00Z">
              <w:tcPr>
                <w:tcW w:w="371" w:type="pct"/>
                <w:vMerge/>
                <w:vAlign w:val="center"/>
              </w:tcPr>
            </w:tcPrChange>
          </w:tcPr>
          <w:p w14:paraId="6D91E210" w14:textId="660D2449" w:rsidR="005F457E" w:rsidDel="00964E30" w:rsidRDefault="005F457E">
            <w:pPr>
              <w:widowControl/>
              <w:spacing w:after="0" w:line="240" w:lineRule="auto"/>
              <w:ind w:firstLineChars="0" w:firstLine="0"/>
              <w:jc w:val="left"/>
              <w:textAlignment w:val="auto"/>
              <w:rPr>
                <w:ins w:id="8127" w:author="Kelly Tan" w:date="2026-07-08T11:13:00Z"/>
                <w:del w:id="8128" w:author="Si-yuan LIU" w:date="2026-07-24T14:26:00Z" w16du:dateUtc="2026-07-24T06:26:00Z"/>
                <w:color w:val="000000"/>
                <w:kern w:val="0"/>
                <w:sz w:val="21"/>
                <w:szCs w:val="21"/>
              </w:rPr>
            </w:pPr>
          </w:p>
        </w:tc>
        <w:tc>
          <w:tcPr>
            <w:tcW w:w="167" w:type="pct"/>
            <w:gridSpan w:val="2"/>
            <w:vAlign w:val="center"/>
            <w:tcPrChange w:id="8129" w:author="怡然 刘 [2]" w:date="2026-07-08T11:22:00Z">
              <w:tcPr>
                <w:tcW w:w="152" w:type="pct"/>
                <w:gridSpan w:val="3"/>
                <w:vAlign w:val="center"/>
              </w:tcPr>
            </w:tcPrChange>
          </w:tcPr>
          <w:p w14:paraId="109A6199" w14:textId="2B01FCB3" w:rsidR="005F457E" w:rsidDel="00964E30" w:rsidRDefault="00000000">
            <w:pPr>
              <w:widowControl/>
              <w:spacing w:after="0" w:line="240" w:lineRule="auto"/>
              <w:ind w:firstLineChars="0" w:firstLine="0"/>
              <w:jc w:val="center"/>
              <w:textAlignment w:val="auto"/>
              <w:rPr>
                <w:ins w:id="8130" w:author="Kelly Tan" w:date="2026-07-08T11:13:00Z"/>
                <w:del w:id="8131" w:author="Si-yuan LIU" w:date="2026-07-24T14:26:00Z" w16du:dateUtc="2026-07-24T06:26:00Z"/>
                <w:color w:val="000000"/>
                <w:kern w:val="0"/>
                <w:sz w:val="21"/>
                <w:szCs w:val="21"/>
              </w:rPr>
            </w:pPr>
            <w:ins w:id="8132" w:author="Kelly Tan" w:date="2026-07-08T11:13:00Z">
              <w:del w:id="8133" w:author="Si-yuan LIU" w:date="2026-07-24T14:26:00Z" w16du:dateUtc="2026-07-24T06:26:00Z">
                <w:r w:rsidDel="00964E30">
                  <w:rPr>
                    <w:rFonts w:hint="eastAsia"/>
                    <w:color w:val="000000"/>
                    <w:kern w:val="0"/>
                    <w:sz w:val="21"/>
                    <w:szCs w:val="21"/>
                  </w:rPr>
                  <w:delText>增值税</w:delText>
                </w:r>
              </w:del>
            </w:ins>
          </w:p>
        </w:tc>
        <w:tc>
          <w:tcPr>
            <w:tcW w:w="509" w:type="pct"/>
            <w:vAlign w:val="center"/>
            <w:tcPrChange w:id="8134" w:author="怡然 刘 [2]" w:date="2026-07-08T11:22:00Z">
              <w:tcPr>
                <w:tcW w:w="132" w:type="pct"/>
                <w:gridSpan w:val="2"/>
                <w:vAlign w:val="center"/>
              </w:tcPr>
            </w:tcPrChange>
          </w:tcPr>
          <w:p w14:paraId="0D9EDFB6" w14:textId="17E91A4B" w:rsidR="005F457E" w:rsidDel="00964E30" w:rsidRDefault="00000000">
            <w:pPr>
              <w:widowControl/>
              <w:spacing w:after="0" w:line="240" w:lineRule="auto"/>
              <w:ind w:firstLineChars="0" w:firstLine="0"/>
              <w:textAlignment w:val="auto"/>
              <w:rPr>
                <w:ins w:id="8135" w:author="Kelly Tan" w:date="2026-07-08T11:13:00Z"/>
                <w:del w:id="8136" w:author="Si-yuan LIU" w:date="2026-07-24T14:26:00Z" w16du:dateUtc="2026-07-24T06:26:00Z"/>
                <w:color w:val="000000"/>
                <w:kern w:val="0"/>
                <w:sz w:val="21"/>
                <w:szCs w:val="21"/>
              </w:rPr>
            </w:pPr>
            <w:ins w:id="8137" w:author="Kelly Tan" w:date="2026-07-08T11:13:00Z">
              <w:del w:id="8138" w:author="Si-yuan LIU" w:date="2026-07-24T14:26:00Z" w16du:dateUtc="2026-07-24T06:26:00Z">
                <w:r w:rsidDel="00964E30">
                  <w:rPr>
                    <w:rFonts w:hint="eastAsia"/>
                    <w:color w:val="000000"/>
                    <w:kern w:val="0"/>
                    <w:sz w:val="21"/>
                    <w:szCs w:val="21"/>
                    <w:lang w:val="en"/>
                  </w:rPr>
                  <w:delText>是</w:delText>
                </w:r>
              </w:del>
            </w:ins>
          </w:p>
        </w:tc>
        <w:tc>
          <w:tcPr>
            <w:tcW w:w="2270" w:type="pct"/>
            <w:gridSpan w:val="6"/>
            <w:vAlign w:val="center"/>
            <w:tcPrChange w:id="8139" w:author="怡然 刘 [2]" w:date="2026-07-08T11:22:00Z">
              <w:tcPr>
                <w:tcW w:w="2303" w:type="pct"/>
                <w:gridSpan w:val="9"/>
                <w:vAlign w:val="center"/>
              </w:tcPr>
            </w:tcPrChange>
          </w:tcPr>
          <w:p w14:paraId="22F8F447" w14:textId="230AC4D2" w:rsidR="005F457E" w:rsidDel="00964E30" w:rsidRDefault="00000000">
            <w:pPr>
              <w:widowControl/>
              <w:spacing w:after="0" w:line="240" w:lineRule="auto"/>
              <w:ind w:firstLineChars="0" w:firstLine="0"/>
              <w:textAlignment w:val="auto"/>
              <w:rPr>
                <w:ins w:id="8140" w:author="Kelly Tan" w:date="2026-07-08T11:13:00Z"/>
                <w:del w:id="8141" w:author="Si-yuan LIU" w:date="2026-07-24T14:26:00Z" w16du:dateUtc="2026-07-24T06:26:00Z"/>
                <w:color w:val="000000"/>
                <w:kern w:val="0"/>
                <w:sz w:val="21"/>
                <w:szCs w:val="21"/>
              </w:rPr>
            </w:pPr>
            <w:ins w:id="8142" w:author="Kelly Tan" w:date="2026-07-08T11:13:00Z">
              <w:del w:id="8143" w:author="Si-yuan LIU" w:date="2026-07-24T14:26:00Z" w16du:dateUtc="2026-07-24T06:26:00Z">
                <w:r w:rsidDel="00964E30">
                  <w:rPr>
                    <w:rFonts w:hint="eastAsia"/>
                    <w:color w:val="000000"/>
                    <w:kern w:val="0"/>
                    <w:sz w:val="21"/>
                    <w:szCs w:val="21"/>
                    <w:lang w:val="en"/>
                  </w:rPr>
                  <w:delText>奥融科技将包括</w:delText>
                </w:r>
                <w:r w:rsidDel="00964E30">
                  <w:rPr>
                    <w:color w:val="000000"/>
                    <w:kern w:val="0"/>
                    <w:sz w:val="21"/>
                    <w:szCs w:val="21"/>
                    <w:lang w:val="en"/>
                  </w:rPr>
                  <w:delText>3</w:delText>
                </w:r>
                <w:r w:rsidDel="00964E30">
                  <w:rPr>
                    <w:rFonts w:hint="eastAsia"/>
                    <w:color w:val="000000"/>
                    <w:kern w:val="0"/>
                    <w:sz w:val="21"/>
                    <w:szCs w:val="21"/>
                    <w:lang w:val="en"/>
                  </w:rPr>
                  <w:delText>、</w:delText>
                </w:r>
                <w:r w:rsidDel="00964E30">
                  <w:rPr>
                    <w:color w:val="000000"/>
                    <w:kern w:val="0"/>
                    <w:sz w:val="21"/>
                    <w:szCs w:val="21"/>
                    <w:lang w:val="en"/>
                  </w:rPr>
                  <w:delText>4</w:delText>
                </w:r>
                <w:r w:rsidDel="00964E30">
                  <w:rPr>
                    <w:rFonts w:hint="eastAsia"/>
                    <w:color w:val="000000"/>
                    <w:kern w:val="0"/>
                    <w:sz w:val="21"/>
                    <w:szCs w:val="21"/>
                    <w:lang w:val="en"/>
                  </w:rPr>
                  <w:delText>号楼及所在地块在内的非入池资产整体出售给</w:delText>
                </w:r>
                <w:r w:rsidDel="00964E30">
                  <w:rPr>
                    <w:rFonts w:hint="eastAsia"/>
                    <w:color w:val="000000"/>
                    <w:kern w:val="0"/>
                    <w:sz w:val="21"/>
                    <w:szCs w:val="21"/>
                  </w:rPr>
                  <w:delText>昊盈科技</w:delText>
                </w:r>
                <w:r w:rsidDel="00964E30">
                  <w:rPr>
                    <w:rFonts w:hint="eastAsia"/>
                    <w:color w:val="000000"/>
                    <w:kern w:val="0"/>
                    <w:sz w:val="21"/>
                    <w:szCs w:val="21"/>
                    <w:lang w:val="en"/>
                  </w:rPr>
                  <w:delText>，交易涉及设备、</w:delText>
                </w:r>
                <w:r w:rsidDel="00964E30">
                  <w:rPr>
                    <w:rFonts w:hint="eastAsia"/>
                    <w:color w:val="000000"/>
                    <w:kern w:val="0"/>
                    <w:sz w:val="21"/>
                    <w:szCs w:val="21"/>
                  </w:rPr>
                  <w:delText>存货、</w:delText>
                </w:r>
                <w:r w:rsidDel="00964E30">
                  <w:rPr>
                    <w:rFonts w:hint="eastAsia"/>
                    <w:color w:val="000000"/>
                    <w:kern w:val="0"/>
                    <w:sz w:val="21"/>
                    <w:szCs w:val="21"/>
                    <w:lang w:val="en"/>
                  </w:rPr>
                  <w:delText>房屋和土地多个部分，设备部分适用</w:delText>
                </w:r>
                <w:r w:rsidDel="00964E30">
                  <w:rPr>
                    <w:color w:val="000000"/>
                    <w:kern w:val="0"/>
                    <w:sz w:val="21"/>
                    <w:szCs w:val="21"/>
                    <w:lang w:val="en"/>
                  </w:rPr>
                  <w:delText>13%</w:delText>
                </w:r>
                <w:r w:rsidDel="00964E30">
                  <w:rPr>
                    <w:rFonts w:hint="eastAsia"/>
                    <w:color w:val="000000"/>
                    <w:kern w:val="0"/>
                    <w:sz w:val="21"/>
                    <w:szCs w:val="21"/>
                    <w:lang w:val="en"/>
                  </w:rPr>
                  <w:delText>的税率、房屋和土地部分适用</w:delText>
                </w:r>
                <w:r w:rsidDel="00964E30">
                  <w:rPr>
                    <w:color w:val="000000"/>
                    <w:kern w:val="0"/>
                    <w:sz w:val="21"/>
                    <w:szCs w:val="21"/>
                    <w:lang w:val="en"/>
                  </w:rPr>
                  <w:delText>9%</w:delText>
                </w:r>
                <w:r w:rsidDel="00964E30">
                  <w:rPr>
                    <w:rFonts w:hint="eastAsia"/>
                    <w:color w:val="000000"/>
                    <w:kern w:val="0"/>
                    <w:sz w:val="21"/>
                    <w:szCs w:val="21"/>
                    <w:lang w:val="en"/>
                  </w:rPr>
                  <w:delText>的税率计算增值税，</w:delText>
                </w:r>
                <w:r w:rsidDel="00964E30">
                  <w:rPr>
                    <w:rFonts w:hint="eastAsia"/>
                    <w:color w:val="000000"/>
                    <w:kern w:val="0"/>
                    <w:sz w:val="21"/>
                    <w:szCs w:val="21"/>
                  </w:rPr>
                  <w:delText>存货为变电站工程和土地使用权适用</w:delText>
                </w:r>
                <w:r w:rsidDel="00964E30">
                  <w:rPr>
                    <w:rFonts w:hint="eastAsia"/>
                    <w:color w:val="000000"/>
                    <w:kern w:val="0"/>
                    <w:sz w:val="21"/>
                    <w:szCs w:val="21"/>
                  </w:rPr>
                  <w:delText>9%</w:delText>
                </w:r>
                <w:r w:rsidDel="00964E30">
                  <w:rPr>
                    <w:rFonts w:hint="eastAsia"/>
                    <w:color w:val="000000"/>
                    <w:kern w:val="0"/>
                    <w:sz w:val="21"/>
                    <w:szCs w:val="21"/>
                  </w:rPr>
                  <w:delText>的税率计算增值税</w:delText>
                </w:r>
                <w:r w:rsidDel="00964E30">
                  <w:rPr>
                    <w:rFonts w:hint="eastAsia"/>
                    <w:color w:val="000000"/>
                    <w:kern w:val="0"/>
                    <w:sz w:val="21"/>
                    <w:szCs w:val="21"/>
                    <w:lang w:val="en"/>
                  </w:rPr>
                  <w:delText>。</w:delText>
                </w:r>
                <w:r w:rsidDel="00964E30">
                  <w:rPr>
                    <w:color w:val="000000"/>
                    <w:kern w:val="0"/>
                    <w:sz w:val="21"/>
                    <w:szCs w:val="21"/>
                    <w:lang w:val="en"/>
                  </w:rPr>
                  <w:delText>土地、房屋建筑物转让收入</w:delText>
                </w:r>
                <w:r w:rsidDel="00964E30">
                  <w:rPr>
                    <w:rFonts w:hint="eastAsia"/>
                    <w:color w:val="000000"/>
                    <w:kern w:val="0"/>
                    <w:sz w:val="21"/>
                    <w:szCs w:val="21"/>
                  </w:rPr>
                  <w:delText>22,820.89</w:delText>
                </w:r>
                <w:r w:rsidDel="00964E30">
                  <w:rPr>
                    <w:color w:val="000000"/>
                    <w:kern w:val="0"/>
                    <w:sz w:val="21"/>
                    <w:szCs w:val="21"/>
                    <w:lang w:val="en"/>
                  </w:rPr>
                  <w:delText>万元，计税基础</w:delText>
                </w:r>
                <w:r w:rsidDel="00964E30">
                  <w:rPr>
                    <w:rFonts w:hint="eastAsia"/>
                    <w:color w:val="000000"/>
                    <w:kern w:val="0"/>
                    <w:sz w:val="21"/>
                    <w:szCs w:val="21"/>
                  </w:rPr>
                  <w:delText>22,820.89</w:delText>
                </w:r>
                <w:r w:rsidDel="00964E30">
                  <w:rPr>
                    <w:color w:val="000000"/>
                    <w:kern w:val="0"/>
                    <w:sz w:val="21"/>
                    <w:szCs w:val="21"/>
                    <w:lang w:val="en"/>
                  </w:rPr>
                  <w:delText>万元；设备转让收入</w:delText>
                </w:r>
                <w:r w:rsidDel="00964E30">
                  <w:rPr>
                    <w:rFonts w:hint="eastAsia"/>
                    <w:color w:val="000000"/>
                    <w:kern w:val="0"/>
                    <w:sz w:val="21"/>
                    <w:szCs w:val="21"/>
                  </w:rPr>
                  <w:delText>5,694.11</w:delText>
                </w:r>
                <w:r w:rsidDel="00964E30">
                  <w:rPr>
                    <w:color w:val="000000"/>
                    <w:kern w:val="0"/>
                    <w:sz w:val="21"/>
                    <w:szCs w:val="21"/>
                    <w:lang w:val="en"/>
                  </w:rPr>
                  <w:delText>万元，计税基础</w:delText>
                </w:r>
                <w:r w:rsidDel="00964E30">
                  <w:rPr>
                    <w:rFonts w:hint="eastAsia"/>
                    <w:color w:val="000000"/>
                    <w:kern w:val="0"/>
                    <w:sz w:val="21"/>
                    <w:szCs w:val="21"/>
                  </w:rPr>
                  <w:delText>5,694.11</w:delText>
                </w:r>
                <w:r w:rsidDel="00964E30">
                  <w:rPr>
                    <w:color w:val="000000"/>
                    <w:kern w:val="0"/>
                    <w:sz w:val="21"/>
                    <w:szCs w:val="21"/>
                    <w:lang w:val="en"/>
                  </w:rPr>
                  <w:delText>万元</w:delText>
                </w:r>
                <w:r w:rsidDel="00964E30">
                  <w:rPr>
                    <w:rFonts w:hint="eastAsia"/>
                    <w:color w:val="000000"/>
                    <w:kern w:val="0"/>
                    <w:sz w:val="21"/>
                    <w:szCs w:val="21"/>
                    <w:lang w:val="en"/>
                  </w:rPr>
                  <w:delText>；</w:delText>
                </w:r>
                <w:r w:rsidDel="00964E30">
                  <w:rPr>
                    <w:rFonts w:hint="eastAsia"/>
                    <w:color w:val="000000"/>
                    <w:kern w:val="0"/>
                    <w:sz w:val="21"/>
                    <w:szCs w:val="21"/>
                  </w:rPr>
                  <w:delText>存货转让收入</w:delText>
                </w:r>
                <w:r w:rsidDel="00964E30">
                  <w:rPr>
                    <w:rFonts w:hint="eastAsia"/>
                    <w:color w:val="000000"/>
                    <w:kern w:val="0"/>
                    <w:sz w:val="21"/>
                    <w:szCs w:val="21"/>
                  </w:rPr>
                  <w:delText>3,667.63</w:delText>
                </w:r>
                <w:r w:rsidDel="00964E30">
                  <w:rPr>
                    <w:rFonts w:hint="eastAsia"/>
                    <w:color w:val="000000"/>
                    <w:kern w:val="0"/>
                    <w:sz w:val="21"/>
                    <w:szCs w:val="21"/>
                  </w:rPr>
                  <w:delText>万元，计税基础</w:delText>
                </w:r>
                <w:r w:rsidDel="00964E30">
                  <w:rPr>
                    <w:rFonts w:hint="eastAsia"/>
                    <w:color w:val="000000"/>
                    <w:kern w:val="0"/>
                    <w:sz w:val="21"/>
                    <w:szCs w:val="21"/>
                  </w:rPr>
                  <w:delText>3,667.63</w:delText>
                </w:r>
                <w:r w:rsidDel="00964E30">
                  <w:rPr>
                    <w:rFonts w:hint="eastAsia"/>
                    <w:color w:val="000000"/>
                    <w:kern w:val="0"/>
                    <w:sz w:val="21"/>
                    <w:szCs w:val="21"/>
                  </w:rPr>
                  <w:delText>万元</w:delText>
                </w:r>
                <w:r w:rsidDel="00964E30">
                  <w:rPr>
                    <w:color w:val="000000"/>
                    <w:kern w:val="0"/>
                    <w:sz w:val="21"/>
                    <w:szCs w:val="21"/>
                    <w:lang w:val="en"/>
                  </w:rPr>
                  <w:delText>。截至</w:delText>
                </w:r>
                <w:r w:rsidDel="00964E30">
                  <w:rPr>
                    <w:color w:val="000000"/>
                    <w:kern w:val="0"/>
                    <w:sz w:val="21"/>
                    <w:szCs w:val="21"/>
                    <w:lang w:val="en"/>
                  </w:rPr>
                  <w:delText>202</w:delText>
                </w:r>
                <w:r w:rsidDel="00964E30">
                  <w:rPr>
                    <w:rFonts w:hint="eastAsia"/>
                    <w:color w:val="000000"/>
                    <w:kern w:val="0"/>
                    <w:sz w:val="21"/>
                    <w:szCs w:val="21"/>
                  </w:rPr>
                  <w:delText>6</w:delText>
                </w:r>
                <w:r w:rsidDel="00964E30">
                  <w:rPr>
                    <w:color w:val="000000"/>
                    <w:kern w:val="0"/>
                    <w:sz w:val="21"/>
                    <w:szCs w:val="21"/>
                    <w:lang w:val="en"/>
                  </w:rPr>
                  <w:delText>年</w:delText>
                </w:r>
                <w:r w:rsidDel="00964E30">
                  <w:rPr>
                    <w:rFonts w:hint="eastAsia"/>
                    <w:color w:val="000000"/>
                    <w:kern w:val="0"/>
                    <w:sz w:val="21"/>
                    <w:szCs w:val="21"/>
                  </w:rPr>
                  <w:delText>3</w:delText>
                </w:r>
                <w:r w:rsidDel="00964E30">
                  <w:rPr>
                    <w:color w:val="000000"/>
                    <w:kern w:val="0"/>
                    <w:sz w:val="21"/>
                    <w:szCs w:val="21"/>
                    <w:lang w:val="en"/>
                  </w:rPr>
                  <w:delText>月</w:delText>
                </w:r>
                <w:r w:rsidDel="00964E30">
                  <w:rPr>
                    <w:color w:val="000000"/>
                    <w:kern w:val="0"/>
                    <w:sz w:val="21"/>
                    <w:szCs w:val="21"/>
                    <w:lang w:val="en"/>
                  </w:rPr>
                  <w:delText>3</w:delText>
                </w:r>
                <w:r w:rsidDel="00964E30">
                  <w:rPr>
                    <w:rFonts w:hint="eastAsia"/>
                    <w:color w:val="000000"/>
                    <w:kern w:val="0"/>
                    <w:sz w:val="21"/>
                    <w:szCs w:val="21"/>
                  </w:rPr>
                  <w:delText>1</w:delText>
                </w:r>
                <w:r w:rsidDel="00964E30">
                  <w:rPr>
                    <w:color w:val="000000"/>
                    <w:kern w:val="0"/>
                    <w:sz w:val="21"/>
                    <w:szCs w:val="21"/>
                    <w:lang w:val="en"/>
                  </w:rPr>
                  <w:delText>日，奥融科技拥有留抵税额</w:delText>
                </w:r>
                <w:r w:rsidDel="00964E30">
                  <w:rPr>
                    <w:color w:val="000000"/>
                    <w:kern w:val="0"/>
                    <w:sz w:val="21"/>
                    <w:szCs w:val="21"/>
                    <w:lang w:val="en"/>
                  </w:rPr>
                  <w:delText>5,</w:delText>
                </w:r>
                <w:r w:rsidDel="00964E30">
                  <w:rPr>
                    <w:rFonts w:hint="eastAsia"/>
                    <w:color w:val="000000"/>
                    <w:kern w:val="0"/>
                    <w:sz w:val="21"/>
                    <w:szCs w:val="21"/>
                  </w:rPr>
                  <w:delText>059.49</w:delText>
                </w:r>
                <w:r w:rsidDel="00964E30">
                  <w:rPr>
                    <w:color w:val="000000"/>
                    <w:kern w:val="0"/>
                    <w:sz w:val="21"/>
                    <w:szCs w:val="21"/>
                    <w:lang w:val="en"/>
                  </w:rPr>
                  <w:delText>万元</w:delText>
                </w:r>
                <w:r w:rsidDel="00964E30">
                  <w:rPr>
                    <w:rFonts w:hint="eastAsia"/>
                    <w:color w:val="000000"/>
                    <w:kern w:val="0"/>
                    <w:sz w:val="21"/>
                    <w:szCs w:val="21"/>
                    <w:lang w:val="en"/>
                  </w:rPr>
                  <w:delText>。</w:delText>
                </w:r>
                <w:r w:rsidDel="00964E30">
                  <w:rPr>
                    <w:rFonts w:hint="eastAsia"/>
                    <w:color w:val="000000"/>
                    <w:kern w:val="0"/>
                    <w:sz w:val="21"/>
                    <w:szCs w:val="21"/>
                  </w:rPr>
                  <w:delText>奥融科技应以取得的全部价款和价外费用扣除不动产购置原价或者取得不动产时的作价后的余额，按照</w:delText>
                </w:r>
                <w:r w:rsidDel="00964E30">
                  <w:rPr>
                    <w:rFonts w:hint="eastAsia"/>
                    <w:color w:val="000000"/>
                    <w:kern w:val="0"/>
                    <w:sz w:val="21"/>
                    <w:szCs w:val="21"/>
                  </w:rPr>
                  <w:delText>5%</w:delText>
                </w:r>
                <w:r w:rsidDel="00964E30">
                  <w:rPr>
                    <w:rFonts w:hint="eastAsia"/>
                    <w:color w:val="000000"/>
                    <w:kern w:val="0"/>
                    <w:sz w:val="21"/>
                    <w:szCs w:val="21"/>
                  </w:rPr>
                  <w:delText>的预征率向不动产所在地主管税务机关预缴税款。</w:delText>
                </w:r>
              </w:del>
            </w:ins>
          </w:p>
          <w:p w14:paraId="43C0133F" w14:textId="3B524D48" w:rsidR="005F457E" w:rsidDel="00964E30" w:rsidRDefault="00000000">
            <w:pPr>
              <w:widowControl/>
              <w:spacing w:after="0" w:line="240" w:lineRule="auto"/>
              <w:ind w:firstLineChars="0" w:firstLine="0"/>
              <w:textAlignment w:val="auto"/>
              <w:rPr>
                <w:ins w:id="8144" w:author="Kelly Tan" w:date="2026-07-08T11:13:00Z"/>
                <w:del w:id="8145" w:author="Si-yuan LIU" w:date="2026-07-24T14:26:00Z" w16du:dateUtc="2026-07-24T06:26:00Z"/>
                <w:color w:val="000000"/>
                <w:kern w:val="0"/>
                <w:sz w:val="21"/>
                <w:szCs w:val="21"/>
              </w:rPr>
            </w:pPr>
            <w:ins w:id="8146" w:author="Kelly Tan" w:date="2026-07-08T11:13:00Z">
              <w:del w:id="8147" w:author="Si-yuan LIU" w:date="2026-07-24T14:26:00Z" w16du:dateUtc="2026-07-24T06:26:00Z">
                <w:r w:rsidDel="00964E30">
                  <w:rPr>
                    <w:rFonts w:hint="eastAsia"/>
                    <w:color w:val="000000"/>
                    <w:kern w:val="0"/>
                    <w:sz w:val="21"/>
                    <w:szCs w:val="21"/>
                  </w:rPr>
                  <w:delText>中华人民共和国增值税法</w:delText>
                </w:r>
              </w:del>
            </w:ins>
          </w:p>
          <w:p w14:paraId="3AAF2E5B" w14:textId="3BA414A4" w:rsidR="005F457E" w:rsidDel="00964E30" w:rsidRDefault="00000000">
            <w:pPr>
              <w:widowControl/>
              <w:spacing w:after="0" w:line="240" w:lineRule="auto"/>
              <w:ind w:firstLineChars="0" w:firstLine="0"/>
              <w:textAlignment w:val="auto"/>
              <w:rPr>
                <w:ins w:id="8148" w:author="Kelly Tan" w:date="2026-07-08T11:13:00Z"/>
                <w:del w:id="8149" w:author="Si-yuan LIU" w:date="2026-07-24T14:26:00Z" w16du:dateUtc="2026-07-24T06:26:00Z"/>
                <w:color w:val="000000"/>
                <w:kern w:val="0"/>
                <w:sz w:val="21"/>
                <w:szCs w:val="21"/>
              </w:rPr>
            </w:pPr>
            <w:ins w:id="8150" w:author="Kelly Tan" w:date="2026-07-08T11:13:00Z">
              <w:del w:id="8151" w:author="Si-yuan LIU" w:date="2026-07-24T14:26:00Z" w16du:dateUtc="2026-07-24T06:26:00Z">
                <w:r w:rsidDel="00964E30">
                  <w:rPr>
                    <w:color w:val="000000"/>
                    <w:kern w:val="0"/>
                    <w:sz w:val="21"/>
                    <w:szCs w:val="21"/>
                  </w:rPr>
                  <w:delText>纳税人转让不动产增值税征收管理暂行办法</w:delText>
                </w:r>
              </w:del>
            </w:ins>
          </w:p>
          <w:p w14:paraId="6D92240F" w14:textId="679531E3" w:rsidR="005F457E" w:rsidDel="00964E30" w:rsidRDefault="00000000">
            <w:pPr>
              <w:widowControl/>
              <w:spacing w:after="0" w:line="240" w:lineRule="auto"/>
              <w:ind w:firstLineChars="0" w:firstLine="0"/>
              <w:textAlignment w:val="auto"/>
              <w:rPr>
                <w:ins w:id="8152" w:author="Kelly Tan" w:date="2026-07-08T11:13:00Z"/>
                <w:del w:id="8153" w:author="Si-yuan LIU" w:date="2026-07-24T14:26:00Z" w16du:dateUtc="2026-07-24T06:26:00Z"/>
                <w:color w:val="000000"/>
                <w:kern w:val="0"/>
                <w:sz w:val="21"/>
                <w:szCs w:val="21"/>
                <w:lang w:val="en"/>
              </w:rPr>
            </w:pPr>
            <w:ins w:id="8154" w:author="Kelly Tan" w:date="2026-07-08T11:13:00Z">
              <w:del w:id="8155" w:author="Si-yuan LIU" w:date="2026-07-24T14:26:00Z" w16du:dateUtc="2026-07-24T06:26:00Z">
                <w:r w:rsidDel="00964E30">
                  <w:rPr>
                    <w:rFonts w:hint="eastAsia"/>
                    <w:color w:val="000000"/>
                    <w:kern w:val="0"/>
                    <w:sz w:val="21"/>
                    <w:szCs w:val="21"/>
                    <w:lang w:val="en"/>
                  </w:rPr>
                  <w:delText>计算公式：</w:delText>
                </w:r>
              </w:del>
            </w:ins>
          </w:p>
          <w:p w14:paraId="1A7E4CD6" w14:textId="68211F48" w:rsidR="005F457E" w:rsidDel="00964E30" w:rsidRDefault="00000000">
            <w:pPr>
              <w:widowControl/>
              <w:spacing w:after="0" w:line="240" w:lineRule="auto"/>
              <w:ind w:firstLineChars="0" w:firstLine="0"/>
              <w:textAlignment w:val="auto"/>
              <w:rPr>
                <w:ins w:id="8156" w:author="Kelly Tan" w:date="2026-07-08T11:13:00Z"/>
                <w:del w:id="8157" w:author="Si-yuan LIU" w:date="2026-07-24T14:26:00Z" w16du:dateUtc="2026-07-24T06:26:00Z"/>
                <w:color w:val="000000"/>
                <w:kern w:val="0"/>
                <w:sz w:val="21"/>
                <w:szCs w:val="21"/>
              </w:rPr>
            </w:pPr>
            <w:ins w:id="8158" w:author="Kelly Tan" w:date="2026-07-08T11:13:00Z">
              <w:del w:id="8159" w:author="Si-yuan LIU" w:date="2026-07-24T14:26:00Z" w16du:dateUtc="2026-07-24T06:26:00Z">
                <w:r w:rsidDel="00964E30">
                  <w:rPr>
                    <w:rFonts w:hint="eastAsia"/>
                    <w:color w:val="000000"/>
                    <w:kern w:val="0"/>
                    <w:sz w:val="21"/>
                    <w:szCs w:val="21"/>
                    <w:lang w:val="en"/>
                  </w:rPr>
                  <w:delText>（</w:delText>
                </w:r>
                <w:r w:rsidDel="00964E30">
                  <w:rPr>
                    <w:rFonts w:hint="eastAsia"/>
                    <w:color w:val="000000"/>
                    <w:kern w:val="0"/>
                    <w:sz w:val="21"/>
                    <w:szCs w:val="21"/>
                  </w:rPr>
                  <w:delText>1</w:delText>
                </w:r>
                <w:r w:rsidDel="00964E30">
                  <w:rPr>
                    <w:rFonts w:hint="eastAsia"/>
                    <w:color w:val="000000"/>
                    <w:kern w:val="0"/>
                    <w:sz w:val="21"/>
                    <w:szCs w:val="21"/>
                    <w:lang w:val="en"/>
                  </w:rPr>
                  <w:delText>）</w:delText>
                </w:r>
                <w:r w:rsidDel="00964E30">
                  <w:rPr>
                    <w:rFonts w:hint="eastAsia"/>
                    <w:color w:val="000000"/>
                    <w:kern w:val="0"/>
                    <w:sz w:val="21"/>
                    <w:szCs w:val="21"/>
                  </w:rPr>
                  <w:delText>预缴增值税</w:delText>
                </w:r>
              </w:del>
            </w:ins>
          </w:p>
          <w:p w14:paraId="7A566B1B" w14:textId="2ED3275F" w:rsidR="005F457E" w:rsidDel="00964E30" w:rsidRDefault="00000000">
            <w:pPr>
              <w:widowControl/>
              <w:spacing w:after="0" w:line="240" w:lineRule="auto"/>
              <w:ind w:firstLineChars="0" w:firstLine="0"/>
              <w:textAlignment w:val="auto"/>
              <w:rPr>
                <w:ins w:id="8160" w:author="Kelly Tan" w:date="2026-07-08T11:13:00Z"/>
                <w:del w:id="8161" w:author="Si-yuan LIU" w:date="2026-07-24T14:26:00Z" w16du:dateUtc="2026-07-24T06:26:00Z"/>
                <w:color w:val="000000"/>
                <w:kern w:val="0"/>
                <w:sz w:val="21"/>
                <w:szCs w:val="21"/>
              </w:rPr>
            </w:pPr>
            <w:ins w:id="8162" w:author="Kelly Tan" w:date="2026-07-08T11:13:00Z">
              <w:del w:id="8163" w:author="Si-yuan LIU" w:date="2026-07-24T14:26:00Z" w16du:dateUtc="2026-07-24T06:26:00Z">
                <w:r w:rsidDel="00964E30">
                  <w:rPr>
                    <w:rFonts w:hint="eastAsia"/>
                    <w:color w:val="000000"/>
                    <w:kern w:val="0"/>
                    <w:sz w:val="21"/>
                    <w:szCs w:val="21"/>
                    <w:lang w:val="en"/>
                  </w:rPr>
                  <w:delText>（</w:delText>
                </w:r>
                <w:r w:rsidDel="00964E30">
                  <w:rPr>
                    <w:color w:val="000000"/>
                    <w:kern w:val="0"/>
                    <w:sz w:val="21"/>
                    <w:szCs w:val="21"/>
                    <w:lang w:val="en"/>
                  </w:rPr>
                  <w:delText>土地、房屋建筑物转让收入</w:delText>
                </w:r>
                <w:r w:rsidDel="00964E30">
                  <w:rPr>
                    <w:rFonts w:hint="eastAsia"/>
                    <w:color w:val="000000"/>
                    <w:kern w:val="0"/>
                    <w:sz w:val="21"/>
                    <w:szCs w:val="21"/>
                  </w:rPr>
                  <w:delText>22,820.89</w:delText>
                </w:r>
                <w:r w:rsidDel="00964E30">
                  <w:rPr>
                    <w:color w:val="000000"/>
                    <w:kern w:val="0"/>
                    <w:sz w:val="21"/>
                    <w:szCs w:val="21"/>
                    <w:lang w:val="en"/>
                  </w:rPr>
                  <w:delText>万</w:delText>
                </w:r>
                <w:r w:rsidDel="00964E30">
                  <w:rPr>
                    <w:rFonts w:hint="eastAsia"/>
                    <w:color w:val="000000"/>
                    <w:kern w:val="0"/>
                    <w:sz w:val="21"/>
                    <w:szCs w:val="21"/>
                  </w:rPr>
                  <w:delText>+</w:delText>
                </w:r>
                <w:r w:rsidDel="00964E30">
                  <w:rPr>
                    <w:rFonts w:hint="eastAsia"/>
                    <w:color w:val="000000"/>
                    <w:kern w:val="0"/>
                    <w:sz w:val="21"/>
                    <w:szCs w:val="21"/>
                  </w:rPr>
                  <w:delText>存货转让收入</w:delText>
                </w:r>
                <w:r w:rsidDel="00964E30">
                  <w:rPr>
                    <w:rFonts w:hint="eastAsia"/>
                    <w:color w:val="000000"/>
                    <w:kern w:val="0"/>
                    <w:sz w:val="21"/>
                    <w:szCs w:val="21"/>
                  </w:rPr>
                  <w:delText>3,667.63</w:delText>
                </w:r>
                <w:r w:rsidDel="00964E30">
                  <w:rPr>
                    <w:rFonts w:hint="eastAsia"/>
                    <w:color w:val="000000"/>
                    <w:kern w:val="0"/>
                    <w:sz w:val="21"/>
                    <w:szCs w:val="21"/>
                  </w:rPr>
                  <w:delText>万元</w:delText>
                </w:r>
                <w:r w:rsidDel="00964E30">
                  <w:rPr>
                    <w:rFonts w:hint="eastAsia"/>
                    <w:color w:val="000000"/>
                    <w:kern w:val="0"/>
                    <w:sz w:val="21"/>
                    <w:szCs w:val="21"/>
                    <w:lang w:val="en"/>
                  </w:rPr>
                  <w:delText>）</w:delText>
                </w:r>
                <w:r w:rsidDel="00964E30">
                  <w:rPr>
                    <w:rFonts w:hint="eastAsia"/>
                    <w:color w:val="000000"/>
                    <w:kern w:val="0"/>
                    <w:sz w:val="21"/>
                    <w:szCs w:val="21"/>
                  </w:rPr>
                  <w:delText>*</w:delText>
                </w:r>
                <w:r w:rsidDel="00964E30">
                  <w:rPr>
                    <w:rFonts w:hint="eastAsia"/>
                    <w:color w:val="000000"/>
                    <w:kern w:val="0"/>
                    <w:sz w:val="21"/>
                    <w:szCs w:val="21"/>
                  </w:rPr>
                  <w:delText>（</w:delText>
                </w:r>
                <w:r w:rsidDel="00964E30">
                  <w:rPr>
                    <w:rFonts w:hint="eastAsia"/>
                    <w:color w:val="000000"/>
                    <w:kern w:val="0"/>
                    <w:sz w:val="21"/>
                    <w:szCs w:val="21"/>
                  </w:rPr>
                  <w:delText>1+9%</w:delText>
                </w:r>
                <w:r w:rsidDel="00964E30">
                  <w:rPr>
                    <w:rFonts w:hint="eastAsia"/>
                    <w:color w:val="000000"/>
                    <w:kern w:val="0"/>
                    <w:sz w:val="21"/>
                    <w:szCs w:val="21"/>
                  </w:rPr>
                  <w:delText>）</w:delText>
                </w:r>
                <w:r w:rsidDel="00964E30">
                  <w:rPr>
                    <w:rFonts w:hint="eastAsia"/>
                    <w:color w:val="000000"/>
                    <w:kern w:val="0"/>
                    <w:sz w:val="21"/>
                    <w:szCs w:val="21"/>
                  </w:rPr>
                  <w:delText>/</w:delText>
                </w:r>
                <w:r w:rsidDel="00964E30">
                  <w:rPr>
                    <w:rFonts w:hint="eastAsia"/>
                    <w:color w:val="000000"/>
                    <w:kern w:val="0"/>
                    <w:sz w:val="21"/>
                    <w:szCs w:val="21"/>
                  </w:rPr>
                  <w:delText>（</w:delText>
                </w:r>
                <w:r w:rsidDel="00964E30">
                  <w:rPr>
                    <w:rFonts w:hint="eastAsia"/>
                    <w:color w:val="000000"/>
                    <w:kern w:val="0"/>
                    <w:sz w:val="21"/>
                    <w:szCs w:val="21"/>
                  </w:rPr>
                  <w:delText>1+5%</w:delText>
                </w:r>
                <w:r w:rsidDel="00964E30">
                  <w:rPr>
                    <w:rFonts w:hint="eastAsia"/>
                    <w:color w:val="000000"/>
                    <w:kern w:val="0"/>
                    <w:sz w:val="21"/>
                    <w:szCs w:val="21"/>
                  </w:rPr>
                  <w:delText>）</w:delText>
                </w:r>
                <w:r w:rsidDel="00964E30">
                  <w:rPr>
                    <w:rFonts w:hint="eastAsia"/>
                    <w:color w:val="000000"/>
                    <w:kern w:val="0"/>
                    <w:sz w:val="21"/>
                    <w:szCs w:val="21"/>
                  </w:rPr>
                  <w:delText>*5%=1,374.88</w:delText>
                </w:r>
                <w:r w:rsidDel="00964E30">
                  <w:rPr>
                    <w:rFonts w:hint="eastAsia"/>
                    <w:color w:val="000000"/>
                    <w:kern w:val="0"/>
                    <w:sz w:val="21"/>
                    <w:szCs w:val="21"/>
                  </w:rPr>
                  <w:delText>万元</w:delText>
                </w:r>
              </w:del>
            </w:ins>
          </w:p>
          <w:p w14:paraId="6057E1F1" w14:textId="5CEC8656" w:rsidR="005F457E" w:rsidDel="00964E30" w:rsidRDefault="00000000">
            <w:pPr>
              <w:widowControl/>
              <w:spacing w:after="0" w:line="240" w:lineRule="auto"/>
              <w:ind w:firstLineChars="0" w:firstLine="0"/>
              <w:textAlignment w:val="auto"/>
              <w:rPr>
                <w:ins w:id="8164" w:author="Kelly Tan" w:date="2026-07-08T11:13:00Z"/>
                <w:del w:id="8165" w:author="Si-yuan LIU" w:date="2026-07-24T14:26:00Z" w16du:dateUtc="2026-07-24T06:26:00Z"/>
                <w:color w:val="000000"/>
                <w:kern w:val="0"/>
                <w:sz w:val="21"/>
                <w:szCs w:val="21"/>
              </w:rPr>
              <w:pPrChange w:id="8166" w:author="Kelly Tan" w:date="2026-07-08T11:14:00Z">
                <w:pPr>
                  <w:widowControl/>
                  <w:numPr>
                    <w:numId w:val="8"/>
                  </w:numPr>
                  <w:spacing w:after="0" w:line="240" w:lineRule="auto"/>
                  <w:ind w:firstLineChars="0"/>
                  <w:textAlignment w:val="auto"/>
                </w:pPr>
              </w:pPrChange>
            </w:pPr>
            <w:ins w:id="8167" w:author="Kelly Tan" w:date="2026-07-08T11:15:00Z">
              <w:del w:id="8168" w:author="Si-yuan LIU" w:date="2026-07-24T14:26:00Z" w16du:dateUtc="2026-07-24T06:26:00Z">
                <w:r w:rsidDel="00964E30">
                  <w:rPr>
                    <w:rFonts w:hint="eastAsia"/>
                    <w:color w:val="000000"/>
                    <w:kern w:val="0"/>
                    <w:sz w:val="21"/>
                    <w:szCs w:val="21"/>
                  </w:rPr>
                  <w:delText>（</w:delText>
                </w:r>
                <w:r w:rsidDel="00964E30">
                  <w:rPr>
                    <w:rFonts w:hint="eastAsia"/>
                    <w:color w:val="000000"/>
                    <w:kern w:val="0"/>
                    <w:sz w:val="21"/>
                    <w:szCs w:val="21"/>
                  </w:rPr>
                  <w:delText>2</w:delText>
                </w:r>
                <w:r w:rsidDel="00964E30">
                  <w:rPr>
                    <w:rFonts w:hint="eastAsia"/>
                    <w:color w:val="000000"/>
                    <w:kern w:val="0"/>
                    <w:sz w:val="21"/>
                    <w:szCs w:val="21"/>
                  </w:rPr>
                  <w:delText>）</w:delText>
                </w:r>
              </w:del>
            </w:ins>
            <w:ins w:id="8169" w:author="Kelly Tan" w:date="2026-07-08T11:13:00Z">
              <w:del w:id="8170" w:author="Si-yuan LIU" w:date="2026-07-24T14:26:00Z" w16du:dateUtc="2026-07-24T06:26:00Z">
                <w:r w:rsidDel="00964E30">
                  <w:rPr>
                    <w:rFonts w:hint="eastAsia"/>
                    <w:color w:val="000000"/>
                    <w:kern w:val="0"/>
                    <w:sz w:val="21"/>
                    <w:szCs w:val="21"/>
                  </w:rPr>
                  <w:delText>当期申报的增值税</w:delText>
                </w:r>
              </w:del>
            </w:ins>
          </w:p>
          <w:p w14:paraId="2683D390" w14:textId="115A5851" w:rsidR="005F457E" w:rsidDel="00964E30" w:rsidRDefault="00000000">
            <w:pPr>
              <w:widowControl/>
              <w:spacing w:after="0" w:line="240" w:lineRule="auto"/>
              <w:ind w:firstLineChars="0" w:firstLine="0"/>
              <w:textAlignment w:val="auto"/>
              <w:rPr>
                <w:ins w:id="8171" w:author="Kelly Tan" w:date="2026-07-08T11:13:00Z"/>
                <w:del w:id="8172" w:author="Si-yuan LIU" w:date="2026-07-24T14:26:00Z" w16du:dateUtc="2026-07-24T06:26:00Z"/>
                <w:color w:val="000000"/>
                <w:kern w:val="0"/>
                <w:sz w:val="21"/>
                <w:szCs w:val="21"/>
                <w:lang w:val="en"/>
              </w:rPr>
            </w:pPr>
            <w:ins w:id="8173" w:author="Kelly Tan" w:date="2026-07-08T11:13:00Z">
              <w:del w:id="8174" w:author="Si-yuan LIU" w:date="2026-07-24T14:26:00Z" w16du:dateUtc="2026-07-24T06:26:00Z">
                <w:r w:rsidDel="00964E30">
                  <w:rPr>
                    <w:color w:val="000000"/>
                    <w:kern w:val="0"/>
                    <w:sz w:val="21"/>
                    <w:szCs w:val="21"/>
                    <w:lang w:val="en"/>
                  </w:rPr>
                  <w:delText>土地、房屋建筑物转让收入</w:delText>
                </w:r>
                <w:r w:rsidDel="00964E30">
                  <w:rPr>
                    <w:rFonts w:hint="eastAsia"/>
                    <w:color w:val="000000"/>
                    <w:kern w:val="0"/>
                    <w:sz w:val="21"/>
                    <w:szCs w:val="21"/>
                  </w:rPr>
                  <w:delText>22,820.89</w:delText>
                </w:r>
                <w:r w:rsidDel="00964E30">
                  <w:rPr>
                    <w:color w:val="000000"/>
                    <w:kern w:val="0"/>
                    <w:sz w:val="21"/>
                    <w:szCs w:val="21"/>
                    <w:lang w:val="en"/>
                  </w:rPr>
                  <w:delText>万元</w:delText>
                </w:r>
                <w:r w:rsidDel="00964E30">
                  <w:rPr>
                    <w:color w:val="000000"/>
                    <w:kern w:val="0"/>
                    <w:sz w:val="21"/>
                    <w:szCs w:val="21"/>
                    <w:lang w:val="en"/>
                  </w:rPr>
                  <w:delText>*9%+</w:delText>
                </w:r>
                <w:r w:rsidDel="00964E30">
                  <w:rPr>
                    <w:color w:val="000000"/>
                    <w:kern w:val="0"/>
                    <w:sz w:val="21"/>
                    <w:szCs w:val="21"/>
                    <w:lang w:val="en"/>
                  </w:rPr>
                  <w:delText>设备转让收入</w:delText>
                </w:r>
                <w:r w:rsidDel="00964E30">
                  <w:rPr>
                    <w:rFonts w:hint="eastAsia"/>
                    <w:color w:val="000000"/>
                    <w:kern w:val="0"/>
                    <w:sz w:val="21"/>
                    <w:szCs w:val="21"/>
                  </w:rPr>
                  <w:delText>5,694.11</w:delText>
                </w:r>
                <w:r w:rsidDel="00964E30">
                  <w:rPr>
                    <w:color w:val="000000"/>
                    <w:kern w:val="0"/>
                    <w:sz w:val="21"/>
                    <w:szCs w:val="21"/>
                    <w:lang w:val="en"/>
                  </w:rPr>
                  <w:delText>万元</w:delText>
                </w:r>
                <w:r w:rsidDel="00964E30">
                  <w:rPr>
                    <w:color w:val="000000"/>
                    <w:kern w:val="0"/>
                    <w:sz w:val="21"/>
                    <w:szCs w:val="21"/>
                    <w:lang w:val="en"/>
                  </w:rPr>
                  <w:delText>*13%</w:delText>
                </w:r>
                <w:r w:rsidDel="00964E30">
                  <w:rPr>
                    <w:rFonts w:hint="eastAsia"/>
                    <w:color w:val="000000"/>
                    <w:kern w:val="0"/>
                    <w:sz w:val="21"/>
                    <w:szCs w:val="21"/>
                  </w:rPr>
                  <w:delText>+</w:delText>
                </w:r>
                <w:r w:rsidDel="00964E30">
                  <w:rPr>
                    <w:rFonts w:hint="eastAsia"/>
                    <w:color w:val="000000"/>
                    <w:kern w:val="0"/>
                    <w:sz w:val="21"/>
                    <w:szCs w:val="21"/>
                  </w:rPr>
                  <w:delText>存货转让收入</w:delText>
                </w:r>
                <w:r w:rsidDel="00964E30">
                  <w:rPr>
                    <w:rFonts w:hint="eastAsia"/>
                    <w:color w:val="000000"/>
                    <w:kern w:val="0"/>
                    <w:sz w:val="21"/>
                    <w:szCs w:val="21"/>
                  </w:rPr>
                  <w:delText>3,667.63</w:delText>
                </w:r>
                <w:r w:rsidDel="00964E30">
                  <w:rPr>
                    <w:rFonts w:hint="eastAsia"/>
                    <w:color w:val="000000"/>
                    <w:kern w:val="0"/>
                    <w:sz w:val="21"/>
                    <w:szCs w:val="21"/>
                  </w:rPr>
                  <w:delText>万元</w:delText>
                </w:r>
                <w:r w:rsidDel="00964E30">
                  <w:rPr>
                    <w:rFonts w:hint="eastAsia"/>
                    <w:color w:val="000000"/>
                    <w:kern w:val="0"/>
                    <w:sz w:val="21"/>
                    <w:szCs w:val="21"/>
                  </w:rPr>
                  <w:delText>*9%</w:delText>
                </w:r>
                <w:r w:rsidDel="00964E30">
                  <w:rPr>
                    <w:color w:val="000000"/>
                    <w:kern w:val="0"/>
                    <w:sz w:val="21"/>
                    <w:szCs w:val="21"/>
                    <w:lang w:val="en"/>
                  </w:rPr>
                  <w:delText xml:space="preserve">= </w:delText>
                </w:r>
                <w:r w:rsidDel="00964E30">
                  <w:rPr>
                    <w:rFonts w:hint="eastAsia"/>
                    <w:color w:val="000000"/>
                    <w:kern w:val="0"/>
                    <w:sz w:val="21"/>
                    <w:szCs w:val="21"/>
                  </w:rPr>
                  <w:delText>3,124.20</w:delText>
                </w:r>
                <w:r w:rsidDel="00964E30">
                  <w:rPr>
                    <w:color w:val="000000"/>
                    <w:kern w:val="0"/>
                    <w:sz w:val="21"/>
                    <w:szCs w:val="21"/>
                    <w:lang w:val="en"/>
                  </w:rPr>
                  <w:delText>万元</w:delText>
                </w:r>
              </w:del>
            </w:ins>
          </w:p>
          <w:p w14:paraId="2A57FC34" w14:textId="36FEF6F3" w:rsidR="005F457E" w:rsidDel="00964E30" w:rsidRDefault="00000000">
            <w:pPr>
              <w:widowControl/>
              <w:spacing w:after="0" w:line="240" w:lineRule="auto"/>
              <w:ind w:firstLineChars="0" w:firstLine="0"/>
              <w:textAlignment w:val="auto"/>
              <w:rPr>
                <w:ins w:id="8175" w:author="Kelly Tan" w:date="2026-07-08T11:13:00Z"/>
                <w:del w:id="8176" w:author="Si-yuan LIU" w:date="2026-07-24T14:26:00Z" w16du:dateUtc="2026-07-24T06:26:00Z"/>
                <w:color w:val="000000"/>
                <w:kern w:val="0"/>
                <w:sz w:val="21"/>
                <w:szCs w:val="21"/>
                <w:lang w:val="en"/>
              </w:rPr>
            </w:pPr>
            <w:ins w:id="8177" w:author="Kelly Tan" w:date="2026-07-08T11:13:00Z">
              <w:del w:id="8178" w:author="Si-yuan LIU" w:date="2026-07-24T14:26:00Z" w16du:dateUtc="2026-07-24T06:26:00Z">
                <w:r w:rsidDel="00964E30">
                  <w:rPr>
                    <w:color w:val="000000"/>
                    <w:kern w:val="0"/>
                    <w:sz w:val="21"/>
                    <w:szCs w:val="21"/>
                    <w:lang w:val="en"/>
                  </w:rPr>
                  <w:delText>应交增值税额</w:delText>
                </w:r>
                <w:r w:rsidDel="00964E30">
                  <w:rPr>
                    <w:color w:val="000000"/>
                    <w:kern w:val="0"/>
                    <w:sz w:val="21"/>
                    <w:szCs w:val="21"/>
                    <w:lang w:val="en"/>
                  </w:rPr>
                  <w:delText>=</w:delText>
                </w:r>
                <w:r w:rsidDel="00964E30">
                  <w:rPr>
                    <w:color w:val="000000"/>
                    <w:kern w:val="0"/>
                    <w:sz w:val="21"/>
                    <w:szCs w:val="21"/>
                    <w:lang w:val="en"/>
                  </w:rPr>
                  <w:delText>销项税额</w:delText>
                </w:r>
                <w:r w:rsidDel="00964E30">
                  <w:rPr>
                    <w:color w:val="000000"/>
                    <w:kern w:val="0"/>
                    <w:sz w:val="21"/>
                    <w:szCs w:val="21"/>
                    <w:lang w:val="en"/>
                  </w:rPr>
                  <w:delText>-</w:delText>
                </w:r>
                <w:r w:rsidDel="00964E30">
                  <w:rPr>
                    <w:color w:val="000000"/>
                    <w:kern w:val="0"/>
                    <w:sz w:val="21"/>
                    <w:szCs w:val="21"/>
                    <w:lang w:val="en"/>
                  </w:rPr>
                  <w:delText>留抵税额</w:delText>
                </w:r>
                <w:r w:rsidDel="00964E30">
                  <w:rPr>
                    <w:color w:val="000000"/>
                    <w:kern w:val="0"/>
                    <w:sz w:val="21"/>
                    <w:szCs w:val="21"/>
                    <w:lang w:val="en"/>
                  </w:rPr>
                  <w:delText>=</w:delText>
                </w:r>
                <w:r w:rsidDel="00964E30">
                  <w:rPr>
                    <w:rFonts w:hint="eastAsia"/>
                    <w:color w:val="000000"/>
                    <w:kern w:val="0"/>
                    <w:sz w:val="21"/>
                    <w:szCs w:val="21"/>
                  </w:rPr>
                  <w:delText>3,124.20</w:delText>
                </w:r>
                <w:r w:rsidDel="00964E30">
                  <w:rPr>
                    <w:color w:val="000000"/>
                    <w:kern w:val="0"/>
                    <w:sz w:val="21"/>
                    <w:szCs w:val="21"/>
                    <w:lang w:val="en"/>
                  </w:rPr>
                  <w:delText>万元</w:delText>
                </w:r>
                <w:r w:rsidDel="00964E30">
                  <w:rPr>
                    <w:color w:val="000000"/>
                    <w:kern w:val="0"/>
                    <w:sz w:val="21"/>
                    <w:szCs w:val="21"/>
                    <w:lang w:val="en"/>
                  </w:rPr>
                  <w:delText>-</w:delText>
                </w:r>
                <w:r w:rsidDel="00964E30">
                  <w:rPr>
                    <w:rFonts w:hint="eastAsia"/>
                    <w:color w:val="000000"/>
                    <w:kern w:val="0"/>
                    <w:sz w:val="21"/>
                    <w:szCs w:val="21"/>
                  </w:rPr>
                  <w:delText>3,124.20</w:delText>
                </w:r>
                <w:r w:rsidDel="00964E30">
                  <w:rPr>
                    <w:color w:val="000000"/>
                    <w:kern w:val="0"/>
                    <w:sz w:val="21"/>
                    <w:szCs w:val="21"/>
                    <w:lang w:val="en"/>
                  </w:rPr>
                  <w:delText>万元</w:delText>
                </w:r>
                <w:r w:rsidDel="00964E30">
                  <w:rPr>
                    <w:color w:val="000000"/>
                    <w:kern w:val="0"/>
                    <w:sz w:val="21"/>
                    <w:szCs w:val="21"/>
                    <w:lang w:val="en"/>
                  </w:rPr>
                  <w:delText>=0</w:delText>
                </w:r>
              </w:del>
            </w:ins>
          </w:p>
          <w:p w14:paraId="0C7315E9" w14:textId="745AF96B" w:rsidR="005F457E" w:rsidDel="00964E30" w:rsidRDefault="00000000">
            <w:pPr>
              <w:widowControl/>
              <w:spacing w:after="0" w:line="240" w:lineRule="auto"/>
              <w:ind w:firstLineChars="0" w:firstLine="0"/>
              <w:textAlignment w:val="auto"/>
              <w:rPr>
                <w:ins w:id="8179" w:author="Kelly Tan" w:date="2026-07-08T11:13:00Z"/>
                <w:del w:id="8180" w:author="Si-yuan LIU" w:date="2026-07-24T14:26:00Z" w16du:dateUtc="2026-07-24T06:26:00Z"/>
                <w:color w:val="000000"/>
                <w:kern w:val="0"/>
                <w:sz w:val="21"/>
                <w:szCs w:val="21"/>
              </w:rPr>
            </w:pPr>
            <w:ins w:id="8181" w:author="Kelly Tan" w:date="2026-07-08T11:13:00Z">
              <w:del w:id="8182" w:author="Si-yuan LIU" w:date="2026-07-24T14:26:00Z" w16du:dateUtc="2026-07-24T06:26:00Z">
                <w:r w:rsidDel="00964E30">
                  <w:rPr>
                    <w:rFonts w:hint="eastAsia"/>
                    <w:color w:val="000000"/>
                    <w:kern w:val="0"/>
                    <w:sz w:val="21"/>
                    <w:szCs w:val="21"/>
                    <w:lang w:val="en"/>
                  </w:rPr>
                  <w:delText>（</w:delText>
                </w:r>
                <w:r w:rsidDel="00964E30">
                  <w:rPr>
                    <w:rFonts w:hint="eastAsia"/>
                    <w:color w:val="000000"/>
                    <w:kern w:val="0"/>
                    <w:sz w:val="21"/>
                    <w:szCs w:val="21"/>
                  </w:rPr>
                  <w:delText>3</w:delText>
                </w:r>
                <w:r w:rsidDel="00964E30">
                  <w:rPr>
                    <w:rFonts w:hint="eastAsia"/>
                    <w:color w:val="000000"/>
                    <w:kern w:val="0"/>
                    <w:sz w:val="21"/>
                    <w:szCs w:val="21"/>
                    <w:lang w:val="en"/>
                  </w:rPr>
                  <w:delText>）</w:delText>
                </w:r>
                <w:r w:rsidDel="00964E30">
                  <w:rPr>
                    <w:rFonts w:hint="eastAsia"/>
                    <w:color w:val="000000"/>
                    <w:kern w:val="0"/>
                    <w:sz w:val="21"/>
                    <w:szCs w:val="21"/>
                  </w:rPr>
                  <w:delText>期后留抵税项</w:delText>
                </w:r>
                <w:r w:rsidDel="00964E30">
                  <w:rPr>
                    <w:rFonts w:hint="eastAsia"/>
                    <w:color w:val="000000"/>
                    <w:kern w:val="0"/>
                    <w:sz w:val="21"/>
                    <w:szCs w:val="21"/>
                  </w:rPr>
                  <w:delText>=</w:delText>
                </w:r>
                <w:r w:rsidDel="00964E30">
                  <w:rPr>
                    <w:rFonts w:hint="eastAsia"/>
                    <w:color w:val="000000"/>
                    <w:kern w:val="0"/>
                    <w:sz w:val="21"/>
                    <w:szCs w:val="21"/>
                  </w:rPr>
                  <w:delText>预缴增值税额</w:delText>
                </w:r>
                <w:r w:rsidDel="00964E30">
                  <w:rPr>
                    <w:rFonts w:hint="eastAsia"/>
                    <w:color w:val="000000"/>
                    <w:kern w:val="0"/>
                    <w:sz w:val="21"/>
                    <w:szCs w:val="21"/>
                  </w:rPr>
                  <w:delText>+</w:delText>
                </w:r>
                <w:r w:rsidDel="00964E30">
                  <w:rPr>
                    <w:rFonts w:hint="eastAsia"/>
                    <w:color w:val="000000"/>
                    <w:kern w:val="0"/>
                    <w:sz w:val="21"/>
                    <w:szCs w:val="21"/>
                  </w:rPr>
                  <w:delText>当期申报未抵扣留抵税额</w:delText>
                </w:r>
                <w:r w:rsidDel="00964E30">
                  <w:rPr>
                    <w:rFonts w:hint="eastAsia"/>
                    <w:color w:val="000000"/>
                    <w:kern w:val="0"/>
                    <w:sz w:val="21"/>
                    <w:szCs w:val="21"/>
                  </w:rPr>
                  <w:delText>=1,374.88</w:delText>
                </w:r>
                <w:r w:rsidDel="00964E30">
                  <w:rPr>
                    <w:rFonts w:hint="eastAsia"/>
                    <w:color w:val="000000"/>
                    <w:kern w:val="0"/>
                    <w:sz w:val="21"/>
                    <w:szCs w:val="21"/>
                  </w:rPr>
                  <w:delText>万元</w:delText>
                </w:r>
                <w:r w:rsidDel="00964E30">
                  <w:rPr>
                    <w:rFonts w:hint="eastAsia"/>
                    <w:color w:val="000000"/>
                    <w:kern w:val="0"/>
                    <w:sz w:val="21"/>
                    <w:szCs w:val="21"/>
                  </w:rPr>
                  <w:delText>+</w:delText>
                </w:r>
                <w:r w:rsidDel="00964E30">
                  <w:rPr>
                    <w:color w:val="000000"/>
                    <w:kern w:val="0"/>
                    <w:sz w:val="21"/>
                    <w:szCs w:val="21"/>
                    <w:lang w:val="en"/>
                  </w:rPr>
                  <w:delText>5,</w:delText>
                </w:r>
                <w:r w:rsidDel="00964E30">
                  <w:rPr>
                    <w:rFonts w:hint="eastAsia"/>
                    <w:color w:val="000000"/>
                    <w:kern w:val="0"/>
                    <w:sz w:val="21"/>
                    <w:szCs w:val="21"/>
                  </w:rPr>
                  <w:delText>059.49</w:delText>
                </w:r>
                <w:r w:rsidDel="00964E30">
                  <w:rPr>
                    <w:color w:val="000000"/>
                    <w:kern w:val="0"/>
                    <w:sz w:val="21"/>
                    <w:szCs w:val="21"/>
                    <w:lang w:val="en"/>
                  </w:rPr>
                  <w:delText>万元</w:delText>
                </w:r>
                <w:r w:rsidDel="00964E30">
                  <w:rPr>
                    <w:rFonts w:hint="eastAsia"/>
                    <w:color w:val="000000"/>
                    <w:kern w:val="0"/>
                    <w:sz w:val="21"/>
                    <w:szCs w:val="21"/>
                  </w:rPr>
                  <w:delText>-3,124.20</w:delText>
                </w:r>
                <w:r w:rsidDel="00964E30">
                  <w:rPr>
                    <w:color w:val="000000"/>
                    <w:kern w:val="0"/>
                    <w:sz w:val="21"/>
                    <w:szCs w:val="21"/>
                    <w:lang w:val="en"/>
                  </w:rPr>
                  <w:delText>万元</w:delText>
                </w:r>
                <w:r w:rsidDel="00964E30">
                  <w:rPr>
                    <w:rFonts w:hint="eastAsia"/>
                    <w:color w:val="000000"/>
                    <w:kern w:val="0"/>
                    <w:sz w:val="21"/>
                    <w:szCs w:val="21"/>
                  </w:rPr>
                  <w:delText>=3,310.17</w:delText>
                </w:r>
                <w:r w:rsidDel="00964E30">
                  <w:rPr>
                    <w:rFonts w:hint="eastAsia"/>
                    <w:color w:val="000000"/>
                    <w:kern w:val="0"/>
                    <w:sz w:val="21"/>
                    <w:szCs w:val="21"/>
                  </w:rPr>
                  <w:delText>万元</w:delText>
                </w:r>
              </w:del>
            </w:ins>
          </w:p>
        </w:tc>
        <w:tc>
          <w:tcPr>
            <w:tcW w:w="422" w:type="pct"/>
            <w:gridSpan w:val="2"/>
            <w:vAlign w:val="center"/>
            <w:tcPrChange w:id="8183" w:author="怡然 刘 [2]" w:date="2026-07-08T11:22:00Z">
              <w:tcPr>
                <w:tcW w:w="562" w:type="pct"/>
                <w:gridSpan w:val="2"/>
                <w:vAlign w:val="center"/>
              </w:tcPr>
            </w:tcPrChange>
          </w:tcPr>
          <w:p w14:paraId="361C35E8" w14:textId="0BDC86BD" w:rsidR="005F457E" w:rsidDel="00964E30" w:rsidRDefault="00000000">
            <w:pPr>
              <w:widowControl/>
              <w:spacing w:after="0" w:line="240" w:lineRule="auto"/>
              <w:ind w:firstLineChars="0" w:firstLine="0"/>
              <w:textAlignment w:val="auto"/>
              <w:rPr>
                <w:ins w:id="8184" w:author="Kelly Tan" w:date="2026-07-08T11:13:00Z"/>
                <w:del w:id="8185" w:author="Si-yuan LIU" w:date="2026-07-24T14:26:00Z" w16du:dateUtc="2026-07-24T06:26:00Z"/>
                <w:color w:val="000000"/>
                <w:kern w:val="0"/>
                <w:sz w:val="21"/>
                <w:szCs w:val="21"/>
              </w:rPr>
            </w:pPr>
            <w:ins w:id="8186" w:author="Kelly Tan" w:date="2026-07-08T11:13:00Z">
              <w:del w:id="8187" w:author="Si-yuan LIU" w:date="2026-07-24T14:26:00Z" w16du:dateUtc="2026-07-24T06:26:00Z">
                <w:r w:rsidDel="00964E30">
                  <w:rPr>
                    <w:rFonts w:hint="eastAsia"/>
                    <w:color w:val="000000"/>
                    <w:kern w:val="0"/>
                    <w:sz w:val="21"/>
                    <w:szCs w:val="21"/>
                  </w:rPr>
                  <w:delText>预缴</w:delText>
                </w:r>
                <w:r w:rsidDel="00964E30">
                  <w:rPr>
                    <w:rFonts w:hint="eastAsia"/>
                    <w:color w:val="000000"/>
                    <w:kern w:val="0"/>
                    <w:sz w:val="21"/>
                    <w:szCs w:val="21"/>
                  </w:rPr>
                  <w:delText>1,374.88</w:delText>
                </w:r>
                <w:r w:rsidDel="00964E30">
                  <w:rPr>
                    <w:rFonts w:hint="eastAsia"/>
                    <w:color w:val="000000"/>
                    <w:kern w:val="0"/>
                    <w:sz w:val="21"/>
                    <w:szCs w:val="21"/>
                  </w:rPr>
                  <w:delText>，当期</w:delText>
                </w:r>
                <w:r w:rsidDel="00964E30">
                  <w:rPr>
                    <w:rFonts w:hint="eastAsia"/>
                    <w:color w:val="000000"/>
                    <w:kern w:val="0"/>
                    <w:sz w:val="21"/>
                    <w:szCs w:val="21"/>
                  </w:rPr>
                  <w:delText>0</w:delText>
                </w:r>
              </w:del>
            </w:ins>
          </w:p>
        </w:tc>
        <w:tc>
          <w:tcPr>
            <w:tcW w:w="421" w:type="pct"/>
            <w:gridSpan w:val="3"/>
            <w:vAlign w:val="center"/>
            <w:tcPrChange w:id="8188" w:author="怡然 刘 [2]" w:date="2026-07-08T11:22:00Z">
              <w:tcPr>
                <w:tcW w:w="393" w:type="pct"/>
                <w:gridSpan w:val="5"/>
                <w:vAlign w:val="center"/>
              </w:tcPr>
            </w:tcPrChange>
          </w:tcPr>
          <w:p w14:paraId="734CC9D6" w14:textId="2AEA5DA0" w:rsidR="005F457E" w:rsidDel="00964E30" w:rsidRDefault="00000000">
            <w:pPr>
              <w:widowControl/>
              <w:spacing w:after="0" w:line="240" w:lineRule="auto"/>
              <w:ind w:firstLineChars="0" w:firstLine="0"/>
              <w:textAlignment w:val="auto"/>
              <w:rPr>
                <w:ins w:id="8189" w:author="Kelly Tan" w:date="2026-07-08T11:13:00Z"/>
                <w:del w:id="8190" w:author="Si-yuan LIU" w:date="2026-07-24T14:26:00Z" w16du:dateUtc="2026-07-24T06:26:00Z"/>
                <w:color w:val="000000"/>
                <w:kern w:val="0"/>
                <w:sz w:val="21"/>
                <w:szCs w:val="21"/>
              </w:rPr>
            </w:pPr>
            <w:ins w:id="8191" w:author="Kelly Tan" w:date="2026-07-08T11:13:00Z">
              <w:del w:id="8192" w:author="Si-yuan LIU" w:date="2026-07-24T14:26:00Z" w16du:dateUtc="2026-07-24T06:26:00Z">
                <w:r w:rsidDel="00964E30">
                  <w:rPr>
                    <w:color w:val="000000"/>
                    <w:kern w:val="0"/>
                    <w:sz w:val="21"/>
                    <w:szCs w:val="21"/>
                    <w:lang w:val="en"/>
                  </w:rPr>
                  <w:delText>/</w:delText>
                </w:r>
              </w:del>
            </w:ins>
          </w:p>
        </w:tc>
        <w:tc>
          <w:tcPr>
            <w:tcW w:w="414" w:type="pct"/>
            <w:gridSpan w:val="2"/>
            <w:vAlign w:val="center"/>
            <w:tcPrChange w:id="8193" w:author="怡然 刘 [2]" w:date="2026-07-08T11:22:00Z">
              <w:tcPr>
                <w:tcW w:w="565" w:type="pct"/>
                <w:gridSpan w:val="5"/>
                <w:vAlign w:val="center"/>
              </w:tcPr>
            </w:tcPrChange>
          </w:tcPr>
          <w:p w14:paraId="63E81EA9" w14:textId="0B093BF9" w:rsidR="005F457E" w:rsidDel="00964E30" w:rsidRDefault="00000000">
            <w:pPr>
              <w:widowControl/>
              <w:spacing w:after="0" w:line="240" w:lineRule="auto"/>
              <w:ind w:firstLineChars="0" w:firstLine="0"/>
              <w:textAlignment w:val="auto"/>
              <w:rPr>
                <w:ins w:id="8194" w:author="Kelly Tan" w:date="2026-07-08T11:13:00Z"/>
                <w:del w:id="8195" w:author="Si-yuan LIU" w:date="2026-07-24T14:26:00Z" w16du:dateUtc="2026-07-24T06:26:00Z"/>
                <w:color w:val="000000"/>
                <w:kern w:val="0"/>
                <w:sz w:val="21"/>
                <w:szCs w:val="21"/>
              </w:rPr>
            </w:pPr>
            <w:ins w:id="8196" w:author="Kelly Tan" w:date="2026-07-08T11:13:00Z">
              <w:del w:id="8197" w:author="Si-yuan LIU" w:date="2026-07-24T14:26:00Z" w16du:dateUtc="2026-07-24T06:26:00Z">
                <w:r w:rsidDel="00964E30">
                  <w:rPr>
                    <w:rFonts w:hint="eastAsia"/>
                    <w:color w:val="000000"/>
                    <w:kern w:val="0"/>
                    <w:sz w:val="21"/>
                    <w:szCs w:val="21"/>
                  </w:rPr>
                  <w:delText>国家税务总局广州市南沙区税务局</w:delText>
                </w:r>
              </w:del>
            </w:ins>
          </w:p>
        </w:tc>
        <w:tc>
          <w:tcPr>
            <w:tcW w:w="441" w:type="pct"/>
            <w:gridSpan w:val="5"/>
            <w:vAlign w:val="center"/>
            <w:tcPrChange w:id="8198" w:author="怡然 刘 [2]" w:date="2026-07-08T11:22:00Z">
              <w:tcPr>
                <w:tcW w:w="521" w:type="pct"/>
                <w:gridSpan w:val="7"/>
                <w:vAlign w:val="center"/>
              </w:tcPr>
            </w:tcPrChange>
          </w:tcPr>
          <w:p w14:paraId="5AED266A" w14:textId="6B596CF0" w:rsidR="005F457E" w:rsidDel="00964E30" w:rsidRDefault="00000000">
            <w:pPr>
              <w:widowControl/>
              <w:spacing w:after="0" w:line="240" w:lineRule="auto"/>
              <w:ind w:firstLineChars="0" w:firstLine="0"/>
              <w:textAlignment w:val="auto"/>
              <w:rPr>
                <w:ins w:id="8199" w:author="Kelly Tan" w:date="2026-07-08T11:13:00Z"/>
                <w:del w:id="8200" w:author="Si-yuan LIU" w:date="2026-07-24T14:26:00Z" w16du:dateUtc="2026-07-24T06:26:00Z"/>
                <w:color w:val="000000"/>
                <w:kern w:val="0"/>
                <w:sz w:val="21"/>
                <w:szCs w:val="21"/>
              </w:rPr>
            </w:pPr>
            <w:ins w:id="8201" w:author="Kelly Tan" w:date="2026-07-08T11:13:00Z">
              <w:del w:id="8202" w:author="Si-yuan LIU" w:date="2026-07-24T14:26:00Z" w16du:dateUtc="2026-07-24T06:26:00Z">
                <w:r w:rsidDel="00964E30">
                  <w:rPr>
                    <w:rFonts w:hint="eastAsia"/>
                    <w:color w:val="000000"/>
                    <w:kern w:val="0"/>
                    <w:sz w:val="21"/>
                    <w:szCs w:val="21"/>
                  </w:rPr>
                  <w:delText>奥融科技</w:delText>
                </w:r>
              </w:del>
            </w:ins>
          </w:p>
        </w:tc>
      </w:tr>
      <w:tr w:rsidR="005F457E" w:rsidDel="00964E30" w14:paraId="10475FFD" w14:textId="7A28FB60" w:rsidTr="005F457E">
        <w:trPr>
          <w:gridAfter w:val="2"/>
          <w:wAfter w:w="97" w:type="dxa"/>
          <w:trHeight w:val="550"/>
          <w:jc w:val="center"/>
          <w:ins w:id="8203" w:author="Kelly Tan" w:date="2026-07-08T11:13:00Z"/>
          <w:del w:id="8204" w:author="Si-yuan LIU" w:date="2026-07-24T14:26:00Z" w16du:dateUtc="2026-07-24T06:26:00Z"/>
          <w:trPrChange w:id="8205" w:author="Kelly Tan" w:date="2026-07-08T11:15:00Z">
            <w:trPr>
              <w:gridAfter w:val="2"/>
              <w:wAfter w:w="113" w:type="dxa"/>
              <w:trHeight w:val="550"/>
              <w:jc w:val="center"/>
            </w:trPr>
          </w:trPrChange>
        </w:trPr>
        <w:tc>
          <w:tcPr>
            <w:tcW w:w="356" w:type="pct"/>
            <w:vMerge/>
            <w:vAlign w:val="center"/>
            <w:tcPrChange w:id="8206" w:author="Kelly Tan" w:date="2026-07-08T11:15:00Z">
              <w:tcPr>
                <w:tcW w:w="371" w:type="pct"/>
                <w:vMerge/>
                <w:vAlign w:val="center"/>
              </w:tcPr>
            </w:tcPrChange>
          </w:tcPr>
          <w:p w14:paraId="0D59D6FF" w14:textId="213F6390" w:rsidR="005F457E" w:rsidDel="00964E30" w:rsidRDefault="005F457E">
            <w:pPr>
              <w:widowControl/>
              <w:spacing w:after="0" w:line="240" w:lineRule="auto"/>
              <w:ind w:firstLineChars="0" w:firstLine="0"/>
              <w:jc w:val="left"/>
              <w:textAlignment w:val="auto"/>
              <w:rPr>
                <w:ins w:id="8207" w:author="Kelly Tan" w:date="2026-07-08T11:13:00Z"/>
                <w:del w:id="8208" w:author="Si-yuan LIU" w:date="2026-07-24T14:26:00Z" w16du:dateUtc="2026-07-24T06:26:00Z"/>
                <w:color w:val="000000"/>
                <w:kern w:val="0"/>
                <w:sz w:val="21"/>
                <w:szCs w:val="21"/>
              </w:rPr>
            </w:pPr>
          </w:p>
        </w:tc>
        <w:tc>
          <w:tcPr>
            <w:tcW w:w="167" w:type="pct"/>
            <w:gridSpan w:val="2"/>
            <w:vAlign w:val="center"/>
            <w:tcPrChange w:id="8209" w:author="Kelly Tan" w:date="2026-07-08T11:15:00Z">
              <w:tcPr>
                <w:tcW w:w="152" w:type="pct"/>
                <w:gridSpan w:val="3"/>
                <w:vAlign w:val="center"/>
              </w:tcPr>
            </w:tcPrChange>
          </w:tcPr>
          <w:p w14:paraId="4A99AFAE" w14:textId="522CAFBC" w:rsidR="005F457E" w:rsidDel="00964E30" w:rsidRDefault="00000000">
            <w:pPr>
              <w:widowControl/>
              <w:spacing w:after="0" w:line="240" w:lineRule="auto"/>
              <w:ind w:firstLineChars="0" w:firstLine="0"/>
              <w:jc w:val="center"/>
              <w:textAlignment w:val="auto"/>
              <w:rPr>
                <w:ins w:id="8210" w:author="Kelly Tan" w:date="2026-07-08T11:13:00Z"/>
                <w:del w:id="8211" w:author="Si-yuan LIU" w:date="2026-07-24T14:26:00Z" w16du:dateUtc="2026-07-24T06:26:00Z"/>
                <w:color w:val="000000"/>
                <w:kern w:val="0"/>
                <w:sz w:val="21"/>
                <w:szCs w:val="21"/>
              </w:rPr>
            </w:pPr>
            <w:ins w:id="8212" w:author="Kelly Tan" w:date="2026-07-08T11:13:00Z">
              <w:del w:id="8213" w:author="Si-yuan LIU" w:date="2026-07-24T14:26:00Z" w16du:dateUtc="2026-07-24T06:26:00Z">
                <w:r w:rsidDel="00964E30">
                  <w:rPr>
                    <w:rFonts w:hint="eastAsia"/>
                    <w:color w:val="000000"/>
                    <w:kern w:val="0"/>
                    <w:sz w:val="21"/>
                    <w:szCs w:val="21"/>
                  </w:rPr>
                  <w:delText>土地增值税</w:delText>
                </w:r>
              </w:del>
            </w:ins>
          </w:p>
        </w:tc>
        <w:tc>
          <w:tcPr>
            <w:tcW w:w="509" w:type="pct"/>
            <w:vAlign w:val="center"/>
            <w:tcPrChange w:id="8214" w:author="Kelly Tan" w:date="2026-07-08T11:15:00Z">
              <w:tcPr>
                <w:tcW w:w="132" w:type="pct"/>
                <w:gridSpan w:val="2"/>
                <w:vAlign w:val="center"/>
              </w:tcPr>
            </w:tcPrChange>
          </w:tcPr>
          <w:p w14:paraId="04F58526" w14:textId="22B58A6F" w:rsidR="005F457E" w:rsidDel="00964E30" w:rsidRDefault="00000000">
            <w:pPr>
              <w:widowControl/>
              <w:spacing w:after="0" w:line="240" w:lineRule="auto"/>
              <w:ind w:firstLineChars="0" w:firstLine="0"/>
              <w:textAlignment w:val="auto"/>
              <w:rPr>
                <w:ins w:id="8215" w:author="Kelly Tan" w:date="2026-07-08T11:13:00Z"/>
                <w:del w:id="8216" w:author="Si-yuan LIU" w:date="2026-07-24T14:26:00Z" w16du:dateUtc="2026-07-24T06:26:00Z"/>
                <w:color w:val="000000"/>
                <w:kern w:val="0"/>
                <w:sz w:val="21"/>
                <w:szCs w:val="21"/>
              </w:rPr>
            </w:pPr>
            <w:ins w:id="8217" w:author="Kelly Tan" w:date="2026-07-08T11:13:00Z">
              <w:del w:id="8218" w:author="Si-yuan LIU" w:date="2026-07-24T14:26:00Z" w16du:dateUtc="2026-07-24T06:26:00Z">
                <w:r w:rsidDel="00964E30">
                  <w:rPr>
                    <w:rFonts w:hint="eastAsia"/>
                    <w:color w:val="000000"/>
                    <w:kern w:val="0"/>
                    <w:sz w:val="21"/>
                    <w:szCs w:val="21"/>
                    <w:lang w:val="en"/>
                  </w:rPr>
                  <w:delText>是</w:delText>
                </w:r>
              </w:del>
            </w:ins>
          </w:p>
        </w:tc>
        <w:tc>
          <w:tcPr>
            <w:tcW w:w="2270" w:type="pct"/>
            <w:gridSpan w:val="6"/>
            <w:vAlign w:val="center"/>
            <w:tcPrChange w:id="8219" w:author="Kelly Tan" w:date="2026-07-08T11:15:00Z">
              <w:tcPr>
                <w:tcW w:w="2303" w:type="pct"/>
                <w:gridSpan w:val="9"/>
                <w:vAlign w:val="center"/>
              </w:tcPr>
            </w:tcPrChange>
          </w:tcPr>
          <w:p w14:paraId="5A01BB99" w14:textId="435D7C38" w:rsidR="005F457E" w:rsidDel="00964E30" w:rsidRDefault="00000000">
            <w:pPr>
              <w:widowControl/>
              <w:spacing w:after="0" w:line="240" w:lineRule="auto"/>
              <w:ind w:firstLineChars="0" w:firstLine="0"/>
              <w:textAlignment w:val="auto"/>
              <w:rPr>
                <w:ins w:id="8220" w:author="Kelly Tan" w:date="2026-07-08T11:13:00Z"/>
                <w:del w:id="8221" w:author="Si-yuan LIU" w:date="2026-07-24T14:26:00Z" w16du:dateUtc="2026-07-24T06:26:00Z"/>
                <w:color w:val="000000"/>
                <w:kern w:val="0"/>
                <w:sz w:val="21"/>
                <w:szCs w:val="21"/>
                <w:lang w:val="en"/>
              </w:rPr>
            </w:pPr>
            <w:ins w:id="8222" w:author="Kelly Tan" w:date="2026-07-08T11:13:00Z">
              <w:del w:id="8223" w:author="Si-yuan LIU" w:date="2026-07-24T14:26:00Z" w16du:dateUtc="2026-07-24T06:26:00Z">
                <w:r w:rsidDel="00964E30">
                  <w:rPr>
                    <w:rFonts w:hint="eastAsia"/>
                    <w:color w:val="000000"/>
                    <w:kern w:val="0"/>
                    <w:sz w:val="21"/>
                    <w:szCs w:val="21"/>
                    <w:lang w:val="en"/>
                  </w:rPr>
                  <w:delText>奥融科技将</w:delText>
                </w:r>
                <w:r w:rsidDel="00964E30">
                  <w:rPr>
                    <w:color w:val="000000"/>
                    <w:kern w:val="0"/>
                    <w:sz w:val="21"/>
                    <w:szCs w:val="21"/>
                    <w:lang w:val="en"/>
                  </w:rPr>
                  <w:delText>3</w:delText>
                </w:r>
                <w:r w:rsidDel="00964E30">
                  <w:rPr>
                    <w:rFonts w:hint="eastAsia"/>
                    <w:color w:val="000000"/>
                    <w:kern w:val="0"/>
                    <w:sz w:val="21"/>
                    <w:szCs w:val="21"/>
                    <w:lang w:val="en"/>
                  </w:rPr>
                  <w:delText>、</w:delText>
                </w:r>
                <w:r w:rsidDel="00964E30">
                  <w:rPr>
                    <w:color w:val="000000"/>
                    <w:kern w:val="0"/>
                    <w:sz w:val="21"/>
                    <w:szCs w:val="21"/>
                    <w:lang w:val="en"/>
                  </w:rPr>
                  <w:delText>4</w:delText>
                </w:r>
                <w:r w:rsidDel="00964E30">
                  <w:rPr>
                    <w:rFonts w:hint="eastAsia"/>
                    <w:color w:val="000000"/>
                    <w:kern w:val="0"/>
                    <w:sz w:val="21"/>
                    <w:szCs w:val="21"/>
                    <w:lang w:val="en"/>
                  </w:rPr>
                  <w:delText>号楼所在</w:delText>
                </w:r>
                <w:r w:rsidDel="00964E30">
                  <w:rPr>
                    <w:color w:val="000000"/>
                    <w:kern w:val="0"/>
                    <w:sz w:val="21"/>
                    <w:szCs w:val="21"/>
                    <w:lang w:val="en"/>
                  </w:rPr>
                  <w:delText>地块</w:delText>
                </w:r>
                <w:r w:rsidDel="00964E30">
                  <w:rPr>
                    <w:rFonts w:hint="eastAsia"/>
                    <w:color w:val="000000"/>
                    <w:kern w:val="0"/>
                    <w:sz w:val="21"/>
                    <w:szCs w:val="21"/>
                    <w:lang w:val="en"/>
                  </w:rPr>
                  <w:delText>土地使用权及地上建筑物</w:delText>
                </w:r>
                <w:r w:rsidDel="00964E30">
                  <w:rPr>
                    <w:rFonts w:hint="eastAsia"/>
                    <w:color w:val="000000"/>
                    <w:kern w:val="0"/>
                    <w:sz w:val="21"/>
                    <w:szCs w:val="21"/>
                  </w:rPr>
                  <w:delText>和存货</w:delText>
                </w:r>
                <w:r w:rsidDel="00964E30">
                  <w:rPr>
                    <w:rFonts w:hint="eastAsia"/>
                    <w:color w:val="000000"/>
                    <w:kern w:val="0"/>
                    <w:sz w:val="21"/>
                    <w:szCs w:val="21"/>
                    <w:lang w:val="en"/>
                  </w:rPr>
                  <w:delText>转让</w:delText>
                </w:r>
                <w:r w:rsidDel="00964E30">
                  <w:rPr>
                    <w:color w:val="000000"/>
                    <w:kern w:val="0"/>
                    <w:sz w:val="21"/>
                    <w:szCs w:val="21"/>
                    <w:lang w:val="en"/>
                  </w:rPr>
                  <w:delText>予</w:delText>
                </w:r>
                <w:r w:rsidDel="00964E30">
                  <w:rPr>
                    <w:rFonts w:hint="eastAsia"/>
                    <w:color w:val="000000"/>
                    <w:kern w:val="0"/>
                    <w:sz w:val="21"/>
                    <w:szCs w:val="21"/>
                  </w:rPr>
                  <w:delText>昊盈科技</w:delText>
                </w:r>
                <w:r w:rsidDel="00964E30">
                  <w:rPr>
                    <w:rFonts w:hint="eastAsia"/>
                    <w:color w:val="000000"/>
                    <w:kern w:val="0"/>
                    <w:sz w:val="21"/>
                    <w:szCs w:val="21"/>
                    <w:lang w:val="en"/>
                  </w:rPr>
                  <w:delText>，土地、房屋建筑物</w:delText>
                </w:r>
                <w:r w:rsidDel="00964E30">
                  <w:rPr>
                    <w:rFonts w:hint="eastAsia"/>
                    <w:color w:val="000000"/>
                    <w:kern w:val="0"/>
                    <w:sz w:val="21"/>
                    <w:szCs w:val="21"/>
                  </w:rPr>
                  <w:delText>和存货</w:delText>
                </w:r>
                <w:r w:rsidDel="00964E30">
                  <w:rPr>
                    <w:rFonts w:hint="eastAsia"/>
                    <w:color w:val="000000"/>
                    <w:kern w:val="0"/>
                    <w:sz w:val="21"/>
                    <w:szCs w:val="21"/>
                    <w:lang w:val="en"/>
                  </w:rPr>
                  <w:delText>转让收入</w:delText>
                </w:r>
                <w:r w:rsidDel="00964E30">
                  <w:rPr>
                    <w:rFonts w:hint="eastAsia"/>
                    <w:color w:val="000000"/>
                    <w:kern w:val="0"/>
                    <w:sz w:val="21"/>
                    <w:szCs w:val="21"/>
                  </w:rPr>
                  <w:delText>26,488.52</w:delText>
                </w:r>
                <w:r w:rsidDel="00964E30">
                  <w:rPr>
                    <w:rFonts w:hint="eastAsia"/>
                    <w:color w:val="000000"/>
                    <w:kern w:val="0"/>
                    <w:sz w:val="21"/>
                    <w:szCs w:val="21"/>
                    <w:lang w:val="en"/>
                  </w:rPr>
                  <w:delText>万元，土地、房屋建筑物计税基础</w:delText>
                </w:r>
                <w:r w:rsidDel="00964E30">
                  <w:rPr>
                    <w:rFonts w:hint="eastAsia"/>
                    <w:color w:val="000000"/>
                    <w:kern w:val="0"/>
                    <w:sz w:val="21"/>
                    <w:szCs w:val="21"/>
                  </w:rPr>
                  <w:delText>26,488.52</w:delText>
                </w:r>
                <w:r w:rsidDel="00964E30">
                  <w:rPr>
                    <w:rFonts w:hint="eastAsia"/>
                    <w:color w:val="000000"/>
                    <w:kern w:val="0"/>
                    <w:sz w:val="21"/>
                    <w:szCs w:val="21"/>
                    <w:lang w:val="en"/>
                  </w:rPr>
                  <w:delText>万元，增值额为零，无需缴纳土地增值税</w:delText>
                </w:r>
              </w:del>
            </w:ins>
          </w:p>
          <w:p w14:paraId="0F86D0A6" w14:textId="04F7AA00" w:rsidR="005F457E" w:rsidDel="00964E30" w:rsidRDefault="00000000">
            <w:pPr>
              <w:widowControl/>
              <w:spacing w:after="0" w:line="240" w:lineRule="auto"/>
              <w:ind w:firstLineChars="0" w:firstLine="0"/>
              <w:textAlignment w:val="auto"/>
              <w:rPr>
                <w:ins w:id="8224" w:author="Kelly Tan" w:date="2026-07-08T11:13:00Z"/>
                <w:del w:id="8225" w:author="Si-yuan LIU" w:date="2026-07-24T14:26:00Z" w16du:dateUtc="2026-07-24T06:26:00Z"/>
                <w:color w:val="000000"/>
                <w:kern w:val="0"/>
                <w:sz w:val="21"/>
                <w:szCs w:val="21"/>
              </w:rPr>
            </w:pPr>
            <w:ins w:id="8226" w:author="Kelly Tan" w:date="2026-07-08T11:13:00Z">
              <w:del w:id="8227" w:author="Si-yuan LIU" w:date="2026-07-24T14:26:00Z" w16du:dateUtc="2026-07-24T06:26:00Z">
                <w:r w:rsidDel="00964E30">
                  <w:rPr>
                    <w:rFonts w:hint="eastAsia"/>
                    <w:color w:val="000000"/>
                    <w:kern w:val="0"/>
                    <w:sz w:val="21"/>
                    <w:szCs w:val="21"/>
                    <w:lang w:val="en"/>
                  </w:rPr>
                  <w:delText>政策依据：中华人民共和国土地增值税法</w:delText>
                </w:r>
              </w:del>
            </w:ins>
          </w:p>
        </w:tc>
        <w:tc>
          <w:tcPr>
            <w:tcW w:w="422" w:type="pct"/>
            <w:gridSpan w:val="2"/>
            <w:vAlign w:val="center"/>
            <w:tcPrChange w:id="8228" w:author="Kelly Tan" w:date="2026-07-08T11:15:00Z">
              <w:tcPr>
                <w:tcW w:w="562" w:type="pct"/>
                <w:gridSpan w:val="2"/>
                <w:vAlign w:val="center"/>
              </w:tcPr>
            </w:tcPrChange>
          </w:tcPr>
          <w:p w14:paraId="41FF31A4" w14:textId="683304BF" w:rsidR="005F457E" w:rsidDel="00964E30" w:rsidRDefault="00000000">
            <w:pPr>
              <w:widowControl/>
              <w:spacing w:after="0" w:line="240" w:lineRule="auto"/>
              <w:ind w:firstLineChars="0" w:firstLine="0"/>
              <w:textAlignment w:val="auto"/>
              <w:rPr>
                <w:ins w:id="8229" w:author="Kelly Tan" w:date="2026-07-08T11:13:00Z"/>
                <w:del w:id="8230" w:author="Si-yuan LIU" w:date="2026-07-24T14:26:00Z" w16du:dateUtc="2026-07-24T06:26:00Z"/>
                <w:color w:val="000000"/>
                <w:kern w:val="0"/>
                <w:sz w:val="21"/>
                <w:szCs w:val="21"/>
              </w:rPr>
            </w:pPr>
            <w:ins w:id="8231" w:author="Kelly Tan" w:date="2026-07-08T11:13:00Z">
              <w:del w:id="8232" w:author="Si-yuan LIU" w:date="2026-07-24T14:26:00Z" w16du:dateUtc="2026-07-24T06:26:00Z">
                <w:r w:rsidDel="00964E30">
                  <w:rPr>
                    <w:color w:val="000000"/>
                    <w:kern w:val="0"/>
                    <w:sz w:val="21"/>
                    <w:szCs w:val="21"/>
                  </w:rPr>
                  <w:delText>0</w:delText>
                </w:r>
              </w:del>
            </w:ins>
          </w:p>
        </w:tc>
        <w:tc>
          <w:tcPr>
            <w:tcW w:w="421" w:type="pct"/>
            <w:gridSpan w:val="3"/>
            <w:vAlign w:val="center"/>
            <w:tcPrChange w:id="8233" w:author="Kelly Tan" w:date="2026-07-08T11:15:00Z">
              <w:tcPr>
                <w:tcW w:w="393" w:type="pct"/>
                <w:gridSpan w:val="5"/>
                <w:vAlign w:val="center"/>
              </w:tcPr>
            </w:tcPrChange>
          </w:tcPr>
          <w:p w14:paraId="76204966" w14:textId="1A0FB9DD" w:rsidR="005F457E" w:rsidDel="00964E30" w:rsidRDefault="00000000">
            <w:pPr>
              <w:widowControl/>
              <w:spacing w:after="0" w:line="240" w:lineRule="auto"/>
              <w:ind w:firstLineChars="0" w:firstLine="0"/>
              <w:textAlignment w:val="auto"/>
              <w:rPr>
                <w:ins w:id="8234" w:author="Kelly Tan" w:date="2026-07-08T11:13:00Z"/>
                <w:del w:id="8235" w:author="Si-yuan LIU" w:date="2026-07-24T14:26:00Z" w16du:dateUtc="2026-07-24T06:26:00Z"/>
                <w:color w:val="000000"/>
                <w:kern w:val="0"/>
                <w:sz w:val="21"/>
                <w:szCs w:val="21"/>
              </w:rPr>
            </w:pPr>
            <w:ins w:id="8236" w:author="Kelly Tan" w:date="2026-07-08T11:13:00Z">
              <w:del w:id="8237" w:author="Si-yuan LIU" w:date="2026-07-24T14:26:00Z" w16du:dateUtc="2026-07-24T06:26:00Z">
                <w:r w:rsidDel="00964E30">
                  <w:rPr>
                    <w:color w:val="000000"/>
                    <w:kern w:val="0"/>
                    <w:sz w:val="21"/>
                    <w:szCs w:val="21"/>
                  </w:rPr>
                  <w:delText>/</w:delText>
                </w:r>
              </w:del>
            </w:ins>
          </w:p>
        </w:tc>
        <w:tc>
          <w:tcPr>
            <w:tcW w:w="414" w:type="pct"/>
            <w:gridSpan w:val="2"/>
            <w:vAlign w:val="center"/>
            <w:tcPrChange w:id="8238" w:author="Kelly Tan" w:date="2026-07-08T11:15:00Z">
              <w:tcPr>
                <w:tcW w:w="565" w:type="pct"/>
                <w:gridSpan w:val="5"/>
                <w:vAlign w:val="center"/>
              </w:tcPr>
            </w:tcPrChange>
          </w:tcPr>
          <w:p w14:paraId="4FACD2AD" w14:textId="5FDC42DB" w:rsidR="005F457E" w:rsidDel="00964E30" w:rsidRDefault="00000000">
            <w:pPr>
              <w:widowControl/>
              <w:spacing w:after="0" w:line="240" w:lineRule="auto"/>
              <w:ind w:firstLineChars="0" w:firstLine="0"/>
              <w:textAlignment w:val="auto"/>
              <w:rPr>
                <w:ins w:id="8239" w:author="Kelly Tan" w:date="2026-07-08T11:13:00Z"/>
                <w:del w:id="8240" w:author="Si-yuan LIU" w:date="2026-07-24T14:26:00Z" w16du:dateUtc="2026-07-24T06:26:00Z"/>
                <w:color w:val="000000"/>
                <w:kern w:val="0"/>
                <w:sz w:val="21"/>
                <w:szCs w:val="21"/>
              </w:rPr>
            </w:pPr>
            <w:ins w:id="8241" w:author="Kelly Tan" w:date="2026-07-08T11:13:00Z">
              <w:del w:id="8242" w:author="Si-yuan LIU" w:date="2026-07-24T14:26:00Z" w16du:dateUtc="2026-07-24T06:26:00Z">
                <w:r w:rsidDel="00964E30">
                  <w:rPr>
                    <w:rFonts w:hint="eastAsia"/>
                    <w:color w:val="000000"/>
                    <w:kern w:val="0"/>
                    <w:sz w:val="21"/>
                    <w:szCs w:val="21"/>
                  </w:rPr>
                  <w:delText>国家税务总局广州市南沙区税务局</w:delText>
                </w:r>
              </w:del>
            </w:ins>
          </w:p>
        </w:tc>
        <w:tc>
          <w:tcPr>
            <w:tcW w:w="441" w:type="pct"/>
            <w:gridSpan w:val="5"/>
            <w:vAlign w:val="center"/>
            <w:tcPrChange w:id="8243" w:author="Kelly Tan" w:date="2026-07-08T11:15:00Z">
              <w:tcPr>
                <w:tcW w:w="521" w:type="pct"/>
                <w:gridSpan w:val="7"/>
                <w:vAlign w:val="center"/>
              </w:tcPr>
            </w:tcPrChange>
          </w:tcPr>
          <w:p w14:paraId="341B242B" w14:textId="6417A52F" w:rsidR="005F457E" w:rsidDel="00964E30" w:rsidRDefault="00000000">
            <w:pPr>
              <w:widowControl/>
              <w:spacing w:after="0" w:line="240" w:lineRule="auto"/>
              <w:ind w:firstLineChars="0" w:firstLine="0"/>
              <w:textAlignment w:val="auto"/>
              <w:rPr>
                <w:ins w:id="8244" w:author="Kelly Tan" w:date="2026-07-08T11:13:00Z"/>
                <w:del w:id="8245" w:author="Si-yuan LIU" w:date="2026-07-24T14:26:00Z" w16du:dateUtc="2026-07-24T06:26:00Z"/>
                <w:color w:val="000000"/>
                <w:kern w:val="0"/>
                <w:sz w:val="21"/>
                <w:szCs w:val="21"/>
              </w:rPr>
            </w:pPr>
            <w:ins w:id="8246" w:author="Kelly Tan" w:date="2026-07-08T11:13:00Z">
              <w:del w:id="8247" w:author="Si-yuan LIU" w:date="2026-07-24T14:26:00Z" w16du:dateUtc="2026-07-24T06:26:00Z">
                <w:r w:rsidDel="00964E30">
                  <w:rPr>
                    <w:rFonts w:hint="eastAsia"/>
                    <w:color w:val="000000"/>
                    <w:kern w:val="0"/>
                    <w:sz w:val="21"/>
                    <w:szCs w:val="21"/>
                  </w:rPr>
                  <w:delText>奥融科技</w:delText>
                </w:r>
              </w:del>
            </w:ins>
          </w:p>
        </w:tc>
      </w:tr>
      <w:tr w:rsidR="005F457E" w:rsidDel="00964E30" w14:paraId="63FDE347" w14:textId="2351EC81" w:rsidTr="005F457E">
        <w:trPr>
          <w:gridAfter w:val="2"/>
          <w:wAfter w:w="97" w:type="dxa"/>
          <w:trHeight w:val="3040"/>
          <w:jc w:val="center"/>
          <w:ins w:id="8248" w:author="Kelly Tan" w:date="2026-07-08T11:13:00Z"/>
          <w:del w:id="8249" w:author="Si-yuan LIU" w:date="2026-07-24T14:26:00Z" w16du:dateUtc="2026-07-24T06:26:00Z"/>
          <w:trPrChange w:id="8250" w:author="Kelly Tan" w:date="2026-07-08T11:15:00Z">
            <w:trPr>
              <w:gridAfter w:val="2"/>
              <w:wAfter w:w="113" w:type="dxa"/>
              <w:trHeight w:val="3040"/>
              <w:jc w:val="center"/>
            </w:trPr>
          </w:trPrChange>
        </w:trPr>
        <w:tc>
          <w:tcPr>
            <w:tcW w:w="356" w:type="pct"/>
            <w:vMerge/>
            <w:vAlign w:val="center"/>
            <w:tcPrChange w:id="8251" w:author="Kelly Tan" w:date="2026-07-08T11:15:00Z">
              <w:tcPr>
                <w:tcW w:w="371" w:type="pct"/>
                <w:vMerge/>
                <w:vAlign w:val="center"/>
              </w:tcPr>
            </w:tcPrChange>
          </w:tcPr>
          <w:p w14:paraId="1D3A22A3" w14:textId="11408305" w:rsidR="005F457E" w:rsidDel="00964E30" w:rsidRDefault="005F457E">
            <w:pPr>
              <w:widowControl/>
              <w:spacing w:after="0" w:line="240" w:lineRule="auto"/>
              <w:ind w:firstLineChars="0" w:firstLine="0"/>
              <w:jc w:val="left"/>
              <w:textAlignment w:val="auto"/>
              <w:rPr>
                <w:ins w:id="8252" w:author="Kelly Tan" w:date="2026-07-08T11:13:00Z"/>
                <w:del w:id="8253" w:author="Si-yuan LIU" w:date="2026-07-24T14:26:00Z" w16du:dateUtc="2026-07-24T06:26:00Z"/>
                <w:color w:val="000000"/>
                <w:kern w:val="0"/>
                <w:sz w:val="21"/>
                <w:szCs w:val="21"/>
              </w:rPr>
            </w:pPr>
          </w:p>
        </w:tc>
        <w:tc>
          <w:tcPr>
            <w:tcW w:w="167" w:type="pct"/>
            <w:gridSpan w:val="2"/>
            <w:vAlign w:val="center"/>
            <w:tcPrChange w:id="8254" w:author="Kelly Tan" w:date="2026-07-08T11:15:00Z">
              <w:tcPr>
                <w:tcW w:w="152" w:type="pct"/>
                <w:gridSpan w:val="3"/>
                <w:vAlign w:val="center"/>
              </w:tcPr>
            </w:tcPrChange>
          </w:tcPr>
          <w:p w14:paraId="5A4F83C1" w14:textId="59089E4B" w:rsidR="005F457E" w:rsidDel="00964E30" w:rsidRDefault="00000000">
            <w:pPr>
              <w:widowControl/>
              <w:spacing w:after="0" w:line="240" w:lineRule="auto"/>
              <w:ind w:firstLineChars="0" w:firstLine="0"/>
              <w:jc w:val="center"/>
              <w:textAlignment w:val="auto"/>
              <w:rPr>
                <w:ins w:id="8255" w:author="Kelly Tan" w:date="2026-07-08T11:13:00Z"/>
                <w:del w:id="8256" w:author="Si-yuan LIU" w:date="2026-07-24T14:26:00Z" w16du:dateUtc="2026-07-24T06:26:00Z"/>
                <w:color w:val="000000"/>
                <w:kern w:val="0"/>
                <w:sz w:val="21"/>
                <w:szCs w:val="21"/>
              </w:rPr>
            </w:pPr>
            <w:ins w:id="8257" w:author="Kelly Tan" w:date="2026-07-08T11:13:00Z">
              <w:del w:id="8258" w:author="Si-yuan LIU" w:date="2026-07-24T14:26:00Z" w16du:dateUtc="2026-07-24T06:26:00Z">
                <w:r w:rsidDel="00964E30">
                  <w:rPr>
                    <w:rFonts w:hint="eastAsia"/>
                    <w:color w:val="000000"/>
                    <w:kern w:val="0"/>
                    <w:sz w:val="21"/>
                    <w:szCs w:val="21"/>
                  </w:rPr>
                  <w:delText>企业所得税</w:delText>
                </w:r>
              </w:del>
            </w:ins>
          </w:p>
        </w:tc>
        <w:tc>
          <w:tcPr>
            <w:tcW w:w="509" w:type="pct"/>
            <w:vAlign w:val="center"/>
            <w:tcPrChange w:id="8259" w:author="Kelly Tan" w:date="2026-07-08T11:15:00Z">
              <w:tcPr>
                <w:tcW w:w="132" w:type="pct"/>
                <w:gridSpan w:val="2"/>
                <w:vAlign w:val="center"/>
              </w:tcPr>
            </w:tcPrChange>
          </w:tcPr>
          <w:p w14:paraId="377E7A53" w14:textId="2FA6E402" w:rsidR="005F457E" w:rsidDel="00964E30" w:rsidRDefault="00000000">
            <w:pPr>
              <w:widowControl/>
              <w:spacing w:after="0" w:line="240" w:lineRule="auto"/>
              <w:ind w:firstLineChars="0" w:firstLine="0"/>
              <w:textAlignment w:val="auto"/>
              <w:rPr>
                <w:ins w:id="8260" w:author="Kelly Tan" w:date="2026-07-08T11:13:00Z"/>
                <w:del w:id="8261" w:author="Si-yuan LIU" w:date="2026-07-24T14:26:00Z" w16du:dateUtc="2026-07-24T06:26:00Z"/>
                <w:color w:val="000000"/>
                <w:kern w:val="0"/>
                <w:sz w:val="21"/>
                <w:szCs w:val="21"/>
              </w:rPr>
            </w:pPr>
            <w:ins w:id="8262" w:author="Kelly Tan" w:date="2026-07-08T11:13:00Z">
              <w:del w:id="8263" w:author="Si-yuan LIU" w:date="2026-07-24T14:26:00Z" w16du:dateUtc="2026-07-24T06:26:00Z">
                <w:r w:rsidDel="00964E30">
                  <w:rPr>
                    <w:rFonts w:hint="eastAsia"/>
                    <w:color w:val="000000"/>
                    <w:kern w:val="0"/>
                    <w:sz w:val="21"/>
                    <w:szCs w:val="21"/>
                    <w:lang w:val="en"/>
                  </w:rPr>
                  <w:delText>是</w:delText>
                </w:r>
              </w:del>
            </w:ins>
          </w:p>
        </w:tc>
        <w:tc>
          <w:tcPr>
            <w:tcW w:w="2270" w:type="pct"/>
            <w:gridSpan w:val="6"/>
            <w:vAlign w:val="center"/>
            <w:tcPrChange w:id="8264" w:author="Kelly Tan" w:date="2026-07-08T11:15:00Z">
              <w:tcPr>
                <w:tcW w:w="2303" w:type="pct"/>
                <w:gridSpan w:val="9"/>
                <w:vAlign w:val="center"/>
              </w:tcPr>
            </w:tcPrChange>
          </w:tcPr>
          <w:p w14:paraId="0A279B9F" w14:textId="58E6D3E3" w:rsidR="005F457E" w:rsidDel="00964E30" w:rsidRDefault="00000000">
            <w:pPr>
              <w:widowControl/>
              <w:spacing w:after="0" w:line="240" w:lineRule="auto"/>
              <w:ind w:firstLineChars="0" w:firstLine="0"/>
              <w:textAlignment w:val="auto"/>
              <w:rPr>
                <w:ins w:id="8265" w:author="Kelly Tan" w:date="2026-07-08T11:13:00Z"/>
                <w:del w:id="8266" w:author="Si-yuan LIU" w:date="2026-07-24T14:26:00Z" w16du:dateUtc="2026-07-24T06:26:00Z"/>
                <w:color w:val="000000"/>
                <w:kern w:val="0"/>
                <w:sz w:val="21"/>
                <w:szCs w:val="21"/>
                <w:lang w:val="en"/>
              </w:rPr>
            </w:pPr>
            <w:ins w:id="8267" w:author="Kelly Tan" w:date="2026-07-08T11:13:00Z">
              <w:del w:id="8268" w:author="Si-yuan LIU" w:date="2026-07-24T14:26:00Z" w16du:dateUtc="2026-07-24T06:26:00Z">
                <w:r w:rsidDel="00964E30">
                  <w:rPr>
                    <w:rFonts w:hint="eastAsia"/>
                    <w:color w:val="000000"/>
                    <w:kern w:val="0"/>
                    <w:sz w:val="21"/>
                    <w:szCs w:val="21"/>
                    <w:lang w:val="en"/>
                  </w:rPr>
                  <w:delText>奥融科技将包括奥飞数据数字智慧产业园</w:delText>
                </w:r>
                <w:r w:rsidDel="00964E30">
                  <w:rPr>
                    <w:color w:val="000000"/>
                    <w:kern w:val="0"/>
                    <w:sz w:val="21"/>
                    <w:szCs w:val="21"/>
                    <w:lang w:val="en"/>
                  </w:rPr>
                  <w:delText>3</w:delText>
                </w:r>
                <w:r w:rsidDel="00964E30">
                  <w:rPr>
                    <w:rFonts w:hint="eastAsia"/>
                    <w:color w:val="000000"/>
                    <w:kern w:val="0"/>
                    <w:sz w:val="21"/>
                    <w:szCs w:val="21"/>
                    <w:lang w:val="en"/>
                  </w:rPr>
                  <w:delText>、</w:delText>
                </w:r>
                <w:r w:rsidDel="00964E30">
                  <w:rPr>
                    <w:color w:val="000000"/>
                    <w:kern w:val="0"/>
                    <w:sz w:val="21"/>
                    <w:szCs w:val="21"/>
                    <w:lang w:val="en"/>
                  </w:rPr>
                  <w:delText>4</w:delText>
                </w:r>
                <w:r w:rsidDel="00964E30">
                  <w:rPr>
                    <w:rFonts w:hint="eastAsia"/>
                    <w:color w:val="000000"/>
                    <w:kern w:val="0"/>
                    <w:sz w:val="21"/>
                    <w:szCs w:val="21"/>
                    <w:lang w:val="en"/>
                  </w:rPr>
                  <w:delText>号楼及所在地块在内的非入池资产整体出售给</w:delText>
                </w:r>
                <w:r w:rsidDel="00964E30">
                  <w:rPr>
                    <w:rFonts w:hint="eastAsia"/>
                    <w:color w:val="000000"/>
                    <w:kern w:val="0"/>
                    <w:sz w:val="21"/>
                    <w:szCs w:val="21"/>
                  </w:rPr>
                  <w:delText>昊盈科技</w:delText>
                </w:r>
                <w:r w:rsidDel="00964E30">
                  <w:rPr>
                    <w:rFonts w:hint="eastAsia"/>
                    <w:color w:val="000000"/>
                    <w:kern w:val="0"/>
                    <w:sz w:val="21"/>
                    <w:szCs w:val="21"/>
                    <w:lang w:val="en"/>
                  </w:rPr>
                  <w:delText>，需确认财产转让的所得，计入转让当年的企业所得税应纳税所得额。</w:delText>
                </w:r>
                <w:r w:rsidDel="00964E30">
                  <w:rPr>
                    <w:color w:val="000000"/>
                    <w:kern w:val="0"/>
                    <w:sz w:val="21"/>
                    <w:szCs w:val="21"/>
                    <w:lang w:val="en"/>
                  </w:rPr>
                  <w:delText>土地、房屋建筑物</w:delText>
                </w:r>
                <w:r w:rsidDel="00964E30">
                  <w:rPr>
                    <w:rFonts w:hint="eastAsia"/>
                    <w:color w:val="000000"/>
                    <w:kern w:val="0"/>
                    <w:sz w:val="21"/>
                    <w:szCs w:val="21"/>
                    <w:lang w:val="en"/>
                  </w:rPr>
                  <w:delText>、</w:delText>
                </w:r>
                <w:r w:rsidDel="00964E30">
                  <w:rPr>
                    <w:color w:val="000000"/>
                    <w:kern w:val="0"/>
                    <w:sz w:val="21"/>
                    <w:szCs w:val="21"/>
                    <w:lang w:val="en"/>
                  </w:rPr>
                  <w:delText>设备</w:delText>
                </w:r>
                <w:r w:rsidDel="00964E30">
                  <w:rPr>
                    <w:rFonts w:hint="eastAsia"/>
                    <w:color w:val="000000"/>
                    <w:kern w:val="0"/>
                    <w:sz w:val="21"/>
                    <w:szCs w:val="21"/>
                  </w:rPr>
                  <w:delText>和存货</w:delText>
                </w:r>
                <w:r w:rsidDel="00964E30">
                  <w:rPr>
                    <w:color w:val="000000"/>
                    <w:kern w:val="0"/>
                    <w:sz w:val="21"/>
                    <w:szCs w:val="21"/>
                    <w:lang w:val="en"/>
                  </w:rPr>
                  <w:delText>转让收入</w:delText>
                </w:r>
                <w:r w:rsidDel="00964E30">
                  <w:rPr>
                    <w:rFonts w:hint="eastAsia"/>
                    <w:color w:val="000000"/>
                    <w:kern w:val="0"/>
                    <w:sz w:val="21"/>
                    <w:szCs w:val="21"/>
                  </w:rPr>
                  <w:delText>32,182.63</w:delText>
                </w:r>
                <w:r w:rsidDel="00964E30">
                  <w:rPr>
                    <w:color w:val="000000"/>
                    <w:kern w:val="0"/>
                    <w:sz w:val="21"/>
                    <w:szCs w:val="21"/>
                    <w:lang w:val="en"/>
                  </w:rPr>
                  <w:delText>万元，土地、房屋建筑物</w:delText>
                </w:r>
                <w:r w:rsidDel="00964E30">
                  <w:rPr>
                    <w:rFonts w:hint="eastAsia"/>
                    <w:color w:val="000000"/>
                    <w:kern w:val="0"/>
                    <w:sz w:val="21"/>
                    <w:szCs w:val="21"/>
                    <w:lang w:val="en"/>
                  </w:rPr>
                  <w:delText>、</w:delText>
                </w:r>
                <w:r w:rsidDel="00964E30">
                  <w:rPr>
                    <w:color w:val="000000"/>
                    <w:kern w:val="0"/>
                    <w:sz w:val="21"/>
                    <w:szCs w:val="21"/>
                    <w:lang w:val="en"/>
                  </w:rPr>
                  <w:delText>设备</w:delText>
                </w:r>
                <w:r w:rsidDel="00964E30">
                  <w:rPr>
                    <w:rFonts w:hint="eastAsia"/>
                    <w:color w:val="000000"/>
                    <w:kern w:val="0"/>
                    <w:sz w:val="21"/>
                    <w:szCs w:val="21"/>
                  </w:rPr>
                  <w:delText>和存货</w:delText>
                </w:r>
                <w:r w:rsidDel="00964E30">
                  <w:rPr>
                    <w:color w:val="000000"/>
                    <w:kern w:val="0"/>
                    <w:sz w:val="21"/>
                    <w:szCs w:val="21"/>
                    <w:lang w:val="en"/>
                  </w:rPr>
                  <w:delText>计税基础</w:delText>
                </w:r>
                <w:r w:rsidDel="00964E30">
                  <w:rPr>
                    <w:rFonts w:hint="eastAsia"/>
                    <w:color w:val="000000"/>
                    <w:kern w:val="0"/>
                    <w:sz w:val="21"/>
                    <w:szCs w:val="21"/>
                  </w:rPr>
                  <w:delText>32,182.63</w:delText>
                </w:r>
                <w:r w:rsidDel="00964E30">
                  <w:rPr>
                    <w:color w:val="000000"/>
                    <w:kern w:val="0"/>
                    <w:sz w:val="21"/>
                    <w:szCs w:val="21"/>
                    <w:lang w:val="en"/>
                  </w:rPr>
                  <w:delText>万元</w:delText>
                </w:r>
              </w:del>
            </w:ins>
          </w:p>
          <w:p w14:paraId="2C89D198" w14:textId="0A1EA4A2" w:rsidR="005F457E" w:rsidDel="00964E30" w:rsidRDefault="00000000">
            <w:pPr>
              <w:widowControl/>
              <w:spacing w:after="0" w:line="240" w:lineRule="auto"/>
              <w:ind w:firstLineChars="0" w:firstLine="0"/>
              <w:textAlignment w:val="auto"/>
              <w:rPr>
                <w:ins w:id="8269" w:author="Kelly Tan" w:date="2026-07-08T11:13:00Z"/>
                <w:del w:id="8270" w:author="Si-yuan LIU" w:date="2026-07-24T14:26:00Z" w16du:dateUtc="2026-07-24T06:26:00Z"/>
                <w:color w:val="000000"/>
                <w:kern w:val="0"/>
                <w:sz w:val="21"/>
                <w:szCs w:val="21"/>
              </w:rPr>
            </w:pPr>
            <w:ins w:id="8271" w:author="Kelly Tan" w:date="2026-07-08T11:13:00Z">
              <w:del w:id="8272" w:author="Si-yuan LIU" w:date="2026-07-24T14:26:00Z" w16du:dateUtc="2026-07-24T06:26:00Z">
                <w:r w:rsidDel="00964E30">
                  <w:rPr>
                    <w:rFonts w:hint="eastAsia"/>
                    <w:color w:val="000000"/>
                    <w:kern w:val="0"/>
                    <w:sz w:val="21"/>
                    <w:szCs w:val="21"/>
                    <w:lang w:val="en"/>
                  </w:rPr>
                  <w:delText>计算公式</w:delText>
                </w:r>
                <w:r w:rsidDel="00964E30">
                  <w:rPr>
                    <w:color w:val="000000"/>
                    <w:kern w:val="0"/>
                    <w:sz w:val="21"/>
                    <w:szCs w:val="21"/>
                    <w:lang w:val="en"/>
                  </w:rPr>
                  <w:delText>：</w:delText>
                </w:r>
                <w:r w:rsidDel="00964E30">
                  <w:rPr>
                    <w:rFonts w:hint="eastAsia"/>
                    <w:color w:val="000000"/>
                    <w:kern w:val="0"/>
                    <w:sz w:val="21"/>
                    <w:szCs w:val="21"/>
                    <w:lang w:val="en"/>
                  </w:rPr>
                  <w:delText>（土地、房屋建筑物、设备</w:delText>
                </w:r>
                <w:r w:rsidDel="00964E30">
                  <w:rPr>
                    <w:rFonts w:hint="eastAsia"/>
                    <w:color w:val="000000"/>
                    <w:kern w:val="0"/>
                    <w:sz w:val="21"/>
                    <w:szCs w:val="21"/>
                  </w:rPr>
                  <w:delText>和存货</w:delText>
                </w:r>
                <w:r w:rsidDel="00964E30">
                  <w:rPr>
                    <w:rFonts w:hint="eastAsia"/>
                    <w:color w:val="000000"/>
                    <w:kern w:val="0"/>
                    <w:sz w:val="21"/>
                    <w:szCs w:val="21"/>
                    <w:lang w:val="en"/>
                  </w:rPr>
                  <w:delText>转让收入</w:delText>
                </w:r>
                <w:r w:rsidDel="00964E30">
                  <w:rPr>
                    <w:rFonts w:hint="eastAsia"/>
                    <w:color w:val="000000"/>
                    <w:kern w:val="0"/>
                    <w:sz w:val="21"/>
                    <w:szCs w:val="21"/>
                  </w:rPr>
                  <w:delText>32,182.63</w:delText>
                </w:r>
                <w:r w:rsidDel="00964E30">
                  <w:rPr>
                    <w:rFonts w:hint="eastAsia"/>
                    <w:color w:val="000000"/>
                    <w:kern w:val="0"/>
                    <w:sz w:val="21"/>
                    <w:szCs w:val="21"/>
                    <w:lang w:val="en"/>
                  </w:rPr>
                  <w:delText>万元</w:delText>
                </w:r>
                <w:r w:rsidDel="00964E30">
                  <w:rPr>
                    <w:color w:val="000000"/>
                    <w:kern w:val="0"/>
                    <w:sz w:val="21"/>
                    <w:szCs w:val="21"/>
                    <w:lang w:val="en"/>
                  </w:rPr>
                  <w:delText>-</w:delText>
                </w:r>
                <w:r w:rsidDel="00964E30">
                  <w:rPr>
                    <w:rFonts w:hint="eastAsia"/>
                    <w:color w:val="000000"/>
                    <w:kern w:val="0"/>
                    <w:sz w:val="21"/>
                    <w:szCs w:val="21"/>
                    <w:lang w:val="en"/>
                  </w:rPr>
                  <w:delText>土地、房屋建筑物、设备</w:delText>
                </w:r>
                <w:r w:rsidDel="00964E30">
                  <w:rPr>
                    <w:rFonts w:hint="eastAsia"/>
                    <w:color w:val="000000"/>
                    <w:kern w:val="0"/>
                    <w:sz w:val="21"/>
                    <w:szCs w:val="21"/>
                  </w:rPr>
                  <w:delText>和存货</w:delText>
                </w:r>
                <w:r w:rsidDel="00964E30">
                  <w:rPr>
                    <w:rFonts w:hint="eastAsia"/>
                    <w:color w:val="000000"/>
                    <w:kern w:val="0"/>
                    <w:sz w:val="21"/>
                    <w:szCs w:val="21"/>
                    <w:lang w:val="en"/>
                  </w:rPr>
                  <w:delText>计税基础</w:delText>
                </w:r>
                <w:r w:rsidDel="00964E30">
                  <w:rPr>
                    <w:rFonts w:hint="eastAsia"/>
                    <w:color w:val="000000"/>
                    <w:kern w:val="0"/>
                    <w:sz w:val="21"/>
                    <w:szCs w:val="21"/>
                  </w:rPr>
                  <w:delText>32,182.63</w:delText>
                </w:r>
                <w:r w:rsidDel="00964E30">
                  <w:rPr>
                    <w:rFonts w:hint="eastAsia"/>
                    <w:color w:val="000000"/>
                    <w:kern w:val="0"/>
                    <w:sz w:val="21"/>
                    <w:szCs w:val="21"/>
                    <w:lang w:val="en"/>
                  </w:rPr>
                  <w:delText>万元）</w:delText>
                </w:r>
                <w:r w:rsidDel="00964E30">
                  <w:rPr>
                    <w:color w:val="000000"/>
                    <w:kern w:val="0"/>
                    <w:sz w:val="21"/>
                    <w:szCs w:val="21"/>
                    <w:lang w:val="en"/>
                  </w:rPr>
                  <w:delText>*</w:delText>
                </w:r>
                <w:r w:rsidDel="00964E30">
                  <w:rPr>
                    <w:rFonts w:hint="eastAsia"/>
                    <w:color w:val="000000"/>
                    <w:kern w:val="0"/>
                    <w:sz w:val="21"/>
                    <w:szCs w:val="21"/>
                  </w:rPr>
                  <w:delText>1</w:delText>
                </w:r>
                <w:r w:rsidDel="00964E30">
                  <w:rPr>
                    <w:color w:val="000000"/>
                    <w:kern w:val="0"/>
                    <w:sz w:val="21"/>
                    <w:szCs w:val="21"/>
                    <w:lang w:val="en"/>
                  </w:rPr>
                  <w:delText>5%=0</w:delText>
                </w:r>
              </w:del>
            </w:ins>
          </w:p>
        </w:tc>
        <w:tc>
          <w:tcPr>
            <w:tcW w:w="422" w:type="pct"/>
            <w:gridSpan w:val="2"/>
            <w:vAlign w:val="center"/>
            <w:tcPrChange w:id="8273" w:author="Kelly Tan" w:date="2026-07-08T11:15:00Z">
              <w:tcPr>
                <w:tcW w:w="562" w:type="pct"/>
                <w:gridSpan w:val="2"/>
                <w:vAlign w:val="center"/>
              </w:tcPr>
            </w:tcPrChange>
          </w:tcPr>
          <w:p w14:paraId="3E3A7BDA" w14:textId="607C6D0F" w:rsidR="005F457E" w:rsidDel="00964E30" w:rsidRDefault="00000000">
            <w:pPr>
              <w:widowControl/>
              <w:spacing w:after="0" w:line="240" w:lineRule="auto"/>
              <w:ind w:firstLineChars="0" w:firstLine="0"/>
              <w:textAlignment w:val="auto"/>
              <w:rPr>
                <w:ins w:id="8274" w:author="Kelly Tan" w:date="2026-07-08T11:13:00Z"/>
                <w:del w:id="8275" w:author="Si-yuan LIU" w:date="2026-07-24T14:26:00Z" w16du:dateUtc="2026-07-24T06:26:00Z"/>
                <w:color w:val="000000"/>
                <w:kern w:val="0"/>
                <w:sz w:val="21"/>
                <w:szCs w:val="21"/>
              </w:rPr>
            </w:pPr>
            <w:ins w:id="8276" w:author="Kelly Tan" w:date="2026-07-08T11:13:00Z">
              <w:del w:id="8277" w:author="Si-yuan LIU" w:date="2026-07-24T14:26:00Z" w16du:dateUtc="2026-07-24T06:26:00Z">
                <w:r w:rsidDel="00964E30">
                  <w:rPr>
                    <w:color w:val="000000"/>
                    <w:kern w:val="0"/>
                    <w:sz w:val="21"/>
                    <w:szCs w:val="21"/>
                  </w:rPr>
                  <w:delText>0</w:delText>
                </w:r>
              </w:del>
            </w:ins>
          </w:p>
        </w:tc>
        <w:tc>
          <w:tcPr>
            <w:tcW w:w="421" w:type="pct"/>
            <w:gridSpan w:val="3"/>
            <w:vAlign w:val="center"/>
            <w:tcPrChange w:id="8278" w:author="Kelly Tan" w:date="2026-07-08T11:15:00Z">
              <w:tcPr>
                <w:tcW w:w="393" w:type="pct"/>
                <w:gridSpan w:val="5"/>
                <w:vAlign w:val="center"/>
              </w:tcPr>
            </w:tcPrChange>
          </w:tcPr>
          <w:p w14:paraId="64AE268C" w14:textId="206B9BED" w:rsidR="005F457E" w:rsidDel="00964E30" w:rsidRDefault="00000000">
            <w:pPr>
              <w:widowControl/>
              <w:spacing w:after="0" w:line="240" w:lineRule="auto"/>
              <w:ind w:firstLineChars="0" w:firstLine="0"/>
              <w:textAlignment w:val="auto"/>
              <w:rPr>
                <w:ins w:id="8279" w:author="Kelly Tan" w:date="2026-07-08T11:13:00Z"/>
                <w:del w:id="8280" w:author="Si-yuan LIU" w:date="2026-07-24T14:26:00Z" w16du:dateUtc="2026-07-24T06:26:00Z"/>
                <w:color w:val="000000"/>
                <w:kern w:val="0"/>
                <w:sz w:val="21"/>
                <w:szCs w:val="21"/>
              </w:rPr>
            </w:pPr>
            <w:ins w:id="8281" w:author="Kelly Tan" w:date="2026-07-08T11:13:00Z">
              <w:del w:id="8282" w:author="Si-yuan LIU" w:date="2026-07-24T14:26:00Z" w16du:dateUtc="2026-07-24T06:26:00Z">
                <w:r w:rsidDel="00964E30">
                  <w:rPr>
                    <w:color w:val="000000"/>
                    <w:kern w:val="0"/>
                    <w:sz w:val="21"/>
                    <w:szCs w:val="21"/>
                  </w:rPr>
                  <w:delText>/</w:delText>
                </w:r>
              </w:del>
            </w:ins>
          </w:p>
        </w:tc>
        <w:tc>
          <w:tcPr>
            <w:tcW w:w="414" w:type="pct"/>
            <w:gridSpan w:val="2"/>
            <w:vAlign w:val="center"/>
            <w:tcPrChange w:id="8283" w:author="Kelly Tan" w:date="2026-07-08T11:15:00Z">
              <w:tcPr>
                <w:tcW w:w="565" w:type="pct"/>
                <w:gridSpan w:val="5"/>
                <w:vAlign w:val="center"/>
              </w:tcPr>
            </w:tcPrChange>
          </w:tcPr>
          <w:p w14:paraId="0809A639" w14:textId="2FD35A88" w:rsidR="005F457E" w:rsidDel="00964E30" w:rsidRDefault="00000000">
            <w:pPr>
              <w:widowControl/>
              <w:spacing w:after="0" w:line="240" w:lineRule="auto"/>
              <w:ind w:firstLineChars="0" w:firstLine="0"/>
              <w:textAlignment w:val="auto"/>
              <w:rPr>
                <w:ins w:id="8284" w:author="Kelly Tan" w:date="2026-07-08T11:13:00Z"/>
                <w:del w:id="8285" w:author="Si-yuan LIU" w:date="2026-07-24T14:26:00Z" w16du:dateUtc="2026-07-24T06:26:00Z"/>
                <w:color w:val="000000"/>
                <w:kern w:val="0"/>
                <w:sz w:val="21"/>
                <w:szCs w:val="21"/>
              </w:rPr>
            </w:pPr>
            <w:ins w:id="8286" w:author="Kelly Tan" w:date="2026-07-08T11:13:00Z">
              <w:del w:id="8287" w:author="Si-yuan LIU" w:date="2026-07-24T14:26:00Z" w16du:dateUtc="2026-07-24T06:26:00Z">
                <w:r w:rsidDel="00964E30">
                  <w:rPr>
                    <w:rFonts w:hint="eastAsia"/>
                    <w:color w:val="000000"/>
                    <w:kern w:val="0"/>
                    <w:sz w:val="21"/>
                    <w:szCs w:val="21"/>
                  </w:rPr>
                  <w:delText>国家税务总局广州市南沙区税务局</w:delText>
                </w:r>
              </w:del>
            </w:ins>
          </w:p>
        </w:tc>
        <w:tc>
          <w:tcPr>
            <w:tcW w:w="441" w:type="pct"/>
            <w:gridSpan w:val="5"/>
            <w:vAlign w:val="center"/>
            <w:tcPrChange w:id="8288" w:author="Kelly Tan" w:date="2026-07-08T11:15:00Z">
              <w:tcPr>
                <w:tcW w:w="521" w:type="pct"/>
                <w:gridSpan w:val="7"/>
                <w:vAlign w:val="center"/>
              </w:tcPr>
            </w:tcPrChange>
          </w:tcPr>
          <w:p w14:paraId="753A989E" w14:textId="1ED31824" w:rsidR="005F457E" w:rsidDel="00964E30" w:rsidRDefault="00000000">
            <w:pPr>
              <w:widowControl/>
              <w:spacing w:after="0" w:line="240" w:lineRule="auto"/>
              <w:ind w:firstLineChars="0" w:firstLine="0"/>
              <w:textAlignment w:val="auto"/>
              <w:rPr>
                <w:ins w:id="8289" w:author="Kelly Tan" w:date="2026-07-08T11:13:00Z"/>
                <w:del w:id="8290" w:author="Si-yuan LIU" w:date="2026-07-24T14:26:00Z" w16du:dateUtc="2026-07-24T06:26:00Z"/>
                <w:color w:val="000000"/>
                <w:kern w:val="0"/>
                <w:sz w:val="21"/>
                <w:szCs w:val="21"/>
              </w:rPr>
            </w:pPr>
            <w:ins w:id="8291" w:author="Kelly Tan" w:date="2026-07-08T11:13:00Z">
              <w:del w:id="8292" w:author="Si-yuan LIU" w:date="2026-07-24T14:26:00Z" w16du:dateUtc="2026-07-24T06:26:00Z">
                <w:r w:rsidDel="00964E30">
                  <w:rPr>
                    <w:rFonts w:hint="eastAsia"/>
                    <w:color w:val="000000"/>
                    <w:kern w:val="0"/>
                    <w:sz w:val="21"/>
                    <w:szCs w:val="21"/>
                  </w:rPr>
                  <w:delText>奥融科技</w:delText>
                </w:r>
              </w:del>
            </w:ins>
          </w:p>
        </w:tc>
      </w:tr>
      <w:tr w:rsidR="005F457E" w:rsidDel="00964E30" w14:paraId="2F1D37C6" w14:textId="36B284D5" w:rsidTr="005F457E">
        <w:trPr>
          <w:gridAfter w:val="2"/>
          <w:wAfter w:w="97" w:type="dxa"/>
          <w:trHeight w:val="2510"/>
          <w:jc w:val="center"/>
          <w:ins w:id="8293" w:author="Kelly Tan" w:date="2026-07-08T11:13:00Z"/>
          <w:del w:id="8294" w:author="Si-yuan LIU" w:date="2026-07-24T14:26:00Z" w16du:dateUtc="2026-07-24T06:26:00Z"/>
          <w:trPrChange w:id="8295" w:author="Kelly Tan" w:date="2026-07-08T11:15:00Z">
            <w:trPr>
              <w:gridAfter w:val="2"/>
              <w:wAfter w:w="113" w:type="dxa"/>
              <w:trHeight w:val="2510"/>
              <w:jc w:val="center"/>
            </w:trPr>
          </w:trPrChange>
        </w:trPr>
        <w:tc>
          <w:tcPr>
            <w:tcW w:w="356" w:type="pct"/>
            <w:vMerge/>
            <w:vAlign w:val="center"/>
            <w:tcPrChange w:id="8296" w:author="Kelly Tan" w:date="2026-07-08T11:15:00Z">
              <w:tcPr>
                <w:tcW w:w="371" w:type="pct"/>
                <w:vMerge/>
                <w:vAlign w:val="center"/>
              </w:tcPr>
            </w:tcPrChange>
          </w:tcPr>
          <w:p w14:paraId="1E04FAA1" w14:textId="18EAD906" w:rsidR="005F457E" w:rsidDel="00964E30" w:rsidRDefault="005F457E">
            <w:pPr>
              <w:widowControl/>
              <w:spacing w:after="0" w:line="240" w:lineRule="auto"/>
              <w:ind w:firstLineChars="0" w:firstLine="0"/>
              <w:jc w:val="left"/>
              <w:textAlignment w:val="auto"/>
              <w:rPr>
                <w:ins w:id="8297" w:author="Kelly Tan" w:date="2026-07-08T11:13:00Z"/>
                <w:del w:id="8298" w:author="Si-yuan LIU" w:date="2026-07-24T14:26:00Z" w16du:dateUtc="2026-07-24T06:26:00Z"/>
                <w:color w:val="000000"/>
                <w:kern w:val="0"/>
                <w:sz w:val="21"/>
                <w:szCs w:val="21"/>
              </w:rPr>
            </w:pPr>
          </w:p>
        </w:tc>
        <w:tc>
          <w:tcPr>
            <w:tcW w:w="167" w:type="pct"/>
            <w:gridSpan w:val="2"/>
            <w:vAlign w:val="center"/>
            <w:tcPrChange w:id="8299" w:author="Kelly Tan" w:date="2026-07-08T11:15:00Z">
              <w:tcPr>
                <w:tcW w:w="152" w:type="pct"/>
                <w:gridSpan w:val="3"/>
                <w:vAlign w:val="center"/>
              </w:tcPr>
            </w:tcPrChange>
          </w:tcPr>
          <w:p w14:paraId="400FB22D" w14:textId="4CF01A01" w:rsidR="005F457E" w:rsidDel="00964E30" w:rsidRDefault="00000000">
            <w:pPr>
              <w:widowControl/>
              <w:spacing w:after="0" w:line="240" w:lineRule="auto"/>
              <w:ind w:firstLineChars="0" w:firstLine="0"/>
              <w:jc w:val="center"/>
              <w:textAlignment w:val="auto"/>
              <w:rPr>
                <w:ins w:id="8300" w:author="Kelly Tan" w:date="2026-07-08T11:13:00Z"/>
                <w:del w:id="8301" w:author="Si-yuan LIU" w:date="2026-07-24T14:26:00Z" w16du:dateUtc="2026-07-24T06:26:00Z"/>
                <w:color w:val="000000"/>
                <w:kern w:val="0"/>
                <w:sz w:val="21"/>
                <w:szCs w:val="21"/>
              </w:rPr>
            </w:pPr>
            <w:ins w:id="8302" w:author="Kelly Tan" w:date="2026-07-08T11:13:00Z">
              <w:del w:id="8303" w:author="Si-yuan LIU" w:date="2026-07-24T14:26:00Z" w16du:dateUtc="2026-07-24T06:26:00Z">
                <w:r w:rsidDel="00964E30">
                  <w:rPr>
                    <w:rFonts w:hint="eastAsia"/>
                    <w:color w:val="000000"/>
                    <w:kern w:val="0"/>
                    <w:sz w:val="21"/>
                    <w:szCs w:val="21"/>
                  </w:rPr>
                  <w:delText>印花税</w:delText>
                </w:r>
              </w:del>
            </w:ins>
          </w:p>
        </w:tc>
        <w:tc>
          <w:tcPr>
            <w:tcW w:w="509" w:type="pct"/>
            <w:vAlign w:val="center"/>
            <w:tcPrChange w:id="8304" w:author="Kelly Tan" w:date="2026-07-08T11:15:00Z">
              <w:tcPr>
                <w:tcW w:w="132" w:type="pct"/>
                <w:gridSpan w:val="2"/>
                <w:vAlign w:val="center"/>
              </w:tcPr>
            </w:tcPrChange>
          </w:tcPr>
          <w:p w14:paraId="35335153" w14:textId="70C5CC91" w:rsidR="005F457E" w:rsidDel="00964E30" w:rsidRDefault="00000000">
            <w:pPr>
              <w:widowControl/>
              <w:spacing w:after="0" w:line="240" w:lineRule="auto"/>
              <w:ind w:firstLineChars="0" w:firstLine="0"/>
              <w:textAlignment w:val="auto"/>
              <w:rPr>
                <w:ins w:id="8305" w:author="Kelly Tan" w:date="2026-07-08T11:13:00Z"/>
                <w:del w:id="8306" w:author="Si-yuan LIU" w:date="2026-07-24T14:26:00Z" w16du:dateUtc="2026-07-24T06:26:00Z"/>
                <w:color w:val="000000"/>
                <w:kern w:val="0"/>
                <w:sz w:val="21"/>
                <w:szCs w:val="21"/>
              </w:rPr>
            </w:pPr>
            <w:ins w:id="8307" w:author="Kelly Tan" w:date="2026-07-08T11:13:00Z">
              <w:del w:id="8308" w:author="Si-yuan LIU" w:date="2026-07-24T14:26:00Z" w16du:dateUtc="2026-07-24T06:26:00Z">
                <w:r w:rsidDel="00964E30">
                  <w:rPr>
                    <w:rFonts w:hint="eastAsia"/>
                    <w:color w:val="000000"/>
                    <w:kern w:val="0"/>
                    <w:sz w:val="21"/>
                    <w:szCs w:val="21"/>
                    <w:lang w:val="en"/>
                  </w:rPr>
                  <w:delText>是</w:delText>
                </w:r>
              </w:del>
            </w:ins>
          </w:p>
        </w:tc>
        <w:tc>
          <w:tcPr>
            <w:tcW w:w="2270" w:type="pct"/>
            <w:gridSpan w:val="6"/>
            <w:vAlign w:val="center"/>
            <w:tcPrChange w:id="8309" w:author="Kelly Tan" w:date="2026-07-08T11:15:00Z">
              <w:tcPr>
                <w:tcW w:w="2303" w:type="pct"/>
                <w:gridSpan w:val="9"/>
                <w:vAlign w:val="center"/>
              </w:tcPr>
            </w:tcPrChange>
          </w:tcPr>
          <w:p w14:paraId="0CC3A2FD" w14:textId="009E9B74" w:rsidR="005F457E" w:rsidDel="00964E30" w:rsidRDefault="00000000">
            <w:pPr>
              <w:widowControl/>
              <w:spacing w:after="0" w:line="240" w:lineRule="auto"/>
              <w:ind w:firstLineChars="0" w:firstLine="0"/>
              <w:textAlignment w:val="auto"/>
              <w:rPr>
                <w:ins w:id="8310" w:author="Kelly Tan" w:date="2026-07-08T11:13:00Z"/>
                <w:del w:id="8311" w:author="Si-yuan LIU" w:date="2026-07-24T14:26:00Z" w16du:dateUtc="2026-07-24T06:26:00Z"/>
                <w:color w:val="000000"/>
                <w:kern w:val="0"/>
                <w:sz w:val="21"/>
                <w:szCs w:val="21"/>
              </w:rPr>
            </w:pPr>
            <w:ins w:id="8312" w:author="Kelly Tan" w:date="2026-07-08T11:13:00Z">
              <w:del w:id="8313" w:author="Si-yuan LIU" w:date="2026-07-24T14:26:00Z" w16du:dateUtc="2026-07-24T06:26:00Z">
                <w:r w:rsidDel="00964E30">
                  <w:rPr>
                    <w:rFonts w:hint="eastAsia"/>
                    <w:color w:val="000000"/>
                    <w:kern w:val="0"/>
                    <w:sz w:val="21"/>
                    <w:szCs w:val="21"/>
                    <w:lang w:val="en"/>
                  </w:rPr>
                  <w:delText>土地、房屋建筑物按转让金额依据产权转移书据</w:delText>
                </w:r>
                <w:r w:rsidDel="00964E30">
                  <w:rPr>
                    <w:color w:val="000000"/>
                    <w:kern w:val="0"/>
                    <w:sz w:val="21"/>
                    <w:szCs w:val="21"/>
                    <w:lang w:val="en"/>
                  </w:rPr>
                  <w:delText>0.05%</w:delText>
                </w:r>
                <w:r w:rsidDel="00964E30">
                  <w:rPr>
                    <w:rFonts w:hint="eastAsia"/>
                    <w:color w:val="000000"/>
                    <w:kern w:val="0"/>
                    <w:sz w:val="21"/>
                    <w:szCs w:val="21"/>
                    <w:lang w:val="en"/>
                  </w:rPr>
                  <w:delText>计算缴纳（双边），设备</w:delText>
                </w:r>
                <w:r w:rsidDel="00964E30">
                  <w:rPr>
                    <w:rFonts w:hint="eastAsia"/>
                    <w:color w:val="000000"/>
                    <w:kern w:val="0"/>
                    <w:sz w:val="21"/>
                    <w:szCs w:val="21"/>
                  </w:rPr>
                  <w:delText>和存货</w:delText>
                </w:r>
                <w:r w:rsidDel="00964E30">
                  <w:rPr>
                    <w:rFonts w:hint="eastAsia"/>
                    <w:color w:val="000000"/>
                    <w:kern w:val="0"/>
                    <w:sz w:val="21"/>
                    <w:szCs w:val="21"/>
                    <w:lang w:val="en"/>
                  </w:rPr>
                  <w:delText>按买卖合同</w:delText>
                </w:r>
                <w:r w:rsidDel="00964E30">
                  <w:rPr>
                    <w:color w:val="000000"/>
                    <w:kern w:val="0"/>
                    <w:sz w:val="21"/>
                    <w:szCs w:val="21"/>
                    <w:lang w:val="en"/>
                  </w:rPr>
                  <w:delText>0.03%</w:delText>
                </w:r>
                <w:r w:rsidDel="00964E30">
                  <w:rPr>
                    <w:rFonts w:hint="eastAsia"/>
                    <w:color w:val="000000"/>
                    <w:kern w:val="0"/>
                    <w:sz w:val="21"/>
                    <w:szCs w:val="21"/>
                    <w:lang w:val="en"/>
                  </w:rPr>
                  <w:delText>计算缴纳（双边）。土地、房屋建筑物转让收入</w:delText>
                </w:r>
                <w:r w:rsidDel="00964E30">
                  <w:rPr>
                    <w:rFonts w:hint="eastAsia"/>
                    <w:color w:val="000000"/>
                    <w:kern w:val="0"/>
                    <w:sz w:val="21"/>
                    <w:szCs w:val="21"/>
                  </w:rPr>
                  <w:delText>22,820.89</w:delText>
                </w:r>
                <w:r w:rsidDel="00964E30">
                  <w:rPr>
                    <w:rFonts w:hint="eastAsia"/>
                    <w:color w:val="000000"/>
                    <w:kern w:val="0"/>
                    <w:sz w:val="21"/>
                    <w:szCs w:val="21"/>
                    <w:lang w:val="en"/>
                  </w:rPr>
                  <w:delText>万元，设备转让收入</w:delText>
                </w:r>
                <w:r w:rsidDel="00964E30">
                  <w:rPr>
                    <w:rFonts w:hint="eastAsia"/>
                    <w:color w:val="000000"/>
                    <w:kern w:val="0"/>
                    <w:sz w:val="21"/>
                    <w:szCs w:val="21"/>
                  </w:rPr>
                  <w:delText>5,694.11</w:delText>
                </w:r>
                <w:r w:rsidDel="00964E30">
                  <w:rPr>
                    <w:rFonts w:hint="eastAsia"/>
                    <w:color w:val="000000"/>
                    <w:kern w:val="0"/>
                    <w:sz w:val="21"/>
                    <w:szCs w:val="21"/>
                    <w:lang w:val="en"/>
                  </w:rPr>
                  <w:delText>万元，</w:delText>
                </w:r>
                <w:r w:rsidDel="00964E30">
                  <w:rPr>
                    <w:rFonts w:hint="eastAsia"/>
                    <w:color w:val="000000"/>
                    <w:kern w:val="0"/>
                    <w:sz w:val="21"/>
                    <w:szCs w:val="21"/>
                  </w:rPr>
                  <w:delText>存货转让收入</w:delText>
                </w:r>
                <w:r w:rsidDel="00964E30">
                  <w:rPr>
                    <w:rFonts w:hint="eastAsia"/>
                    <w:color w:val="000000"/>
                    <w:kern w:val="0"/>
                    <w:sz w:val="21"/>
                    <w:szCs w:val="21"/>
                  </w:rPr>
                  <w:delText>3,667.63</w:delText>
                </w:r>
                <w:r w:rsidDel="00964E30">
                  <w:rPr>
                    <w:rFonts w:hint="eastAsia"/>
                    <w:color w:val="000000"/>
                    <w:kern w:val="0"/>
                    <w:sz w:val="21"/>
                    <w:szCs w:val="21"/>
                  </w:rPr>
                  <w:delText>万元</w:delText>
                </w:r>
              </w:del>
            </w:ins>
          </w:p>
          <w:p w14:paraId="4850827A" w14:textId="171BD285" w:rsidR="005F457E" w:rsidDel="00964E30" w:rsidRDefault="00000000">
            <w:pPr>
              <w:widowControl/>
              <w:spacing w:after="0" w:line="240" w:lineRule="auto"/>
              <w:ind w:firstLineChars="0" w:firstLine="0"/>
              <w:textAlignment w:val="auto"/>
              <w:rPr>
                <w:ins w:id="8314" w:author="Kelly Tan" w:date="2026-07-08T11:13:00Z"/>
                <w:del w:id="8315" w:author="Si-yuan LIU" w:date="2026-07-24T14:26:00Z" w16du:dateUtc="2026-07-24T06:26:00Z"/>
                <w:color w:val="000000"/>
                <w:kern w:val="0"/>
                <w:sz w:val="21"/>
                <w:szCs w:val="21"/>
              </w:rPr>
            </w:pPr>
            <w:ins w:id="8316" w:author="Kelly Tan" w:date="2026-07-08T11:13:00Z">
              <w:del w:id="8317" w:author="Si-yuan LIU" w:date="2026-07-24T14:26:00Z" w16du:dateUtc="2026-07-24T06:26:00Z">
                <w:r w:rsidDel="00964E30">
                  <w:rPr>
                    <w:rFonts w:hint="eastAsia"/>
                    <w:color w:val="000000"/>
                    <w:kern w:val="0"/>
                    <w:sz w:val="21"/>
                    <w:szCs w:val="21"/>
                    <w:lang w:val="en"/>
                  </w:rPr>
                  <w:delText>计算公式：（土地、房屋建筑物转让收入</w:delText>
                </w:r>
                <w:r w:rsidDel="00964E30">
                  <w:rPr>
                    <w:rFonts w:hint="eastAsia"/>
                    <w:color w:val="000000"/>
                    <w:kern w:val="0"/>
                    <w:sz w:val="21"/>
                    <w:szCs w:val="21"/>
                  </w:rPr>
                  <w:delText>22,820.89</w:delText>
                </w:r>
                <w:r w:rsidDel="00964E30">
                  <w:rPr>
                    <w:rFonts w:hint="eastAsia"/>
                    <w:color w:val="000000"/>
                    <w:kern w:val="0"/>
                    <w:sz w:val="21"/>
                    <w:szCs w:val="21"/>
                    <w:lang w:val="en"/>
                  </w:rPr>
                  <w:delText>万元</w:delText>
                </w:r>
                <w:r w:rsidDel="00964E30">
                  <w:rPr>
                    <w:color w:val="000000"/>
                    <w:kern w:val="0"/>
                    <w:sz w:val="21"/>
                    <w:szCs w:val="21"/>
                    <w:lang w:val="en"/>
                  </w:rPr>
                  <w:delText>*0.05%+</w:delText>
                </w:r>
                <w:r w:rsidDel="00964E30">
                  <w:rPr>
                    <w:rFonts w:hint="eastAsia"/>
                    <w:color w:val="000000"/>
                    <w:kern w:val="0"/>
                    <w:sz w:val="21"/>
                    <w:szCs w:val="21"/>
                    <w:lang w:val="en"/>
                  </w:rPr>
                  <w:delText>设备转让收入</w:delText>
                </w:r>
                <w:r w:rsidDel="00964E30">
                  <w:rPr>
                    <w:rFonts w:hint="eastAsia"/>
                    <w:color w:val="000000"/>
                    <w:kern w:val="0"/>
                    <w:sz w:val="21"/>
                    <w:szCs w:val="21"/>
                  </w:rPr>
                  <w:delText>5,694.11</w:delText>
                </w:r>
                <w:r w:rsidDel="00964E30">
                  <w:rPr>
                    <w:rFonts w:hint="eastAsia"/>
                    <w:color w:val="000000"/>
                    <w:kern w:val="0"/>
                    <w:sz w:val="21"/>
                    <w:szCs w:val="21"/>
                    <w:lang w:val="en"/>
                  </w:rPr>
                  <w:delText>万元</w:delText>
                </w:r>
                <w:r w:rsidDel="00964E30">
                  <w:rPr>
                    <w:color w:val="000000"/>
                    <w:kern w:val="0"/>
                    <w:sz w:val="21"/>
                    <w:szCs w:val="21"/>
                    <w:lang w:val="en"/>
                  </w:rPr>
                  <w:delText>*0.03%</w:delText>
                </w:r>
                <w:r w:rsidDel="00964E30">
                  <w:rPr>
                    <w:rFonts w:hint="eastAsia"/>
                    <w:color w:val="000000"/>
                    <w:kern w:val="0"/>
                    <w:sz w:val="21"/>
                    <w:szCs w:val="21"/>
                  </w:rPr>
                  <w:delText>+</w:delText>
                </w:r>
                <w:r w:rsidDel="00964E30">
                  <w:rPr>
                    <w:rFonts w:hint="eastAsia"/>
                    <w:color w:val="000000"/>
                    <w:kern w:val="0"/>
                    <w:sz w:val="21"/>
                    <w:szCs w:val="21"/>
                  </w:rPr>
                  <w:delText>存货转让收入</w:delText>
                </w:r>
                <w:r w:rsidDel="00964E30">
                  <w:rPr>
                    <w:rFonts w:hint="eastAsia"/>
                    <w:color w:val="000000"/>
                    <w:kern w:val="0"/>
                    <w:sz w:val="21"/>
                    <w:szCs w:val="21"/>
                  </w:rPr>
                  <w:delText>3,667.63*0.05%</w:delText>
                </w:r>
                <w:r w:rsidDel="00964E30">
                  <w:rPr>
                    <w:rFonts w:hint="eastAsia"/>
                    <w:color w:val="000000"/>
                    <w:kern w:val="0"/>
                    <w:sz w:val="21"/>
                    <w:szCs w:val="21"/>
                    <w:lang w:val="en"/>
                  </w:rPr>
                  <w:delText>）</w:delText>
                </w:r>
                <w:r w:rsidDel="00964E30">
                  <w:rPr>
                    <w:color w:val="000000"/>
                    <w:kern w:val="0"/>
                    <w:sz w:val="21"/>
                    <w:szCs w:val="21"/>
                    <w:lang w:val="en"/>
                  </w:rPr>
                  <w:delText>*2=</w:delText>
                </w:r>
                <w:r w:rsidDel="00964E30">
                  <w:rPr>
                    <w:rFonts w:hint="eastAsia"/>
                    <w:color w:val="000000"/>
                    <w:kern w:val="0"/>
                    <w:sz w:val="21"/>
                    <w:szCs w:val="21"/>
                  </w:rPr>
                  <w:delText>29.90</w:delText>
                </w:r>
                <w:r w:rsidDel="00964E30">
                  <w:rPr>
                    <w:rFonts w:hint="eastAsia"/>
                    <w:color w:val="000000"/>
                    <w:kern w:val="0"/>
                    <w:sz w:val="21"/>
                    <w:szCs w:val="21"/>
                    <w:lang w:val="en"/>
                  </w:rPr>
                  <w:delText>万元</w:delText>
                </w:r>
              </w:del>
            </w:ins>
          </w:p>
        </w:tc>
        <w:tc>
          <w:tcPr>
            <w:tcW w:w="422" w:type="pct"/>
            <w:gridSpan w:val="2"/>
            <w:vAlign w:val="center"/>
            <w:tcPrChange w:id="8318" w:author="Kelly Tan" w:date="2026-07-08T11:15:00Z">
              <w:tcPr>
                <w:tcW w:w="562" w:type="pct"/>
                <w:gridSpan w:val="2"/>
                <w:vAlign w:val="center"/>
              </w:tcPr>
            </w:tcPrChange>
          </w:tcPr>
          <w:p w14:paraId="53AA4F7F" w14:textId="2BD61086" w:rsidR="005F457E" w:rsidDel="00964E30" w:rsidRDefault="00000000">
            <w:pPr>
              <w:widowControl/>
              <w:spacing w:after="0" w:line="240" w:lineRule="auto"/>
              <w:ind w:firstLineChars="0" w:firstLine="0"/>
              <w:textAlignment w:val="auto"/>
              <w:rPr>
                <w:ins w:id="8319" w:author="Kelly Tan" w:date="2026-07-08T11:13:00Z"/>
                <w:del w:id="8320" w:author="Si-yuan LIU" w:date="2026-07-24T14:26:00Z" w16du:dateUtc="2026-07-24T06:26:00Z"/>
                <w:color w:val="000000"/>
                <w:kern w:val="0"/>
                <w:sz w:val="21"/>
                <w:szCs w:val="21"/>
              </w:rPr>
            </w:pPr>
            <w:ins w:id="8321" w:author="Kelly Tan" w:date="2026-07-08T11:13:00Z">
              <w:del w:id="8322" w:author="Si-yuan LIU" w:date="2026-07-24T14:26:00Z" w16du:dateUtc="2026-07-24T06:26:00Z">
                <w:r w:rsidDel="00964E30">
                  <w:rPr>
                    <w:rFonts w:hint="eastAsia"/>
                    <w:color w:val="000000"/>
                    <w:kern w:val="0"/>
                    <w:sz w:val="21"/>
                    <w:szCs w:val="21"/>
                  </w:rPr>
                  <w:delText>29.90</w:delText>
                </w:r>
              </w:del>
            </w:ins>
          </w:p>
        </w:tc>
        <w:tc>
          <w:tcPr>
            <w:tcW w:w="421" w:type="pct"/>
            <w:gridSpan w:val="3"/>
            <w:vAlign w:val="center"/>
            <w:tcPrChange w:id="8323" w:author="Kelly Tan" w:date="2026-07-08T11:15:00Z">
              <w:tcPr>
                <w:tcW w:w="393" w:type="pct"/>
                <w:gridSpan w:val="5"/>
                <w:vAlign w:val="center"/>
              </w:tcPr>
            </w:tcPrChange>
          </w:tcPr>
          <w:p w14:paraId="47B8986C" w14:textId="39294138" w:rsidR="005F457E" w:rsidDel="00964E30" w:rsidRDefault="00000000">
            <w:pPr>
              <w:widowControl/>
              <w:spacing w:after="0" w:line="240" w:lineRule="auto"/>
              <w:ind w:firstLineChars="0" w:firstLine="0"/>
              <w:textAlignment w:val="auto"/>
              <w:rPr>
                <w:ins w:id="8324" w:author="Kelly Tan" w:date="2026-07-08T11:13:00Z"/>
                <w:del w:id="8325" w:author="Si-yuan LIU" w:date="2026-07-24T14:26:00Z" w16du:dateUtc="2026-07-24T06:26:00Z"/>
                <w:color w:val="000000"/>
                <w:kern w:val="0"/>
                <w:sz w:val="21"/>
                <w:szCs w:val="21"/>
              </w:rPr>
            </w:pPr>
            <w:ins w:id="8326" w:author="Kelly Tan" w:date="2026-07-08T11:13:00Z">
              <w:del w:id="8327" w:author="Si-yuan LIU" w:date="2026-07-24T14:26:00Z" w16du:dateUtc="2026-07-24T06:26:00Z">
                <w:r w:rsidDel="00964E30">
                  <w:rPr>
                    <w:color w:val="000000"/>
                    <w:kern w:val="0"/>
                    <w:sz w:val="21"/>
                    <w:szCs w:val="21"/>
                  </w:rPr>
                  <w:delText>/</w:delText>
                </w:r>
              </w:del>
            </w:ins>
          </w:p>
        </w:tc>
        <w:tc>
          <w:tcPr>
            <w:tcW w:w="414" w:type="pct"/>
            <w:gridSpan w:val="2"/>
            <w:vAlign w:val="center"/>
            <w:tcPrChange w:id="8328" w:author="Kelly Tan" w:date="2026-07-08T11:15:00Z">
              <w:tcPr>
                <w:tcW w:w="565" w:type="pct"/>
                <w:gridSpan w:val="5"/>
                <w:vAlign w:val="center"/>
              </w:tcPr>
            </w:tcPrChange>
          </w:tcPr>
          <w:p w14:paraId="0FBC468C" w14:textId="6F745F54" w:rsidR="005F457E" w:rsidDel="00964E30" w:rsidRDefault="00000000">
            <w:pPr>
              <w:widowControl/>
              <w:spacing w:after="0" w:line="240" w:lineRule="auto"/>
              <w:ind w:firstLineChars="0" w:firstLine="0"/>
              <w:textAlignment w:val="auto"/>
              <w:rPr>
                <w:ins w:id="8329" w:author="Kelly Tan" w:date="2026-07-08T11:13:00Z"/>
                <w:del w:id="8330" w:author="Si-yuan LIU" w:date="2026-07-24T14:26:00Z" w16du:dateUtc="2026-07-24T06:26:00Z"/>
                <w:color w:val="000000"/>
                <w:kern w:val="0"/>
                <w:sz w:val="21"/>
                <w:szCs w:val="21"/>
              </w:rPr>
            </w:pPr>
            <w:ins w:id="8331" w:author="Kelly Tan" w:date="2026-07-08T11:13:00Z">
              <w:del w:id="8332" w:author="Si-yuan LIU" w:date="2026-07-24T14:26:00Z" w16du:dateUtc="2026-07-24T06:26:00Z">
                <w:r w:rsidDel="00964E30">
                  <w:rPr>
                    <w:rFonts w:hint="eastAsia"/>
                    <w:color w:val="000000"/>
                    <w:kern w:val="0"/>
                    <w:sz w:val="21"/>
                    <w:szCs w:val="21"/>
                  </w:rPr>
                  <w:delText>国家税务总局广州市南沙区税务局、国家税务总局广州市增城区税务局</w:delText>
                </w:r>
              </w:del>
            </w:ins>
          </w:p>
          <w:p w14:paraId="44EB1E22" w14:textId="5E7A0D6E" w:rsidR="005F457E" w:rsidDel="00964E30" w:rsidRDefault="005F457E">
            <w:pPr>
              <w:widowControl/>
              <w:spacing w:after="0" w:line="240" w:lineRule="auto"/>
              <w:ind w:firstLineChars="0" w:firstLine="0"/>
              <w:textAlignment w:val="auto"/>
              <w:rPr>
                <w:ins w:id="8333" w:author="Kelly Tan" w:date="2026-07-08T11:13:00Z"/>
                <w:del w:id="8334" w:author="Si-yuan LIU" w:date="2026-07-24T14:26:00Z" w16du:dateUtc="2026-07-24T06:26:00Z"/>
                <w:color w:val="000000"/>
                <w:kern w:val="0"/>
                <w:sz w:val="21"/>
                <w:szCs w:val="21"/>
              </w:rPr>
            </w:pPr>
          </w:p>
        </w:tc>
        <w:tc>
          <w:tcPr>
            <w:tcW w:w="441" w:type="pct"/>
            <w:gridSpan w:val="5"/>
            <w:vAlign w:val="center"/>
            <w:tcPrChange w:id="8335" w:author="Kelly Tan" w:date="2026-07-08T11:15:00Z">
              <w:tcPr>
                <w:tcW w:w="521" w:type="pct"/>
                <w:gridSpan w:val="7"/>
                <w:vAlign w:val="center"/>
              </w:tcPr>
            </w:tcPrChange>
          </w:tcPr>
          <w:p w14:paraId="0AEFDDD0" w14:textId="4BDEA025" w:rsidR="005F457E" w:rsidDel="00964E30" w:rsidRDefault="00000000">
            <w:pPr>
              <w:widowControl/>
              <w:spacing w:after="0" w:line="240" w:lineRule="auto"/>
              <w:ind w:firstLineChars="0" w:firstLine="0"/>
              <w:textAlignment w:val="auto"/>
              <w:rPr>
                <w:ins w:id="8336" w:author="Kelly Tan" w:date="2026-07-08T11:13:00Z"/>
                <w:del w:id="8337" w:author="Si-yuan LIU" w:date="2026-07-24T14:26:00Z" w16du:dateUtc="2026-07-24T06:26:00Z"/>
                <w:color w:val="000000"/>
                <w:kern w:val="0"/>
                <w:sz w:val="21"/>
                <w:szCs w:val="21"/>
              </w:rPr>
            </w:pPr>
            <w:ins w:id="8338" w:author="Kelly Tan" w:date="2026-07-08T11:13:00Z">
              <w:del w:id="8339" w:author="Si-yuan LIU" w:date="2026-07-24T14:26:00Z" w16du:dateUtc="2026-07-24T06:26:00Z">
                <w:r w:rsidDel="00964E30">
                  <w:rPr>
                    <w:rFonts w:hint="eastAsia"/>
                    <w:color w:val="000000"/>
                    <w:kern w:val="0"/>
                    <w:sz w:val="21"/>
                    <w:szCs w:val="21"/>
                  </w:rPr>
                  <w:delText>奥融科技、昊盈科技</w:delText>
                </w:r>
              </w:del>
            </w:ins>
          </w:p>
        </w:tc>
      </w:tr>
      <w:tr w:rsidR="005F457E" w:rsidDel="00964E30" w14:paraId="26DEEF6D" w14:textId="2FE9F103" w:rsidTr="005F457E">
        <w:trPr>
          <w:gridAfter w:val="2"/>
          <w:wAfter w:w="97" w:type="dxa"/>
          <w:trHeight w:val="1560"/>
          <w:jc w:val="center"/>
          <w:ins w:id="8340" w:author="Kelly Tan" w:date="2026-07-08T11:13:00Z"/>
          <w:del w:id="8341" w:author="Si-yuan LIU" w:date="2026-07-24T14:26:00Z" w16du:dateUtc="2026-07-24T06:26:00Z"/>
          <w:trPrChange w:id="8342" w:author="Kelly Tan" w:date="2026-07-08T11:15:00Z">
            <w:trPr>
              <w:gridAfter w:val="2"/>
              <w:wAfter w:w="113" w:type="dxa"/>
              <w:trHeight w:val="1560"/>
              <w:jc w:val="center"/>
            </w:trPr>
          </w:trPrChange>
        </w:trPr>
        <w:tc>
          <w:tcPr>
            <w:tcW w:w="356" w:type="pct"/>
            <w:vMerge/>
            <w:vAlign w:val="center"/>
            <w:tcPrChange w:id="8343" w:author="Kelly Tan" w:date="2026-07-08T11:15:00Z">
              <w:tcPr>
                <w:tcW w:w="371" w:type="pct"/>
                <w:vMerge/>
                <w:vAlign w:val="center"/>
              </w:tcPr>
            </w:tcPrChange>
          </w:tcPr>
          <w:p w14:paraId="0EF17E26" w14:textId="799EAD9A" w:rsidR="005F457E" w:rsidDel="00964E30" w:rsidRDefault="005F457E">
            <w:pPr>
              <w:widowControl/>
              <w:spacing w:after="0" w:line="240" w:lineRule="auto"/>
              <w:ind w:firstLineChars="0" w:firstLine="0"/>
              <w:jc w:val="left"/>
              <w:textAlignment w:val="auto"/>
              <w:rPr>
                <w:ins w:id="8344" w:author="Kelly Tan" w:date="2026-07-08T11:13:00Z"/>
                <w:del w:id="8345" w:author="Si-yuan LIU" w:date="2026-07-24T14:26:00Z" w16du:dateUtc="2026-07-24T06:26:00Z"/>
                <w:color w:val="000000"/>
                <w:kern w:val="0"/>
                <w:sz w:val="21"/>
                <w:szCs w:val="21"/>
              </w:rPr>
            </w:pPr>
          </w:p>
        </w:tc>
        <w:tc>
          <w:tcPr>
            <w:tcW w:w="167" w:type="pct"/>
            <w:gridSpan w:val="2"/>
            <w:vAlign w:val="center"/>
            <w:tcPrChange w:id="8346" w:author="Kelly Tan" w:date="2026-07-08T11:15:00Z">
              <w:tcPr>
                <w:tcW w:w="152" w:type="pct"/>
                <w:gridSpan w:val="3"/>
                <w:vAlign w:val="center"/>
              </w:tcPr>
            </w:tcPrChange>
          </w:tcPr>
          <w:p w14:paraId="61813BC3" w14:textId="065834DE" w:rsidR="005F457E" w:rsidDel="00964E30" w:rsidRDefault="00000000">
            <w:pPr>
              <w:widowControl/>
              <w:spacing w:after="0" w:line="240" w:lineRule="auto"/>
              <w:ind w:firstLineChars="0" w:firstLine="0"/>
              <w:jc w:val="center"/>
              <w:textAlignment w:val="auto"/>
              <w:rPr>
                <w:ins w:id="8347" w:author="Kelly Tan" w:date="2026-07-08T11:13:00Z"/>
                <w:del w:id="8348" w:author="Si-yuan LIU" w:date="2026-07-24T14:26:00Z" w16du:dateUtc="2026-07-24T06:26:00Z"/>
                <w:color w:val="000000"/>
                <w:kern w:val="0"/>
                <w:sz w:val="21"/>
                <w:szCs w:val="21"/>
              </w:rPr>
            </w:pPr>
            <w:ins w:id="8349" w:author="Kelly Tan" w:date="2026-07-08T11:13:00Z">
              <w:del w:id="8350" w:author="Si-yuan LIU" w:date="2026-07-24T14:26:00Z" w16du:dateUtc="2026-07-24T06:26:00Z">
                <w:r w:rsidDel="00964E30">
                  <w:rPr>
                    <w:rFonts w:hint="eastAsia"/>
                    <w:color w:val="000000"/>
                    <w:kern w:val="0"/>
                    <w:sz w:val="21"/>
                    <w:szCs w:val="21"/>
                  </w:rPr>
                  <w:delText>契税</w:delText>
                </w:r>
              </w:del>
            </w:ins>
          </w:p>
        </w:tc>
        <w:tc>
          <w:tcPr>
            <w:tcW w:w="509" w:type="pct"/>
            <w:vAlign w:val="center"/>
            <w:tcPrChange w:id="8351" w:author="Kelly Tan" w:date="2026-07-08T11:15:00Z">
              <w:tcPr>
                <w:tcW w:w="132" w:type="pct"/>
                <w:gridSpan w:val="2"/>
                <w:vAlign w:val="center"/>
              </w:tcPr>
            </w:tcPrChange>
          </w:tcPr>
          <w:p w14:paraId="35DE9E61" w14:textId="3553111D" w:rsidR="005F457E" w:rsidDel="00964E30" w:rsidRDefault="00000000">
            <w:pPr>
              <w:widowControl/>
              <w:spacing w:after="0" w:line="240" w:lineRule="auto"/>
              <w:ind w:firstLineChars="0" w:firstLine="0"/>
              <w:textAlignment w:val="auto"/>
              <w:rPr>
                <w:ins w:id="8352" w:author="Kelly Tan" w:date="2026-07-08T11:13:00Z"/>
                <w:del w:id="8353" w:author="Si-yuan LIU" w:date="2026-07-24T14:26:00Z" w16du:dateUtc="2026-07-24T06:26:00Z"/>
                <w:color w:val="000000"/>
                <w:kern w:val="0"/>
                <w:sz w:val="21"/>
                <w:szCs w:val="21"/>
              </w:rPr>
            </w:pPr>
            <w:ins w:id="8354" w:author="Kelly Tan" w:date="2026-07-08T11:13:00Z">
              <w:del w:id="8355" w:author="Si-yuan LIU" w:date="2026-07-24T14:26:00Z" w16du:dateUtc="2026-07-24T06:26:00Z">
                <w:r w:rsidDel="00964E30">
                  <w:rPr>
                    <w:rFonts w:hint="eastAsia"/>
                    <w:color w:val="000000"/>
                    <w:kern w:val="0"/>
                    <w:sz w:val="21"/>
                    <w:szCs w:val="21"/>
                    <w:lang w:val="en"/>
                  </w:rPr>
                  <w:delText>是</w:delText>
                </w:r>
              </w:del>
            </w:ins>
          </w:p>
        </w:tc>
        <w:tc>
          <w:tcPr>
            <w:tcW w:w="2270" w:type="pct"/>
            <w:gridSpan w:val="6"/>
            <w:vAlign w:val="center"/>
            <w:tcPrChange w:id="8356" w:author="Kelly Tan" w:date="2026-07-08T11:15:00Z">
              <w:tcPr>
                <w:tcW w:w="2303" w:type="pct"/>
                <w:gridSpan w:val="9"/>
                <w:vAlign w:val="center"/>
              </w:tcPr>
            </w:tcPrChange>
          </w:tcPr>
          <w:p w14:paraId="386EB05A" w14:textId="4EA5DE2E" w:rsidR="005F457E" w:rsidDel="00964E30" w:rsidRDefault="00000000">
            <w:pPr>
              <w:widowControl/>
              <w:spacing w:after="0" w:line="240" w:lineRule="auto"/>
              <w:ind w:firstLineChars="0" w:firstLine="0"/>
              <w:textAlignment w:val="auto"/>
              <w:rPr>
                <w:ins w:id="8357" w:author="Kelly Tan" w:date="2026-07-08T11:13:00Z"/>
                <w:del w:id="8358" w:author="Si-yuan LIU" w:date="2026-07-24T14:26:00Z" w16du:dateUtc="2026-07-24T06:26:00Z"/>
                <w:color w:val="000000"/>
                <w:kern w:val="0"/>
                <w:sz w:val="21"/>
                <w:szCs w:val="21"/>
              </w:rPr>
            </w:pPr>
            <w:ins w:id="8359" w:author="Kelly Tan" w:date="2026-07-08T11:13:00Z">
              <w:del w:id="8360" w:author="Si-yuan LIU" w:date="2026-07-24T14:26:00Z" w16du:dateUtc="2026-07-24T06:26:00Z">
                <w:r w:rsidDel="00964E30">
                  <w:rPr>
                    <w:rFonts w:hint="eastAsia"/>
                    <w:color w:val="000000"/>
                    <w:kern w:val="0"/>
                    <w:sz w:val="21"/>
                    <w:szCs w:val="21"/>
                    <w:lang w:val="en"/>
                  </w:rPr>
                  <w:delText>奥融科技将</w:delText>
                </w:r>
                <w:r w:rsidDel="00964E30">
                  <w:rPr>
                    <w:color w:val="000000"/>
                    <w:kern w:val="0"/>
                    <w:sz w:val="21"/>
                    <w:szCs w:val="21"/>
                    <w:lang w:val="en"/>
                  </w:rPr>
                  <w:delText>3</w:delText>
                </w:r>
                <w:r w:rsidDel="00964E30">
                  <w:rPr>
                    <w:rFonts w:hint="eastAsia"/>
                    <w:color w:val="000000"/>
                    <w:kern w:val="0"/>
                    <w:sz w:val="21"/>
                    <w:szCs w:val="21"/>
                    <w:lang w:val="en"/>
                  </w:rPr>
                  <w:delText>、</w:delText>
                </w:r>
                <w:r w:rsidDel="00964E30">
                  <w:rPr>
                    <w:color w:val="000000"/>
                    <w:kern w:val="0"/>
                    <w:sz w:val="21"/>
                    <w:szCs w:val="21"/>
                    <w:lang w:val="en"/>
                  </w:rPr>
                  <w:delText>4</w:delText>
                </w:r>
                <w:r w:rsidDel="00964E30">
                  <w:rPr>
                    <w:rFonts w:hint="eastAsia"/>
                    <w:color w:val="000000"/>
                    <w:kern w:val="0"/>
                    <w:sz w:val="21"/>
                    <w:szCs w:val="21"/>
                    <w:lang w:val="en"/>
                  </w:rPr>
                  <w:delText>号楼所在</w:delText>
                </w:r>
                <w:r w:rsidDel="00964E30">
                  <w:rPr>
                    <w:color w:val="000000"/>
                    <w:kern w:val="0"/>
                    <w:sz w:val="21"/>
                    <w:szCs w:val="21"/>
                    <w:lang w:val="en"/>
                  </w:rPr>
                  <w:delText>地块</w:delText>
                </w:r>
                <w:r w:rsidDel="00964E30">
                  <w:rPr>
                    <w:rFonts w:hint="eastAsia"/>
                    <w:color w:val="000000"/>
                    <w:kern w:val="0"/>
                    <w:sz w:val="21"/>
                    <w:szCs w:val="21"/>
                    <w:lang w:val="en"/>
                  </w:rPr>
                  <w:delText>土地使用权及地上建筑物</w:delText>
                </w:r>
                <w:r w:rsidDel="00964E30">
                  <w:rPr>
                    <w:rFonts w:hint="eastAsia"/>
                    <w:color w:val="000000"/>
                    <w:kern w:val="0"/>
                    <w:sz w:val="21"/>
                    <w:szCs w:val="21"/>
                  </w:rPr>
                  <w:delText>和存货</w:delText>
                </w:r>
                <w:r w:rsidDel="00964E30">
                  <w:rPr>
                    <w:rFonts w:hint="eastAsia"/>
                    <w:color w:val="000000"/>
                    <w:kern w:val="0"/>
                    <w:sz w:val="21"/>
                    <w:szCs w:val="21"/>
                    <w:lang w:val="en"/>
                  </w:rPr>
                  <w:delText>转让</w:delText>
                </w:r>
                <w:r w:rsidDel="00964E30">
                  <w:rPr>
                    <w:color w:val="000000"/>
                    <w:kern w:val="0"/>
                    <w:sz w:val="21"/>
                    <w:szCs w:val="21"/>
                    <w:lang w:val="en"/>
                  </w:rPr>
                  <w:delText>予</w:delText>
                </w:r>
                <w:r w:rsidDel="00964E30">
                  <w:rPr>
                    <w:rFonts w:hint="eastAsia"/>
                    <w:color w:val="000000"/>
                    <w:kern w:val="0"/>
                    <w:sz w:val="21"/>
                    <w:szCs w:val="21"/>
                  </w:rPr>
                  <w:delText>昊盈科技</w:delText>
                </w:r>
                <w:r w:rsidDel="00964E30">
                  <w:rPr>
                    <w:rFonts w:hint="eastAsia"/>
                    <w:color w:val="000000"/>
                    <w:kern w:val="0"/>
                    <w:sz w:val="21"/>
                    <w:szCs w:val="21"/>
                    <w:lang w:val="en"/>
                  </w:rPr>
                  <w:delText>，土地、房屋建筑物</w:delText>
                </w:r>
                <w:r w:rsidDel="00964E30">
                  <w:rPr>
                    <w:rFonts w:hint="eastAsia"/>
                    <w:color w:val="000000"/>
                    <w:kern w:val="0"/>
                    <w:sz w:val="21"/>
                    <w:szCs w:val="21"/>
                  </w:rPr>
                  <w:delText>和存货</w:delText>
                </w:r>
                <w:r w:rsidDel="00964E30">
                  <w:rPr>
                    <w:rFonts w:hint="eastAsia"/>
                    <w:color w:val="000000"/>
                    <w:kern w:val="0"/>
                    <w:sz w:val="21"/>
                    <w:szCs w:val="21"/>
                    <w:lang w:val="en"/>
                  </w:rPr>
                  <w:delText>计税基础</w:delText>
                </w:r>
                <w:r w:rsidDel="00964E30">
                  <w:rPr>
                    <w:rFonts w:hint="eastAsia"/>
                    <w:color w:val="000000"/>
                    <w:kern w:val="0"/>
                    <w:sz w:val="21"/>
                    <w:szCs w:val="21"/>
                  </w:rPr>
                  <w:delText>26,488.52</w:delText>
                </w:r>
                <w:r w:rsidDel="00964E30">
                  <w:rPr>
                    <w:rFonts w:hint="eastAsia"/>
                    <w:color w:val="000000"/>
                    <w:kern w:val="0"/>
                    <w:sz w:val="21"/>
                    <w:szCs w:val="21"/>
                    <w:lang w:val="en"/>
                  </w:rPr>
                  <w:delText>万元，</w:delText>
                </w:r>
                <w:r w:rsidDel="00964E30">
                  <w:rPr>
                    <w:rFonts w:hint="eastAsia"/>
                    <w:color w:val="000000"/>
                    <w:kern w:val="0"/>
                    <w:sz w:val="21"/>
                    <w:szCs w:val="21"/>
                  </w:rPr>
                  <w:delText>广东省现行契税适用税率为</w:delText>
                </w:r>
                <w:r w:rsidDel="00964E30">
                  <w:rPr>
                    <w:rFonts w:hint="eastAsia"/>
                    <w:color w:val="000000"/>
                    <w:kern w:val="0"/>
                    <w:sz w:val="21"/>
                    <w:szCs w:val="21"/>
                  </w:rPr>
                  <w:delText>3%</w:delText>
                </w:r>
                <w:r w:rsidDel="00964E30">
                  <w:rPr>
                    <w:rFonts w:hint="eastAsia"/>
                    <w:color w:val="000000"/>
                    <w:kern w:val="0"/>
                    <w:sz w:val="21"/>
                    <w:szCs w:val="21"/>
                  </w:rPr>
                  <w:delText>。</w:delText>
                </w:r>
              </w:del>
            </w:ins>
          </w:p>
          <w:p w14:paraId="0970409E" w14:textId="3724A113" w:rsidR="005F457E" w:rsidDel="00964E30" w:rsidRDefault="00000000">
            <w:pPr>
              <w:widowControl/>
              <w:spacing w:after="0" w:line="240" w:lineRule="auto"/>
              <w:ind w:firstLineChars="0" w:firstLine="0"/>
              <w:textAlignment w:val="auto"/>
              <w:rPr>
                <w:ins w:id="8361" w:author="Kelly Tan" w:date="2026-07-08T11:13:00Z"/>
                <w:del w:id="8362" w:author="Si-yuan LIU" w:date="2026-07-24T14:26:00Z" w16du:dateUtc="2026-07-24T06:26:00Z"/>
                <w:color w:val="000000"/>
                <w:kern w:val="0"/>
                <w:sz w:val="21"/>
                <w:szCs w:val="21"/>
              </w:rPr>
            </w:pPr>
            <w:ins w:id="8363" w:author="Kelly Tan" w:date="2026-07-08T11:13:00Z">
              <w:del w:id="8364" w:author="Si-yuan LIU" w:date="2026-07-24T14:26:00Z" w16du:dateUtc="2026-07-24T06:26:00Z">
                <w:r w:rsidDel="00964E30">
                  <w:rPr>
                    <w:rFonts w:hint="eastAsia"/>
                    <w:color w:val="000000"/>
                    <w:kern w:val="0"/>
                    <w:sz w:val="21"/>
                    <w:szCs w:val="21"/>
                  </w:rPr>
                  <w:delText>中华人民共和国契税法</w:delText>
                </w:r>
              </w:del>
            </w:ins>
          </w:p>
          <w:p w14:paraId="326BB1A9" w14:textId="701CF6C9" w:rsidR="005F457E" w:rsidDel="00964E30" w:rsidRDefault="00000000">
            <w:pPr>
              <w:widowControl/>
              <w:spacing w:after="0" w:line="240" w:lineRule="auto"/>
              <w:ind w:firstLineChars="0" w:firstLine="0"/>
              <w:textAlignment w:val="auto"/>
              <w:rPr>
                <w:ins w:id="8365" w:author="Kelly Tan" w:date="2026-07-08T11:13:00Z"/>
                <w:del w:id="8366" w:author="Si-yuan LIU" w:date="2026-07-24T14:26:00Z" w16du:dateUtc="2026-07-24T06:26:00Z"/>
                <w:color w:val="000000"/>
                <w:kern w:val="0"/>
                <w:sz w:val="21"/>
                <w:szCs w:val="21"/>
              </w:rPr>
            </w:pPr>
            <w:ins w:id="8367" w:author="Kelly Tan" w:date="2026-07-08T11:13:00Z">
              <w:del w:id="8368" w:author="Si-yuan LIU" w:date="2026-07-24T14:26:00Z" w16du:dateUtc="2026-07-24T06:26:00Z">
                <w:r w:rsidDel="00964E30">
                  <w:rPr>
                    <w:rFonts w:hint="eastAsia"/>
                    <w:color w:val="000000"/>
                    <w:kern w:val="0"/>
                    <w:sz w:val="21"/>
                    <w:szCs w:val="21"/>
                    <w:lang w:val="en"/>
                  </w:rPr>
                  <w:delText>计算公式：土地、房屋建筑物</w:delText>
                </w:r>
                <w:r w:rsidDel="00964E30">
                  <w:rPr>
                    <w:rFonts w:hint="eastAsia"/>
                    <w:color w:val="000000"/>
                    <w:kern w:val="0"/>
                    <w:sz w:val="21"/>
                    <w:szCs w:val="21"/>
                  </w:rPr>
                  <w:delText>和存货</w:delText>
                </w:r>
                <w:r w:rsidDel="00964E30">
                  <w:rPr>
                    <w:rFonts w:hint="eastAsia"/>
                    <w:color w:val="000000"/>
                    <w:kern w:val="0"/>
                    <w:sz w:val="21"/>
                    <w:szCs w:val="21"/>
                    <w:lang w:val="en"/>
                  </w:rPr>
                  <w:delText>计税基础</w:delText>
                </w:r>
                <w:r w:rsidDel="00964E30">
                  <w:rPr>
                    <w:rFonts w:hint="eastAsia"/>
                    <w:color w:val="000000"/>
                    <w:kern w:val="0"/>
                    <w:sz w:val="21"/>
                    <w:szCs w:val="21"/>
                  </w:rPr>
                  <w:delText>26,488.52</w:delText>
                </w:r>
                <w:r w:rsidDel="00964E30">
                  <w:rPr>
                    <w:rFonts w:hint="eastAsia"/>
                    <w:color w:val="000000"/>
                    <w:kern w:val="0"/>
                    <w:sz w:val="21"/>
                    <w:szCs w:val="21"/>
                    <w:lang w:val="en"/>
                  </w:rPr>
                  <w:delText>万元</w:delText>
                </w:r>
                <w:r w:rsidDel="00964E30">
                  <w:rPr>
                    <w:rFonts w:hint="eastAsia"/>
                    <w:color w:val="000000"/>
                    <w:kern w:val="0"/>
                    <w:sz w:val="21"/>
                    <w:szCs w:val="21"/>
                  </w:rPr>
                  <w:delText>*3%=794.66</w:delText>
                </w:r>
                <w:r w:rsidDel="00964E30">
                  <w:rPr>
                    <w:rFonts w:hint="eastAsia"/>
                    <w:color w:val="000000"/>
                    <w:kern w:val="0"/>
                    <w:sz w:val="21"/>
                    <w:szCs w:val="21"/>
                  </w:rPr>
                  <w:delText>万元</w:delText>
                </w:r>
              </w:del>
            </w:ins>
          </w:p>
        </w:tc>
        <w:tc>
          <w:tcPr>
            <w:tcW w:w="422" w:type="pct"/>
            <w:gridSpan w:val="2"/>
            <w:vAlign w:val="center"/>
            <w:tcPrChange w:id="8369" w:author="Kelly Tan" w:date="2026-07-08T11:15:00Z">
              <w:tcPr>
                <w:tcW w:w="562" w:type="pct"/>
                <w:gridSpan w:val="2"/>
                <w:vAlign w:val="center"/>
              </w:tcPr>
            </w:tcPrChange>
          </w:tcPr>
          <w:p w14:paraId="688B6613" w14:textId="508CDE49" w:rsidR="005F457E" w:rsidDel="00964E30" w:rsidRDefault="00000000">
            <w:pPr>
              <w:widowControl/>
              <w:spacing w:after="0" w:line="240" w:lineRule="auto"/>
              <w:ind w:firstLineChars="0" w:firstLine="0"/>
              <w:textAlignment w:val="auto"/>
              <w:rPr>
                <w:ins w:id="8370" w:author="Kelly Tan" w:date="2026-07-08T11:13:00Z"/>
                <w:del w:id="8371" w:author="Si-yuan LIU" w:date="2026-07-24T14:26:00Z" w16du:dateUtc="2026-07-24T06:26:00Z"/>
                <w:color w:val="000000"/>
                <w:kern w:val="0"/>
                <w:sz w:val="21"/>
                <w:szCs w:val="21"/>
              </w:rPr>
            </w:pPr>
            <w:ins w:id="8372" w:author="Kelly Tan" w:date="2026-07-08T11:13:00Z">
              <w:del w:id="8373" w:author="Si-yuan LIU" w:date="2026-07-24T14:26:00Z" w16du:dateUtc="2026-07-24T06:26:00Z">
                <w:r w:rsidDel="00964E30">
                  <w:rPr>
                    <w:rFonts w:hint="eastAsia"/>
                    <w:color w:val="000000"/>
                    <w:kern w:val="0"/>
                    <w:sz w:val="21"/>
                    <w:szCs w:val="21"/>
                  </w:rPr>
                  <w:delText>794.66</w:delText>
                </w:r>
              </w:del>
            </w:ins>
          </w:p>
        </w:tc>
        <w:tc>
          <w:tcPr>
            <w:tcW w:w="421" w:type="pct"/>
            <w:gridSpan w:val="3"/>
            <w:vAlign w:val="center"/>
            <w:tcPrChange w:id="8374" w:author="Kelly Tan" w:date="2026-07-08T11:15:00Z">
              <w:tcPr>
                <w:tcW w:w="393" w:type="pct"/>
                <w:gridSpan w:val="5"/>
                <w:vAlign w:val="center"/>
              </w:tcPr>
            </w:tcPrChange>
          </w:tcPr>
          <w:p w14:paraId="46D7E442" w14:textId="5A0D78AC" w:rsidR="005F457E" w:rsidDel="00964E30" w:rsidRDefault="00000000">
            <w:pPr>
              <w:widowControl/>
              <w:spacing w:after="0" w:line="240" w:lineRule="auto"/>
              <w:ind w:firstLineChars="0" w:firstLine="0"/>
              <w:textAlignment w:val="auto"/>
              <w:rPr>
                <w:ins w:id="8375" w:author="Kelly Tan" w:date="2026-07-08T11:13:00Z"/>
                <w:del w:id="8376" w:author="Si-yuan LIU" w:date="2026-07-24T14:26:00Z" w16du:dateUtc="2026-07-24T06:26:00Z"/>
                <w:color w:val="000000"/>
                <w:kern w:val="0"/>
                <w:sz w:val="21"/>
                <w:szCs w:val="21"/>
              </w:rPr>
            </w:pPr>
            <w:ins w:id="8377" w:author="Kelly Tan" w:date="2026-07-08T11:13:00Z">
              <w:del w:id="8378" w:author="Si-yuan LIU" w:date="2026-07-24T14:26:00Z" w16du:dateUtc="2026-07-24T06:26:00Z">
                <w:r w:rsidDel="00964E30">
                  <w:rPr>
                    <w:color w:val="000000"/>
                    <w:kern w:val="0"/>
                    <w:sz w:val="21"/>
                    <w:szCs w:val="21"/>
                  </w:rPr>
                  <w:delText>/</w:delText>
                </w:r>
              </w:del>
            </w:ins>
          </w:p>
        </w:tc>
        <w:tc>
          <w:tcPr>
            <w:tcW w:w="414" w:type="pct"/>
            <w:gridSpan w:val="2"/>
            <w:vAlign w:val="center"/>
            <w:tcPrChange w:id="8379" w:author="Kelly Tan" w:date="2026-07-08T11:15:00Z">
              <w:tcPr>
                <w:tcW w:w="565" w:type="pct"/>
                <w:gridSpan w:val="5"/>
                <w:vAlign w:val="center"/>
              </w:tcPr>
            </w:tcPrChange>
          </w:tcPr>
          <w:p w14:paraId="635C8D65" w14:textId="6396681B" w:rsidR="005F457E" w:rsidDel="00964E30" w:rsidRDefault="00000000">
            <w:pPr>
              <w:widowControl/>
              <w:spacing w:after="0" w:line="240" w:lineRule="auto"/>
              <w:ind w:firstLineChars="0" w:firstLine="0"/>
              <w:textAlignment w:val="auto"/>
              <w:rPr>
                <w:ins w:id="8380" w:author="Kelly Tan" w:date="2026-07-08T11:13:00Z"/>
                <w:del w:id="8381" w:author="Si-yuan LIU" w:date="2026-07-24T14:26:00Z" w16du:dateUtc="2026-07-24T06:26:00Z"/>
                <w:color w:val="000000"/>
                <w:kern w:val="0"/>
                <w:sz w:val="21"/>
                <w:szCs w:val="21"/>
              </w:rPr>
            </w:pPr>
            <w:ins w:id="8382" w:author="Kelly Tan" w:date="2026-07-08T11:13:00Z">
              <w:del w:id="8383" w:author="Si-yuan LIU" w:date="2026-07-24T14:26:00Z" w16du:dateUtc="2026-07-24T06:26:00Z">
                <w:r w:rsidDel="00964E30">
                  <w:rPr>
                    <w:rFonts w:hint="eastAsia"/>
                    <w:color w:val="000000"/>
                    <w:kern w:val="0"/>
                    <w:sz w:val="21"/>
                    <w:szCs w:val="21"/>
                  </w:rPr>
                  <w:delText>国家税务总局广州市增城区税务局</w:delText>
                </w:r>
              </w:del>
            </w:ins>
          </w:p>
        </w:tc>
        <w:tc>
          <w:tcPr>
            <w:tcW w:w="441" w:type="pct"/>
            <w:gridSpan w:val="5"/>
            <w:vAlign w:val="center"/>
            <w:tcPrChange w:id="8384" w:author="Kelly Tan" w:date="2026-07-08T11:15:00Z">
              <w:tcPr>
                <w:tcW w:w="521" w:type="pct"/>
                <w:gridSpan w:val="7"/>
                <w:vAlign w:val="center"/>
              </w:tcPr>
            </w:tcPrChange>
          </w:tcPr>
          <w:p w14:paraId="70A9383A" w14:textId="47B61900" w:rsidR="005F457E" w:rsidDel="00964E30" w:rsidRDefault="00000000">
            <w:pPr>
              <w:widowControl/>
              <w:spacing w:after="0" w:line="240" w:lineRule="auto"/>
              <w:ind w:firstLineChars="0" w:firstLine="0"/>
              <w:textAlignment w:val="auto"/>
              <w:rPr>
                <w:ins w:id="8385" w:author="Kelly Tan" w:date="2026-07-08T11:13:00Z"/>
                <w:del w:id="8386" w:author="Si-yuan LIU" w:date="2026-07-24T14:26:00Z" w16du:dateUtc="2026-07-24T06:26:00Z"/>
                <w:color w:val="000000"/>
                <w:kern w:val="0"/>
                <w:sz w:val="21"/>
                <w:szCs w:val="21"/>
              </w:rPr>
            </w:pPr>
            <w:ins w:id="8387" w:author="Kelly Tan" w:date="2026-07-08T11:13:00Z">
              <w:del w:id="8388" w:author="Si-yuan LIU" w:date="2026-07-24T14:26:00Z" w16du:dateUtc="2026-07-24T06:26:00Z">
                <w:r w:rsidDel="00964E30">
                  <w:rPr>
                    <w:rFonts w:hint="eastAsia"/>
                    <w:color w:val="000000"/>
                    <w:kern w:val="0"/>
                    <w:sz w:val="21"/>
                    <w:szCs w:val="21"/>
                  </w:rPr>
                  <w:delText>昊盈科技</w:delText>
                </w:r>
              </w:del>
            </w:ins>
          </w:p>
        </w:tc>
      </w:tr>
      <w:tr w:rsidR="005F457E" w:rsidDel="00964E30" w14:paraId="3C99283A" w14:textId="185BA53A" w:rsidTr="005F457E">
        <w:trPr>
          <w:gridAfter w:val="2"/>
          <w:wAfter w:w="97" w:type="dxa"/>
          <w:trHeight w:val="1120"/>
          <w:jc w:val="center"/>
          <w:ins w:id="8389" w:author="Kelly Tan" w:date="2026-07-08T11:13:00Z"/>
          <w:del w:id="8390" w:author="Si-yuan LIU" w:date="2026-07-24T14:26:00Z" w16du:dateUtc="2026-07-24T06:26:00Z"/>
          <w:trPrChange w:id="8391" w:author="Kelly Tan" w:date="2026-07-08T11:15:00Z">
            <w:trPr>
              <w:gridAfter w:val="2"/>
              <w:wAfter w:w="113" w:type="dxa"/>
              <w:trHeight w:val="1120"/>
              <w:jc w:val="center"/>
            </w:trPr>
          </w:trPrChange>
        </w:trPr>
        <w:tc>
          <w:tcPr>
            <w:tcW w:w="356" w:type="pct"/>
            <w:vMerge/>
            <w:vAlign w:val="center"/>
            <w:tcPrChange w:id="8392" w:author="Kelly Tan" w:date="2026-07-08T11:15:00Z">
              <w:tcPr>
                <w:tcW w:w="371" w:type="pct"/>
                <w:vMerge/>
                <w:vAlign w:val="center"/>
              </w:tcPr>
            </w:tcPrChange>
          </w:tcPr>
          <w:p w14:paraId="5193E0DE" w14:textId="3CCFDC07" w:rsidR="005F457E" w:rsidDel="00964E30" w:rsidRDefault="005F457E">
            <w:pPr>
              <w:widowControl/>
              <w:spacing w:after="0" w:line="240" w:lineRule="auto"/>
              <w:ind w:firstLineChars="0" w:firstLine="0"/>
              <w:jc w:val="left"/>
              <w:textAlignment w:val="auto"/>
              <w:rPr>
                <w:ins w:id="8393" w:author="Kelly Tan" w:date="2026-07-08T11:13:00Z"/>
                <w:del w:id="8394" w:author="Si-yuan LIU" w:date="2026-07-24T14:26:00Z" w16du:dateUtc="2026-07-24T06:26:00Z"/>
                <w:color w:val="000000"/>
                <w:kern w:val="0"/>
                <w:sz w:val="21"/>
                <w:szCs w:val="21"/>
              </w:rPr>
            </w:pPr>
          </w:p>
        </w:tc>
        <w:tc>
          <w:tcPr>
            <w:tcW w:w="167" w:type="pct"/>
            <w:gridSpan w:val="2"/>
            <w:vAlign w:val="center"/>
            <w:tcPrChange w:id="8395" w:author="Kelly Tan" w:date="2026-07-08T11:15:00Z">
              <w:tcPr>
                <w:tcW w:w="152" w:type="pct"/>
                <w:gridSpan w:val="3"/>
                <w:vAlign w:val="center"/>
              </w:tcPr>
            </w:tcPrChange>
          </w:tcPr>
          <w:p w14:paraId="31268E4C" w14:textId="5730F3AE" w:rsidR="005F457E" w:rsidDel="00964E30" w:rsidRDefault="00000000">
            <w:pPr>
              <w:widowControl/>
              <w:spacing w:after="0" w:line="240" w:lineRule="auto"/>
              <w:ind w:firstLineChars="0" w:firstLine="0"/>
              <w:jc w:val="center"/>
              <w:textAlignment w:val="auto"/>
              <w:rPr>
                <w:ins w:id="8396" w:author="Kelly Tan" w:date="2026-07-08T11:13:00Z"/>
                <w:del w:id="8397" w:author="Si-yuan LIU" w:date="2026-07-24T14:26:00Z" w16du:dateUtc="2026-07-24T06:26:00Z"/>
                <w:color w:val="000000"/>
                <w:kern w:val="0"/>
                <w:sz w:val="21"/>
                <w:szCs w:val="21"/>
              </w:rPr>
            </w:pPr>
            <w:ins w:id="8398" w:author="Kelly Tan" w:date="2026-07-08T11:13:00Z">
              <w:del w:id="8399" w:author="Si-yuan LIU" w:date="2026-07-24T14:26:00Z" w16du:dateUtc="2026-07-24T06:26:00Z">
                <w:r w:rsidDel="00964E30">
                  <w:rPr>
                    <w:rFonts w:hint="eastAsia"/>
                    <w:color w:val="000000"/>
                    <w:kern w:val="0"/>
                    <w:sz w:val="21"/>
                    <w:szCs w:val="21"/>
                  </w:rPr>
                  <w:delText>其他</w:delText>
                </w:r>
              </w:del>
            </w:ins>
          </w:p>
        </w:tc>
        <w:tc>
          <w:tcPr>
            <w:tcW w:w="509" w:type="pct"/>
            <w:vAlign w:val="center"/>
            <w:tcPrChange w:id="8400" w:author="Kelly Tan" w:date="2026-07-08T11:15:00Z">
              <w:tcPr>
                <w:tcW w:w="132" w:type="pct"/>
                <w:gridSpan w:val="2"/>
                <w:vAlign w:val="center"/>
              </w:tcPr>
            </w:tcPrChange>
          </w:tcPr>
          <w:p w14:paraId="2F2DD7CC" w14:textId="250B8A56" w:rsidR="005F457E" w:rsidDel="00964E30" w:rsidRDefault="00000000">
            <w:pPr>
              <w:widowControl/>
              <w:spacing w:after="0" w:line="240" w:lineRule="auto"/>
              <w:ind w:firstLineChars="0" w:firstLine="0"/>
              <w:textAlignment w:val="auto"/>
              <w:rPr>
                <w:ins w:id="8401" w:author="Kelly Tan" w:date="2026-07-08T11:13:00Z"/>
                <w:del w:id="8402" w:author="Si-yuan LIU" w:date="2026-07-24T14:26:00Z" w16du:dateUtc="2026-07-24T06:26:00Z"/>
                <w:color w:val="000000"/>
                <w:kern w:val="0"/>
                <w:sz w:val="21"/>
                <w:szCs w:val="21"/>
              </w:rPr>
            </w:pPr>
            <w:ins w:id="8403" w:author="Kelly Tan" w:date="2026-07-08T11:13:00Z">
              <w:del w:id="8404" w:author="Si-yuan LIU" w:date="2026-07-24T14:26:00Z" w16du:dateUtc="2026-07-24T06:26:00Z">
                <w:r w:rsidDel="00964E30">
                  <w:rPr>
                    <w:rFonts w:hint="eastAsia"/>
                    <w:color w:val="000000"/>
                    <w:kern w:val="0"/>
                    <w:sz w:val="21"/>
                    <w:szCs w:val="21"/>
                  </w:rPr>
                  <w:delText>是</w:delText>
                </w:r>
              </w:del>
            </w:ins>
          </w:p>
        </w:tc>
        <w:tc>
          <w:tcPr>
            <w:tcW w:w="2270" w:type="pct"/>
            <w:gridSpan w:val="6"/>
            <w:vAlign w:val="center"/>
            <w:tcPrChange w:id="8405" w:author="Kelly Tan" w:date="2026-07-08T11:15:00Z">
              <w:tcPr>
                <w:tcW w:w="2303" w:type="pct"/>
                <w:gridSpan w:val="9"/>
                <w:vAlign w:val="center"/>
              </w:tcPr>
            </w:tcPrChange>
          </w:tcPr>
          <w:p w14:paraId="0CBC6CF4" w14:textId="4C8AC571" w:rsidR="005F457E" w:rsidDel="00964E30" w:rsidRDefault="00000000">
            <w:pPr>
              <w:widowControl/>
              <w:spacing w:after="0" w:line="240" w:lineRule="auto"/>
              <w:ind w:firstLineChars="0" w:firstLine="0"/>
              <w:textAlignment w:val="auto"/>
              <w:rPr>
                <w:ins w:id="8406" w:author="Kelly Tan" w:date="2026-07-08T11:13:00Z"/>
                <w:del w:id="8407" w:author="Si-yuan LIU" w:date="2026-07-24T14:26:00Z" w16du:dateUtc="2026-07-24T06:26:00Z"/>
                <w:color w:val="000000"/>
                <w:kern w:val="0"/>
                <w:sz w:val="21"/>
                <w:szCs w:val="21"/>
                <w:lang w:val="en"/>
              </w:rPr>
            </w:pPr>
            <w:ins w:id="8408" w:author="Kelly Tan" w:date="2026-07-08T11:13:00Z">
              <w:del w:id="8409" w:author="Si-yuan LIU" w:date="2026-07-24T14:26:00Z" w16du:dateUtc="2026-07-24T06:26:00Z">
                <w:r w:rsidDel="00964E30">
                  <w:rPr>
                    <w:rFonts w:hint="eastAsia"/>
                    <w:color w:val="000000"/>
                    <w:kern w:val="0"/>
                    <w:sz w:val="21"/>
                    <w:szCs w:val="21"/>
                    <w:lang w:val="en"/>
                  </w:rPr>
                  <w:delText>城市维护建设税、教育费附加、地方教育费附加按应纳增值税额的</w:delText>
                </w:r>
                <w:r w:rsidDel="00964E30">
                  <w:rPr>
                    <w:color w:val="000000"/>
                    <w:kern w:val="0"/>
                    <w:sz w:val="21"/>
                    <w:szCs w:val="21"/>
                    <w:lang w:val="en"/>
                  </w:rPr>
                  <w:delText>12%</w:delText>
                </w:r>
                <w:r w:rsidDel="00964E30">
                  <w:rPr>
                    <w:rFonts w:hint="eastAsia"/>
                    <w:color w:val="000000"/>
                    <w:kern w:val="0"/>
                    <w:sz w:val="21"/>
                    <w:szCs w:val="21"/>
                    <w:lang w:val="en"/>
                  </w:rPr>
                  <w:delText>计算</w:delText>
                </w:r>
              </w:del>
            </w:ins>
          </w:p>
          <w:p w14:paraId="33AC76D4" w14:textId="31D3A171" w:rsidR="005F457E" w:rsidDel="00964E30" w:rsidRDefault="00000000">
            <w:pPr>
              <w:widowControl/>
              <w:spacing w:after="0" w:line="240" w:lineRule="auto"/>
              <w:ind w:firstLineChars="0" w:firstLine="0"/>
              <w:textAlignment w:val="auto"/>
              <w:rPr>
                <w:ins w:id="8410" w:author="Kelly Tan" w:date="2026-07-08T11:13:00Z"/>
                <w:del w:id="8411" w:author="Si-yuan LIU" w:date="2026-07-24T14:26:00Z" w16du:dateUtc="2026-07-24T06:26:00Z"/>
                <w:color w:val="000000"/>
                <w:kern w:val="0"/>
                <w:sz w:val="21"/>
                <w:szCs w:val="21"/>
                <w:lang w:val="en"/>
              </w:rPr>
            </w:pPr>
            <w:ins w:id="8412" w:author="Kelly Tan" w:date="2026-07-08T11:13:00Z">
              <w:del w:id="8413" w:author="Si-yuan LIU" w:date="2026-07-24T14:26:00Z" w16du:dateUtc="2026-07-24T06:26:00Z">
                <w:r w:rsidDel="00964E30">
                  <w:rPr>
                    <w:rFonts w:hint="eastAsia"/>
                    <w:color w:val="000000"/>
                    <w:kern w:val="0"/>
                    <w:sz w:val="21"/>
                    <w:szCs w:val="21"/>
                    <w:lang w:val="en"/>
                  </w:rPr>
                  <w:delText>计算公式：应纳增值税额</w:delText>
                </w:r>
                <w:r w:rsidDel="00964E30">
                  <w:rPr>
                    <w:rFonts w:hint="eastAsia"/>
                    <w:color w:val="000000"/>
                    <w:kern w:val="0"/>
                    <w:sz w:val="21"/>
                    <w:szCs w:val="21"/>
                  </w:rPr>
                  <w:delText>1,374.88</w:delText>
                </w:r>
                <w:r w:rsidDel="00964E30">
                  <w:rPr>
                    <w:rFonts w:hint="eastAsia"/>
                    <w:color w:val="000000"/>
                    <w:kern w:val="0"/>
                    <w:sz w:val="21"/>
                    <w:szCs w:val="21"/>
                    <w:lang w:val="en"/>
                  </w:rPr>
                  <w:delText>万元</w:delText>
                </w:r>
                <w:r w:rsidDel="00964E30">
                  <w:rPr>
                    <w:color w:val="000000"/>
                    <w:kern w:val="0"/>
                    <w:sz w:val="21"/>
                    <w:szCs w:val="21"/>
                    <w:lang w:val="en"/>
                  </w:rPr>
                  <w:delText>*12%=</w:delText>
                </w:r>
                <w:r w:rsidDel="00964E30">
                  <w:rPr>
                    <w:rFonts w:hint="eastAsia"/>
                    <w:color w:val="000000"/>
                    <w:kern w:val="0"/>
                    <w:sz w:val="21"/>
                    <w:szCs w:val="21"/>
                  </w:rPr>
                  <w:delText>164.99</w:delText>
                </w:r>
                <w:r w:rsidDel="00964E30">
                  <w:rPr>
                    <w:rFonts w:hint="eastAsia"/>
                    <w:color w:val="000000"/>
                    <w:kern w:val="0"/>
                    <w:sz w:val="21"/>
                    <w:szCs w:val="21"/>
                    <w:lang w:val="en"/>
                  </w:rPr>
                  <w:delText>万元</w:delText>
                </w:r>
              </w:del>
            </w:ins>
          </w:p>
          <w:p w14:paraId="7A57609A" w14:textId="5ABD2443" w:rsidR="005F457E" w:rsidDel="00964E30" w:rsidRDefault="00000000">
            <w:pPr>
              <w:widowControl/>
              <w:spacing w:after="0" w:line="240" w:lineRule="auto"/>
              <w:ind w:firstLineChars="0" w:firstLine="0"/>
              <w:textAlignment w:val="auto"/>
              <w:rPr>
                <w:ins w:id="8414" w:author="Kelly Tan" w:date="2026-07-08T11:13:00Z"/>
                <w:del w:id="8415" w:author="Si-yuan LIU" w:date="2026-07-24T14:26:00Z" w16du:dateUtc="2026-07-24T06:26:00Z"/>
                <w:color w:val="000000"/>
                <w:kern w:val="0"/>
                <w:sz w:val="21"/>
                <w:szCs w:val="21"/>
              </w:rPr>
            </w:pPr>
            <w:ins w:id="8416" w:author="Kelly Tan" w:date="2026-07-08T11:13:00Z">
              <w:del w:id="8417" w:author="Si-yuan LIU" w:date="2026-07-24T14:26:00Z" w16du:dateUtc="2026-07-24T06:26:00Z">
                <w:r w:rsidDel="00964E30">
                  <w:rPr>
                    <w:rFonts w:hint="eastAsia"/>
                    <w:color w:val="000000"/>
                    <w:kern w:val="0"/>
                    <w:sz w:val="21"/>
                    <w:szCs w:val="21"/>
                  </w:rPr>
                  <w:delText>预缴附加税可申请退税或结转下期抵减</w:delText>
                </w:r>
              </w:del>
            </w:ins>
          </w:p>
        </w:tc>
        <w:tc>
          <w:tcPr>
            <w:tcW w:w="422" w:type="pct"/>
            <w:gridSpan w:val="2"/>
            <w:vAlign w:val="center"/>
            <w:tcPrChange w:id="8418" w:author="Kelly Tan" w:date="2026-07-08T11:15:00Z">
              <w:tcPr>
                <w:tcW w:w="562" w:type="pct"/>
                <w:gridSpan w:val="2"/>
                <w:vAlign w:val="center"/>
              </w:tcPr>
            </w:tcPrChange>
          </w:tcPr>
          <w:p w14:paraId="0521FFFD" w14:textId="5A300053" w:rsidR="005F457E" w:rsidDel="00964E30" w:rsidRDefault="00000000">
            <w:pPr>
              <w:widowControl/>
              <w:spacing w:after="0" w:line="240" w:lineRule="auto"/>
              <w:ind w:firstLineChars="0" w:firstLine="0"/>
              <w:textAlignment w:val="auto"/>
              <w:rPr>
                <w:ins w:id="8419" w:author="Kelly Tan" w:date="2026-07-08T11:13:00Z"/>
                <w:del w:id="8420" w:author="Si-yuan LIU" w:date="2026-07-24T14:26:00Z" w16du:dateUtc="2026-07-24T06:26:00Z"/>
                <w:color w:val="000000"/>
                <w:kern w:val="0"/>
                <w:sz w:val="21"/>
                <w:szCs w:val="21"/>
              </w:rPr>
            </w:pPr>
            <w:ins w:id="8421" w:author="Kelly Tan" w:date="2026-07-08T11:13:00Z">
              <w:del w:id="8422" w:author="Si-yuan LIU" w:date="2026-07-24T14:26:00Z" w16du:dateUtc="2026-07-24T06:26:00Z">
                <w:r w:rsidDel="00964E30">
                  <w:rPr>
                    <w:rFonts w:hint="eastAsia"/>
                    <w:color w:val="000000"/>
                    <w:kern w:val="0"/>
                    <w:sz w:val="21"/>
                    <w:szCs w:val="21"/>
                  </w:rPr>
                  <w:delText>预缴</w:delText>
                </w:r>
                <w:r w:rsidDel="00964E30">
                  <w:rPr>
                    <w:rFonts w:hint="eastAsia"/>
                    <w:color w:val="000000"/>
                    <w:kern w:val="0"/>
                    <w:sz w:val="21"/>
                    <w:szCs w:val="21"/>
                  </w:rPr>
                  <w:delText>164.99</w:delText>
                </w:r>
                <w:r w:rsidDel="00964E30">
                  <w:rPr>
                    <w:rFonts w:hint="eastAsia"/>
                    <w:color w:val="000000"/>
                    <w:kern w:val="0"/>
                    <w:sz w:val="21"/>
                    <w:szCs w:val="21"/>
                  </w:rPr>
                  <w:delText>，当期</w:delText>
                </w:r>
                <w:r w:rsidDel="00964E30">
                  <w:rPr>
                    <w:rFonts w:hint="eastAsia"/>
                    <w:color w:val="000000"/>
                    <w:kern w:val="0"/>
                    <w:sz w:val="21"/>
                    <w:szCs w:val="21"/>
                  </w:rPr>
                  <w:delText>0</w:delText>
                </w:r>
              </w:del>
            </w:ins>
          </w:p>
        </w:tc>
        <w:tc>
          <w:tcPr>
            <w:tcW w:w="421" w:type="pct"/>
            <w:gridSpan w:val="3"/>
            <w:vAlign w:val="center"/>
            <w:tcPrChange w:id="8423" w:author="Kelly Tan" w:date="2026-07-08T11:15:00Z">
              <w:tcPr>
                <w:tcW w:w="393" w:type="pct"/>
                <w:gridSpan w:val="5"/>
                <w:vAlign w:val="center"/>
              </w:tcPr>
            </w:tcPrChange>
          </w:tcPr>
          <w:p w14:paraId="0466531F" w14:textId="779CFC44" w:rsidR="005F457E" w:rsidDel="00964E30" w:rsidRDefault="00000000">
            <w:pPr>
              <w:widowControl/>
              <w:spacing w:after="0" w:line="240" w:lineRule="auto"/>
              <w:ind w:firstLineChars="0" w:firstLine="0"/>
              <w:textAlignment w:val="auto"/>
              <w:rPr>
                <w:ins w:id="8424" w:author="Kelly Tan" w:date="2026-07-08T11:13:00Z"/>
                <w:del w:id="8425" w:author="Si-yuan LIU" w:date="2026-07-24T14:26:00Z" w16du:dateUtc="2026-07-24T06:26:00Z"/>
                <w:color w:val="000000"/>
                <w:kern w:val="0"/>
                <w:sz w:val="21"/>
                <w:szCs w:val="21"/>
              </w:rPr>
            </w:pPr>
            <w:ins w:id="8426" w:author="Kelly Tan" w:date="2026-07-08T11:13:00Z">
              <w:del w:id="8427" w:author="Si-yuan LIU" w:date="2026-07-24T14:26:00Z" w16du:dateUtc="2026-07-24T06:26:00Z">
                <w:r w:rsidDel="00964E30">
                  <w:rPr>
                    <w:color w:val="000000"/>
                    <w:kern w:val="0"/>
                    <w:sz w:val="21"/>
                    <w:szCs w:val="21"/>
                    <w:lang w:val="en"/>
                  </w:rPr>
                  <w:delText>/</w:delText>
                </w:r>
              </w:del>
            </w:ins>
          </w:p>
        </w:tc>
        <w:tc>
          <w:tcPr>
            <w:tcW w:w="414" w:type="pct"/>
            <w:gridSpan w:val="2"/>
            <w:vAlign w:val="center"/>
            <w:tcPrChange w:id="8428" w:author="Kelly Tan" w:date="2026-07-08T11:15:00Z">
              <w:tcPr>
                <w:tcW w:w="565" w:type="pct"/>
                <w:gridSpan w:val="5"/>
                <w:vAlign w:val="center"/>
              </w:tcPr>
            </w:tcPrChange>
          </w:tcPr>
          <w:p w14:paraId="648F874E" w14:textId="3563808D" w:rsidR="005F457E" w:rsidDel="00964E30" w:rsidRDefault="00000000">
            <w:pPr>
              <w:widowControl/>
              <w:spacing w:after="0" w:line="240" w:lineRule="auto"/>
              <w:ind w:firstLineChars="0" w:firstLine="0"/>
              <w:textAlignment w:val="auto"/>
              <w:rPr>
                <w:ins w:id="8429" w:author="Kelly Tan" w:date="2026-07-08T11:13:00Z"/>
                <w:del w:id="8430" w:author="Si-yuan LIU" w:date="2026-07-24T14:26:00Z" w16du:dateUtc="2026-07-24T06:26:00Z"/>
                <w:color w:val="000000"/>
                <w:kern w:val="0"/>
                <w:sz w:val="21"/>
                <w:szCs w:val="21"/>
              </w:rPr>
            </w:pPr>
            <w:ins w:id="8431" w:author="Kelly Tan" w:date="2026-07-08T11:13:00Z">
              <w:del w:id="8432" w:author="Si-yuan LIU" w:date="2026-07-24T14:26:00Z" w16du:dateUtc="2026-07-24T06:26:00Z">
                <w:r w:rsidDel="00964E30">
                  <w:rPr>
                    <w:rFonts w:hint="eastAsia"/>
                    <w:color w:val="000000"/>
                    <w:kern w:val="0"/>
                    <w:sz w:val="21"/>
                    <w:szCs w:val="21"/>
                  </w:rPr>
                  <w:delText>国家税务总局广州市南沙区税务局</w:delText>
                </w:r>
              </w:del>
            </w:ins>
          </w:p>
        </w:tc>
        <w:tc>
          <w:tcPr>
            <w:tcW w:w="441" w:type="pct"/>
            <w:gridSpan w:val="5"/>
            <w:vAlign w:val="center"/>
            <w:tcPrChange w:id="8433" w:author="Kelly Tan" w:date="2026-07-08T11:15:00Z">
              <w:tcPr>
                <w:tcW w:w="521" w:type="pct"/>
                <w:gridSpan w:val="7"/>
                <w:vAlign w:val="center"/>
              </w:tcPr>
            </w:tcPrChange>
          </w:tcPr>
          <w:p w14:paraId="71469A44" w14:textId="5F88A62B" w:rsidR="005F457E" w:rsidDel="00964E30" w:rsidRDefault="00000000">
            <w:pPr>
              <w:widowControl/>
              <w:spacing w:after="0" w:line="240" w:lineRule="auto"/>
              <w:ind w:firstLineChars="0" w:firstLine="0"/>
              <w:textAlignment w:val="auto"/>
              <w:rPr>
                <w:ins w:id="8434" w:author="Kelly Tan" w:date="2026-07-08T11:13:00Z"/>
                <w:del w:id="8435" w:author="Si-yuan LIU" w:date="2026-07-24T14:26:00Z" w16du:dateUtc="2026-07-24T06:26:00Z"/>
                <w:color w:val="000000"/>
                <w:kern w:val="0"/>
                <w:sz w:val="21"/>
                <w:szCs w:val="21"/>
              </w:rPr>
            </w:pPr>
            <w:ins w:id="8436" w:author="Kelly Tan" w:date="2026-07-08T11:13:00Z">
              <w:del w:id="8437" w:author="Si-yuan LIU" w:date="2026-07-24T14:26:00Z" w16du:dateUtc="2026-07-24T06:26:00Z">
                <w:r w:rsidDel="00964E30">
                  <w:rPr>
                    <w:rFonts w:hint="eastAsia"/>
                    <w:color w:val="000000"/>
                    <w:kern w:val="0"/>
                    <w:sz w:val="21"/>
                    <w:szCs w:val="21"/>
                  </w:rPr>
                  <w:delText>奥融科技</w:delText>
                </w:r>
              </w:del>
            </w:ins>
          </w:p>
        </w:tc>
      </w:tr>
      <w:tr w:rsidR="005F457E" w:rsidDel="00964E30" w14:paraId="145F3C50" w14:textId="4F33284A" w:rsidTr="005F457E">
        <w:trPr>
          <w:gridAfter w:val="2"/>
          <w:wAfter w:w="97" w:type="dxa"/>
          <w:trHeight w:val="290"/>
          <w:jc w:val="center"/>
          <w:ins w:id="8438" w:author="Kelly Tan" w:date="2026-07-08T11:13:00Z"/>
          <w:del w:id="8439" w:author="Si-yuan LIU" w:date="2026-07-24T14:26:00Z" w16du:dateUtc="2026-07-24T06:26:00Z"/>
          <w:trPrChange w:id="8440" w:author="Kelly Tan" w:date="2026-07-08T11:15:00Z">
            <w:trPr>
              <w:gridAfter w:val="2"/>
              <w:wAfter w:w="113" w:type="dxa"/>
              <w:trHeight w:val="290"/>
              <w:jc w:val="center"/>
            </w:trPr>
          </w:trPrChange>
        </w:trPr>
        <w:tc>
          <w:tcPr>
            <w:tcW w:w="356" w:type="pct"/>
            <w:vMerge w:val="restart"/>
            <w:noWrap/>
            <w:vAlign w:val="center"/>
            <w:tcPrChange w:id="8441" w:author="Kelly Tan" w:date="2026-07-08T11:15:00Z">
              <w:tcPr>
                <w:tcW w:w="371" w:type="pct"/>
                <w:vMerge w:val="restart"/>
                <w:noWrap/>
                <w:vAlign w:val="center"/>
              </w:tcPr>
            </w:tcPrChange>
          </w:tcPr>
          <w:p w14:paraId="5AA906EB" w14:textId="0445195C" w:rsidR="005F457E" w:rsidDel="00964E30" w:rsidRDefault="00000000">
            <w:pPr>
              <w:widowControl/>
              <w:spacing w:after="0" w:line="240" w:lineRule="auto"/>
              <w:ind w:firstLineChars="0" w:firstLine="0"/>
              <w:jc w:val="center"/>
              <w:textAlignment w:val="auto"/>
              <w:rPr>
                <w:ins w:id="8442" w:author="Kelly Tan" w:date="2026-07-08T11:13:00Z"/>
                <w:del w:id="8443" w:author="Si-yuan LIU" w:date="2026-07-24T14:26:00Z" w16du:dateUtc="2026-07-24T06:26:00Z"/>
                <w:color w:val="000000"/>
                <w:kern w:val="0"/>
                <w:sz w:val="21"/>
                <w:szCs w:val="21"/>
              </w:rPr>
            </w:pPr>
            <w:ins w:id="8444" w:author="Kelly Tan" w:date="2026-07-08T11:13:00Z">
              <w:del w:id="8445" w:author="Si-yuan LIU" w:date="2026-07-24T14:26:00Z" w16du:dateUtc="2026-07-24T06:26:00Z">
                <w:r w:rsidDel="00964E30">
                  <w:rPr>
                    <w:rFonts w:hint="eastAsia"/>
                    <w:color w:val="000000"/>
                    <w:kern w:val="0"/>
                    <w:sz w:val="21"/>
                    <w:szCs w:val="21"/>
                  </w:rPr>
                  <w:delText>股权转让</w:delText>
                </w:r>
              </w:del>
            </w:ins>
          </w:p>
        </w:tc>
        <w:tc>
          <w:tcPr>
            <w:tcW w:w="4644" w:type="pct"/>
            <w:gridSpan w:val="21"/>
            <w:vAlign w:val="center"/>
            <w:tcPrChange w:id="8446" w:author="Kelly Tan" w:date="2026-07-08T11:15:00Z">
              <w:tcPr>
                <w:tcW w:w="4629" w:type="pct"/>
                <w:gridSpan w:val="33"/>
                <w:vAlign w:val="center"/>
              </w:tcPr>
            </w:tcPrChange>
          </w:tcPr>
          <w:p w14:paraId="217B5B03" w14:textId="00C2E0B5" w:rsidR="005F457E" w:rsidDel="00964E30" w:rsidRDefault="00000000">
            <w:pPr>
              <w:widowControl/>
              <w:spacing w:after="0" w:line="240" w:lineRule="auto"/>
              <w:ind w:firstLineChars="0" w:firstLine="0"/>
              <w:textAlignment w:val="auto"/>
              <w:rPr>
                <w:ins w:id="8447" w:author="Kelly Tan" w:date="2026-07-08T11:13:00Z"/>
                <w:del w:id="8448" w:author="Si-yuan LIU" w:date="2026-07-24T14:26:00Z" w16du:dateUtc="2026-07-24T06:26:00Z"/>
                <w:color w:val="000000"/>
                <w:kern w:val="0"/>
                <w:sz w:val="21"/>
                <w:szCs w:val="21"/>
              </w:rPr>
            </w:pPr>
            <w:ins w:id="8449" w:author="Kelly Tan" w:date="2026-07-08T11:13:00Z">
              <w:del w:id="8450" w:author="Si-yuan LIU" w:date="2026-07-24T14:26:00Z" w16du:dateUtc="2026-07-24T06:26:00Z">
                <w:r w:rsidDel="00964E30">
                  <w:rPr>
                    <w:color w:val="000000"/>
                    <w:kern w:val="0"/>
                    <w:sz w:val="21"/>
                    <w:szCs w:val="21"/>
                  </w:rPr>
                  <w:delText>4</w:delText>
                </w:r>
                <w:r w:rsidDel="00964E30">
                  <w:rPr>
                    <w:rFonts w:hint="eastAsia"/>
                    <w:color w:val="000000"/>
                    <w:kern w:val="0"/>
                    <w:sz w:val="21"/>
                    <w:szCs w:val="21"/>
                  </w:rPr>
                  <w:delText>、奥飞数据设立</w:delText>
                </w:r>
                <w:r w:rsidDel="00964E30">
                  <w:rPr>
                    <w:color w:val="000000"/>
                    <w:kern w:val="0"/>
                    <w:sz w:val="21"/>
                    <w:szCs w:val="21"/>
                  </w:rPr>
                  <w:delText>SPV</w:delText>
                </w:r>
                <w:r w:rsidDel="00964E30">
                  <w:rPr>
                    <w:rFonts w:hint="eastAsia"/>
                    <w:color w:val="000000"/>
                    <w:kern w:val="0"/>
                    <w:sz w:val="21"/>
                    <w:szCs w:val="21"/>
                  </w:rPr>
                  <w:delText>，暂不实缴，并转让</w:delText>
                </w:r>
                <w:r w:rsidDel="00964E30">
                  <w:rPr>
                    <w:color w:val="000000"/>
                    <w:kern w:val="0"/>
                    <w:sz w:val="21"/>
                    <w:szCs w:val="21"/>
                  </w:rPr>
                  <w:delText>SPV</w:delText>
                </w:r>
                <w:r w:rsidDel="00964E30">
                  <w:rPr>
                    <w:rFonts w:hint="eastAsia"/>
                    <w:color w:val="000000"/>
                    <w:kern w:val="0"/>
                    <w:sz w:val="21"/>
                    <w:szCs w:val="21"/>
                  </w:rPr>
                  <w:delText>股权至专项计划。专项计划对</w:delText>
                </w:r>
                <w:r w:rsidDel="00964E30">
                  <w:rPr>
                    <w:color w:val="000000"/>
                    <w:kern w:val="0"/>
                    <w:sz w:val="21"/>
                    <w:szCs w:val="21"/>
                  </w:rPr>
                  <w:delText>SPV</w:delText>
                </w:r>
                <w:r w:rsidDel="00964E30">
                  <w:rPr>
                    <w:rFonts w:hint="eastAsia"/>
                    <w:color w:val="000000"/>
                    <w:kern w:val="0"/>
                    <w:sz w:val="21"/>
                    <w:szCs w:val="21"/>
                  </w:rPr>
                  <w:delText>实缴并发放股东借款，搭建股</w:delText>
                </w:r>
                <w:r w:rsidDel="00964E30">
                  <w:rPr>
                    <w:color w:val="000000"/>
                    <w:kern w:val="0"/>
                    <w:sz w:val="21"/>
                    <w:szCs w:val="21"/>
                  </w:rPr>
                  <w:delText>+</w:delText>
                </w:r>
                <w:r w:rsidDel="00964E30">
                  <w:rPr>
                    <w:rFonts w:hint="eastAsia"/>
                    <w:color w:val="000000"/>
                    <w:kern w:val="0"/>
                    <w:sz w:val="21"/>
                    <w:szCs w:val="21"/>
                  </w:rPr>
                  <w:delText>债为</w:delText>
                </w:r>
                <w:r w:rsidDel="00964E30">
                  <w:rPr>
                    <w:color w:val="000000"/>
                    <w:kern w:val="0"/>
                    <w:sz w:val="21"/>
                    <w:szCs w:val="21"/>
                  </w:rPr>
                  <w:delText>1:2</w:delText>
                </w:r>
                <w:r w:rsidDel="00964E30">
                  <w:rPr>
                    <w:rFonts w:hint="eastAsia"/>
                    <w:color w:val="000000"/>
                    <w:kern w:val="0"/>
                    <w:sz w:val="21"/>
                    <w:szCs w:val="21"/>
                  </w:rPr>
                  <w:delText>的投资模式</w:delText>
                </w:r>
              </w:del>
            </w:ins>
          </w:p>
        </w:tc>
      </w:tr>
      <w:tr w:rsidR="005F457E" w:rsidDel="00964E30" w14:paraId="39955ADD" w14:textId="116AA6F2" w:rsidTr="005F457E">
        <w:trPr>
          <w:gridAfter w:val="2"/>
          <w:wAfter w:w="97" w:type="dxa"/>
          <w:trHeight w:val="1960"/>
          <w:jc w:val="center"/>
          <w:ins w:id="8451" w:author="Kelly Tan" w:date="2026-07-08T11:13:00Z"/>
          <w:del w:id="8452" w:author="Si-yuan LIU" w:date="2026-07-24T14:26:00Z" w16du:dateUtc="2026-07-24T06:26:00Z"/>
          <w:trPrChange w:id="8453" w:author="Kelly Tan" w:date="2026-07-08T11:15:00Z">
            <w:trPr>
              <w:gridAfter w:val="2"/>
              <w:wAfter w:w="113" w:type="dxa"/>
              <w:trHeight w:val="1960"/>
              <w:jc w:val="center"/>
            </w:trPr>
          </w:trPrChange>
        </w:trPr>
        <w:tc>
          <w:tcPr>
            <w:tcW w:w="356" w:type="pct"/>
            <w:vMerge/>
            <w:vAlign w:val="center"/>
            <w:tcPrChange w:id="8454" w:author="Kelly Tan" w:date="2026-07-08T11:15:00Z">
              <w:tcPr>
                <w:tcW w:w="371" w:type="pct"/>
                <w:vMerge/>
                <w:vAlign w:val="center"/>
              </w:tcPr>
            </w:tcPrChange>
          </w:tcPr>
          <w:p w14:paraId="249981B6" w14:textId="789D82FC" w:rsidR="005F457E" w:rsidDel="00964E30" w:rsidRDefault="005F457E">
            <w:pPr>
              <w:widowControl/>
              <w:spacing w:after="0" w:line="240" w:lineRule="auto"/>
              <w:ind w:firstLineChars="0" w:firstLine="0"/>
              <w:jc w:val="left"/>
              <w:textAlignment w:val="auto"/>
              <w:rPr>
                <w:ins w:id="8455" w:author="Kelly Tan" w:date="2026-07-08T11:13:00Z"/>
                <w:del w:id="8456" w:author="Si-yuan LIU" w:date="2026-07-24T14:26:00Z" w16du:dateUtc="2026-07-24T06:26:00Z"/>
                <w:color w:val="000000"/>
                <w:kern w:val="0"/>
                <w:sz w:val="21"/>
                <w:szCs w:val="21"/>
              </w:rPr>
            </w:pPr>
          </w:p>
        </w:tc>
        <w:tc>
          <w:tcPr>
            <w:tcW w:w="167" w:type="pct"/>
            <w:gridSpan w:val="2"/>
            <w:vAlign w:val="center"/>
            <w:tcPrChange w:id="8457" w:author="Kelly Tan" w:date="2026-07-08T11:15:00Z">
              <w:tcPr>
                <w:tcW w:w="152" w:type="pct"/>
                <w:gridSpan w:val="3"/>
                <w:vAlign w:val="center"/>
              </w:tcPr>
            </w:tcPrChange>
          </w:tcPr>
          <w:p w14:paraId="3011E2E2" w14:textId="0006625E" w:rsidR="005F457E" w:rsidDel="00964E30" w:rsidRDefault="00000000">
            <w:pPr>
              <w:widowControl/>
              <w:spacing w:after="0" w:line="240" w:lineRule="auto"/>
              <w:ind w:firstLineChars="0" w:firstLine="0"/>
              <w:jc w:val="center"/>
              <w:textAlignment w:val="auto"/>
              <w:rPr>
                <w:ins w:id="8458" w:author="Kelly Tan" w:date="2026-07-08T11:13:00Z"/>
                <w:del w:id="8459" w:author="Si-yuan LIU" w:date="2026-07-24T14:26:00Z" w16du:dateUtc="2026-07-24T06:26:00Z"/>
                <w:color w:val="000000"/>
                <w:kern w:val="0"/>
                <w:sz w:val="21"/>
                <w:szCs w:val="21"/>
              </w:rPr>
            </w:pPr>
            <w:ins w:id="8460" w:author="Kelly Tan" w:date="2026-07-08T11:13:00Z">
              <w:del w:id="8461" w:author="Si-yuan LIU" w:date="2026-07-24T14:26:00Z" w16du:dateUtc="2026-07-24T06:26:00Z">
                <w:r w:rsidDel="00964E30">
                  <w:rPr>
                    <w:rFonts w:hint="eastAsia"/>
                    <w:color w:val="000000"/>
                    <w:kern w:val="0"/>
                    <w:sz w:val="21"/>
                    <w:szCs w:val="21"/>
                  </w:rPr>
                  <w:delText>印花税</w:delText>
                </w:r>
              </w:del>
            </w:ins>
          </w:p>
        </w:tc>
        <w:tc>
          <w:tcPr>
            <w:tcW w:w="509" w:type="pct"/>
            <w:noWrap/>
            <w:vAlign w:val="center"/>
            <w:tcPrChange w:id="8462" w:author="Kelly Tan" w:date="2026-07-08T11:15:00Z">
              <w:tcPr>
                <w:tcW w:w="132" w:type="pct"/>
                <w:gridSpan w:val="2"/>
                <w:noWrap/>
                <w:vAlign w:val="center"/>
              </w:tcPr>
            </w:tcPrChange>
          </w:tcPr>
          <w:p w14:paraId="3939C1AF" w14:textId="44C57D4F" w:rsidR="005F457E" w:rsidDel="00964E30" w:rsidRDefault="00000000">
            <w:pPr>
              <w:widowControl/>
              <w:spacing w:after="0" w:line="240" w:lineRule="auto"/>
              <w:ind w:firstLineChars="0" w:firstLine="0"/>
              <w:textAlignment w:val="auto"/>
              <w:rPr>
                <w:ins w:id="8463" w:author="Kelly Tan" w:date="2026-07-08T11:13:00Z"/>
                <w:del w:id="8464" w:author="Si-yuan LIU" w:date="2026-07-24T14:26:00Z" w16du:dateUtc="2026-07-24T06:26:00Z"/>
                <w:color w:val="000000"/>
                <w:kern w:val="0"/>
                <w:sz w:val="21"/>
                <w:szCs w:val="21"/>
              </w:rPr>
            </w:pPr>
            <w:ins w:id="8465" w:author="Kelly Tan" w:date="2026-07-08T11:13:00Z">
              <w:del w:id="8466" w:author="Si-yuan LIU" w:date="2026-07-24T14:26:00Z" w16du:dateUtc="2026-07-24T06:26:00Z">
                <w:r w:rsidDel="00964E30">
                  <w:rPr>
                    <w:rFonts w:hint="eastAsia"/>
                    <w:color w:val="000000"/>
                    <w:kern w:val="0"/>
                    <w:sz w:val="21"/>
                    <w:szCs w:val="21"/>
                  </w:rPr>
                  <w:delText>是</w:delText>
                </w:r>
              </w:del>
            </w:ins>
          </w:p>
        </w:tc>
        <w:tc>
          <w:tcPr>
            <w:tcW w:w="2270" w:type="pct"/>
            <w:gridSpan w:val="6"/>
            <w:vAlign w:val="center"/>
            <w:tcPrChange w:id="8467" w:author="Kelly Tan" w:date="2026-07-08T11:15:00Z">
              <w:tcPr>
                <w:tcW w:w="2303" w:type="pct"/>
                <w:gridSpan w:val="9"/>
                <w:vAlign w:val="center"/>
              </w:tcPr>
            </w:tcPrChange>
          </w:tcPr>
          <w:p w14:paraId="77C81849" w14:textId="0081D3A2" w:rsidR="005F457E" w:rsidDel="00964E30" w:rsidRDefault="00000000">
            <w:pPr>
              <w:widowControl/>
              <w:spacing w:after="0" w:line="240" w:lineRule="auto"/>
              <w:ind w:firstLineChars="0" w:firstLine="0"/>
              <w:textAlignment w:val="auto"/>
              <w:rPr>
                <w:ins w:id="8468" w:author="Kelly Tan" w:date="2026-07-08T11:13:00Z"/>
                <w:del w:id="8469" w:author="Si-yuan LIU" w:date="2026-07-24T14:26:00Z" w16du:dateUtc="2026-07-24T06:26:00Z"/>
                <w:color w:val="000000"/>
                <w:kern w:val="0"/>
                <w:sz w:val="21"/>
                <w:szCs w:val="21"/>
                <w:lang w:val="en"/>
              </w:rPr>
            </w:pPr>
            <w:ins w:id="8470" w:author="Kelly Tan" w:date="2026-07-08T11:13:00Z">
              <w:del w:id="8471" w:author="Si-yuan LIU" w:date="2026-07-24T14:26:00Z" w16du:dateUtc="2026-07-24T06:26:00Z">
                <w:r w:rsidDel="00964E30">
                  <w:rPr>
                    <w:rFonts w:hint="eastAsia"/>
                    <w:color w:val="000000"/>
                    <w:kern w:val="0"/>
                    <w:sz w:val="21"/>
                    <w:szCs w:val="21"/>
                    <w:lang w:val="en"/>
                  </w:rPr>
                  <w:delText>专项计划对</w:delText>
                </w:r>
                <w:r w:rsidDel="00964E30">
                  <w:rPr>
                    <w:color w:val="000000"/>
                    <w:kern w:val="0"/>
                    <w:sz w:val="21"/>
                    <w:szCs w:val="21"/>
                    <w:lang w:val="en"/>
                  </w:rPr>
                  <w:delText>SPV</w:delText>
                </w:r>
                <w:r w:rsidDel="00964E30">
                  <w:rPr>
                    <w:rFonts w:hint="eastAsia"/>
                    <w:color w:val="000000"/>
                    <w:kern w:val="0"/>
                    <w:sz w:val="21"/>
                    <w:szCs w:val="21"/>
                    <w:lang w:val="en"/>
                  </w:rPr>
                  <w:delText>公司实缴仅涉及印花税，</w:delText>
                </w:r>
                <w:r w:rsidDel="00964E30">
                  <w:rPr>
                    <w:color w:val="000000"/>
                    <w:kern w:val="0"/>
                    <w:sz w:val="21"/>
                    <w:szCs w:val="21"/>
                    <w:lang w:val="en"/>
                  </w:rPr>
                  <w:delText>SPV</w:delText>
                </w:r>
                <w:r w:rsidDel="00964E30">
                  <w:rPr>
                    <w:rFonts w:hint="eastAsia"/>
                    <w:color w:val="000000"/>
                    <w:kern w:val="0"/>
                    <w:sz w:val="21"/>
                    <w:szCs w:val="21"/>
                    <w:lang w:val="en"/>
                  </w:rPr>
                  <w:delText>公司应按营业账簿税目按照</w:delText>
                </w:r>
                <w:r w:rsidDel="00964E30">
                  <w:rPr>
                    <w:color w:val="000000"/>
                    <w:kern w:val="0"/>
                    <w:sz w:val="21"/>
                    <w:szCs w:val="21"/>
                    <w:lang w:val="en"/>
                  </w:rPr>
                  <w:delText>0.025%</w:delText>
                </w:r>
                <w:r w:rsidDel="00964E30">
                  <w:rPr>
                    <w:rFonts w:hint="eastAsia"/>
                    <w:color w:val="000000"/>
                    <w:kern w:val="0"/>
                    <w:sz w:val="21"/>
                    <w:szCs w:val="21"/>
                    <w:lang w:val="en"/>
                  </w:rPr>
                  <w:delText>缴纳印花税。专项计划对</w:delText>
                </w:r>
                <w:r w:rsidDel="00964E30">
                  <w:rPr>
                    <w:color w:val="000000"/>
                    <w:kern w:val="0"/>
                    <w:sz w:val="21"/>
                    <w:szCs w:val="21"/>
                    <w:lang w:val="en"/>
                  </w:rPr>
                  <w:delText>SPV</w:delText>
                </w:r>
                <w:r w:rsidDel="00964E30">
                  <w:rPr>
                    <w:rFonts w:hint="eastAsia"/>
                    <w:color w:val="000000"/>
                    <w:kern w:val="0"/>
                    <w:sz w:val="21"/>
                    <w:szCs w:val="21"/>
                    <w:lang w:val="en"/>
                  </w:rPr>
                  <w:delText>公司发放借款，因专项计划不属于金融机构，故该借款合同不需缴纳印花税。</w:delText>
                </w:r>
              </w:del>
            </w:ins>
          </w:p>
          <w:p w14:paraId="52588DD2" w14:textId="219BD6B5" w:rsidR="005F457E" w:rsidDel="00964E30" w:rsidRDefault="00000000">
            <w:pPr>
              <w:widowControl/>
              <w:spacing w:after="0" w:line="240" w:lineRule="auto"/>
              <w:ind w:firstLineChars="0" w:firstLine="0"/>
              <w:textAlignment w:val="auto"/>
              <w:rPr>
                <w:ins w:id="8472" w:author="Kelly Tan" w:date="2026-07-08T11:13:00Z"/>
                <w:del w:id="8473" w:author="Si-yuan LIU" w:date="2026-07-24T14:26:00Z" w16du:dateUtc="2026-07-24T06:26:00Z"/>
                <w:color w:val="000000"/>
                <w:kern w:val="0"/>
                <w:sz w:val="21"/>
                <w:szCs w:val="21"/>
                <w:lang w:val="en"/>
              </w:rPr>
            </w:pPr>
            <w:ins w:id="8474" w:author="Kelly Tan" w:date="2026-07-08T11:13:00Z">
              <w:del w:id="8475" w:author="Si-yuan LIU" w:date="2026-07-24T14:26:00Z" w16du:dateUtc="2026-07-24T06:26:00Z">
                <w:r w:rsidDel="00964E30">
                  <w:rPr>
                    <w:rFonts w:hint="eastAsia"/>
                    <w:color w:val="000000"/>
                    <w:kern w:val="0"/>
                    <w:sz w:val="21"/>
                    <w:szCs w:val="21"/>
                    <w:lang w:val="en"/>
                  </w:rPr>
                  <w:delText>政策依据：中华人民共和国印花税法</w:delText>
                </w:r>
              </w:del>
            </w:ins>
          </w:p>
          <w:p w14:paraId="2A45A14F" w14:textId="08959749" w:rsidR="005F457E" w:rsidDel="00964E30" w:rsidRDefault="00000000">
            <w:pPr>
              <w:widowControl/>
              <w:spacing w:after="0" w:line="240" w:lineRule="auto"/>
              <w:ind w:firstLineChars="0" w:firstLine="0"/>
              <w:textAlignment w:val="auto"/>
              <w:rPr>
                <w:ins w:id="8476" w:author="Kelly Tan" w:date="2026-07-08T11:13:00Z"/>
                <w:del w:id="8477" w:author="Si-yuan LIU" w:date="2026-07-24T14:26:00Z" w16du:dateUtc="2026-07-24T06:26:00Z"/>
                <w:color w:val="000000"/>
                <w:kern w:val="0"/>
                <w:sz w:val="21"/>
                <w:szCs w:val="21"/>
              </w:rPr>
            </w:pPr>
            <w:ins w:id="8478" w:author="Kelly Tan" w:date="2026-07-08T11:13:00Z">
              <w:del w:id="8479" w:author="Si-yuan LIU" w:date="2026-07-24T14:26:00Z" w16du:dateUtc="2026-07-24T06:26:00Z">
                <w:r w:rsidDel="00964E30">
                  <w:rPr>
                    <w:rFonts w:hint="eastAsia"/>
                    <w:color w:val="000000"/>
                    <w:kern w:val="0"/>
                    <w:sz w:val="21"/>
                    <w:szCs w:val="21"/>
                    <w:lang w:val="en"/>
                  </w:rPr>
                  <w:delText>计算公式：</w:delText>
                </w:r>
                <w:r w:rsidDel="00964E30">
                  <w:rPr>
                    <w:rFonts w:hint="eastAsia"/>
                    <w:color w:val="000000"/>
                    <w:kern w:val="0"/>
                    <w:sz w:val="21"/>
                    <w:szCs w:val="21"/>
                  </w:rPr>
                  <w:delText>69,855.79</w:delText>
                </w:r>
                <w:r w:rsidDel="00964E30">
                  <w:rPr>
                    <w:color w:val="000000"/>
                    <w:kern w:val="0"/>
                    <w:sz w:val="21"/>
                    <w:szCs w:val="21"/>
                    <w:lang w:val="en"/>
                  </w:rPr>
                  <w:delText>万元</w:delText>
                </w:r>
                <w:r w:rsidDel="00964E30">
                  <w:rPr>
                    <w:color w:val="000000"/>
                    <w:kern w:val="0"/>
                    <w:sz w:val="21"/>
                    <w:szCs w:val="21"/>
                    <w:lang w:val="en"/>
                  </w:rPr>
                  <w:delText>*0.025%=</w:delText>
                </w:r>
                <w:r w:rsidDel="00964E30">
                  <w:rPr>
                    <w:rFonts w:hint="eastAsia"/>
                    <w:color w:val="000000"/>
                    <w:kern w:val="0"/>
                    <w:sz w:val="21"/>
                    <w:szCs w:val="21"/>
                  </w:rPr>
                  <w:delText>17.46</w:delText>
                </w:r>
                <w:r w:rsidDel="00964E30">
                  <w:rPr>
                    <w:rFonts w:hint="eastAsia"/>
                    <w:color w:val="000000"/>
                    <w:kern w:val="0"/>
                    <w:sz w:val="21"/>
                    <w:szCs w:val="21"/>
                    <w:lang w:val="en"/>
                  </w:rPr>
                  <w:delText>万元</w:delText>
                </w:r>
              </w:del>
            </w:ins>
          </w:p>
        </w:tc>
        <w:tc>
          <w:tcPr>
            <w:tcW w:w="422" w:type="pct"/>
            <w:gridSpan w:val="2"/>
            <w:vAlign w:val="center"/>
            <w:tcPrChange w:id="8480" w:author="Kelly Tan" w:date="2026-07-08T11:15:00Z">
              <w:tcPr>
                <w:tcW w:w="562" w:type="pct"/>
                <w:gridSpan w:val="2"/>
                <w:vAlign w:val="center"/>
              </w:tcPr>
            </w:tcPrChange>
          </w:tcPr>
          <w:p w14:paraId="4C4A1C61" w14:textId="4AE9F9D1" w:rsidR="005F457E" w:rsidDel="00964E30" w:rsidRDefault="00000000">
            <w:pPr>
              <w:widowControl/>
              <w:spacing w:after="0" w:line="240" w:lineRule="auto"/>
              <w:ind w:firstLineChars="0" w:firstLine="0"/>
              <w:textAlignment w:val="auto"/>
              <w:rPr>
                <w:ins w:id="8481" w:author="Kelly Tan" w:date="2026-07-08T11:13:00Z"/>
                <w:del w:id="8482" w:author="Si-yuan LIU" w:date="2026-07-24T14:26:00Z" w16du:dateUtc="2026-07-24T06:26:00Z"/>
                <w:color w:val="000000"/>
                <w:kern w:val="0"/>
                <w:sz w:val="21"/>
                <w:szCs w:val="21"/>
              </w:rPr>
            </w:pPr>
            <w:ins w:id="8483" w:author="Kelly Tan" w:date="2026-07-08T11:13:00Z">
              <w:del w:id="8484" w:author="Si-yuan LIU" w:date="2026-07-24T14:26:00Z" w16du:dateUtc="2026-07-24T06:26:00Z">
                <w:r w:rsidDel="00964E30">
                  <w:rPr>
                    <w:rFonts w:hint="eastAsia"/>
                    <w:color w:val="000000"/>
                    <w:kern w:val="0"/>
                    <w:sz w:val="21"/>
                    <w:szCs w:val="21"/>
                  </w:rPr>
                  <w:delText>17.46</w:delText>
                </w:r>
              </w:del>
            </w:ins>
          </w:p>
        </w:tc>
        <w:tc>
          <w:tcPr>
            <w:tcW w:w="421" w:type="pct"/>
            <w:gridSpan w:val="3"/>
            <w:vAlign w:val="center"/>
            <w:tcPrChange w:id="8485" w:author="Kelly Tan" w:date="2026-07-08T11:15:00Z">
              <w:tcPr>
                <w:tcW w:w="393" w:type="pct"/>
                <w:gridSpan w:val="5"/>
                <w:vAlign w:val="center"/>
              </w:tcPr>
            </w:tcPrChange>
          </w:tcPr>
          <w:p w14:paraId="522F966B" w14:textId="614BEC67" w:rsidR="005F457E" w:rsidDel="00964E30" w:rsidRDefault="00000000">
            <w:pPr>
              <w:widowControl/>
              <w:spacing w:after="0" w:line="240" w:lineRule="auto"/>
              <w:ind w:firstLineChars="0" w:firstLine="0"/>
              <w:textAlignment w:val="auto"/>
              <w:rPr>
                <w:ins w:id="8486" w:author="Kelly Tan" w:date="2026-07-08T11:13:00Z"/>
                <w:del w:id="8487" w:author="Si-yuan LIU" w:date="2026-07-24T14:26:00Z" w16du:dateUtc="2026-07-24T06:26:00Z"/>
                <w:color w:val="000000"/>
                <w:kern w:val="0"/>
                <w:sz w:val="21"/>
                <w:szCs w:val="21"/>
              </w:rPr>
            </w:pPr>
            <w:ins w:id="8488" w:author="Kelly Tan" w:date="2026-07-08T11:13:00Z">
              <w:del w:id="8489" w:author="Si-yuan LIU" w:date="2026-07-24T14:26:00Z" w16du:dateUtc="2026-07-24T06:26:00Z">
                <w:r w:rsidDel="00964E30">
                  <w:rPr>
                    <w:color w:val="000000"/>
                    <w:kern w:val="0"/>
                    <w:sz w:val="21"/>
                    <w:szCs w:val="21"/>
                    <w:lang w:val="en"/>
                  </w:rPr>
                  <w:delText>/</w:delText>
                </w:r>
              </w:del>
            </w:ins>
          </w:p>
        </w:tc>
        <w:tc>
          <w:tcPr>
            <w:tcW w:w="414" w:type="pct"/>
            <w:gridSpan w:val="2"/>
            <w:vAlign w:val="center"/>
            <w:tcPrChange w:id="8490" w:author="Kelly Tan" w:date="2026-07-08T11:15:00Z">
              <w:tcPr>
                <w:tcW w:w="565" w:type="pct"/>
                <w:gridSpan w:val="5"/>
                <w:vAlign w:val="center"/>
              </w:tcPr>
            </w:tcPrChange>
          </w:tcPr>
          <w:p w14:paraId="06AA7744" w14:textId="310AD89C" w:rsidR="005F457E" w:rsidDel="00964E30" w:rsidRDefault="00000000">
            <w:pPr>
              <w:widowControl/>
              <w:spacing w:after="0" w:line="240" w:lineRule="auto"/>
              <w:ind w:firstLineChars="0" w:firstLine="0"/>
              <w:textAlignment w:val="auto"/>
              <w:rPr>
                <w:ins w:id="8491" w:author="Kelly Tan" w:date="2026-07-08T11:13:00Z"/>
                <w:del w:id="8492" w:author="Si-yuan LIU" w:date="2026-07-24T14:26:00Z" w16du:dateUtc="2026-07-24T06:26:00Z"/>
                <w:color w:val="000000"/>
                <w:kern w:val="0"/>
                <w:sz w:val="21"/>
                <w:szCs w:val="21"/>
              </w:rPr>
            </w:pPr>
            <w:ins w:id="8493" w:author="Kelly Tan" w:date="2026-07-08T11:13:00Z">
              <w:del w:id="8494" w:author="Si-yuan LIU" w:date="2026-07-24T14:26:00Z" w16du:dateUtc="2026-07-24T06:26:00Z">
                <w:r w:rsidDel="00964E30">
                  <w:rPr>
                    <w:rFonts w:hint="eastAsia"/>
                    <w:color w:val="000000"/>
                    <w:kern w:val="0"/>
                    <w:sz w:val="21"/>
                    <w:szCs w:val="21"/>
                  </w:rPr>
                  <w:delText>国家税务总局广州市南沙区税务局</w:delText>
                </w:r>
              </w:del>
            </w:ins>
          </w:p>
        </w:tc>
        <w:tc>
          <w:tcPr>
            <w:tcW w:w="441" w:type="pct"/>
            <w:gridSpan w:val="5"/>
            <w:vAlign w:val="center"/>
            <w:tcPrChange w:id="8495" w:author="Kelly Tan" w:date="2026-07-08T11:15:00Z">
              <w:tcPr>
                <w:tcW w:w="521" w:type="pct"/>
                <w:gridSpan w:val="7"/>
                <w:vAlign w:val="center"/>
              </w:tcPr>
            </w:tcPrChange>
          </w:tcPr>
          <w:p w14:paraId="54AE30DC" w14:textId="016B6E14" w:rsidR="005F457E" w:rsidDel="00964E30" w:rsidRDefault="00000000">
            <w:pPr>
              <w:widowControl/>
              <w:spacing w:after="0" w:line="240" w:lineRule="auto"/>
              <w:ind w:firstLineChars="0" w:firstLine="0"/>
              <w:textAlignment w:val="auto"/>
              <w:rPr>
                <w:ins w:id="8496" w:author="Kelly Tan" w:date="2026-07-08T11:13:00Z"/>
                <w:del w:id="8497" w:author="Si-yuan LIU" w:date="2026-07-24T14:26:00Z" w16du:dateUtc="2026-07-24T06:26:00Z"/>
                <w:color w:val="000000"/>
                <w:kern w:val="0"/>
                <w:sz w:val="21"/>
                <w:szCs w:val="21"/>
              </w:rPr>
            </w:pPr>
            <w:ins w:id="8498" w:author="Kelly Tan" w:date="2026-07-08T11:13:00Z">
              <w:del w:id="8499" w:author="Si-yuan LIU" w:date="2026-07-24T14:26:00Z" w16du:dateUtc="2026-07-24T06:26:00Z">
                <w:r w:rsidDel="00964E30">
                  <w:rPr>
                    <w:color w:val="000000"/>
                    <w:kern w:val="0"/>
                    <w:sz w:val="21"/>
                    <w:szCs w:val="21"/>
                    <w:lang w:val="en"/>
                  </w:rPr>
                  <w:delText>SPV</w:delText>
                </w:r>
              </w:del>
            </w:ins>
          </w:p>
        </w:tc>
      </w:tr>
      <w:tr w:rsidR="005F457E" w:rsidDel="00964E30" w14:paraId="30B30F23" w14:textId="4CCD39E1" w:rsidTr="005F457E">
        <w:trPr>
          <w:gridAfter w:val="2"/>
          <w:wAfter w:w="97" w:type="dxa"/>
          <w:trHeight w:val="550"/>
          <w:jc w:val="center"/>
          <w:ins w:id="8500" w:author="Kelly Tan" w:date="2026-07-08T11:13:00Z"/>
          <w:del w:id="8501" w:author="Si-yuan LIU" w:date="2026-07-24T14:26:00Z" w16du:dateUtc="2026-07-24T06:26:00Z"/>
          <w:trPrChange w:id="8502" w:author="Kelly Tan" w:date="2026-07-08T11:15:00Z">
            <w:trPr>
              <w:gridAfter w:val="2"/>
              <w:wAfter w:w="113" w:type="dxa"/>
              <w:trHeight w:val="550"/>
              <w:jc w:val="center"/>
            </w:trPr>
          </w:trPrChange>
        </w:trPr>
        <w:tc>
          <w:tcPr>
            <w:tcW w:w="356" w:type="pct"/>
            <w:vMerge/>
            <w:vAlign w:val="center"/>
            <w:tcPrChange w:id="8503" w:author="Kelly Tan" w:date="2026-07-08T11:15:00Z">
              <w:tcPr>
                <w:tcW w:w="371" w:type="pct"/>
                <w:vMerge/>
                <w:vAlign w:val="center"/>
              </w:tcPr>
            </w:tcPrChange>
          </w:tcPr>
          <w:p w14:paraId="31CB9C30" w14:textId="439355CD" w:rsidR="005F457E" w:rsidDel="00964E30" w:rsidRDefault="005F457E">
            <w:pPr>
              <w:widowControl/>
              <w:spacing w:after="0" w:line="240" w:lineRule="auto"/>
              <w:ind w:firstLineChars="0" w:firstLine="0"/>
              <w:jc w:val="left"/>
              <w:textAlignment w:val="auto"/>
              <w:rPr>
                <w:ins w:id="8504" w:author="Kelly Tan" w:date="2026-07-08T11:13:00Z"/>
                <w:del w:id="8505" w:author="Si-yuan LIU" w:date="2026-07-24T14:26:00Z" w16du:dateUtc="2026-07-24T06:26:00Z"/>
                <w:color w:val="000000"/>
                <w:kern w:val="0"/>
                <w:sz w:val="21"/>
                <w:szCs w:val="21"/>
              </w:rPr>
            </w:pPr>
          </w:p>
        </w:tc>
        <w:tc>
          <w:tcPr>
            <w:tcW w:w="167" w:type="pct"/>
            <w:gridSpan w:val="2"/>
            <w:vAlign w:val="center"/>
            <w:tcPrChange w:id="8506" w:author="Kelly Tan" w:date="2026-07-08T11:15:00Z">
              <w:tcPr>
                <w:tcW w:w="152" w:type="pct"/>
                <w:gridSpan w:val="3"/>
                <w:vAlign w:val="center"/>
              </w:tcPr>
            </w:tcPrChange>
          </w:tcPr>
          <w:p w14:paraId="6B33B759" w14:textId="3042AEA2" w:rsidR="005F457E" w:rsidDel="00964E30" w:rsidRDefault="00000000">
            <w:pPr>
              <w:widowControl/>
              <w:spacing w:after="0" w:line="240" w:lineRule="auto"/>
              <w:ind w:firstLineChars="0" w:firstLine="0"/>
              <w:jc w:val="center"/>
              <w:textAlignment w:val="auto"/>
              <w:rPr>
                <w:ins w:id="8507" w:author="Kelly Tan" w:date="2026-07-08T11:13:00Z"/>
                <w:del w:id="8508" w:author="Si-yuan LIU" w:date="2026-07-24T14:26:00Z" w16du:dateUtc="2026-07-24T06:26:00Z"/>
                <w:color w:val="000000"/>
                <w:kern w:val="0"/>
                <w:sz w:val="21"/>
                <w:szCs w:val="21"/>
              </w:rPr>
            </w:pPr>
            <w:ins w:id="8509" w:author="Kelly Tan" w:date="2026-07-08T11:13:00Z">
              <w:del w:id="8510" w:author="Si-yuan LIU" w:date="2026-07-24T14:26:00Z" w16du:dateUtc="2026-07-24T06:26:00Z">
                <w:r w:rsidDel="00964E30">
                  <w:rPr>
                    <w:rFonts w:hint="eastAsia"/>
                    <w:color w:val="000000"/>
                    <w:kern w:val="0"/>
                    <w:sz w:val="21"/>
                    <w:szCs w:val="21"/>
                  </w:rPr>
                  <w:delText>土地增值税</w:delText>
                </w:r>
              </w:del>
            </w:ins>
          </w:p>
        </w:tc>
        <w:tc>
          <w:tcPr>
            <w:tcW w:w="509" w:type="pct"/>
            <w:vAlign w:val="center"/>
            <w:tcPrChange w:id="8511" w:author="Kelly Tan" w:date="2026-07-08T11:15:00Z">
              <w:tcPr>
                <w:tcW w:w="132" w:type="pct"/>
                <w:gridSpan w:val="2"/>
                <w:vAlign w:val="center"/>
              </w:tcPr>
            </w:tcPrChange>
          </w:tcPr>
          <w:p w14:paraId="3A0DD056" w14:textId="67F8BB37" w:rsidR="005F457E" w:rsidDel="00964E30" w:rsidRDefault="00000000">
            <w:pPr>
              <w:widowControl/>
              <w:spacing w:after="0" w:line="240" w:lineRule="auto"/>
              <w:ind w:firstLineChars="0" w:firstLine="0"/>
              <w:textAlignment w:val="auto"/>
              <w:rPr>
                <w:ins w:id="8512" w:author="Kelly Tan" w:date="2026-07-08T11:13:00Z"/>
                <w:del w:id="8513" w:author="Si-yuan LIU" w:date="2026-07-24T14:26:00Z" w16du:dateUtc="2026-07-24T06:26:00Z"/>
                <w:color w:val="000000"/>
                <w:kern w:val="0"/>
                <w:sz w:val="21"/>
                <w:szCs w:val="21"/>
              </w:rPr>
            </w:pPr>
            <w:ins w:id="8514" w:author="Kelly Tan" w:date="2026-07-08T11:13:00Z">
              <w:del w:id="8515" w:author="Si-yuan LIU" w:date="2026-07-24T14:26:00Z" w16du:dateUtc="2026-07-24T06:26:00Z">
                <w:r w:rsidDel="00964E30">
                  <w:rPr>
                    <w:rFonts w:hint="eastAsia"/>
                    <w:color w:val="000000"/>
                    <w:kern w:val="0"/>
                    <w:sz w:val="21"/>
                    <w:szCs w:val="21"/>
                  </w:rPr>
                  <w:delText>否</w:delText>
                </w:r>
              </w:del>
            </w:ins>
          </w:p>
        </w:tc>
        <w:tc>
          <w:tcPr>
            <w:tcW w:w="2270" w:type="pct"/>
            <w:gridSpan w:val="6"/>
            <w:vAlign w:val="center"/>
            <w:tcPrChange w:id="8516" w:author="Kelly Tan" w:date="2026-07-08T11:15:00Z">
              <w:tcPr>
                <w:tcW w:w="2303" w:type="pct"/>
                <w:gridSpan w:val="9"/>
                <w:vAlign w:val="center"/>
              </w:tcPr>
            </w:tcPrChange>
          </w:tcPr>
          <w:p w14:paraId="3EFE4896" w14:textId="61EBFAA9" w:rsidR="005F457E" w:rsidDel="00964E30" w:rsidRDefault="00000000">
            <w:pPr>
              <w:widowControl/>
              <w:spacing w:after="0" w:line="240" w:lineRule="auto"/>
              <w:ind w:firstLineChars="0" w:firstLine="0"/>
              <w:textAlignment w:val="auto"/>
              <w:rPr>
                <w:ins w:id="8517" w:author="Kelly Tan" w:date="2026-07-08T11:13:00Z"/>
                <w:del w:id="8518" w:author="Si-yuan LIU" w:date="2026-07-24T14:26:00Z" w16du:dateUtc="2026-07-24T06:26:00Z"/>
                <w:color w:val="000000"/>
                <w:kern w:val="0"/>
                <w:sz w:val="21"/>
                <w:szCs w:val="21"/>
              </w:rPr>
            </w:pPr>
            <w:ins w:id="8519" w:author="Kelly Tan" w:date="2026-07-08T11:13:00Z">
              <w:del w:id="8520" w:author="Si-yuan LIU" w:date="2026-07-24T14:26:00Z" w16du:dateUtc="2026-07-24T06:26:00Z">
                <w:r w:rsidDel="00964E30">
                  <w:rPr>
                    <w:color w:val="000000"/>
                    <w:kern w:val="0"/>
                    <w:sz w:val="21"/>
                    <w:szCs w:val="21"/>
                    <w:lang w:val="en"/>
                  </w:rPr>
                  <w:delText>/</w:delText>
                </w:r>
              </w:del>
            </w:ins>
          </w:p>
        </w:tc>
        <w:tc>
          <w:tcPr>
            <w:tcW w:w="422" w:type="pct"/>
            <w:gridSpan w:val="2"/>
            <w:vAlign w:val="center"/>
            <w:tcPrChange w:id="8521" w:author="Kelly Tan" w:date="2026-07-08T11:15:00Z">
              <w:tcPr>
                <w:tcW w:w="562" w:type="pct"/>
                <w:gridSpan w:val="2"/>
                <w:vAlign w:val="center"/>
              </w:tcPr>
            </w:tcPrChange>
          </w:tcPr>
          <w:p w14:paraId="3C337810" w14:textId="42E2EDD0" w:rsidR="005F457E" w:rsidDel="00964E30" w:rsidRDefault="00000000">
            <w:pPr>
              <w:widowControl/>
              <w:spacing w:after="0" w:line="240" w:lineRule="auto"/>
              <w:ind w:firstLineChars="0" w:firstLine="0"/>
              <w:textAlignment w:val="auto"/>
              <w:rPr>
                <w:ins w:id="8522" w:author="Kelly Tan" w:date="2026-07-08T11:13:00Z"/>
                <w:del w:id="8523" w:author="Si-yuan LIU" w:date="2026-07-24T14:26:00Z" w16du:dateUtc="2026-07-24T06:26:00Z"/>
                <w:color w:val="000000"/>
                <w:kern w:val="0"/>
                <w:sz w:val="21"/>
                <w:szCs w:val="21"/>
              </w:rPr>
            </w:pPr>
            <w:ins w:id="8524" w:author="Kelly Tan" w:date="2026-07-08T11:13:00Z">
              <w:del w:id="8525" w:author="Si-yuan LIU" w:date="2026-07-24T14:26:00Z" w16du:dateUtc="2026-07-24T06:26:00Z">
                <w:r w:rsidDel="00964E30">
                  <w:rPr>
                    <w:color w:val="000000"/>
                    <w:kern w:val="0"/>
                    <w:sz w:val="21"/>
                    <w:szCs w:val="21"/>
                    <w:lang w:val="en"/>
                  </w:rPr>
                  <w:delText>/</w:delText>
                </w:r>
              </w:del>
            </w:ins>
          </w:p>
        </w:tc>
        <w:tc>
          <w:tcPr>
            <w:tcW w:w="421" w:type="pct"/>
            <w:gridSpan w:val="3"/>
            <w:vAlign w:val="center"/>
            <w:tcPrChange w:id="8526" w:author="Kelly Tan" w:date="2026-07-08T11:15:00Z">
              <w:tcPr>
                <w:tcW w:w="393" w:type="pct"/>
                <w:gridSpan w:val="5"/>
                <w:vAlign w:val="center"/>
              </w:tcPr>
            </w:tcPrChange>
          </w:tcPr>
          <w:p w14:paraId="1D91C1ED" w14:textId="63AF5F12" w:rsidR="005F457E" w:rsidDel="00964E30" w:rsidRDefault="00000000">
            <w:pPr>
              <w:widowControl/>
              <w:spacing w:after="0" w:line="240" w:lineRule="auto"/>
              <w:ind w:firstLineChars="0" w:firstLine="0"/>
              <w:textAlignment w:val="auto"/>
              <w:rPr>
                <w:ins w:id="8527" w:author="Kelly Tan" w:date="2026-07-08T11:13:00Z"/>
                <w:del w:id="8528" w:author="Si-yuan LIU" w:date="2026-07-24T14:26:00Z" w16du:dateUtc="2026-07-24T06:26:00Z"/>
                <w:color w:val="000000"/>
                <w:kern w:val="0"/>
                <w:sz w:val="21"/>
                <w:szCs w:val="21"/>
              </w:rPr>
            </w:pPr>
            <w:ins w:id="8529" w:author="Kelly Tan" w:date="2026-07-08T11:13:00Z">
              <w:del w:id="8530" w:author="Si-yuan LIU" w:date="2026-07-24T14:26:00Z" w16du:dateUtc="2026-07-24T06:26:00Z">
                <w:r w:rsidDel="00964E30">
                  <w:rPr>
                    <w:color w:val="000000"/>
                    <w:kern w:val="0"/>
                    <w:sz w:val="21"/>
                    <w:szCs w:val="21"/>
                    <w:lang w:val="en"/>
                  </w:rPr>
                  <w:delText>/</w:delText>
                </w:r>
              </w:del>
            </w:ins>
          </w:p>
        </w:tc>
        <w:tc>
          <w:tcPr>
            <w:tcW w:w="414" w:type="pct"/>
            <w:gridSpan w:val="2"/>
            <w:vAlign w:val="center"/>
            <w:tcPrChange w:id="8531" w:author="Kelly Tan" w:date="2026-07-08T11:15:00Z">
              <w:tcPr>
                <w:tcW w:w="565" w:type="pct"/>
                <w:gridSpan w:val="5"/>
                <w:vAlign w:val="center"/>
              </w:tcPr>
            </w:tcPrChange>
          </w:tcPr>
          <w:p w14:paraId="7BC958D7" w14:textId="5F40B82F" w:rsidR="005F457E" w:rsidDel="00964E30" w:rsidRDefault="00000000">
            <w:pPr>
              <w:widowControl/>
              <w:spacing w:after="0" w:line="240" w:lineRule="auto"/>
              <w:ind w:firstLineChars="0" w:firstLine="0"/>
              <w:textAlignment w:val="auto"/>
              <w:rPr>
                <w:ins w:id="8532" w:author="Kelly Tan" w:date="2026-07-08T11:13:00Z"/>
                <w:del w:id="8533" w:author="Si-yuan LIU" w:date="2026-07-24T14:26:00Z" w16du:dateUtc="2026-07-24T06:26:00Z"/>
                <w:color w:val="000000"/>
                <w:kern w:val="0"/>
                <w:sz w:val="21"/>
                <w:szCs w:val="21"/>
              </w:rPr>
            </w:pPr>
            <w:ins w:id="8534" w:author="Kelly Tan" w:date="2026-07-08T11:13:00Z">
              <w:del w:id="8535" w:author="Si-yuan LIU" w:date="2026-07-24T14:26:00Z" w16du:dateUtc="2026-07-24T06:26:00Z">
                <w:r w:rsidDel="00964E30">
                  <w:rPr>
                    <w:color w:val="000000"/>
                    <w:kern w:val="0"/>
                    <w:sz w:val="21"/>
                    <w:szCs w:val="21"/>
                    <w:lang w:val="en"/>
                  </w:rPr>
                  <w:delText>/</w:delText>
                </w:r>
              </w:del>
            </w:ins>
          </w:p>
        </w:tc>
        <w:tc>
          <w:tcPr>
            <w:tcW w:w="441" w:type="pct"/>
            <w:gridSpan w:val="5"/>
            <w:vAlign w:val="center"/>
            <w:tcPrChange w:id="8536" w:author="Kelly Tan" w:date="2026-07-08T11:15:00Z">
              <w:tcPr>
                <w:tcW w:w="521" w:type="pct"/>
                <w:gridSpan w:val="7"/>
                <w:vAlign w:val="center"/>
              </w:tcPr>
            </w:tcPrChange>
          </w:tcPr>
          <w:p w14:paraId="766235B3" w14:textId="3E93F28F" w:rsidR="005F457E" w:rsidDel="00964E30" w:rsidRDefault="00000000">
            <w:pPr>
              <w:widowControl/>
              <w:spacing w:after="0" w:line="240" w:lineRule="auto"/>
              <w:ind w:firstLineChars="0" w:firstLine="0"/>
              <w:textAlignment w:val="auto"/>
              <w:rPr>
                <w:ins w:id="8537" w:author="Kelly Tan" w:date="2026-07-08T11:13:00Z"/>
                <w:del w:id="8538" w:author="Si-yuan LIU" w:date="2026-07-24T14:26:00Z" w16du:dateUtc="2026-07-24T06:26:00Z"/>
                <w:color w:val="000000"/>
                <w:kern w:val="0"/>
                <w:sz w:val="21"/>
                <w:szCs w:val="21"/>
              </w:rPr>
            </w:pPr>
            <w:ins w:id="8539" w:author="Kelly Tan" w:date="2026-07-08T11:13:00Z">
              <w:del w:id="8540" w:author="Si-yuan LIU" w:date="2026-07-24T14:26:00Z" w16du:dateUtc="2026-07-24T06:26:00Z">
                <w:r w:rsidDel="00964E30">
                  <w:rPr>
                    <w:color w:val="000000"/>
                    <w:kern w:val="0"/>
                    <w:sz w:val="21"/>
                    <w:szCs w:val="21"/>
                    <w:lang w:val="en"/>
                  </w:rPr>
                  <w:delText>/</w:delText>
                </w:r>
              </w:del>
            </w:ins>
          </w:p>
        </w:tc>
      </w:tr>
      <w:tr w:rsidR="005F457E" w:rsidDel="00964E30" w14:paraId="65E2A6BC" w14:textId="241E5258" w:rsidTr="005F457E">
        <w:trPr>
          <w:gridAfter w:val="2"/>
          <w:wAfter w:w="97" w:type="dxa"/>
          <w:trHeight w:val="550"/>
          <w:jc w:val="center"/>
          <w:ins w:id="8541" w:author="Kelly Tan" w:date="2026-07-08T11:13:00Z"/>
          <w:del w:id="8542" w:author="Si-yuan LIU" w:date="2026-07-24T14:26:00Z" w16du:dateUtc="2026-07-24T06:26:00Z"/>
          <w:trPrChange w:id="8543" w:author="Kelly Tan" w:date="2026-07-08T11:15:00Z">
            <w:trPr>
              <w:gridAfter w:val="2"/>
              <w:wAfter w:w="113" w:type="dxa"/>
              <w:trHeight w:val="550"/>
              <w:jc w:val="center"/>
            </w:trPr>
          </w:trPrChange>
        </w:trPr>
        <w:tc>
          <w:tcPr>
            <w:tcW w:w="356" w:type="pct"/>
            <w:vMerge/>
            <w:vAlign w:val="center"/>
            <w:tcPrChange w:id="8544" w:author="Kelly Tan" w:date="2026-07-08T11:15:00Z">
              <w:tcPr>
                <w:tcW w:w="371" w:type="pct"/>
                <w:vMerge/>
                <w:vAlign w:val="center"/>
              </w:tcPr>
            </w:tcPrChange>
          </w:tcPr>
          <w:p w14:paraId="605875F9" w14:textId="78325616" w:rsidR="005F457E" w:rsidDel="00964E30" w:rsidRDefault="005F457E">
            <w:pPr>
              <w:widowControl/>
              <w:spacing w:after="0" w:line="240" w:lineRule="auto"/>
              <w:ind w:firstLineChars="0" w:firstLine="0"/>
              <w:jc w:val="left"/>
              <w:textAlignment w:val="auto"/>
              <w:rPr>
                <w:ins w:id="8545" w:author="Kelly Tan" w:date="2026-07-08T11:13:00Z"/>
                <w:del w:id="8546" w:author="Si-yuan LIU" w:date="2026-07-24T14:26:00Z" w16du:dateUtc="2026-07-24T06:26:00Z"/>
                <w:color w:val="000000"/>
                <w:kern w:val="0"/>
                <w:sz w:val="21"/>
                <w:szCs w:val="21"/>
              </w:rPr>
            </w:pPr>
          </w:p>
        </w:tc>
        <w:tc>
          <w:tcPr>
            <w:tcW w:w="167" w:type="pct"/>
            <w:gridSpan w:val="2"/>
            <w:vAlign w:val="center"/>
            <w:tcPrChange w:id="8547" w:author="Kelly Tan" w:date="2026-07-08T11:15:00Z">
              <w:tcPr>
                <w:tcW w:w="152" w:type="pct"/>
                <w:gridSpan w:val="3"/>
                <w:vAlign w:val="center"/>
              </w:tcPr>
            </w:tcPrChange>
          </w:tcPr>
          <w:p w14:paraId="3CB2BD81" w14:textId="0AC4DA86" w:rsidR="005F457E" w:rsidDel="00964E30" w:rsidRDefault="00000000">
            <w:pPr>
              <w:widowControl/>
              <w:spacing w:after="0" w:line="240" w:lineRule="auto"/>
              <w:ind w:firstLineChars="0" w:firstLine="0"/>
              <w:jc w:val="center"/>
              <w:textAlignment w:val="auto"/>
              <w:rPr>
                <w:ins w:id="8548" w:author="Kelly Tan" w:date="2026-07-08T11:13:00Z"/>
                <w:del w:id="8549" w:author="Si-yuan LIU" w:date="2026-07-24T14:26:00Z" w16du:dateUtc="2026-07-24T06:26:00Z"/>
                <w:color w:val="000000"/>
                <w:kern w:val="0"/>
                <w:sz w:val="21"/>
                <w:szCs w:val="21"/>
              </w:rPr>
            </w:pPr>
            <w:ins w:id="8550" w:author="Kelly Tan" w:date="2026-07-08T11:13:00Z">
              <w:del w:id="8551" w:author="Si-yuan LIU" w:date="2026-07-24T14:26:00Z" w16du:dateUtc="2026-07-24T06:26:00Z">
                <w:r w:rsidDel="00964E30">
                  <w:rPr>
                    <w:rFonts w:hint="eastAsia"/>
                    <w:color w:val="000000"/>
                    <w:kern w:val="0"/>
                    <w:sz w:val="21"/>
                    <w:szCs w:val="21"/>
                  </w:rPr>
                  <w:delText>企业所得税</w:delText>
                </w:r>
              </w:del>
            </w:ins>
          </w:p>
        </w:tc>
        <w:tc>
          <w:tcPr>
            <w:tcW w:w="509" w:type="pct"/>
            <w:vAlign w:val="center"/>
            <w:tcPrChange w:id="8552" w:author="Kelly Tan" w:date="2026-07-08T11:15:00Z">
              <w:tcPr>
                <w:tcW w:w="132" w:type="pct"/>
                <w:gridSpan w:val="2"/>
                <w:vAlign w:val="center"/>
              </w:tcPr>
            </w:tcPrChange>
          </w:tcPr>
          <w:p w14:paraId="301CD4DB" w14:textId="429A08CD" w:rsidR="005F457E" w:rsidDel="00964E30" w:rsidRDefault="00000000">
            <w:pPr>
              <w:widowControl/>
              <w:spacing w:after="0" w:line="240" w:lineRule="auto"/>
              <w:ind w:firstLineChars="0" w:firstLine="0"/>
              <w:textAlignment w:val="auto"/>
              <w:rPr>
                <w:ins w:id="8553" w:author="Kelly Tan" w:date="2026-07-08T11:13:00Z"/>
                <w:del w:id="8554" w:author="Si-yuan LIU" w:date="2026-07-24T14:26:00Z" w16du:dateUtc="2026-07-24T06:26:00Z"/>
                <w:color w:val="000000"/>
                <w:kern w:val="0"/>
                <w:sz w:val="21"/>
                <w:szCs w:val="21"/>
              </w:rPr>
            </w:pPr>
            <w:ins w:id="8555" w:author="Kelly Tan" w:date="2026-07-08T11:13:00Z">
              <w:del w:id="8556" w:author="Si-yuan LIU" w:date="2026-07-24T14:26:00Z" w16du:dateUtc="2026-07-24T06:26:00Z">
                <w:r w:rsidDel="00964E30">
                  <w:rPr>
                    <w:rFonts w:hint="eastAsia"/>
                    <w:color w:val="000000"/>
                    <w:kern w:val="0"/>
                    <w:sz w:val="21"/>
                    <w:szCs w:val="21"/>
                  </w:rPr>
                  <w:delText>否</w:delText>
                </w:r>
              </w:del>
            </w:ins>
          </w:p>
        </w:tc>
        <w:tc>
          <w:tcPr>
            <w:tcW w:w="2270" w:type="pct"/>
            <w:gridSpan w:val="6"/>
            <w:vAlign w:val="center"/>
            <w:tcPrChange w:id="8557" w:author="Kelly Tan" w:date="2026-07-08T11:15:00Z">
              <w:tcPr>
                <w:tcW w:w="2303" w:type="pct"/>
                <w:gridSpan w:val="9"/>
                <w:vAlign w:val="center"/>
              </w:tcPr>
            </w:tcPrChange>
          </w:tcPr>
          <w:p w14:paraId="5D1EAAFA" w14:textId="6960640A" w:rsidR="005F457E" w:rsidDel="00964E30" w:rsidRDefault="00000000">
            <w:pPr>
              <w:widowControl/>
              <w:spacing w:after="0" w:line="240" w:lineRule="auto"/>
              <w:ind w:firstLineChars="0" w:firstLine="0"/>
              <w:textAlignment w:val="auto"/>
              <w:rPr>
                <w:ins w:id="8558" w:author="Kelly Tan" w:date="2026-07-08T11:13:00Z"/>
                <w:del w:id="8559" w:author="Si-yuan LIU" w:date="2026-07-24T14:26:00Z" w16du:dateUtc="2026-07-24T06:26:00Z"/>
                <w:color w:val="000000"/>
                <w:kern w:val="0"/>
                <w:sz w:val="21"/>
                <w:szCs w:val="21"/>
              </w:rPr>
            </w:pPr>
            <w:ins w:id="8560" w:author="Kelly Tan" w:date="2026-07-08T11:13:00Z">
              <w:del w:id="8561" w:author="Si-yuan LIU" w:date="2026-07-24T14:26:00Z" w16du:dateUtc="2026-07-24T06:26:00Z">
                <w:r w:rsidDel="00964E30">
                  <w:rPr>
                    <w:color w:val="000000"/>
                    <w:kern w:val="0"/>
                    <w:sz w:val="21"/>
                    <w:szCs w:val="21"/>
                    <w:lang w:val="en"/>
                  </w:rPr>
                  <w:delText>/</w:delText>
                </w:r>
              </w:del>
            </w:ins>
          </w:p>
        </w:tc>
        <w:tc>
          <w:tcPr>
            <w:tcW w:w="422" w:type="pct"/>
            <w:gridSpan w:val="2"/>
            <w:vAlign w:val="center"/>
            <w:tcPrChange w:id="8562" w:author="Kelly Tan" w:date="2026-07-08T11:15:00Z">
              <w:tcPr>
                <w:tcW w:w="562" w:type="pct"/>
                <w:gridSpan w:val="2"/>
                <w:vAlign w:val="center"/>
              </w:tcPr>
            </w:tcPrChange>
          </w:tcPr>
          <w:p w14:paraId="7C92155A" w14:textId="14DC97CF" w:rsidR="005F457E" w:rsidDel="00964E30" w:rsidRDefault="00000000">
            <w:pPr>
              <w:widowControl/>
              <w:spacing w:after="0" w:line="240" w:lineRule="auto"/>
              <w:ind w:firstLineChars="0" w:firstLine="0"/>
              <w:textAlignment w:val="auto"/>
              <w:rPr>
                <w:ins w:id="8563" w:author="Kelly Tan" w:date="2026-07-08T11:13:00Z"/>
                <w:del w:id="8564" w:author="Si-yuan LIU" w:date="2026-07-24T14:26:00Z" w16du:dateUtc="2026-07-24T06:26:00Z"/>
                <w:color w:val="000000"/>
                <w:kern w:val="0"/>
                <w:sz w:val="21"/>
                <w:szCs w:val="21"/>
              </w:rPr>
            </w:pPr>
            <w:ins w:id="8565" w:author="Kelly Tan" w:date="2026-07-08T11:13:00Z">
              <w:del w:id="8566" w:author="Si-yuan LIU" w:date="2026-07-24T14:26:00Z" w16du:dateUtc="2026-07-24T06:26:00Z">
                <w:r w:rsidDel="00964E30">
                  <w:rPr>
                    <w:color w:val="000000"/>
                    <w:kern w:val="0"/>
                    <w:sz w:val="21"/>
                    <w:szCs w:val="21"/>
                    <w:lang w:val="en"/>
                  </w:rPr>
                  <w:delText>/</w:delText>
                </w:r>
              </w:del>
            </w:ins>
          </w:p>
        </w:tc>
        <w:tc>
          <w:tcPr>
            <w:tcW w:w="421" w:type="pct"/>
            <w:gridSpan w:val="3"/>
            <w:vAlign w:val="center"/>
            <w:tcPrChange w:id="8567" w:author="Kelly Tan" w:date="2026-07-08T11:15:00Z">
              <w:tcPr>
                <w:tcW w:w="393" w:type="pct"/>
                <w:gridSpan w:val="5"/>
                <w:vAlign w:val="center"/>
              </w:tcPr>
            </w:tcPrChange>
          </w:tcPr>
          <w:p w14:paraId="0B4A2A6A" w14:textId="6102979B" w:rsidR="005F457E" w:rsidDel="00964E30" w:rsidRDefault="00000000">
            <w:pPr>
              <w:widowControl/>
              <w:spacing w:after="0" w:line="240" w:lineRule="auto"/>
              <w:ind w:firstLineChars="0" w:firstLine="0"/>
              <w:textAlignment w:val="auto"/>
              <w:rPr>
                <w:ins w:id="8568" w:author="Kelly Tan" w:date="2026-07-08T11:13:00Z"/>
                <w:del w:id="8569" w:author="Si-yuan LIU" w:date="2026-07-24T14:26:00Z" w16du:dateUtc="2026-07-24T06:26:00Z"/>
                <w:color w:val="000000"/>
                <w:kern w:val="0"/>
                <w:sz w:val="21"/>
                <w:szCs w:val="21"/>
              </w:rPr>
            </w:pPr>
            <w:ins w:id="8570" w:author="Kelly Tan" w:date="2026-07-08T11:13:00Z">
              <w:del w:id="8571" w:author="Si-yuan LIU" w:date="2026-07-24T14:26:00Z" w16du:dateUtc="2026-07-24T06:26:00Z">
                <w:r w:rsidDel="00964E30">
                  <w:rPr>
                    <w:color w:val="000000"/>
                    <w:kern w:val="0"/>
                    <w:sz w:val="21"/>
                    <w:szCs w:val="21"/>
                    <w:lang w:val="en"/>
                  </w:rPr>
                  <w:delText>/</w:delText>
                </w:r>
              </w:del>
            </w:ins>
          </w:p>
        </w:tc>
        <w:tc>
          <w:tcPr>
            <w:tcW w:w="414" w:type="pct"/>
            <w:gridSpan w:val="2"/>
            <w:vAlign w:val="center"/>
            <w:tcPrChange w:id="8572" w:author="Kelly Tan" w:date="2026-07-08T11:15:00Z">
              <w:tcPr>
                <w:tcW w:w="565" w:type="pct"/>
                <w:gridSpan w:val="5"/>
                <w:vAlign w:val="center"/>
              </w:tcPr>
            </w:tcPrChange>
          </w:tcPr>
          <w:p w14:paraId="3749DCC8" w14:textId="14945DD6" w:rsidR="005F457E" w:rsidDel="00964E30" w:rsidRDefault="00000000">
            <w:pPr>
              <w:widowControl/>
              <w:spacing w:after="0" w:line="240" w:lineRule="auto"/>
              <w:ind w:firstLineChars="0" w:firstLine="0"/>
              <w:textAlignment w:val="auto"/>
              <w:rPr>
                <w:ins w:id="8573" w:author="Kelly Tan" w:date="2026-07-08T11:13:00Z"/>
                <w:del w:id="8574" w:author="Si-yuan LIU" w:date="2026-07-24T14:26:00Z" w16du:dateUtc="2026-07-24T06:26:00Z"/>
                <w:color w:val="000000"/>
                <w:kern w:val="0"/>
                <w:sz w:val="21"/>
                <w:szCs w:val="21"/>
              </w:rPr>
            </w:pPr>
            <w:ins w:id="8575" w:author="Kelly Tan" w:date="2026-07-08T11:13:00Z">
              <w:del w:id="8576" w:author="Si-yuan LIU" w:date="2026-07-24T14:26:00Z" w16du:dateUtc="2026-07-24T06:26:00Z">
                <w:r w:rsidDel="00964E30">
                  <w:rPr>
                    <w:color w:val="000000"/>
                    <w:kern w:val="0"/>
                    <w:sz w:val="21"/>
                    <w:szCs w:val="21"/>
                    <w:lang w:val="en"/>
                  </w:rPr>
                  <w:delText>/</w:delText>
                </w:r>
              </w:del>
            </w:ins>
          </w:p>
        </w:tc>
        <w:tc>
          <w:tcPr>
            <w:tcW w:w="441" w:type="pct"/>
            <w:gridSpan w:val="5"/>
            <w:vAlign w:val="center"/>
            <w:tcPrChange w:id="8577" w:author="Kelly Tan" w:date="2026-07-08T11:15:00Z">
              <w:tcPr>
                <w:tcW w:w="521" w:type="pct"/>
                <w:gridSpan w:val="7"/>
                <w:vAlign w:val="center"/>
              </w:tcPr>
            </w:tcPrChange>
          </w:tcPr>
          <w:p w14:paraId="27A7A7F2" w14:textId="3360D028" w:rsidR="005F457E" w:rsidDel="00964E30" w:rsidRDefault="00000000">
            <w:pPr>
              <w:widowControl/>
              <w:spacing w:after="0" w:line="240" w:lineRule="auto"/>
              <w:ind w:firstLineChars="0" w:firstLine="0"/>
              <w:textAlignment w:val="auto"/>
              <w:rPr>
                <w:ins w:id="8578" w:author="Kelly Tan" w:date="2026-07-08T11:13:00Z"/>
                <w:del w:id="8579" w:author="Si-yuan LIU" w:date="2026-07-24T14:26:00Z" w16du:dateUtc="2026-07-24T06:26:00Z"/>
                <w:color w:val="000000"/>
                <w:kern w:val="0"/>
                <w:sz w:val="21"/>
                <w:szCs w:val="21"/>
              </w:rPr>
            </w:pPr>
            <w:ins w:id="8580" w:author="Kelly Tan" w:date="2026-07-08T11:13:00Z">
              <w:del w:id="8581" w:author="Si-yuan LIU" w:date="2026-07-24T14:26:00Z" w16du:dateUtc="2026-07-24T06:26:00Z">
                <w:r w:rsidDel="00964E30">
                  <w:rPr>
                    <w:color w:val="000000"/>
                    <w:kern w:val="0"/>
                    <w:sz w:val="21"/>
                    <w:szCs w:val="21"/>
                    <w:lang w:val="en"/>
                  </w:rPr>
                  <w:delText>/</w:delText>
                </w:r>
              </w:del>
            </w:ins>
          </w:p>
        </w:tc>
      </w:tr>
      <w:tr w:rsidR="005F457E" w:rsidDel="00964E30" w14:paraId="274B5314" w14:textId="091ED4A7" w:rsidTr="005F457E">
        <w:trPr>
          <w:gridAfter w:val="2"/>
          <w:wAfter w:w="97" w:type="dxa"/>
          <w:trHeight w:val="290"/>
          <w:jc w:val="center"/>
          <w:ins w:id="8582" w:author="Kelly Tan" w:date="2026-07-08T11:13:00Z"/>
          <w:del w:id="8583" w:author="Si-yuan LIU" w:date="2026-07-24T14:26:00Z" w16du:dateUtc="2026-07-24T06:26:00Z"/>
          <w:trPrChange w:id="8584" w:author="Kelly Tan" w:date="2026-07-08T11:15:00Z">
            <w:trPr>
              <w:gridAfter w:val="2"/>
              <w:wAfter w:w="113" w:type="dxa"/>
              <w:trHeight w:val="290"/>
              <w:jc w:val="center"/>
            </w:trPr>
          </w:trPrChange>
        </w:trPr>
        <w:tc>
          <w:tcPr>
            <w:tcW w:w="356" w:type="pct"/>
            <w:vMerge/>
            <w:vAlign w:val="center"/>
            <w:tcPrChange w:id="8585" w:author="Kelly Tan" w:date="2026-07-08T11:15:00Z">
              <w:tcPr>
                <w:tcW w:w="371" w:type="pct"/>
                <w:vMerge/>
                <w:vAlign w:val="center"/>
              </w:tcPr>
            </w:tcPrChange>
          </w:tcPr>
          <w:p w14:paraId="43236080" w14:textId="3A49BC35" w:rsidR="005F457E" w:rsidDel="00964E30" w:rsidRDefault="005F457E">
            <w:pPr>
              <w:widowControl/>
              <w:spacing w:after="0" w:line="240" w:lineRule="auto"/>
              <w:ind w:firstLineChars="0" w:firstLine="0"/>
              <w:jc w:val="left"/>
              <w:textAlignment w:val="auto"/>
              <w:rPr>
                <w:ins w:id="8586" w:author="Kelly Tan" w:date="2026-07-08T11:13:00Z"/>
                <w:del w:id="8587" w:author="Si-yuan LIU" w:date="2026-07-24T14:26:00Z" w16du:dateUtc="2026-07-24T06:26:00Z"/>
                <w:color w:val="000000"/>
                <w:kern w:val="0"/>
                <w:sz w:val="21"/>
                <w:szCs w:val="21"/>
              </w:rPr>
            </w:pPr>
          </w:p>
        </w:tc>
        <w:tc>
          <w:tcPr>
            <w:tcW w:w="167" w:type="pct"/>
            <w:gridSpan w:val="2"/>
            <w:vAlign w:val="center"/>
            <w:tcPrChange w:id="8588" w:author="Kelly Tan" w:date="2026-07-08T11:15:00Z">
              <w:tcPr>
                <w:tcW w:w="152" w:type="pct"/>
                <w:gridSpan w:val="3"/>
                <w:vAlign w:val="center"/>
              </w:tcPr>
            </w:tcPrChange>
          </w:tcPr>
          <w:p w14:paraId="3F39DF0C" w14:textId="7CF861D7" w:rsidR="005F457E" w:rsidDel="00964E30" w:rsidRDefault="00000000">
            <w:pPr>
              <w:widowControl/>
              <w:spacing w:after="0" w:line="240" w:lineRule="auto"/>
              <w:ind w:firstLineChars="0" w:firstLine="0"/>
              <w:jc w:val="center"/>
              <w:textAlignment w:val="auto"/>
              <w:rPr>
                <w:ins w:id="8589" w:author="Kelly Tan" w:date="2026-07-08T11:13:00Z"/>
                <w:del w:id="8590" w:author="Si-yuan LIU" w:date="2026-07-24T14:26:00Z" w16du:dateUtc="2026-07-24T06:26:00Z"/>
                <w:color w:val="000000"/>
                <w:kern w:val="0"/>
                <w:sz w:val="21"/>
                <w:szCs w:val="21"/>
              </w:rPr>
            </w:pPr>
            <w:ins w:id="8591" w:author="Kelly Tan" w:date="2026-07-08T11:13:00Z">
              <w:del w:id="8592" w:author="Si-yuan LIU" w:date="2026-07-24T14:26:00Z" w16du:dateUtc="2026-07-24T06:26:00Z">
                <w:r w:rsidDel="00964E30">
                  <w:rPr>
                    <w:rFonts w:hint="eastAsia"/>
                    <w:color w:val="000000"/>
                    <w:kern w:val="0"/>
                    <w:sz w:val="21"/>
                    <w:szCs w:val="21"/>
                  </w:rPr>
                  <w:delText>其他</w:delText>
                </w:r>
              </w:del>
            </w:ins>
          </w:p>
        </w:tc>
        <w:tc>
          <w:tcPr>
            <w:tcW w:w="509" w:type="pct"/>
            <w:vAlign w:val="center"/>
            <w:tcPrChange w:id="8593" w:author="Kelly Tan" w:date="2026-07-08T11:15:00Z">
              <w:tcPr>
                <w:tcW w:w="132" w:type="pct"/>
                <w:gridSpan w:val="2"/>
                <w:vAlign w:val="center"/>
              </w:tcPr>
            </w:tcPrChange>
          </w:tcPr>
          <w:p w14:paraId="2A2EB351" w14:textId="0C49828A" w:rsidR="005F457E" w:rsidDel="00964E30" w:rsidRDefault="00000000">
            <w:pPr>
              <w:widowControl/>
              <w:spacing w:after="0" w:line="240" w:lineRule="auto"/>
              <w:ind w:firstLineChars="0" w:firstLine="0"/>
              <w:textAlignment w:val="auto"/>
              <w:rPr>
                <w:ins w:id="8594" w:author="Kelly Tan" w:date="2026-07-08T11:13:00Z"/>
                <w:del w:id="8595" w:author="Si-yuan LIU" w:date="2026-07-24T14:26:00Z" w16du:dateUtc="2026-07-24T06:26:00Z"/>
                <w:color w:val="000000"/>
                <w:kern w:val="0"/>
                <w:sz w:val="21"/>
                <w:szCs w:val="21"/>
              </w:rPr>
            </w:pPr>
            <w:ins w:id="8596" w:author="Kelly Tan" w:date="2026-07-08T11:13:00Z">
              <w:del w:id="8597" w:author="Si-yuan LIU" w:date="2026-07-24T14:26:00Z" w16du:dateUtc="2026-07-24T06:26:00Z">
                <w:r w:rsidDel="00964E30">
                  <w:rPr>
                    <w:rFonts w:hint="eastAsia"/>
                    <w:color w:val="000000"/>
                    <w:kern w:val="0"/>
                    <w:sz w:val="21"/>
                    <w:szCs w:val="21"/>
                  </w:rPr>
                  <w:delText>否</w:delText>
                </w:r>
              </w:del>
            </w:ins>
          </w:p>
        </w:tc>
        <w:tc>
          <w:tcPr>
            <w:tcW w:w="2270" w:type="pct"/>
            <w:gridSpan w:val="6"/>
            <w:vAlign w:val="center"/>
            <w:tcPrChange w:id="8598" w:author="Kelly Tan" w:date="2026-07-08T11:15:00Z">
              <w:tcPr>
                <w:tcW w:w="2303" w:type="pct"/>
                <w:gridSpan w:val="9"/>
                <w:vAlign w:val="center"/>
              </w:tcPr>
            </w:tcPrChange>
          </w:tcPr>
          <w:p w14:paraId="5CA1E9BD" w14:textId="5369E0B2" w:rsidR="005F457E" w:rsidDel="00964E30" w:rsidRDefault="00000000">
            <w:pPr>
              <w:widowControl/>
              <w:spacing w:after="0" w:line="240" w:lineRule="auto"/>
              <w:ind w:firstLineChars="0" w:firstLine="0"/>
              <w:textAlignment w:val="auto"/>
              <w:rPr>
                <w:ins w:id="8599" w:author="Kelly Tan" w:date="2026-07-08T11:13:00Z"/>
                <w:del w:id="8600" w:author="Si-yuan LIU" w:date="2026-07-24T14:26:00Z" w16du:dateUtc="2026-07-24T06:26:00Z"/>
                <w:color w:val="000000"/>
                <w:kern w:val="0"/>
                <w:sz w:val="21"/>
                <w:szCs w:val="21"/>
              </w:rPr>
            </w:pPr>
            <w:ins w:id="8601" w:author="Kelly Tan" w:date="2026-07-08T11:13:00Z">
              <w:del w:id="8602" w:author="Si-yuan LIU" w:date="2026-07-24T14:26:00Z" w16du:dateUtc="2026-07-24T06:26:00Z">
                <w:r w:rsidDel="00964E30">
                  <w:rPr>
                    <w:color w:val="000000"/>
                    <w:kern w:val="0"/>
                    <w:sz w:val="21"/>
                    <w:szCs w:val="21"/>
                    <w:lang w:val="en"/>
                  </w:rPr>
                  <w:delText>/</w:delText>
                </w:r>
              </w:del>
            </w:ins>
          </w:p>
        </w:tc>
        <w:tc>
          <w:tcPr>
            <w:tcW w:w="422" w:type="pct"/>
            <w:gridSpan w:val="2"/>
            <w:vAlign w:val="center"/>
            <w:tcPrChange w:id="8603" w:author="Kelly Tan" w:date="2026-07-08T11:15:00Z">
              <w:tcPr>
                <w:tcW w:w="562" w:type="pct"/>
                <w:gridSpan w:val="2"/>
                <w:vAlign w:val="center"/>
              </w:tcPr>
            </w:tcPrChange>
          </w:tcPr>
          <w:p w14:paraId="4A90E428" w14:textId="217B9689" w:rsidR="005F457E" w:rsidDel="00964E30" w:rsidRDefault="00000000">
            <w:pPr>
              <w:widowControl/>
              <w:spacing w:after="0" w:line="240" w:lineRule="auto"/>
              <w:ind w:firstLineChars="0" w:firstLine="0"/>
              <w:textAlignment w:val="auto"/>
              <w:rPr>
                <w:ins w:id="8604" w:author="Kelly Tan" w:date="2026-07-08T11:13:00Z"/>
                <w:del w:id="8605" w:author="Si-yuan LIU" w:date="2026-07-24T14:26:00Z" w16du:dateUtc="2026-07-24T06:26:00Z"/>
                <w:color w:val="000000"/>
                <w:kern w:val="0"/>
                <w:sz w:val="21"/>
                <w:szCs w:val="21"/>
              </w:rPr>
            </w:pPr>
            <w:ins w:id="8606" w:author="Kelly Tan" w:date="2026-07-08T11:13:00Z">
              <w:del w:id="8607" w:author="Si-yuan LIU" w:date="2026-07-24T14:26:00Z" w16du:dateUtc="2026-07-24T06:26:00Z">
                <w:r w:rsidDel="00964E30">
                  <w:rPr>
                    <w:color w:val="000000"/>
                    <w:kern w:val="0"/>
                    <w:sz w:val="21"/>
                    <w:szCs w:val="21"/>
                    <w:lang w:val="en"/>
                  </w:rPr>
                  <w:delText>/</w:delText>
                </w:r>
              </w:del>
            </w:ins>
          </w:p>
        </w:tc>
        <w:tc>
          <w:tcPr>
            <w:tcW w:w="421" w:type="pct"/>
            <w:gridSpan w:val="3"/>
            <w:vAlign w:val="center"/>
            <w:tcPrChange w:id="8608" w:author="Kelly Tan" w:date="2026-07-08T11:15:00Z">
              <w:tcPr>
                <w:tcW w:w="393" w:type="pct"/>
                <w:gridSpan w:val="5"/>
                <w:vAlign w:val="center"/>
              </w:tcPr>
            </w:tcPrChange>
          </w:tcPr>
          <w:p w14:paraId="338DACF9" w14:textId="57133329" w:rsidR="005F457E" w:rsidDel="00964E30" w:rsidRDefault="00000000">
            <w:pPr>
              <w:widowControl/>
              <w:spacing w:after="0" w:line="240" w:lineRule="auto"/>
              <w:ind w:firstLineChars="0" w:firstLine="0"/>
              <w:textAlignment w:val="auto"/>
              <w:rPr>
                <w:ins w:id="8609" w:author="Kelly Tan" w:date="2026-07-08T11:13:00Z"/>
                <w:del w:id="8610" w:author="Si-yuan LIU" w:date="2026-07-24T14:26:00Z" w16du:dateUtc="2026-07-24T06:26:00Z"/>
                <w:color w:val="000000"/>
                <w:kern w:val="0"/>
                <w:sz w:val="21"/>
                <w:szCs w:val="21"/>
              </w:rPr>
            </w:pPr>
            <w:ins w:id="8611" w:author="Kelly Tan" w:date="2026-07-08T11:13:00Z">
              <w:del w:id="8612" w:author="Si-yuan LIU" w:date="2026-07-24T14:26:00Z" w16du:dateUtc="2026-07-24T06:26:00Z">
                <w:r w:rsidDel="00964E30">
                  <w:rPr>
                    <w:color w:val="000000"/>
                    <w:kern w:val="0"/>
                    <w:sz w:val="21"/>
                    <w:szCs w:val="21"/>
                    <w:lang w:val="en"/>
                  </w:rPr>
                  <w:delText>/</w:delText>
                </w:r>
              </w:del>
            </w:ins>
          </w:p>
        </w:tc>
        <w:tc>
          <w:tcPr>
            <w:tcW w:w="414" w:type="pct"/>
            <w:gridSpan w:val="2"/>
            <w:vAlign w:val="center"/>
            <w:tcPrChange w:id="8613" w:author="Kelly Tan" w:date="2026-07-08T11:15:00Z">
              <w:tcPr>
                <w:tcW w:w="565" w:type="pct"/>
                <w:gridSpan w:val="5"/>
                <w:vAlign w:val="center"/>
              </w:tcPr>
            </w:tcPrChange>
          </w:tcPr>
          <w:p w14:paraId="5D318926" w14:textId="5C6BB8B9" w:rsidR="005F457E" w:rsidDel="00964E30" w:rsidRDefault="00000000">
            <w:pPr>
              <w:widowControl/>
              <w:spacing w:after="0" w:line="240" w:lineRule="auto"/>
              <w:ind w:firstLineChars="0" w:firstLine="0"/>
              <w:textAlignment w:val="auto"/>
              <w:rPr>
                <w:ins w:id="8614" w:author="Kelly Tan" w:date="2026-07-08T11:13:00Z"/>
                <w:del w:id="8615" w:author="Si-yuan LIU" w:date="2026-07-24T14:26:00Z" w16du:dateUtc="2026-07-24T06:26:00Z"/>
                <w:color w:val="000000"/>
                <w:kern w:val="0"/>
                <w:sz w:val="21"/>
                <w:szCs w:val="21"/>
              </w:rPr>
            </w:pPr>
            <w:ins w:id="8616" w:author="Kelly Tan" w:date="2026-07-08T11:13:00Z">
              <w:del w:id="8617" w:author="Si-yuan LIU" w:date="2026-07-24T14:26:00Z" w16du:dateUtc="2026-07-24T06:26:00Z">
                <w:r w:rsidDel="00964E30">
                  <w:rPr>
                    <w:color w:val="000000"/>
                    <w:kern w:val="0"/>
                    <w:sz w:val="21"/>
                    <w:szCs w:val="21"/>
                    <w:lang w:val="en"/>
                  </w:rPr>
                  <w:delText>/</w:delText>
                </w:r>
              </w:del>
            </w:ins>
          </w:p>
        </w:tc>
        <w:tc>
          <w:tcPr>
            <w:tcW w:w="441" w:type="pct"/>
            <w:gridSpan w:val="5"/>
            <w:vAlign w:val="center"/>
            <w:tcPrChange w:id="8618" w:author="Kelly Tan" w:date="2026-07-08T11:15:00Z">
              <w:tcPr>
                <w:tcW w:w="521" w:type="pct"/>
                <w:gridSpan w:val="7"/>
                <w:vAlign w:val="center"/>
              </w:tcPr>
            </w:tcPrChange>
          </w:tcPr>
          <w:p w14:paraId="50675597" w14:textId="60FA9B25" w:rsidR="005F457E" w:rsidDel="00964E30" w:rsidRDefault="00000000">
            <w:pPr>
              <w:widowControl/>
              <w:spacing w:after="0" w:line="240" w:lineRule="auto"/>
              <w:ind w:firstLineChars="0" w:firstLine="0"/>
              <w:textAlignment w:val="auto"/>
              <w:rPr>
                <w:ins w:id="8619" w:author="Kelly Tan" w:date="2026-07-08T11:13:00Z"/>
                <w:del w:id="8620" w:author="Si-yuan LIU" w:date="2026-07-24T14:26:00Z" w16du:dateUtc="2026-07-24T06:26:00Z"/>
                <w:color w:val="000000"/>
                <w:kern w:val="0"/>
                <w:sz w:val="21"/>
                <w:szCs w:val="21"/>
              </w:rPr>
            </w:pPr>
            <w:ins w:id="8621" w:author="Kelly Tan" w:date="2026-07-08T11:13:00Z">
              <w:del w:id="8622" w:author="Si-yuan LIU" w:date="2026-07-24T14:26:00Z" w16du:dateUtc="2026-07-24T06:26:00Z">
                <w:r w:rsidDel="00964E30">
                  <w:rPr>
                    <w:color w:val="000000"/>
                    <w:kern w:val="0"/>
                    <w:sz w:val="21"/>
                    <w:szCs w:val="21"/>
                    <w:lang w:val="en"/>
                  </w:rPr>
                  <w:delText>/</w:delText>
                </w:r>
              </w:del>
            </w:ins>
          </w:p>
        </w:tc>
      </w:tr>
      <w:tr w:rsidR="005F457E" w:rsidDel="00964E30" w14:paraId="6AB70EC2" w14:textId="583CE95D" w:rsidTr="005F457E">
        <w:trPr>
          <w:gridAfter w:val="2"/>
          <w:wAfter w:w="97" w:type="dxa"/>
          <w:trHeight w:val="290"/>
          <w:jc w:val="center"/>
          <w:ins w:id="8623" w:author="Kelly Tan" w:date="2026-07-08T11:13:00Z"/>
          <w:del w:id="8624" w:author="Si-yuan LIU" w:date="2026-07-24T14:26:00Z" w16du:dateUtc="2026-07-24T06:26:00Z"/>
          <w:trPrChange w:id="8625" w:author="Kelly Tan" w:date="2026-07-08T11:15:00Z">
            <w:trPr>
              <w:gridAfter w:val="2"/>
              <w:wAfter w:w="113" w:type="dxa"/>
              <w:trHeight w:val="290"/>
              <w:jc w:val="center"/>
            </w:trPr>
          </w:trPrChange>
        </w:trPr>
        <w:tc>
          <w:tcPr>
            <w:tcW w:w="356" w:type="pct"/>
            <w:vMerge/>
            <w:vAlign w:val="center"/>
            <w:tcPrChange w:id="8626" w:author="Kelly Tan" w:date="2026-07-08T11:15:00Z">
              <w:tcPr>
                <w:tcW w:w="371" w:type="pct"/>
                <w:vMerge/>
                <w:vAlign w:val="center"/>
              </w:tcPr>
            </w:tcPrChange>
          </w:tcPr>
          <w:p w14:paraId="0FBEFC36" w14:textId="7ED0C7F5" w:rsidR="005F457E" w:rsidDel="00964E30" w:rsidRDefault="005F457E">
            <w:pPr>
              <w:widowControl/>
              <w:spacing w:after="0" w:line="240" w:lineRule="auto"/>
              <w:ind w:firstLineChars="0" w:firstLine="0"/>
              <w:jc w:val="left"/>
              <w:textAlignment w:val="auto"/>
              <w:rPr>
                <w:ins w:id="8627" w:author="Kelly Tan" w:date="2026-07-08T11:13:00Z"/>
                <w:del w:id="8628" w:author="Si-yuan LIU" w:date="2026-07-24T14:26:00Z" w16du:dateUtc="2026-07-24T06:26:00Z"/>
                <w:color w:val="000000"/>
                <w:kern w:val="0"/>
                <w:sz w:val="21"/>
                <w:szCs w:val="21"/>
              </w:rPr>
            </w:pPr>
          </w:p>
        </w:tc>
        <w:tc>
          <w:tcPr>
            <w:tcW w:w="4644" w:type="pct"/>
            <w:gridSpan w:val="21"/>
            <w:vAlign w:val="center"/>
            <w:tcPrChange w:id="8629" w:author="Kelly Tan" w:date="2026-07-08T11:15:00Z">
              <w:tcPr>
                <w:tcW w:w="4629" w:type="pct"/>
                <w:gridSpan w:val="33"/>
                <w:vAlign w:val="center"/>
              </w:tcPr>
            </w:tcPrChange>
          </w:tcPr>
          <w:p w14:paraId="2CDE6435" w14:textId="5CA8F146" w:rsidR="005F457E" w:rsidDel="00964E30" w:rsidRDefault="00000000">
            <w:pPr>
              <w:widowControl/>
              <w:spacing w:after="0" w:line="240" w:lineRule="auto"/>
              <w:ind w:firstLineChars="0" w:firstLine="0"/>
              <w:textAlignment w:val="auto"/>
              <w:rPr>
                <w:ins w:id="8630" w:author="Kelly Tan" w:date="2026-07-08T11:13:00Z"/>
                <w:del w:id="8631" w:author="Si-yuan LIU" w:date="2026-07-24T14:26:00Z" w16du:dateUtc="2026-07-24T06:26:00Z"/>
                <w:color w:val="000000"/>
                <w:kern w:val="0"/>
                <w:sz w:val="21"/>
                <w:szCs w:val="21"/>
              </w:rPr>
            </w:pPr>
            <w:ins w:id="8632" w:author="Kelly Tan" w:date="2026-07-08T11:13:00Z">
              <w:del w:id="8633" w:author="Si-yuan LIU" w:date="2026-07-24T14:26:00Z" w16du:dateUtc="2026-07-24T06:26:00Z">
                <w:r w:rsidDel="00964E30">
                  <w:rPr>
                    <w:color w:val="000000"/>
                    <w:kern w:val="0"/>
                    <w:sz w:val="21"/>
                    <w:szCs w:val="21"/>
                  </w:rPr>
                  <w:delText>5</w:delText>
                </w:r>
                <w:r w:rsidDel="00964E30">
                  <w:rPr>
                    <w:rFonts w:hint="eastAsia"/>
                    <w:color w:val="000000"/>
                    <w:kern w:val="0"/>
                    <w:sz w:val="21"/>
                    <w:szCs w:val="21"/>
                  </w:rPr>
                  <w:delText>、</w:delText>
                </w:r>
                <w:r w:rsidDel="00964E30">
                  <w:rPr>
                    <w:color w:val="000000"/>
                    <w:kern w:val="0"/>
                    <w:sz w:val="21"/>
                    <w:szCs w:val="21"/>
                  </w:rPr>
                  <w:delText>SPV</w:delText>
                </w:r>
                <w:r w:rsidDel="00964E30">
                  <w:rPr>
                    <w:rFonts w:hint="eastAsia"/>
                    <w:color w:val="000000"/>
                    <w:kern w:val="0"/>
                    <w:sz w:val="21"/>
                    <w:szCs w:val="21"/>
                  </w:rPr>
                  <w:delText>向奥飞数据、固安聚龙、昊盈科技支付现金收购奥融科技</w:delText>
                </w:r>
                <w:r w:rsidDel="00964E30">
                  <w:rPr>
                    <w:color w:val="000000"/>
                    <w:kern w:val="0"/>
                    <w:sz w:val="21"/>
                    <w:szCs w:val="21"/>
                  </w:rPr>
                  <w:delText>100%</w:delText>
                </w:r>
                <w:r w:rsidDel="00964E30">
                  <w:rPr>
                    <w:rFonts w:hint="eastAsia"/>
                    <w:color w:val="000000"/>
                    <w:kern w:val="0"/>
                    <w:sz w:val="21"/>
                    <w:szCs w:val="21"/>
                  </w:rPr>
                  <w:delText>股权</w:delText>
                </w:r>
              </w:del>
            </w:ins>
          </w:p>
        </w:tc>
      </w:tr>
      <w:tr w:rsidR="005F457E" w:rsidDel="00964E30" w14:paraId="7FD022C3" w14:textId="79CD1184" w:rsidTr="005F457E">
        <w:trPr>
          <w:gridAfter w:val="2"/>
          <w:wAfter w:w="97" w:type="dxa"/>
          <w:trHeight w:val="3110"/>
          <w:jc w:val="center"/>
          <w:ins w:id="8634" w:author="Kelly Tan" w:date="2026-07-08T11:13:00Z"/>
          <w:del w:id="8635" w:author="Si-yuan LIU" w:date="2026-07-24T14:26:00Z" w16du:dateUtc="2026-07-24T06:26:00Z"/>
          <w:trPrChange w:id="8636" w:author="Kelly Tan" w:date="2026-07-08T11:15:00Z">
            <w:trPr>
              <w:gridAfter w:val="2"/>
              <w:wAfter w:w="113" w:type="dxa"/>
              <w:trHeight w:val="3110"/>
              <w:jc w:val="center"/>
            </w:trPr>
          </w:trPrChange>
        </w:trPr>
        <w:tc>
          <w:tcPr>
            <w:tcW w:w="356" w:type="pct"/>
            <w:vMerge/>
            <w:vAlign w:val="center"/>
            <w:tcPrChange w:id="8637" w:author="Kelly Tan" w:date="2026-07-08T11:15:00Z">
              <w:tcPr>
                <w:tcW w:w="371" w:type="pct"/>
                <w:vMerge/>
                <w:vAlign w:val="center"/>
              </w:tcPr>
            </w:tcPrChange>
          </w:tcPr>
          <w:p w14:paraId="0BBE0996" w14:textId="33D173F2" w:rsidR="005F457E" w:rsidDel="00964E30" w:rsidRDefault="005F457E">
            <w:pPr>
              <w:widowControl/>
              <w:spacing w:after="0" w:line="240" w:lineRule="auto"/>
              <w:ind w:firstLineChars="0" w:firstLine="0"/>
              <w:jc w:val="left"/>
              <w:textAlignment w:val="auto"/>
              <w:rPr>
                <w:ins w:id="8638" w:author="Kelly Tan" w:date="2026-07-08T11:13:00Z"/>
                <w:del w:id="8639" w:author="Si-yuan LIU" w:date="2026-07-24T14:26:00Z" w16du:dateUtc="2026-07-24T06:26:00Z"/>
                <w:color w:val="000000"/>
                <w:kern w:val="0"/>
                <w:sz w:val="21"/>
                <w:szCs w:val="21"/>
              </w:rPr>
            </w:pPr>
          </w:p>
        </w:tc>
        <w:tc>
          <w:tcPr>
            <w:tcW w:w="167" w:type="pct"/>
            <w:gridSpan w:val="2"/>
            <w:vAlign w:val="center"/>
            <w:tcPrChange w:id="8640" w:author="Kelly Tan" w:date="2026-07-08T11:15:00Z">
              <w:tcPr>
                <w:tcW w:w="152" w:type="pct"/>
                <w:gridSpan w:val="3"/>
                <w:vAlign w:val="center"/>
              </w:tcPr>
            </w:tcPrChange>
          </w:tcPr>
          <w:p w14:paraId="1482828E" w14:textId="62D7E6BC" w:rsidR="005F457E" w:rsidDel="00964E30" w:rsidRDefault="00000000">
            <w:pPr>
              <w:widowControl/>
              <w:spacing w:after="0" w:line="240" w:lineRule="auto"/>
              <w:ind w:firstLineChars="0" w:firstLine="0"/>
              <w:jc w:val="center"/>
              <w:textAlignment w:val="auto"/>
              <w:rPr>
                <w:ins w:id="8641" w:author="Kelly Tan" w:date="2026-07-08T11:13:00Z"/>
                <w:del w:id="8642" w:author="Si-yuan LIU" w:date="2026-07-24T14:26:00Z" w16du:dateUtc="2026-07-24T06:26:00Z"/>
                <w:color w:val="000000"/>
                <w:kern w:val="0"/>
                <w:sz w:val="21"/>
                <w:szCs w:val="21"/>
              </w:rPr>
            </w:pPr>
            <w:ins w:id="8643" w:author="Kelly Tan" w:date="2026-07-08T11:13:00Z">
              <w:del w:id="8644" w:author="Si-yuan LIU" w:date="2026-07-24T14:26:00Z" w16du:dateUtc="2026-07-24T06:26:00Z">
                <w:r w:rsidDel="00964E30">
                  <w:rPr>
                    <w:rFonts w:hint="eastAsia"/>
                    <w:color w:val="000000"/>
                    <w:kern w:val="0"/>
                    <w:sz w:val="21"/>
                    <w:szCs w:val="21"/>
                  </w:rPr>
                  <w:delText>印花税</w:delText>
                </w:r>
              </w:del>
            </w:ins>
          </w:p>
        </w:tc>
        <w:tc>
          <w:tcPr>
            <w:tcW w:w="509" w:type="pct"/>
            <w:noWrap/>
            <w:vAlign w:val="center"/>
            <w:tcPrChange w:id="8645" w:author="Kelly Tan" w:date="2026-07-08T11:15:00Z">
              <w:tcPr>
                <w:tcW w:w="132" w:type="pct"/>
                <w:gridSpan w:val="2"/>
                <w:noWrap/>
                <w:vAlign w:val="center"/>
              </w:tcPr>
            </w:tcPrChange>
          </w:tcPr>
          <w:p w14:paraId="6DD74ADD" w14:textId="2C6DBA86" w:rsidR="005F457E" w:rsidDel="00964E30" w:rsidRDefault="00000000">
            <w:pPr>
              <w:widowControl/>
              <w:spacing w:after="0" w:line="240" w:lineRule="auto"/>
              <w:ind w:firstLineChars="0" w:firstLine="0"/>
              <w:textAlignment w:val="auto"/>
              <w:rPr>
                <w:ins w:id="8646" w:author="Kelly Tan" w:date="2026-07-08T11:13:00Z"/>
                <w:del w:id="8647" w:author="Si-yuan LIU" w:date="2026-07-24T14:26:00Z" w16du:dateUtc="2026-07-24T06:26:00Z"/>
                <w:color w:val="000000"/>
                <w:kern w:val="0"/>
                <w:sz w:val="21"/>
                <w:szCs w:val="21"/>
              </w:rPr>
            </w:pPr>
            <w:ins w:id="8648" w:author="Kelly Tan" w:date="2026-07-08T11:13:00Z">
              <w:del w:id="8649" w:author="Si-yuan LIU" w:date="2026-07-24T14:26:00Z" w16du:dateUtc="2026-07-24T06:26:00Z">
                <w:r w:rsidDel="00964E30">
                  <w:rPr>
                    <w:rFonts w:hint="eastAsia"/>
                    <w:color w:val="000000"/>
                    <w:kern w:val="0"/>
                    <w:sz w:val="21"/>
                    <w:szCs w:val="21"/>
                  </w:rPr>
                  <w:delText>是</w:delText>
                </w:r>
              </w:del>
            </w:ins>
          </w:p>
        </w:tc>
        <w:tc>
          <w:tcPr>
            <w:tcW w:w="2270" w:type="pct"/>
            <w:gridSpan w:val="6"/>
            <w:vAlign w:val="center"/>
            <w:tcPrChange w:id="8650" w:author="Kelly Tan" w:date="2026-07-08T11:15:00Z">
              <w:tcPr>
                <w:tcW w:w="2303" w:type="pct"/>
                <w:gridSpan w:val="9"/>
                <w:vAlign w:val="center"/>
              </w:tcPr>
            </w:tcPrChange>
          </w:tcPr>
          <w:p w14:paraId="775FF2D9" w14:textId="517C12B2" w:rsidR="005F457E" w:rsidDel="00964E30" w:rsidRDefault="00000000">
            <w:pPr>
              <w:widowControl/>
              <w:spacing w:after="0" w:line="240" w:lineRule="auto"/>
              <w:ind w:firstLineChars="0" w:firstLine="0"/>
              <w:textAlignment w:val="auto"/>
              <w:rPr>
                <w:ins w:id="8651" w:author="Kelly Tan" w:date="2026-07-08T11:13:00Z"/>
                <w:del w:id="8652" w:author="Si-yuan LIU" w:date="2026-07-24T14:26:00Z" w16du:dateUtc="2026-07-24T06:26:00Z"/>
                <w:color w:val="000000"/>
                <w:kern w:val="0"/>
                <w:sz w:val="21"/>
                <w:szCs w:val="21"/>
                <w:lang w:val="en"/>
              </w:rPr>
            </w:pPr>
            <w:ins w:id="8653" w:author="Kelly Tan" w:date="2026-07-08T11:13:00Z">
              <w:del w:id="8654" w:author="Si-yuan LIU" w:date="2026-07-24T14:26:00Z" w16du:dateUtc="2026-07-24T06:26:00Z">
                <w:r w:rsidDel="00964E30">
                  <w:rPr>
                    <w:rFonts w:hint="eastAsia"/>
                    <w:color w:val="000000"/>
                    <w:kern w:val="0"/>
                    <w:sz w:val="21"/>
                    <w:szCs w:val="21"/>
                    <w:lang w:val="en"/>
                  </w:rPr>
                  <w:delText>按照股权转让金额依据产权转移书据</w:delText>
                </w:r>
                <w:r w:rsidDel="00964E30">
                  <w:rPr>
                    <w:color w:val="000000"/>
                    <w:kern w:val="0"/>
                    <w:sz w:val="21"/>
                    <w:szCs w:val="21"/>
                    <w:lang w:val="en"/>
                  </w:rPr>
                  <w:delText>0.05%</w:delText>
                </w:r>
                <w:r w:rsidDel="00964E30">
                  <w:rPr>
                    <w:rFonts w:hint="eastAsia"/>
                    <w:color w:val="000000"/>
                    <w:kern w:val="0"/>
                    <w:sz w:val="21"/>
                    <w:szCs w:val="21"/>
                    <w:lang w:val="en"/>
                  </w:rPr>
                  <w:delText>计算缴纳（四方双边）</w:delText>
                </w:r>
              </w:del>
            </w:ins>
          </w:p>
          <w:p w14:paraId="36F464B2" w14:textId="347D01A6" w:rsidR="005F457E" w:rsidDel="00964E30" w:rsidRDefault="00000000">
            <w:pPr>
              <w:widowControl/>
              <w:spacing w:after="0" w:line="240" w:lineRule="auto"/>
              <w:ind w:firstLineChars="0" w:firstLine="0"/>
              <w:textAlignment w:val="auto"/>
              <w:rPr>
                <w:ins w:id="8655" w:author="Kelly Tan" w:date="2026-07-08T11:13:00Z"/>
                <w:del w:id="8656" w:author="Si-yuan LIU" w:date="2026-07-24T14:26:00Z" w16du:dateUtc="2026-07-24T06:26:00Z"/>
                <w:color w:val="000000"/>
                <w:kern w:val="0"/>
                <w:sz w:val="21"/>
                <w:szCs w:val="21"/>
              </w:rPr>
            </w:pPr>
            <w:ins w:id="8657" w:author="Kelly Tan" w:date="2026-07-08T11:13:00Z">
              <w:del w:id="8658" w:author="Si-yuan LIU" w:date="2026-07-24T14:26:00Z" w16du:dateUtc="2026-07-24T06:26:00Z">
                <w:r w:rsidDel="00964E30">
                  <w:rPr>
                    <w:rFonts w:hint="eastAsia"/>
                    <w:color w:val="000000"/>
                    <w:kern w:val="0"/>
                    <w:sz w:val="21"/>
                    <w:szCs w:val="21"/>
                    <w:lang w:val="en"/>
                  </w:rPr>
                  <w:delText>计算公式：（</w:delText>
                </w:r>
                <w:r w:rsidDel="00964E30">
                  <w:rPr>
                    <w:rFonts w:hint="eastAsia"/>
                    <w:color w:val="000000"/>
                    <w:kern w:val="0"/>
                    <w:sz w:val="21"/>
                    <w:szCs w:val="21"/>
                  </w:rPr>
                  <w:delText>73,587.36</w:delText>
                </w:r>
                <w:r w:rsidDel="00964E30">
                  <w:rPr>
                    <w:rFonts w:hint="eastAsia"/>
                    <w:color w:val="000000"/>
                    <w:kern w:val="0"/>
                    <w:sz w:val="21"/>
                    <w:szCs w:val="21"/>
                    <w:lang w:val="en"/>
                  </w:rPr>
                  <w:delText>万元</w:delText>
                </w:r>
                <w:r w:rsidDel="00964E30">
                  <w:rPr>
                    <w:color w:val="000000"/>
                    <w:kern w:val="0"/>
                    <w:sz w:val="21"/>
                    <w:szCs w:val="21"/>
                    <w:lang w:val="en"/>
                  </w:rPr>
                  <w:delText>+</w:delText>
                </w:r>
                <w:r w:rsidDel="00964E30">
                  <w:rPr>
                    <w:rFonts w:hint="eastAsia"/>
                    <w:color w:val="000000"/>
                    <w:kern w:val="0"/>
                    <w:sz w:val="21"/>
                    <w:szCs w:val="21"/>
                    <w:lang w:val="en"/>
                  </w:rPr>
                  <w:delText xml:space="preserve"> </w:delText>
                </w:r>
                <w:r w:rsidDel="00964E30">
                  <w:rPr>
                    <w:rFonts w:hint="eastAsia"/>
                    <w:color w:val="000000"/>
                    <w:kern w:val="0"/>
                    <w:sz w:val="21"/>
                    <w:szCs w:val="21"/>
                  </w:rPr>
                  <w:delText>65,362.57</w:delText>
                </w:r>
                <w:r w:rsidDel="00964E30">
                  <w:rPr>
                    <w:rFonts w:hint="eastAsia"/>
                    <w:color w:val="000000"/>
                    <w:kern w:val="0"/>
                    <w:sz w:val="21"/>
                    <w:szCs w:val="21"/>
                    <w:lang w:val="en"/>
                  </w:rPr>
                  <w:delText>万元</w:delText>
                </w:r>
                <w:r w:rsidDel="00964E30">
                  <w:rPr>
                    <w:color w:val="000000"/>
                    <w:kern w:val="0"/>
                    <w:sz w:val="21"/>
                    <w:szCs w:val="21"/>
                    <w:lang w:val="en"/>
                  </w:rPr>
                  <w:delText>+</w:delText>
                </w:r>
                <w:r w:rsidDel="00964E30">
                  <w:rPr>
                    <w:rFonts w:hint="eastAsia"/>
                    <w:color w:val="000000"/>
                    <w:kern w:val="0"/>
                    <w:sz w:val="21"/>
                    <w:szCs w:val="21"/>
                  </w:rPr>
                  <w:delText>42,612.76</w:delText>
                </w:r>
                <w:r w:rsidDel="00964E30">
                  <w:rPr>
                    <w:rFonts w:hint="eastAsia"/>
                    <w:color w:val="000000"/>
                    <w:kern w:val="0"/>
                    <w:sz w:val="21"/>
                    <w:szCs w:val="21"/>
                    <w:lang w:val="en"/>
                  </w:rPr>
                  <w:delText>万元）</w:delText>
                </w:r>
                <w:r w:rsidDel="00964E30">
                  <w:rPr>
                    <w:color w:val="000000"/>
                    <w:kern w:val="0"/>
                    <w:sz w:val="21"/>
                    <w:szCs w:val="21"/>
                    <w:lang w:val="en"/>
                  </w:rPr>
                  <w:delText>*0.05%*2=</w:delText>
                </w:r>
                <w:r w:rsidDel="00964E30">
                  <w:rPr>
                    <w:rFonts w:hint="eastAsia"/>
                    <w:color w:val="000000"/>
                    <w:kern w:val="0"/>
                    <w:sz w:val="21"/>
                    <w:szCs w:val="21"/>
                  </w:rPr>
                  <w:delText>181.56</w:delText>
                </w:r>
                <w:r w:rsidDel="00964E30">
                  <w:rPr>
                    <w:rFonts w:hint="eastAsia"/>
                    <w:color w:val="000000"/>
                    <w:kern w:val="0"/>
                    <w:sz w:val="21"/>
                    <w:szCs w:val="21"/>
                    <w:lang w:val="en"/>
                  </w:rPr>
                  <w:delText>万元</w:delText>
                </w:r>
              </w:del>
            </w:ins>
          </w:p>
        </w:tc>
        <w:tc>
          <w:tcPr>
            <w:tcW w:w="422" w:type="pct"/>
            <w:gridSpan w:val="2"/>
            <w:vAlign w:val="center"/>
            <w:tcPrChange w:id="8659" w:author="Kelly Tan" w:date="2026-07-08T11:15:00Z">
              <w:tcPr>
                <w:tcW w:w="562" w:type="pct"/>
                <w:gridSpan w:val="2"/>
                <w:vAlign w:val="center"/>
              </w:tcPr>
            </w:tcPrChange>
          </w:tcPr>
          <w:p w14:paraId="58C7CFDD" w14:textId="4C016942" w:rsidR="005F457E" w:rsidDel="00964E30" w:rsidRDefault="00000000">
            <w:pPr>
              <w:widowControl/>
              <w:spacing w:after="0" w:line="240" w:lineRule="auto"/>
              <w:ind w:firstLineChars="0" w:firstLine="0"/>
              <w:textAlignment w:val="auto"/>
              <w:rPr>
                <w:ins w:id="8660" w:author="Kelly Tan" w:date="2026-07-08T11:13:00Z"/>
                <w:del w:id="8661" w:author="Si-yuan LIU" w:date="2026-07-24T14:26:00Z" w16du:dateUtc="2026-07-24T06:26:00Z"/>
                <w:color w:val="000000"/>
                <w:kern w:val="0"/>
                <w:sz w:val="21"/>
                <w:szCs w:val="21"/>
              </w:rPr>
            </w:pPr>
            <w:ins w:id="8662" w:author="Kelly Tan" w:date="2026-07-08T11:13:00Z">
              <w:del w:id="8663" w:author="Si-yuan LIU" w:date="2026-07-24T14:26:00Z" w16du:dateUtc="2026-07-24T06:26:00Z">
                <w:r w:rsidDel="00964E30">
                  <w:rPr>
                    <w:rFonts w:hint="eastAsia"/>
                    <w:color w:val="000000"/>
                    <w:kern w:val="0"/>
                    <w:sz w:val="21"/>
                    <w:szCs w:val="21"/>
                  </w:rPr>
                  <w:delText>181.56</w:delText>
                </w:r>
              </w:del>
            </w:ins>
          </w:p>
        </w:tc>
        <w:tc>
          <w:tcPr>
            <w:tcW w:w="421" w:type="pct"/>
            <w:gridSpan w:val="3"/>
            <w:vAlign w:val="center"/>
            <w:tcPrChange w:id="8664" w:author="Kelly Tan" w:date="2026-07-08T11:15:00Z">
              <w:tcPr>
                <w:tcW w:w="393" w:type="pct"/>
                <w:gridSpan w:val="5"/>
                <w:vAlign w:val="center"/>
              </w:tcPr>
            </w:tcPrChange>
          </w:tcPr>
          <w:p w14:paraId="047E2AE7" w14:textId="60038A45" w:rsidR="005F457E" w:rsidDel="00964E30" w:rsidRDefault="00000000">
            <w:pPr>
              <w:widowControl/>
              <w:spacing w:after="0" w:line="240" w:lineRule="auto"/>
              <w:ind w:firstLineChars="0" w:firstLine="0"/>
              <w:textAlignment w:val="auto"/>
              <w:rPr>
                <w:ins w:id="8665" w:author="Kelly Tan" w:date="2026-07-08T11:13:00Z"/>
                <w:del w:id="8666" w:author="Si-yuan LIU" w:date="2026-07-24T14:26:00Z" w16du:dateUtc="2026-07-24T06:26:00Z"/>
                <w:color w:val="000000"/>
                <w:kern w:val="0"/>
                <w:sz w:val="21"/>
                <w:szCs w:val="21"/>
              </w:rPr>
            </w:pPr>
            <w:ins w:id="8667" w:author="Kelly Tan" w:date="2026-07-08T11:13:00Z">
              <w:del w:id="8668" w:author="Si-yuan LIU" w:date="2026-07-24T14:26:00Z" w16du:dateUtc="2026-07-24T06:26:00Z">
                <w:r w:rsidDel="00964E30">
                  <w:rPr>
                    <w:color w:val="000000"/>
                    <w:kern w:val="0"/>
                    <w:sz w:val="21"/>
                    <w:szCs w:val="21"/>
                    <w:lang w:val="en"/>
                  </w:rPr>
                  <w:delText>/</w:delText>
                </w:r>
              </w:del>
            </w:ins>
          </w:p>
        </w:tc>
        <w:tc>
          <w:tcPr>
            <w:tcW w:w="414" w:type="pct"/>
            <w:gridSpan w:val="2"/>
            <w:vAlign w:val="center"/>
            <w:tcPrChange w:id="8669" w:author="Kelly Tan" w:date="2026-07-08T11:15:00Z">
              <w:tcPr>
                <w:tcW w:w="565" w:type="pct"/>
                <w:gridSpan w:val="5"/>
                <w:vAlign w:val="center"/>
              </w:tcPr>
            </w:tcPrChange>
          </w:tcPr>
          <w:p w14:paraId="77409CAF" w14:textId="5C5C3DCF" w:rsidR="005F457E" w:rsidDel="00964E30" w:rsidRDefault="00000000">
            <w:pPr>
              <w:widowControl/>
              <w:spacing w:after="0" w:line="240" w:lineRule="auto"/>
              <w:ind w:firstLineChars="0" w:firstLine="0"/>
              <w:textAlignment w:val="auto"/>
              <w:rPr>
                <w:ins w:id="8670" w:author="Kelly Tan" w:date="2026-07-08T11:13:00Z"/>
                <w:del w:id="8671" w:author="Si-yuan LIU" w:date="2026-07-24T14:26:00Z" w16du:dateUtc="2026-07-24T06:26:00Z"/>
                <w:color w:val="000000"/>
                <w:kern w:val="0"/>
                <w:sz w:val="21"/>
                <w:szCs w:val="21"/>
              </w:rPr>
            </w:pPr>
            <w:ins w:id="8672" w:author="Kelly Tan" w:date="2026-07-08T11:13:00Z">
              <w:del w:id="8673" w:author="Si-yuan LIU" w:date="2026-07-24T14:26:00Z" w16du:dateUtc="2026-07-24T06:26:00Z">
                <w:r w:rsidDel="00964E30">
                  <w:rPr>
                    <w:rFonts w:hint="eastAsia"/>
                    <w:color w:val="000000"/>
                    <w:kern w:val="0"/>
                    <w:sz w:val="21"/>
                    <w:szCs w:val="21"/>
                  </w:rPr>
                  <w:delText>国家税务总局广州市南沙区税务局、国家税务总局廊坊市税务局、国家税务总局广州市增城区税务局</w:delText>
                </w:r>
              </w:del>
            </w:ins>
          </w:p>
        </w:tc>
        <w:tc>
          <w:tcPr>
            <w:tcW w:w="441" w:type="pct"/>
            <w:gridSpan w:val="5"/>
            <w:vAlign w:val="center"/>
            <w:tcPrChange w:id="8674" w:author="Kelly Tan" w:date="2026-07-08T11:15:00Z">
              <w:tcPr>
                <w:tcW w:w="521" w:type="pct"/>
                <w:gridSpan w:val="7"/>
                <w:vAlign w:val="center"/>
              </w:tcPr>
            </w:tcPrChange>
          </w:tcPr>
          <w:p w14:paraId="04C7CB55" w14:textId="05DFE7D2" w:rsidR="005F457E" w:rsidDel="00964E30" w:rsidRDefault="00000000">
            <w:pPr>
              <w:widowControl/>
              <w:spacing w:after="0" w:line="240" w:lineRule="auto"/>
              <w:ind w:firstLineChars="0" w:firstLine="0"/>
              <w:textAlignment w:val="auto"/>
              <w:rPr>
                <w:ins w:id="8675" w:author="Kelly Tan" w:date="2026-07-08T11:13:00Z"/>
                <w:del w:id="8676" w:author="Si-yuan LIU" w:date="2026-07-24T14:26:00Z" w16du:dateUtc="2026-07-24T06:26:00Z"/>
                <w:color w:val="000000"/>
                <w:kern w:val="0"/>
                <w:sz w:val="21"/>
                <w:szCs w:val="21"/>
              </w:rPr>
            </w:pPr>
            <w:ins w:id="8677" w:author="Kelly Tan" w:date="2026-07-08T11:13:00Z">
              <w:del w:id="8678" w:author="Si-yuan LIU" w:date="2026-07-24T14:26:00Z" w16du:dateUtc="2026-07-24T06:26:00Z">
                <w:r w:rsidDel="00964E30">
                  <w:rPr>
                    <w:color w:val="000000"/>
                    <w:kern w:val="0"/>
                    <w:sz w:val="21"/>
                    <w:szCs w:val="21"/>
                  </w:rPr>
                  <w:delText>SPV</w:delText>
                </w:r>
                <w:r w:rsidDel="00964E30">
                  <w:rPr>
                    <w:rFonts w:hint="eastAsia"/>
                    <w:color w:val="000000"/>
                    <w:kern w:val="0"/>
                    <w:sz w:val="21"/>
                    <w:szCs w:val="21"/>
                  </w:rPr>
                  <w:delText>、奥飞数据、固安聚龙、昊盈科技</w:delText>
                </w:r>
              </w:del>
            </w:ins>
          </w:p>
        </w:tc>
      </w:tr>
      <w:tr w:rsidR="005F457E" w:rsidDel="00964E30" w14:paraId="0C02663F" w14:textId="0D0698E5" w:rsidTr="005F457E">
        <w:trPr>
          <w:gridAfter w:val="2"/>
          <w:wAfter w:w="97" w:type="dxa"/>
          <w:trHeight w:val="550"/>
          <w:jc w:val="center"/>
          <w:ins w:id="8679" w:author="Kelly Tan" w:date="2026-07-08T11:13:00Z"/>
          <w:del w:id="8680" w:author="Si-yuan LIU" w:date="2026-07-24T14:26:00Z" w16du:dateUtc="2026-07-24T06:26:00Z"/>
          <w:trPrChange w:id="8681" w:author="Kelly Tan" w:date="2026-07-08T11:15:00Z">
            <w:trPr>
              <w:gridAfter w:val="2"/>
              <w:wAfter w:w="113" w:type="dxa"/>
              <w:trHeight w:val="550"/>
              <w:jc w:val="center"/>
            </w:trPr>
          </w:trPrChange>
        </w:trPr>
        <w:tc>
          <w:tcPr>
            <w:tcW w:w="356" w:type="pct"/>
            <w:vMerge/>
            <w:vAlign w:val="center"/>
            <w:tcPrChange w:id="8682" w:author="Kelly Tan" w:date="2026-07-08T11:15:00Z">
              <w:tcPr>
                <w:tcW w:w="371" w:type="pct"/>
                <w:vMerge/>
                <w:vAlign w:val="center"/>
              </w:tcPr>
            </w:tcPrChange>
          </w:tcPr>
          <w:p w14:paraId="6ED29D74" w14:textId="4B25F7ED" w:rsidR="005F457E" w:rsidDel="00964E30" w:rsidRDefault="005F457E">
            <w:pPr>
              <w:widowControl/>
              <w:spacing w:after="0" w:line="240" w:lineRule="auto"/>
              <w:ind w:firstLineChars="0" w:firstLine="0"/>
              <w:jc w:val="left"/>
              <w:textAlignment w:val="auto"/>
              <w:rPr>
                <w:ins w:id="8683" w:author="Kelly Tan" w:date="2026-07-08T11:13:00Z"/>
                <w:del w:id="8684" w:author="Si-yuan LIU" w:date="2026-07-24T14:26:00Z" w16du:dateUtc="2026-07-24T06:26:00Z"/>
                <w:color w:val="000000"/>
                <w:kern w:val="0"/>
                <w:sz w:val="21"/>
                <w:szCs w:val="21"/>
              </w:rPr>
            </w:pPr>
          </w:p>
        </w:tc>
        <w:tc>
          <w:tcPr>
            <w:tcW w:w="167" w:type="pct"/>
            <w:gridSpan w:val="2"/>
            <w:vAlign w:val="center"/>
            <w:tcPrChange w:id="8685" w:author="Kelly Tan" w:date="2026-07-08T11:15:00Z">
              <w:tcPr>
                <w:tcW w:w="152" w:type="pct"/>
                <w:gridSpan w:val="3"/>
                <w:vAlign w:val="center"/>
              </w:tcPr>
            </w:tcPrChange>
          </w:tcPr>
          <w:p w14:paraId="20EF6CD8" w14:textId="7DA5DF3B" w:rsidR="005F457E" w:rsidDel="00964E30" w:rsidRDefault="00000000">
            <w:pPr>
              <w:widowControl/>
              <w:spacing w:after="0" w:line="240" w:lineRule="auto"/>
              <w:ind w:firstLineChars="0" w:firstLine="0"/>
              <w:jc w:val="center"/>
              <w:textAlignment w:val="auto"/>
              <w:rPr>
                <w:ins w:id="8686" w:author="Kelly Tan" w:date="2026-07-08T11:13:00Z"/>
                <w:del w:id="8687" w:author="Si-yuan LIU" w:date="2026-07-24T14:26:00Z" w16du:dateUtc="2026-07-24T06:26:00Z"/>
                <w:color w:val="000000"/>
                <w:kern w:val="0"/>
                <w:sz w:val="21"/>
                <w:szCs w:val="21"/>
              </w:rPr>
            </w:pPr>
            <w:ins w:id="8688" w:author="Kelly Tan" w:date="2026-07-08T11:13:00Z">
              <w:del w:id="8689" w:author="Si-yuan LIU" w:date="2026-07-24T14:26:00Z" w16du:dateUtc="2026-07-24T06:26:00Z">
                <w:r w:rsidDel="00964E30">
                  <w:rPr>
                    <w:rFonts w:hint="eastAsia"/>
                    <w:color w:val="000000"/>
                    <w:kern w:val="0"/>
                    <w:sz w:val="21"/>
                    <w:szCs w:val="21"/>
                  </w:rPr>
                  <w:delText>土地增值税</w:delText>
                </w:r>
              </w:del>
            </w:ins>
          </w:p>
        </w:tc>
        <w:tc>
          <w:tcPr>
            <w:tcW w:w="509" w:type="pct"/>
            <w:vAlign w:val="center"/>
            <w:tcPrChange w:id="8690" w:author="Kelly Tan" w:date="2026-07-08T11:15:00Z">
              <w:tcPr>
                <w:tcW w:w="132" w:type="pct"/>
                <w:gridSpan w:val="2"/>
                <w:vAlign w:val="center"/>
              </w:tcPr>
            </w:tcPrChange>
          </w:tcPr>
          <w:p w14:paraId="1C2F5E22" w14:textId="2E33AD15" w:rsidR="005F457E" w:rsidDel="00964E30" w:rsidRDefault="00000000">
            <w:pPr>
              <w:widowControl/>
              <w:spacing w:after="0" w:line="240" w:lineRule="auto"/>
              <w:ind w:firstLineChars="0" w:firstLine="0"/>
              <w:textAlignment w:val="auto"/>
              <w:rPr>
                <w:ins w:id="8691" w:author="Kelly Tan" w:date="2026-07-08T11:13:00Z"/>
                <w:del w:id="8692" w:author="Si-yuan LIU" w:date="2026-07-24T14:26:00Z" w16du:dateUtc="2026-07-24T06:26:00Z"/>
                <w:color w:val="000000"/>
                <w:kern w:val="0"/>
                <w:sz w:val="21"/>
                <w:szCs w:val="21"/>
              </w:rPr>
            </w:pPr>
            <w:ins w:id="8693" w:author="Kelly Tan" w:date="2026-07-08T11:13:00Z">
              <w:del w:id="8694" w:author="Si-yuan LIU" w:date="2026-07-24T14:26:00Z" w16du:dateUtc="2026-07-24T06:26:00Z">
                <w:r w:rsidDel="00964E30">
                  <w:rPr>
                    <w:rFonts w:hint="eastAsia"/>
                    <w:color w:val="000000"/>
                    <w:kern w:val="0"/>
                    <w:sz w:val="21"/>
                    <w:szCs w:val="21"/>
                  </w:rPr>
                  <w:delText>否</w:delText>
                </w:r>
              </w:del>
            </w:ins>
          </w:p>
        </w:tc>
        <w:tc>
          <w:tcPr>
            <w:tcW w:w="2270" w:type="pct"/>
            <w:gridSpan w:val="6"/>
            <w:vAlign w:val="center"/>
            <w:tcPrChange w:id="8695" w:author="Kelly Tan" w:date="2026-07-08T11:15:00Z">
              <w:tcPr>
                <w:tcW w:w="2303" w:type="pct"/>
                <w:gridSpan w:val="9"/>
                <w:vAlign w:val="center"/>
              </w:tcPr>
            </w:tcPrChange>
          </w:tcPr>
          <w:p w14:paraId="603AF2A6" w14:textId="4FC6A8C2" w:rsidR="005F457E" w:rsidDel="00964E30" w:rsidRDefault="00000000">
            <w:pPr>
              <w:widowControl/>
              <w:spacing w:after="0" w:line="240" w:lineRule="auto"/>
              <w:ind w:firstLineChars="0" w:firstLine="0"/>
              <w:textAlignment w:val="auto"/>
              <w:rPr>
                <w:ins w:id="8696" w:author="Kelly Tan" w:date="2026-07-08T11:13:00Z"/>
                <w:del w:id="8697" w:author="Si-yuan LIU" w:date="2026-07-24T14:26:00Z" w16du:dateUtc="2026-07-24T06:26:00Z"/>
                <w:color w:val="000000"/>
                <w:kern w:val="0"/>
                <w:sz w:val="21"/>
                <w:szCs w:val="21"/>
              </w:rPr>
            </w:pPr>
            <w:ins w:id="8698" w:author="Kelly Tan" w:date="2026-07-08T11:13:00Z">
              <w:del w:id="8699" w:author="Si-yuan LIU" w:date="2026-07-24T14:26:00Z" w16du:dateUtc="2026-07-24T06:26:00Z">
                <w:r w:rsidDel="00964E30">
                  <w:rPr>
                    <w:color w:val="000000"/>
                    <w:kern w:val="0"/>
                    <w:sz w:val="21"/>
                    <w:szCs w:val="21"/>
                    <w:lang w:val="en"/>
                  </w:rPr>
                  <w:delText>/</w:delText>
                </w:r>
              </w:del>
            </w:ins>
          </w:p>
        </w:tc>
        <w:tc>
          <w:tcPr>
            <w:tcW w:w="422" w:type="pct"/>
            <w:gridSpan w:val="2"/>
            <w:vAlign w:val="center"/>
            <w:tcPrChange w:id="8700" w:author="Kelly Tan" w:date="2026-07-08T11:15:00Z">
              <w:tcPr>
                <w:tcW w:w="562" w:type="pct"/>
                <w:gridSpan w:val="2"/>
                <w:vAlign w:val="center"/>
              </w:tcPr>
            </w:tcPrChange>
          </w:tcPr>
          <w:p w14:paraId="507BC244" w14:textId="56B9C078" w:rsidR="005F457E" w:rsidDel="00964E30" w:rsidRDefault="00000000">
            <w:pPr>
              <w:widowControl/>
              <w:spacing w:after="0" w:line="240" w:lineRule="auto"/>
              <w:ind w:firstLineChars="0" w:firstLine="0"/>
              <w:textAlignment w:val="auto"/>
              <w:rPr>
                <w:ins w:id="8701" w:author="Kelly Tan" w:date="2026-07-08T11:13:00Z"/>
                <w:del w:id="8702" w:author="Si-yuan LIU" w:date="2026-07-24T14:26:00Z" w16du:dateUtc="2026-07-24T06:26:00Z"/>
                <w:color w:val="000000"/>
                <w:kern w:val="0"/>
                <w:sz w:val="21"/>
                <w:szCs w:val="21"/>
              </w:rPr>
            </w:pPr>
            <w:ins w:id="8703" w:author="Kelly Tan" w:date="2026-07-08T11:13:00Z">
              <w:del w:id="8704" w:author="Si-yuan LIU" w:date="2026-07-24T14:26:00Z" w16du:dateUtc="2026-07-24T06:26:00Z">
                <w:r w:rsidDel="00964E30">
                  <w:rPr>
                    <w:color w:val="000000"/>
                    <w:kern w:val="0"/>
                    <w:sz w:val="21"/>
                    <w:szCs w:val="21"/>
                    <w:lang w:val="en"/>
                  </w:rPr>
                  <w:delText>/</w:delText>
                </w:r>
              </w:del>
            </w:ins>
          </w:p>
        </w:tc>
        <w:tc>
          <w:tcPr>
            <w:tcW w:w="421" w:type="pct"/>
            <w:gridSpan w:val="3"/>
            <w:vAlign w:val="center"/>
            <w:tcPrChange w:id="8705" w:author="Kelly Tan" w:date="2026-07-08T11:15:00Z">
              <w:tcPr>
                <w:tcW w:w="393" w:type="pct"/>
                <w:gridSpan w:val="5"/>
                <w:vAlign w:val="center"/>
              </w:tcPr>
            </w:tcPrChange>
          </w:tcPr>
          <w:p w14:paraId="36D87D20" w14:textId="042A6DA1" w:rsidR="005F457E" w:rsidDel="00964E30" w:rsidRDefault="00000000">
            <w:pPr>
              <w:widowControl/>
              <w:spacing w:after="0" w:line="240" w:lineRule="auto"/>
              <w:ind w:firstLineChars="0" w:firstLine="0"/>
              <w:textAlignment w:val="auto"/>
              <w:rPr>
                <w:ins w:id="8706" w:author="Kelly Tan" w:date="2026-07-08T11:13:00Z"/>
                <w:del w:id="8707" w:author="Si-yuan LIU" w:date="2026-07-24T14:26:00Z" w16du:dateUtc="2026-07-24T06:26:00Z"/>
                <w:color w:val="000000"/>
                <w:kern w:val="0"/>
                <w:sz w:val="21"/>
                <w:szCs w:val="21"/>
              </w:rPr>
            </w:pPr>
            <w:ins w:id="8708" w:author="Kelly Tan" w:date="2026-07-08T11:13:00Z">
              <w:del w:id="8709" w:author="Si-yuan LIU" w:date="2026-07-24T14:26:00Z" w16du:dateUtc="2026-07-24T06:26:00Z">
                <w:r w:rsidDel="00964E30">
                  <w:rPr>
                    <w:color w:val="000000"/>
                    <w:kern w:val="0"/>
                    <w:sz w:val="21"/>
                    <w:szCs w:val="21"/>
                    <w:lang w:val="en"/>
                  </w:rPr>
                  <w:delText>/</w:delText>
                </w:r>
              </w:del>
            </w:ins>
          </w:p>
        </w:tc>
        <w:tc>
          <w:tcPr>
            <w:tcW w:w="414" w:type="pct"/>
            <w:gridSpan w:val="2"/>
            <w:vAlign w:val="center"/>
            <w:tcPrChange w:id="8710" w:author="Kelly Tan" w:date="2026-07-08T11:15:00Z">
              <w:tcPr>
                <w:tcW w:w="565" w:type="pct"/>
                <w:gridSpan w:val="5"/>
                <w:vAlign w:val="center"/>
              </w:tcPr>
            </w:tcPrChange>
          </w:tcPr>
          <w:p w14:paraId="2A4506F9" w14:textId="58E6BA53" w:rsidR="005F457E" w:rsidDel="00964E30" w:rsidRDefault="00000000">
            <w:pPr>
              <w:widowControl/>
              <w:spacing w:after="0" w:line="240" w:lineRule="auto"/>
              <w:ind w:firstLineChars="0" w:firstLine="0"/>
              <w:textAlignment w:val="auto"/>
              <w:rPr>
                <w:ins w:id="8711" w:author="Kelly Tan" w:date="2026-07-08T11:13:00Z"/>
                <w:del w:id="8712" w:author="Si-yuan LIU" w:date="2026-07-24T14:26:00Z" w16du:dateUtc="2026-07-24T06:26:00Z"/>
                <w:color w:val="000000"/>
                <w:kern w:val="0"/>
                <w:sz w:val="21"/>
                <w:szCs w:val="21"/>
              </w:rPr>
            </w:pPr>
            <w:ins w:id="8713" w:author="Kelly Tan" w:date="2026-07-08T11:13:00Z">
              <w:del w:id="8714" w:author="Si-yuan LIU" w:date="2026-07-24T14:26:00Z" w16du:dateUtc="2026-07-24T06:26:00Z">
                <w:r w:rsidDel="00964E30">
                  <w:rPr>
                    <w:color w:val="000000"/>
                    <w:kern w:val="0"/>
                    <w:sz w:val="21"/>
                    <w:szCs w:val="21"/>
                    <w:lang w:val="en"/>
                  </w:rPr>
                  <w:delText>/</w:delText>
                </w:r>
              </w:del>
            </w:ins>
          </w:p>
        </w:tc>
        <w:tc>
          <w:tcPr>
            <w:tcW w:w="441" w:type="pct"/>
            <w:gridSpan w:val="5"/>
            <w:vAlign w:val="center"/>
            <w:tcPrChange w:id="8715" w:author="Kelly Tan" w:date="2026-07-08T11:15:00Z">
              <w:tcPr>
                <w:tcW w:w="521" w:type="pct"/>
                <w:gridSpan w:val="7"/>
                <w:vAlign w:val="center"/>
              </w:tcPr>
            </w:tcPrChange>
          </w:tcPr>
          <w:p w14:paraId="352949D6" w14:textId="20FFB670" w:rsidR="005F457E" w:rsidDel="00964E30" w:rsidRDefault="00000000">
            <w:pPr>
              <w:widowControl/>
              <w:spacing w:after="0" w:line="240" w:lineRule="auto"/>
              <w:ind w:firstLineChars="0" w:firstLine="0"/>
              <w:textAlignment w:val="auto"/>
              <w:rPr>
                <w:ins w:id="8716" w:author="Kelly Tan" w:date="2026-07-08T11:13:00Z"/>
                <w:del w:id="8717" w:author="Si-yuan LIU" w:date="2026-07-24T14:26:00Z" w16du:dateUtc="2026-07-24T06:26:00Z"/>
                <w:color w:val="000000"/>
                <w:kern w:val="0"/>
                <w:sz w:val="21"/>
                <w:szCs w:val="21"/>
              </w:rPr>
            </w:pPr>
            <w:ins w:id="8718" w:author="Kelly Tan" w:date="2026-07-08T11:13:00Z">
              <w:del w:id="8719" w:author="Si-yuan LIU" w:date="2026-07-24T14:26:00Z" w16du:dateUtc="2026-07-24T06:26:00Z">
                <w:r w:rsidDel="00964E30">
                  <w:rPr>
                    <w:color w:val="000000"/>
                    <w:kern w:val="0"/>
                    <w:sz w:val="21"/>
                    <w:szCs w:val="21"/>
                    <w:lang w:val="en"/>
                  </w:rPr>
                  <w:delText>/</w:delText>
                </w:r>
              </w:del>
            </w:ins>
          </w:p>
        </w:tc>
      </w:tr>
      <w:tr w:rsidR="005F457E" w:rsidDel="00964E30" w14:paraId="14E5C80B" w14:textId="28EB3DA9" w:rsidTr="005F457E">
        <w:trPr>
          <w:gridAfter w:val="2"/>
          <w:wAfter w:w="97" w:type="dxa"/>
          <w:trHeight w:val="4970"/>
          <w:jc w:val="center"/>
          <w:ins w:id="8720" w:author="Kelly Tan" w:date="2026-07-08T11:13:00Z"/>
          <w:del w:id="8721" w:author="Si-yuan LIU" w:date="2026-07-24T14:26:00Z" w16du:dateUtc="2026-07-24T06:26:00Z"/>
          <w:trPrChange w:id="8722" w:author="Kelly Tan" w:date="2026-07-08T11:15:00Z">
            <w:trPr>
              <w:gridAfter w:val="2"/>
              <w:wAfter w:w="113" w:type="dxa"/>
              <w:trHeight w:val="4970"/>
              <w:jc w:val="center"/>
            </w:trPr>
          </w:trPrChange>
        </w:trPr>
        <w:tc>
          <w:tcPr>
            <w:tcW w:w="356" w:type="pct"/>
            <w:vMerge/>
            <w:vAlign w:val="center"/>
            <w:tcPrChange w:id="8723" w:author="Kelly Tan" w:date="2026-07-08T11:15:00Z">
              <w:tcPr>
                <w:tcW w:w="371" w:type="pct"/>
                <w:vMerge/>
                <w:vAlign w:val="center"/>
              </w:tcPr>
            </w:tcPrChange>
          </w:tcPr>
          <w:p w14:paraId="531927A6" w14:textId="51243121" w:rsidR="005F457E" w:rsidDel="00964E30" w:rsidRDefault="005F457E">
            <w:pPr>
              <w:widowControl/>
              <w:spacing w:after="0" w:line="240" w:lineRule="auto"/>
              <w:ind w:firstLineChars="0" w:firstLine="0"/>
              <w:jc w:val="left"/>
              <w:textAlignment w:val="auto"/>
              <w:rPr>
                <w:ins w:id="8724" w:author="Kelly Tan" w:date="2026-07-08T11:13:00Z"/>
                <w:del w:id="8725" w:author="Si-yuan LIU" w:date="2026-07-24T14:26:00Z" w16du:dateUtc="2026-07-24T06:26:00Z"/>
                <w:color w:val="000000"/>
                <w:kern w:val="0"/>
                <w:sz w:val="21"/>
                <w:szCs w:val="21"/>
              </w:rPr>
            </w:pPr>
          </w:p>
        </w:tc>
        <w:tc>
          <w:tcPr>
            <w:tcW w:w="167" w:type="pct"/>
            <w:gridSpan w:val="2"/>
            <w:vAlign w:val="center"/>
            <w:tcPrChange w:id="8726" w:author="Kelly Tan" w:date="2026-07-08T11:15:00Z">
              <w:tcPr>
                <w:tcW w:w="152" w:type="pct"/>
                <w:gridSpan w:val="3"/>
                <w:vAlign w:val="center"/>
              </w:tcPr>
            </w:tcPrChange>
          </w:tcPr>
          <w:p w14:paraId="0712DDF4" w14:textId="104BBAFA" w:rsidR="005F457E" w:rsidDel="00964E30" w:rsidRDefault="00000000">
            <w:pPr>
              <w:widowControl/>
              <w:spacing w:after="0" w:line="240" w:lineRule="auto"/>
              <w:ind w:firstLineChars="0" w:firstLine="0"/>
              <w:jc w:val="center"/>
              <w:textAlignment w:val="auto"/>
              <w:rPr>
                <w:ins w:id="8727" w:author="Kelly Tan" w:date="2026-07-08T11:13:00Z"/>
                <w:del w:id="8728" w:author="Si-yuan LIU" w:date="2026-07-24T14:26:00Z" w16du:dateUtc="2026-07-24T06:26:00Z"/>
                <w:color w:val="000000"/>
                <w:kern w:val="0"/>
                <w:sz w:val="21"/>
                <w:szCs w:val="21"/>
              </w:rPr>
            </w:pPr>
            <w:ins w:id="8729" w:author="Kelly Tan" w:date="2026-07-08T11:13:00Z">
              <w:del w:id="8730" w:author="Si-yuan LIU" w:date="2026-07-24T14:26:00Z" w16du:dateUtc="2026-07-24T06:26:00Z">
                <w:r w:rsidDel="00964E30">
                  <w:rPr>
                    <w:rFonts w:hint="eastAsia"/>
                    <w:color w:val="000000"/>
                    <w:kern w:val="0"/>
                    <w:sz w:val="21"/>
                    <w:szCs w:val="21"/>
                  </w:rPr>
                  <w:delText>企业所得税</w:delText>
                </w:r>
              </w:del>
            </w:ins>
          </w:p>
        </w:tc>
        <w:tc>
          <w:tcPr>
            <w:tcW w:w="509" w:type="pct"/>
            <w:vAlign w:val="center"/>
            <w:tcPrChange w:id="8731" w:author="Kelly Tan" w:date="2026-07-08T11:15:00Z">
              <w:tcPr>
                <w:tcW w:w="132" w:type="pct"/>
                <w:gridSpan w:val="2"/>
                <w:vAlign w:val="center"/>
              </w:tcPr>
            </w:tcPrChange>
          </w:tcPr>
          <w:p w14:paraId="79D99A86" w14:textId="6973F459" w:rsidR="005F457E" w:rsidDel="00964E30" w:rsidRDefault="00000000">
            <w:pPr>
              <w:widowControl/>
              <w:spacing w:after="0" w:line="240" w:lineRule="auto"/>
              <w:ind w:firstLineChars="0" w:firstLine="0"/>
              <w:textAlignment w:val="auto"/>
              <w:rPr>
                <w:ins w:id="8732" w:author="Kelly Tan" w:date="2026-07-08T11:13:00Z"/>
                <w:del w:id="8733" w:author="Si-yuan LIU" w:date="2026-07-24T14:26:00Z" w16du:dateUtc="2026-07-24T06:26:00Z"/>
                <w:color w:val="000000"/>
                <w:kern w:val="0"/>
                <w:sz w:val="21"/>
                <w:szCs w:val="21"/>
              </w:rPr>
            </w:pPr>
            <w:ins w:id="8734" w:author="Kelly Tan" w:date="2026-07-08T11:13:00Z">
              <w:del w:id="8735" w:author="Si-yuan LIU" w:date="2026-07-24T14:26:00Z" w16du:dateUtc="2026-07-24T06:26:00Z">
                <w:r w:rsidDel="00964E30">
                  <w:rPr>
                    <w:rFonts w:hint="eastAsia"/>
                    <w:color w:val="000000"/>
                    <w:kern w:val="0"/>
                    <w:sz w:val="21"/>
                    <w:szCs w:val="21"/>
                    <w:lang w:val="en"/>
                  </w:rPr>
                  <w:delText>是</w:delText>
                </w:r>
              </w:del>
            </w:ins>
          </w:p>
        </w:tc>
        <w:tc>
          <w:tcPr>
            <w:tcW w:w="2270" w:type="pct"/>
            <w:gridSpan w:val="6"/>
            <w:vAlign w:val="center"/>
            <w:tcPrChange w:id="8736" w:author="Kelly Tan" w:date="2026-07-08T11:15:00Z">
              <w:tcPr>
                <w:tcW w:w="2303" w:type="pct"/>
                <w:gridSpan w:val="9"/>
                <w:vAlign w:val="center"/>
              </w:tcPr>
            </w:tcPrChange>
          </w:tcPr>
          <w:p w14:paraId="2C0A126C" w14:textId="44A7A352" w:rsidR="005F457E" w:rsidDel="00964E30" w:rsidRDefault="00000000">
            <w:pPr>
              <w:widowControl/>
              <w:spacing w:after="0" w:line="240" w:lineRule="auto"/>
              <w:ind w:firstLineChars="0" w:firstLine="0"/>
              <w:textAlignment w:val="auto"/>
              <w:rPr>
                <w:ins w:id="8737" w:author="Kelly Tan" w:date="2026-07-08T11:13:00Z"/>
                <w:del w:id="8738" w:author="Si-yuan LIU" w:date="2026-07-24T14:26:00Z" w16du:dateUtc="2026-07-24T06:26:00Z"/>
                <w:color w:val="000000"/>
                <w:kern w:val="0"/>
                <w:sz w:val="21"/>
                <w:szCs w:val="21"/>
                <w:lang w:val="en"/>
              </w:rPr>
            </w:pPr>
            <w:ins w:id="8739" w:author="Kelly Tan" w:date="2026-07-08T11:13:00Z">
              <w:del w:id="8740" w:author="Si-yuan LIU" w:date="2026-07-24T14:26:00Z" w16du:dateUtc="2026-07-24T06:26:00Z">
                <w:r w:rsidDel="00964E30">
                  <w:rPr>
                    <w:rFonts w:hint="eastAsia"/>
                    <w:color w:val="000000"/>
                    <w:kern w:val="0"/>
                    <w:sz w:val="21"/>
                    <w:szCs w:val="21"/>
                    <w:lang w:val="en"/>
                  </w:rPr>
                  <w:delText>SPV</w:delText>
                </w:r>
                <w:r w:rsidDel="00964E30">
                  <w:rPr>
                    <w:rFonts w:hint="eastAsia"/>
                    <w:color w:val="000000"/>
                    <w:kern w:val="0"/>
                    <w:sz w:val="21"/>
                    <w:szCs w:val="21"/>
                    <w:lang w:val="en"/>
                  </w:rPr>
                  <w:delText>公司以</w:delText>
                </w:r>
                <w:r w:rsidDel="00964E30">
                  <w:rPr>
                    <w:rFonts w:hint="eastAsia"/>
                    <w:color w:val="000000"/>
                    <w:kern w:val="0"/>
                    <w:sz w:val="21"/>
                    <w:szCs w:val="21"/>
                  </w:rPr>
                  <w:delText>181,562.69</w:delText>
                </w:r>
                <w:r w:rsidDel="00964E30">
                  <w:rPr>
                    <w:rFonts w:hint="eastAsia"/>
                    <w:color w:val="000000"/>
                    <w:kern w:val="0"/>
                    <w:sz w:val="21"/>
                    <w:szCs w:val="21"/>
                    <w:lang w:val="en"/>
                  </w:rPr>
                  <w:delText>万元的对价，</w:delText>
                </w:r>
                <w:r w:rsidDel="00964E30">
                  <w:rPr>
                    <w:rFonts w:hint="eastAsia"/>
                    <w:color w:val="000000"/>
                    <w:kern w:val="0"/>
                    <w:sz w:val="21"/>
                    <w:szCs w:val="21"/>
                  </w:rPr>
                  <w:delText>向</w:delText>
                </w:r>
                <w:r w:rsidDel="00964E30">
                  <w:rPr>
                    <w:rFonts w:hint="eastAsia"/>
                    <w:color w:val="000000"/>
                    <w:kern w:val="0"/>
                    <w:sz w:val="21"/>
                    <w:szCs w:val="21"/>
                    <w:lang w:val="en"/>
                  </w:rPr>
                  <w:delText>奥飞数据（</w:delText>
                </w:r>
                <w:r w:rsidDel="00964E30">
                  <w:rPr>
                    <w:rFonts w:hint="eastAsia"/>
                    <w:color w:val="000000"/>
                    <w:kern w:val="0"/>
                    <w:sz w:val="21"/>
                    <w:szCs w:val="21"/>
                  </w:rPr>
                  <w:delText>40.53%</w:delText>
                </w:r>
                <w:r w:rsidDel="00964E30">
                  <w:rPr>
                    <w:rFonts w:hint="eastAsia"/>
                    <w:color w:val="000000"/>
                    <w:kern w:val="0"/>
                    <w:sz w:val="21"/>
                    <w:szCs w:val="21"/>
                    <w:lang w:val="en"/>
                  </w:rPr>
                  <w:delText>）、固安聚龙（</w:delText>
                </w:r>
                <w:r w:rsidDel="00964E30">
                  <w:rPr>
                    <w:rFonts w:hint="eastAsia"/>
                    <w:color w:val="000000"/>
                    <w:kern w:val="0"/>
                    <w:sz w:val="21"/>
                    <w:szCs w:val="21"/>
                  </w:rPr>
                  <w:delText>36%</w:delText>
                </w:r>
                <w:r w:rsidDel="00964E30">
                  <w:rPr>
                    <w:rFonts w:hint="eastAsia"/>
                    <w:color w:val="000000"/>
                    <w:kern w:val="0"/>
                    <w:sz w:val="21"/>
                    <w:szCs w:val="21"/>
                    <w:lang w:val="en"/>
                  </w:rPr>
                  <w:delText>）、</w:delText>
                </w:r>
                <w:r w:rsidDel="00964E30">
                  <w:rPr>
                    <w:rFonts w:hint="eastAsia"/>
                    <w:color w:val="000000"/>
                    <w:kern w:val="0"/>
                    <w:sz w:val="21"/>
                    <w:szCs w:val="21"/>
                  </w:rPr>
                  <w:delText>昊盈科技（</w:delText>
                </w:r>
                <w:r w:rsidDel="00964E30">
                  <w:rPr>
                    <w:rFonts w:hint="eastAsia"/>
                    <w:color w:val="000000"/>
                    <w:kern w:val="0"/>
                    <w:sz w:val="21"/>
                    <w:szCs w:val="21"/>
                  </w:rPr>
                  <w:delText>23.47%</w:delText>
                </w:r>
                <w:r w:rsidDel="00964E30">
                  <w:rPr>
                    <w:rFonts w:hint="eastAsia"/>
                    <w:color w:val="000000"/>
                    <w:kern w:val="0"/>
                    <w:sz w:val="21"/>
                    <w:szCs w:val="21"/>
                  </w:rPr>
                  <w:delText>）</w:delText>
                </w:r>
                <w:r w:rsidDel="00964E30">
                  <w:rPr>
                    <w:rFonts w:hint="eastAsia"/>
                    <w:color w:val="000000"/>
                    <w:kern w:val="0"/>
                    <w:sz w:val="21"/>
                    <w:szCs w:val="21"/>
                    <w:lang w:val="en"/>
                  </w:rPr>
                  <w:delText>支付现金收购奥融科技</w:delText>
                </w:r>
                <w:r w:rsidDel="00964E30">
                  <w:rPr>
                    <w:rFonts w:hint="eastAsia"/>
                    <w:color w:val="000000"/>
                    <w:kern w:val="0"/>
                    <w:sz w:val="21"/>
                    <w:szCs w:val="21"/>
                    <w:lang w:val="en"/>
                  </w:rPr>
                  <w:delText>100%</w:delText>
                </w:r>
                <w:r w:rsidDel="00964E30">
                  <w:rPr>
                    <w:rFonts w:hint="eastAsia"/>
                    <w:color w:val="000000"/>
                    <w:kern w:val="0"/>
                    <w:sz w:val="21"/>
                    <w:szCs w:val="21"/>
                    <w:lang w:val="en"/>
                  </w:rPr>
                  <w:delText>股权，需确认股权转让的所得额，计入股权转让当年的应纳税所得额，同时奥飞数据作为原始权益人计划合计持有基础设施</w:delText>
                </w:r>
                <w:r w:rsidDel="00964E30">
                  <w:rPr>
                    <w:color w:val="000000"/>
                    <w:kern w:val="0"/>
                    <w:sz w:val="21"/>
                    <w:szCs w:val="21"/>
                    <w:lang w:val="en"/>
                  </w:rPr>
                  <w:delText>REITs</w:delText>
                </w:r>
                <w:r w:rsidDel="00964E30">
                  <w:rPr>
                    <w:rFonts w:hint="eastAsia"/>
                    <w:color w:val="000000"/>
                    <w:kern w:val="0"/>
                    <w:sz w:val="21"/>
                    <w:szCs w:val="21"/>
                    <w:lang w:val="en"/>
                  </w:rPr>
                  <w:delText>份额为</w:delText>
                </w:r>
                <w:r w:rsidDel="00964E30">
                  <w:rPr>
                    <w:rFonts w:hint="eastAsia"/>
                    <w:color w:val="000000"/>
                    <w:kern w:val="0"/>
                    <w:sz w:val="21"/>
                    <w:szCs w:val="21"/>
                  </w:rPr>
                  <w:delText>35</w:delText>
                </w:r>
                <w:r w:rsidDel="00964E30">
                  <w:rPr>
                    <w:color w:val="000000"/>
                    <w:kern w:val="0"/>
                    <w:sz w:val="21"/>
                    <w:szCs w:val="21"/>
                    <w:lang w:val="en"/>
                  </w:rPr>
                  <w:delText>%</w:delText>
                </w:r>
                <w:r w:rsidDel="00964E30">
                  <w:rPr>
                    <w:rFonts w:hint="eastAsia"/>
                    <w:color w:val="000000"/>
                    <w:kern w:val="0"/>
                    <w:sz w:val="21"/>
                    <w:szCs w:val="21"/>
                    <w:lang w:val="en"/>
                  </w:rPr>
                  <w:delText>，按照</w:delText>
                </w:r>
                <w:r w:rsidDel="00964E30">
                  <w:rPr>
                    <w:color w:val="000000"/>
                    <w:kern w:val="0"/>
                    <w:sz w:val="21"/>
                    <w:szCs w:val="21"/>
                    <w:lang w:val="en"/>
                  </w:rPr>
                  <w:delText>2022</w:delText>
                </w:r>
                <w:r w:rsidDel="00964E30">
                  <w:rPr>
                    <w:rFonts w:hint="eastAsia"/>
                    <w:color w:val="000000"/>
                    <w:kern w:val="0"/>
                    <w:sz w:val="21"/>
                    <w:szCs w:val="21"/>
                    <w:lang w:val="en"/>
                  </w:rPr>
                  <w:delText>年</w:delText>
                </w:r>
                <w:r w:rsidDel="00964E30">
                  <w:rPr>
                    <w:color w:val="000000"/>
                    <w:kern w:val="0"/>
                    <w:sz w:val="21"/>
                    <w:szCs w:val="21"/>
                    <w:lang w:val="en"/>
                  </w:rPr>
                  <w:delText>3</w:delText>
                </w:r>
                <w:r w:rsidDel="00964E30">
                  <w:rPr>
                    <w:rFonts w:hint="eastAsia"/>
                    <w:color w:val="000000"/>
                    <w:kern w:val="0"/>
                    <w:sz w:val="21"/>
                    <w:szCs w:val="21"/>
                    <w:lang w:val="en"/>
                  </w:rPr>
                  <w:delText>号公告的规定，其中</w:delText>
                </w:r>
                <w:r w:rsidDel="00964E30">
                  <w:rPr>
                    <w:rFonts w:hint="eastAsia"/>
                    <w:color w:val="000000"/>
                    <w:kern w:val="0"/>
                    <w:sz w:val="21"/>
                    <w:szCs w:val="21"/>
                  </w:rPr>
                  <w:delText>35</w:delText>
                </w:r>
                <w:r w:rsidDel="00964E30">
                  <w:rPr>
                    <w:color w:val="000000"/>
                    <w:kern w:val="0"/>
                    <w:sz w:val="21"/>
                    <w:szCs w:val="21"/>
                    <w:lang w:val="en"/>
                  </w:rPr>
                  <w:delText>%</w:delText>
                </w:r>
                <w:r w:rsidDel="00964E30">
                  <w:rPr>
                    <w:rFonts w:hint="eastAsia"/>
                    <w:color w:val="000000"/>
                    <w:kern w:val="0"/>
                    <w:sz w:val="21"/>
                    <w:szCs w:val="21"/>
                    <w:lang w:val="en"/>
                  </w:rPr>
                  <w:delText>的所得额部分可以递延至奥飞数据实际转让基础设施</w:delText>
                </w:r>
                <w:r w:rsidDel="00964E30">
                  <w:rPr>
                    <w:color w:val="000000"/>
                    <w:kern w:val="0"/>
                    <w:sz w:val="21"/>
                    <w:szCs w:val="21"/>
                    <w:lang w:val="en"/>
                  </w:rPr>
                  <w:delText>REITs</w:delText>
                </w:r>
                <w:r w:rsidDel="00964E30">
                  <w:rPr>
                    <w:rFonts w:hint="eastAsia"/>
                    <w:color w:val="000000"/>
                    <w:kern w:val="0"/>
                    <w:sz w:val="21"/>
                    <w:szCs w:val="21"/>
                    <w:lang w:val="en"/>
                  </w:rPr>
                  <w:delText>份额时缴纳</w:delText>
                </w:r>
                <w:r w:rsidDel="00964E30">
                  <w:rPr>
                    <w:color w:val="000000"/>
                    <w:kern w:val="0"/>
                    <w:sz w:val="21"/>
                    <w:szCs w:val="21"/>
                    <w:lang w:val="en"/>
                  </w:rPr>
                  <w:delText>。奥飞数据、固安聚龙为高新技术企业，减按</w:delText>
                </w:r>
                <w:r w:rsidDel="00964E30">
                  <w:rPr>
                    <w:color w:val="000000"/>
                    <w:kern w:val="0"/>
                    <w:sz w:val="21"/>
                    <w:szCs w:val="21"/>
                    <w:lang w:val="en"/>
                  </w:rPr>
                  <w:delText>15</w:delText>
                </w:r>
                <w:r w:rsidDel="00964E30">
                  <w:rPr>
                    <w:color w:val="000000"/>
                    <w:kern w:val="0"/>
                    <w:sz w:val="21"/>
                    <w:szCs w:val="21"/>
                    <w:lang w:val="en"/>
                  </w:rPr>
                  <w:delText>％的税率征收企业所得税</w:delText>
                </w:r>
              </w:del>
            </w:ins>
          </w:p>
          <w:p w14:paraId="197189EF" w14:textId="6E3ADA38" w:rsidR="005F457E" w:rsidDel="00964E30" w:rsidRDefault="00000000">
            <w:pPr>
              <w:widowControl/>
              <w:spacing w:after="0" w:line="240" w:lineRule="auto"/>
              <w:ind w:firstLineChars="0" w:firstLine="0"/>
              <w:textAlignment w:val="auto"/>
              <w:rPr>
                <w:ins w:id="8741" w:author="Kelly Tan" w:date="2026-07-08T11:13:00Z"/>
                <w:del w:id="8742" w:author="Si-yuan LIU" w:date="2026-07-24T14:26:00Z" w16du:dateUtc="2026-07-24T06:26:00Z"/>
                <w:color w:val="000000"/>
                <w:kern w:val="0"/>
                <w:sz w:val="21"/>
                <w:szCs w:val="21"/>
                <w:lang w:val="en"/>
              </w:rPr>
            </w:pPr>
            <w:ins w:id="8743" w:author="Kelly Tan" w:date="2026-07-08T11:13:00Z">
              <w:del w:id="8744" w:author="Si-yuan LIU" w:date="2026-07-24T14:26:00Z" w16du:dateUtc="2026-07-24T06:26:00Z">
                <w:r w:rsidDel="00964E30">
                  <w:rPr>
                    <w:rFonts w:hint="eastAsia"/>
                    <w:color w:val="000000"/>
                    <w:kern w:val="0"/>
                    <w:sz w:val="21"/>
                    <w:szCs w:val="21"/>
                    <w:lang w:val="en"/>
                  </w:rPr>
                  <w:delText>政策依据：《财政部税务总局关于基础设施领域不动产投资信托基金</w:delText>
                </w:r>
                <w:r w:rsidDel="00964E30">
                  <w:rPr>
                    <w:color w:val="000000"/>
                    <w:kern w:val="0"/>
                    <w:sz w:val="21"/>
                    <w:szCs w:val="21"/>
                    <w:lang w:val="en"/>
                  </w:rPr>
                  <w:delText>(REITs)</w:delText>
                </w:r>
                <w:r w:rsidDel="00964E30">
                  <w:rPr>
                    <w:rFonts w:hint="eastAsia"/>
                    <w:color w:val="000000"/>
                    <w:kern w:val="0"/>
                    <w:sz w:val="21"/>
                    <w:szCs w:val="21"/>
                    <w:lang w:val="en"/>
                  </w:rPr>
                  <w:delText>试点税收政策的公告》（财政部税务总局公告</w:delText>
                </w:r>
                <w:r w:rsidDel="00964E30">
                  <w:rPr>
                    <w:color w:val="000000"/>
                    <w:kern w:val="0"/>
                    <w:sz w:val="21"/>
                    <w:szCs w:val="21"/>
                    <w:lang w:val="en"/>
                  </w:rPr>
                  <w:delText>2022</w:delText>
                </w:r>
                <w:r w:rsidDel="00964E30">
                  <w:rPr>
                    <w:rFonts w:hint="eastAsia"/>
                    <w:color w:val="000000"/>
                    <w:kern w:val="0"/>
                    <w:sz w:val="21"/>
                    <w:szCs w:val="21"/>
                    <w:lang w:val="en"/>
                  </w:rPr>
                  <w:delText>年第</w:delText>
                </w:r>
                <w:r w:rsidDel="00964E30">
                  <w:rPr>
                    <w:color w:val="000000"/>
                    <w:kern w:val="0"/>
                    <w:sz w:val="21"/>
                    <w:szCs w:val="21"/>
                    <w:lang w:val="en"/>
                  </w:rPr>
                  <w:delText>3</w:delText>
                </w:r>
                <w:r w:rsidDel="00964E30">
                  <w:rPr>
                    <w:rFonts w:hint="eastAsia"/>
                    <w:color w:val="000000"/>
                    <w:kern w:val="0"/>
                    <w:sz w:val="21"/>
                    <w:szCs w:val="21"/>
                    <w:lang w:val="en"/>
                  </w:rPr>
                  <w:delText>号）</w:delText>
                </w:r>
                <w:r w:rsidDel="00964E30">
                  <w:rPr>
                    <w:color w:val="000000"/>
                    <w:kern w:val="0"/>
                    <w:sz w:val="21"/>
                    <w:szCs w:val="21"/>
                    <w:lang w:val="en"/>
                  </w:rPr>
                  <w:delText>、中华人民共和国企业所得税法</w:delText>
                </w:r>
              </w:del>
            </w:ins>
          </w:p>
          <w:p w14:paraId="33C5615A" w14:textId="40F24C8B" w:rsidR="005F457E" w:rsidDel="00964E30" w:rsidRDefault="00000000">
            <w:pPr>
              <w:widowControl/>
              <w:spacing w:after="0" w:line="240" w:lineRule="auto"/>
              <w:ind w:firstLineChars="0" w:firstLine="0"/>
              <w:textAlignment w:val="auto"/>
              <w:rPr>
                <w:ins w:id="8745" w:author="Kelly Tan" w:date="2026-07-08T11:13:00Z"/>
                <w:del w:id="8746" w:author="Si-yuan LIU" w:date="2026-07-24T14:26:00Z" w16du:dateUtc="2026-07-24T06:26:00Z"/>
                <w:color w:val="000000"/>
                <w:kern w:val="0"/>
                <w:sz w:val="21"/>
                <w:szCs w:val="21"/>
                <w:lang w:val="en"/>
              </w:rPr>
            </w:pPr>
            <w:ins w:id="8747" w:author="Kelly Tan" w:date="2026-07-08T11:13:00Z">
              <w:del w:id="8748" w:author="Si-yuan LIU" w:date="2026-07-24T14:26:00Z" w16du:dateUtc="2026-07-24T06:26:00Z">
                <w:r w:rsidDel="00964E30">
                  <w:rPr>
                    <w:rFonts w:hint="eastAsia"/>
                    <w:color w:val="000000"/>
                    <w:kern w:val="0"/>
                    <w:sz w:val="21"/>
                    <w:szCs w:val="21"/>
                    <w:lang w:val="en"/>
                  </w:rPr>
                  <w:delText>计算公式：</w:delText>
                </w:r>
              </w:del>
            </w:ins>
          </w:p>
          <w:p w14:paraId="36349722" w14:textId="7529EA79" w:rsidR="005F457E" w:rsidDel="00964E30" w:rsidRDefault="00000000">
            <w:pPr>
              <w:widowControl/>
              <w:spacing w:after="0" w:line="240" w:lineRule="auto"/>
              <w:ind w:firstLineChars="0" w:firstLine="0"/>
              <w:textAlignment w:val="auto"/>
              <w:rPr>
                <w:ins w:id="8749" w:author="Kelly Tan" w:date="2026-07-08T11:13:00Z"/>
                <w:del w:id="8750" w:author="Si-yuan LIU" w:date="2026-07-24T14:26:00Z" w16du:dateUtc="2026-07-24T06:26:00Z"/>
                <w:color w:val="000000"/>
                <w:kern w:val="0"/>
                <w:sz w:val="21"/>
                <w:szCs w:val="21"/>
                <w:lang w:val="en"/>
              </w:rPr>
            </w:pPr>
            <w:ins w:id="8751" w:author="Kelly Tan" w:date="2026-07-08T11:13:00Z">
              <w:del w:id="8752" w:author="Si-yuan LIU" w:date="2026-07-24T14:26:00Z" w16du:dateUtc="2026-07-24T06:26:00Z">
                <w:r w:rsidDel="00964E30">
                  <w:rPr>
                    <w:color w:val="000000"/>
                    <w:kern w:val="0"/>
                    <w:sz w:val="21"/>
                    <w:szCs w:val="21"/>
                    <w:lang w:val="en"/>
                  </w:rPr>
                  <w:delText>当期应纳税额</w:delText>
                </w:r>
                <w:r w:rsidDel="00964E30">
                  <w:rPr>
                    <w:color w:val="000000"/>
                    <w:kern w:val="0"/>
                    <w:sz w:val="21"/>
                    <w:szCs w:val="21"/>
                    <w:lang w:val="en"/>
                  </w:rPr>
                  <w:delText>=</w:delText>
                </w:r>
                <w:r w:rsidDel="00964E30">
                  <w:rPr>
                    <w:rFonts w:hint="eastAsia"/>
                    <w:color w:val="000000"/>
                    <w:kern w:val="0"/>
                    <w:sz w:val="21"/>
                    <w:szCs w:val="21"/>
                    <w:lang w:val="en"/>
                  </w:rPr>
                  <w:delText>（股权转让收入</w:delText>
                </w:r>
                <w:r w:rsidDel="00964E30">
                  <w:rPr>
                    <w:rFonts w:hint="eastAsia"/>
                    <w:color w:val="000000"/>
                    <w:kern w:val="0"/>
                    <w:sz w:val="21"/>
                    <w:szCs w:val="21"/>
                  </w:rPr>
                  <w:delText>73,587.36</w:delText>
                </w:r>
                <w:r w:rsidDel="00964E30">
                  <w:rPr>
                    <w:rFonts w:hint="eastAsia"/>
                    <w:color w:val="000000"/>
                    <w:kern w:val="0"/>
                    <w:sz w:val="21"/>
                    <w:szCs w:val="21"/>
                    <w:lang w:val="en"/>
                  </w:rPr>
                  <w:delText>万元</w:delText>
                </w:r>
                <w:r w:rsidDel="00964E30">
                  <w:rPr>
                    <w:color w:val="000000"/>
                    <w:kern w:val="0"/>
                    <w:sz w:val="21"/>
                    <w:szCs w:val="21"/>
                    <w:lang w:val="en"/>
                  </w:rPr>
                  <w:delText>-</w:delText>
                </w:r>
                <w:r w:rsidDel="00964E30">
                  <w:rPr>
                    <w:rFonts w:hint="eastAsia"/>
                    <w:color w:val="000000"/>
                    <w:kern w:val="0"/>
                    <w:sz w:val="21"/>
                    <w:szCs w:val="21"/>
                    <w:lang w:val="en"/>
                  </w:rPr>
                  <w:delText>计税基础</w:delText>
                </w:r>
                <w:r w:rsidDel="00964E30">
                  <w:rPr>
                    <w:rFonts w:hint="eastAsia"/>
                    <w:color w:val="000000"/>
                    <w:kern w:val="0"/>
                    <w:sz w:val="21"/>
                    <w:szCs w:val="21"/>
                  </w:rPr>
                  <w:delText>20,098.92</w:delText>
                </w:r>
                <w:r w:rsidDel="00964E30">
                  <w:rPr>
                    <w:rFonts w:hint="eastAsia"/>
                    <w:color w:val="000000"/>
                    <w:kern w:val="0"/>
                    <w:sz w:val="21"/>
                    <w:szCs w:val="21"/>
                    <w:lang w:val="en"/>
                  </w:rPr>
                  <w:delText>万元）</w:delText>
                </w:r>
                <w:r w:rsidDel="00964E30">
                  <w:rPr>
                    <w:color w:val="000000"/>
                    <w:kern w:val="0"/>
                    <w:sz w:val="21"/>
                    <w:szCs w:val="21"/>
                    <w:lang w:val="en"/>
                  </w:rPr>
                  <w:delText>*</w:delText>
                </w:r>
                <w:r w:rsidDel="00964E30">
                  <w:rPr>
                    <w:rFonts w:hint="eastAsia"/>
                    <w:color w:val="000000"/>
                    <w:kern w:val="0"/>
                    <w:sz w:val="21"/>
                    <w:szCs w:val="21"/>
                    <w:lang w:val="en"/>
                  </w:rPr>
                  <w:delText>（</w:delText>
                </w:r>
                <w:r w:rsidDel="00964E30">
                  <w:rPr>
                    <w:color w:val="000000"/>
                    <w:kern w:val="0"/>
                    <w:sz w:val="21"/>
                    <w:szCs w:val="21"/>
                    <w:lang w:val="en"/>
                  </w:rPr>
                  <w:delText>1-</w:delText>
                </w:r>
                <w:r w:rsidDel="00964E30">
                  <w:rPr>
                    <w:rFonts w:hint="eastAsia"/>
                    <w:color w:val="000000"/>
                    <w:kern w:val="0"/>
                    <w:sz w:val="21"/>
                    <w:szCs w:val="21"/>
                  </w:rPr>
                  <w:delText>35</w:delText>
                </w:r>
                <w:r w:rsidDel="00964E30">
                  <w:rPr>
                    <w:color w:val="000000"/>
                    <w:kern w:val="0"/>
                    <w:sz w:val="21"/>
                    <w:szCs w:val="21"/>
                    <w:lang w:val="en"/>
                  </w:rPr>
                  <w:delText>%</w:delText>
                </w:r>
                <w:r w:rsidDel="00964E30">
                  <w:rPr>
                    <w:rFonts w:hint="eastAsia"/>
                    <w:color w:val="000000"/>
                    <w:kern w:val="0"/>
                    <w:sz w:val="21"/>
                    <w:szCs w:val="21"/>
                    <w:lang w:val="en"/>
                  </w:rPr>
                  <w:delText>）</w:delText>
                </w:r>
                <w:r w:rsidDel="00964E30">
                  <w:rPr>
                    <w:color w:val="000000"/>
                    <w:kern w:val="0"/>
                    <w:sz w:val="21"/>
                    <w:szCs w:val="21"/>
                    <w:lang w:val="en"/>
                  </w:rPr>
                  <w:delText>*15%+</w:delText>
                </w:r>
                <w:r w:rsidDel="00964E30">
                  <w:rPr>
                    <w:rFonts w:hint="eastAsia"/>
                    <w:color w:val="000000"/>
                    <w:kern w:val="0"/>
                    <w:sz w:val="21"/>
                    <w:szCs w:val="21"/>
                    <w:lang w:val="en"/>
                  </w:rPr>
                  <w:delText>（股权转让收入</w:delText>
                </w:r>
                <w:r w:rsidDel="00964E30">
                  <w:rPr>
                    <w:rFonts w:hint="eastAsia"/>
                    <w:color w:val="000000"/>
                    <w:kern w:val="0"/>
                    <w:sz w:val="21"/>
                    <w:szCs w:val="21"/>
                  </w:rPr>
                  <w:delText>65,362.57</w:delText>
                </w:r>
                <w:r w:rsidDel="00964E30">
                  <w:rPr>
                    <w:rFonts w:hint="eastAsia"/>
                    <w:color w:val="000000"/>
                    <w:kern w:val="0"/>
                    <w:sz w:val="21"/>
                    <w:szCs w:val="21"/>
                    <w:lang w:val="en"/>
                  </w:rPr>
                  <w:delText>万元</w:delText>
                </w:r>
                <w:r w:rsidDel="00964E30">
                  <w:rPr>
                    <w:color w:val="000000"/>
                    <w:kern w:val="0"/>
                    <w:sz w:val="21"/>
                    <w:szCs w:val="21"/>
                    <w:lang w:val="en"/>
                  </w:rPr>
                  <w:delText>-</w:delText>
                </w:r>
                <w:r w:rsidDel="00964E30">
                  <w:rPr>
                    <w:rFonts w:hint="eastAsia"/>
                    <w:color w:val="000000"/>
                    <w:kern w:val="0"/>
                    <w:sz w:val="21"/>
                    <w:szCs w:val="21"/>
                    <w:lang w:val="en"/>
                  </w:rPr>
                  <w:delText>计税基础</w:delText>
                </w:r>
                <w:r w:rsidDel="00964E30">
                  <w:rPr>
                    <w:color w:val="000000"/>
                    <w:kern w:val="0"/>
                    <w:sz w:val="21"/>
                    <w:szCs w:val="21"/>
                    <w:lang w:val="en"/>
                  </w:rPr>
                  <w:delText>31,8</w:delText>
                </w:r>
                <w:r w:rsidDel="00964E30">
                  <w:rPr>
                    <w:rFonts w:hint="eastAsia"/>
                    <w:color w:val="000000"/>
                    <w:kern w:val="0"/>
                    <w:sz w:val="21"/>
                    <w:szCs w:val="21"/>
                  </w:rPr>
                  <w:delText>33.27</w:delText>
                </w:r>
                <w:r w:rsidDel="00964E30">
                  <w:rPr>
                    <w:rFonts w:hint="eastAsia"/>
                    <w:color w:val="000000"/>
                    <w:kern w:val="0"/>
                    <w:sz w:val="21"/>
                    <w:szCs w:val="21"/>
                    <w:lang w:val="en"/>
                  </w:rPr>
                  <w:delText>万元））</w:delText>
                </w:r>
                <w:r w:rsidDel="00964E30">
                  <w:rPr>
                    <w:color w:val="000000"/>
                    <w:kern w:val="0"/>
                    <w:sz w:val="21"/>
                    <w:szCs w:val="21"/>
                    <w:lang w:val="en"/>
                  </w:rPr>
                  <w:delText>*15%+MAX(</w:delText>
                </w:r>
                <w:r w:rsidDel="00964E30">
                  <w:rPr>
                    <w:rFonts w:hint="eastAsia"/>
                    <w:color w:val="000000"/>
                    <w:kern w:val="0"/>
                    <w:sz w:val="21"/>
                    <w:szCs w:val="21"/>
                    <w:lang w:val="en"/>
                  </w:rPr>
                  <w:delText>（股权转让收入</w:delText>
                </w:r>
                <w:r w:rsidDel="00964E30">
                  <w:rPr>
                    <w:rFonts w:hint="eastAsia"/>
                    <w:color w:val="000000"/>
                    <w:kern w:val="0"/>
                    <w:sz w:val="21"/>
                    <w:szCs w:val="21"/>
                  </w:rPr>
                  <w:delText>42,612.76</w:delText>
                </w:r>
                <w:r w:rsidDel="00964E30">
                  <w:rPr>
                    <w:rFonts w:hint="eastAsia"/>
                    <w:color w:val="000000"/>
                    <w:kern w:val="0"/>
                    <w:sz w:val="21"/>
                    <w:szCs w:val="21"/>
                    <w:lang w:val="en"/>
                  </w:rPr>
                  <w:delText>万元</w:delText>
                </w:r>
                <w:r w:rsidDel="00964E30">
                  <w:rPr>
                    <w:color w:val="000000"/>
                    <w:kern w:val="0"/>
                    <w:sz w:val="21"/>
                    <w:szCs w:val="21"/>
                    <w:lang w:val="en"/>
                  </w:rPr>
                  <w:delText>-</w:delText>
                </w:r>
                <w:r w:rsidDel="00964E30">
                  <w:rPr>
                    <w:rFonts w:hint="eastAsia"/>
                    <w:color w:val="000000"/>
                    <w:kern w:val="0"/>
                    <w:sz w:val="21"/>
                    <w:szCs w:val="21"/>
                    <w:lang w:val="en"/>
                  </w:rPr>
                  <w:delText>计税基础</w:delText>
                </w:r>
                <w:r w:rsidDel="00964E30">
                  <w:rPr>
                    <w:color w:val="000000"/>
                    <w:kern w:val="0"/>
                    <w:sz w:val="21"/>
                    <w:szCs w:val="21"/>
                    <w:lang w:val="en"/>
                  </w:rPr>
                  <w:delText>4</w:delText>
                </w:r>
                <w:r w:rsidDel="00964E30">
                  <w:rPr>
                    <w:rFonts w:hint="eastAsia"/>
                    <w:color w:val="000000"/>
                    <w:kern w:val="0"/>
                    <w:sz w:val="21"/>
                    <w:szCs w:val="21"/>
                  </w:rPr>
                  <w:delText>8,723</w:delText>
                </w:r>
                <w:r w:rsidDel="00964E30">
                  <w:rPr>
                    <w:rFonts w:hint="eastAsia"/>
                    <w:color w:val="000000"/>
                    <w:kern w:val="0"/>
                    <w:sz w:val="21"/>
                    <w:szCs w:val="21"/>
                    <w:lang w:val="en"/>
                  </w:rPr>
                  <w:delText>万元）</w:delText>
                </w:r>
                <w:r w:rsidDel="00964E30">
                  <w:rPr>
                    <w:color w:val="000000"/>
                    <w:kern w:val="0"/>
                    <w:sz w:val="21"/>
                    <w:szCs w:val="21"/>
                    <w:lang w:val="en"/>
                  </w:rPr>
                  <w:delText>,0</w:delText>
                </w:r>
                <w:r w:rsidDel="00964E30">
                  <w:rPr>
                    <w:rFonts w:hint="eastAsia"/>
                    <w:color w:val="000000"/>
                    <w:kern w:val="0"/>
                    <w:sz w:val="21"/>
                    <w:szCs w:val="21"/>
                    <w:lang w:val="en"/>
                  </w:rPr>
                  <w:delText>）</w:delText>
                </w:r>
                <w:r w:rsidDel="00964E30">
                  <w:rPr>
                    <w:color w:val="000000"/>
                    <w:kern w:val="0"/>
                    <w:sz w:val="21"/>
                    <w:szCs w:val="21"/>
                    <w:lang w:val="en"/>
                  </w:rPr>
                  <w:delText>*25%=</w:delText>
                </w:r>
                <w:r w:rsidDel="00964E30">
                  <w:rPr>
                    <w:rFonts w:hint="eastAsia"/>
                    <w:color w:val="000000"/>
                    <w:kern w:val="0"/>
                    <w:sz w:val="21"/>
                    <w:szCs w:val="21"/>
                    <w:lang w:val="en"/>
                  </w:rPr>
                  <w:delText>10</w:delText>
                </w:r>
                <w:r w:rsidDel="00964E30">
                  <w:rPr>
                    <w:rFonts w:hint="eastAsia"/>
                    <w:color w:val="000000"/>
                    <w:kern w:val="0"/>
                    <w:sz w:val="21"/>
                    <w:szCs w:val="21"/>
                  </w:rPr>
                  <w:delText>,</w:delText>
                </w:r>
                <w:r w:rsidDel="00964E30">
                  <w:rPr>
                    <w:rFonts w:hint="eastAsia"/>
                    <w:color w:val="000000"/>
                    <w:kern w:val="0"/>
                    <w:sz w:val="21"/>
                    <w:szCs w:val="21"/>
                    <w:lang w:val="en"/>
                  </w:rPr>
                  <w:delText>24</w:delText>
                </w:r>
                <w:r w:rsidDel="00964E30">
                  <w:rPr>
                    <w:rFonts w:hint="eastAsia"/>
                    <w:color w:val="000000"/>
                    <w:kern w:val="0"/>
                    <w:sz w:val="21"/>
                    <w:szCs w:val="21"/>
                  </w:rPr>
                  <w:delText>4.52</w:delText>
                </w:r>
                <w:r w:rsidDel="00964E30">
                  <w:rPr>
                    <w:rFonts w:hint="eastAsia"/>
                    <w:color w:val="000000"/>
                    <w:kern w:val="0"/>
                    <w:sz w:val="21"/>
                    <w:szCs w:val="21"/>
                    <w:lang w:val="en"/>
                  </w:rPr>
                  <w:delText>万元</w:delText>
                </w:r>
              </w:del>
            </w:ins>
          </w:p>
          <w:p w14:paraId="1A96BA3D" w14:textId="4131DF9E" w:rsidR="005F457E" w:rsidDel="00964E30" w:rsidRDefault="00000000">
            <w:pPr>
              <w:widowControl/>
              <w:spacing w:after="0" w:line="240" w:lineRule="auto"/>
              <w:ind w:firstLineChars="0" w:firstLine="0"/>
              <w:textAlignment w:val="auto"/>
              <w:rPr>
                <w:ins w:id="8753" w:author="Kelly Tan" w:date="2026-07-08T11:13:00Z"/>
                <w:del w:id="8754" w:author="Si-yuan LIU" w:date="2026-07-24T14:26:00Z" w16du:dateUtc="2026-07-24T06:26:00Z"/>
                <w:color w:val="000000"/>
                <w:kern w:val="0"/>
                <w:sz w:val="21"/>
                <w:szCs w:val="21"/>
              </w:rPr>
            </w:pPr>
            <w:ins w:id="8755" w:author="Kelly Tan" w:date="2026-07-08T11:13:00Z">
              <w:del w:id="8756" w:author="Si-yuan LIU" w:date="2026-07-24T14:26:00Z" w16du:dateUtc="2026-07-24T06:26:00Z">
                <w:r w:rsidDel="00964E30">
                  <w:rPr>
                    <w:color w:val="000000"/>
                    <w:kern w:val="0"/>
                    <w:sz w:val="21"/>
                    <w:szCs w:val="21"/>
                    <w:lang w:val="en"/>
                  </w:rPr>
                  <w:delText>递延应纳税额</w:delText>
                </w:r>
                <w:r w:rsidDel="00964E30">
                  <w:rPr>
                    <w:color w:val="000000"/>
                    <w:kern w:val="0"/>
                    <w:sz w:val="21"/>
                    <w:szCs w:val="21"/>
                    <w:lang w:val="en"/>
                  </w:rPr>
                  <w:delText>=</w:delText>
                </w:r>
                <w:r w:rsidDel="00964E30">
                  <w:rPr>
                    <w:color w:val="000000"/>
                    <w:kern w:val="0"/>
                    <w:sz w:val="21"/>
                    <w:szCs w:val="21"/>
                    <w:lang w:val="en"/>
                  </w:rPr>
                  <w:delText>（股权转让收入</w:delText>
                </w:r>
                <w:r w:rsidDel="00964E30">
                  <w:rPr>
                    <w:rFonts w:hint="eastAsia"/>
                    <w:color w:val="000000"/>
                    <w:kern w:val="0"/>
                    <w:sz w:val="21"/>
                    <w:szCs w:val="21"/>
                  </w:rPr>
                  <w:delText>73,587.36</w:delText>
                </w:r>
                <w:r w:rsidDel="00964E30">
                  <w:rPr>
                    <w:color w:val="000000"/>
                    <w:kern w:val="0"/>
                    <w:sz w:val="21"/>
                    <w:szCs w:val="21"/>
                    <w:lang w:val="en"/>
                  </w:rPr>
                  <w:delText>万元</w:delText>
                </w:r>
                <w:r w:rsidDel="00964E30">
                  <w:rPr>
                    <w:color w:val="000000"/>
                    <w:kern w:val="0"/>
                    <w:sz w:val="21"/>
                    <w:szCs w:val="21"/>
                    <w:lang w:val="en"/>
                  </w:rPr>
                  <w:delText>-</w:delText>
                </w:r>
                <w:r w:rsidDel="00964E30">
                  <w:rPr>
                    <w:color w:val="000000"/>
                    <w:kern w:val="0"/>
                    <w:sz w:val="21"/>
                    <w:szCs w:val="21"/>
                    <w:lang w:val="en"/>
                  </w:rPr>
                  <w:delText>计税基础</w:delText>
                </w:r>
                <w:r w:rsidDel="00964E30">
                  <w:rPr>
                    <w:color w:val="000000"/>
                    <w:kern w:val="0"/>
                    <w:sz w:val="21"/>
                    <w:szCs w:val="21"/>
                    <w:lang w:val="en"/>
                  </w:rPr>
                  <w:delText>20,</w:delText>
                </w:r>
                <w:r w:rsidDel="00964E30">
                  <w:rPr>
                    <w:rFonts w:hint="eastAsia"/>
                    <w:color w:val="000000"/>
                    <w:kern w:val="0"/>
                    <w:sz w:val="21"/>
                    <w:szCs w:val="21"/>
                  </w:rPr>
                  <w:delText>098.92</w:delText>
                </w:r>
                <w:r w:rsidDel="00964E30">
                  <w:rPr>
                    <w:color w:val="000000"/>
                    <w:kern w:val="0"/>
                    <w:sz w:val="21"/>
                    <w:szCs w:val="21"/>
                    <w:lang w:val="en"/>
                  </w:rPr>
                  <w:delText>万元）</w:delText>
                </w:r>
                <w:r w:rsidDel="00964E30">
                  <w:rPr>
                    <w:color w:val="000000"/>
                    <w:kern w:val="0"/>
                    <w:sz w:val="21"/>
                    <w:szCs w:val="21"/>
                    <w:lang w:val="en"/>
                  </w:rPr>
                  <w:delText>*</w:delText>
                </w:r>
                <w:r w:rsidDel="00964E30">
                  <w:rPr>
                    <w:rFonts w:hint="eastAsia"/>
                    <w:color w:val="000000"/>
                    <w:kern w:val="0"/>
                    <w:sz w:val="21"/>
                    <w:szCs w:val="21"/>
                  </w:rPr>
                  <w:delText>35</w:delText>
                </w:r>
                <w:r w:rsidDel="00964E30">
                  <w:rPr>
                    <w:color w:val="000000"/>
                    <w:kern w:val="0"/>
                    <w:sz w:val="21"/>
                    <w:szCs w:val="21"/>
                    <w:lang w:val="en"/>
                  </w:rPr>
                  <w:delText>%*15%=</w:delText>
                </w:r>
                <w:r w:rsidDel="00964E30">
                  <w:rPr>
                    <w:rFonts w:hint="eastAsia"/>
                    <w:color w:val="000000"/>
                    <w:kern w:val="0"/>
                    <w:sz w:val="21"/>
                    <w:szCs w:val="21"/>
                  </w:rPr>
                  <w:delText>2,808.14</w:delText>
                </w:r>
                <w:r w:rsidDel="00964E30">
                  <w:rPr>
                    <w:color w:val="000000"/>
                    <w:kern w:val="0"/>
                    <w:sz w:val="21"/>
                    <w:szCs w:val="21"/>
                    <w:lang w:val="en"/>
                  </w:rPr>
                  <w:delText>万元</w:delText>
                </w:r>
              </w:del>
            </w:ins>
          </w:p>
        </w:tc>
        <w:tc>
          <w:tcPr>
            <w:tcW w:w="422" w:type="pct"/>
            <w:gridSpan w:val="2"/>
            <w:vAlign w:val="center"/>
            <w:tcPrChange w:id="8757" w:author="Kelly Tan" w:date="2026-07-08T11:15:00Z">
              <w:tcPr>
                <w:tcW w:w="562" w:type="pct"/>
                <w:gridSpan w:val="2"/>
                <w:vAlign w:val="center"/>
              </w:tcPr>
            </w:tcPrChange>
          </w:tcPr>
          <w:p w14:paraId="23736332" w14:textId="0DB53CF3" w:rsidR="005F457E" w:rsidDel="00964E30" w:rsidRDefault="00000000">
            <w:pPr>
              <w:widowControl/>
              <w:spacing w:after="0" w:line="240" w:lineRule="auto"/>
              <w:ind w:firstLineChars="0" w:firstLine="0"/>
              <w:textAlignment w:val="auto"/>
              <w:rPr>
                <w:ins w:id="8758" w:author="Kelly Tan" w:date="2026-07-08T11:13:00Z"/>
                <w:del w:id="8759" w:author="Si-yuan LIU" w:date="2026-07-24T14:26:00Z" w16du:dateUtc="2026-07-24T06:26:00Z"/>
                <w:color w:val="000000"/>
                <w:kern w:val="0"/>
                <w:sz w:val="21"/>
                <w:szCs w:val="21"/>
              </w:rPr>
            </w:pPr>
            <w:ins w:id="8760" w:author="Kelly Tan" w:date="2026-07-08T11:13:00Z">
              <w:del w:id="8761" w:author="Si-yuan LIU" w:date="2026-07-24T14:26:00Z" w16du:dateUtc="2026-07-24T06:26:00Z">
                <w:r w:rsidDel="00964E30">
                  <w:rPr>
                    <w:color w:val="000000"/>
                    <w:kern w:val="0"/>
                    <w:sz w:val="21"/>
                    <w:szCs w:val="21"/>
                    <w:lang w:val="en"/>
                  </w:rPr>
                  <w:delText>当期</w:delText>
                </w:r>
                <w:r w:rsidDel="00964E30">
                  <w:rPr>
                    <w:rFonts w:hint="eastAsia"/>
                    <w:color w:val="000000"/>
                    <w:kern w:val="0"/>
                    <w:sz w:val="21"/>
                    <w:szCs w:val="21"/>
                    <w:lang w:val="en"/>
                  </w:rPr>
                  <w:delText>10</w:delText>
                </w:r>
                <w:r w:rsidDel="00964E30">
                  <w:rPr>
                    <w:rFonts w:hint="eastAsia"/>
                    <w:color w:val="000000"/>
                    <w:kern w:val="0"/>
                    <w:sz w:val="21"/>
                    <w:szCs w:val="21"/>
                  </w:rPr>
                  <w:delText>,</w:delText>
                </w:r>
                <w:r w:rsidDel="00964E30">
                  <w:rPr>
                    <w:rFonts w:hint="eastAsia"/>
                    <w:color w:val="000000"/>
                    <w:kern w:val="0"/>
                    <w:sz w:val="21"/>
                    <w:szCs w:val="21"/>
                    <w:lang w:val="en"/>
                  </w:rPr>
                  <w:delText>24</w:delText>
                </w:r>
                <w:r w:rsidDel="00964E30">
                  <w:rPr>
                    <w:rFonts w:hint="eastAsia"/>
                    <w:color w:val="000000"/>
                    <w:kern w:val="0"/>
                    <w:sz w:val="21"/>
                    <w:szCs w:val="21"/>
                  </w:rPr>
                  <w:delText>4.52</w:delText>
                </w:r>
                <w:r w:rsidDel="00964E30">
                  <w:rPr>
                    <w:color w:val="000000"/>
                    <w:kern w:val="0"/>
                    <w:sz w:val="21"/>
                    <w:szCs w:val="21"/>
                    <w:lang w:val="en"/>
                  </w:rPr>
                  <w:delText>，递延</w:delText>
                </w:r>
                <w:r w:rsidDel="00964E30">
                  <w:rPr>
                    <w:rFonts w:hint="eastAsia"/>
                    <w:color w:val="000000"/>
                    <w:kern w:val="0"/>
                    <w:sz w:val="21"/>
                    <w:szCs w:val="21"/>
                  </w:rPr>
                  <w:delText>2,808.14</w:delText>
                </w:r>
              </w:del>
            </w:ins>
          </w:p>
        </w:tc>
        <w:tc>
          <w:tcPr>
            <w:tcW w:w="421" w:type="pct"/>
            <w:gridSpan w:val="3"/>
            <w:vAlign w:val="center"/>
            <w:tcPrChange w:id="8762" w:author="Kelly Tan" w:date="2026-07-08T11:15:00Z">
              <w:tcPr>
                <w:tcW w:w="393" w:type="pct"/>
                <w:gridSpan w:val="5"/>
                <w:vAlign w:val="center"/>
              </w:tcPr>
            </w:tcPrChange>
          </w:tcPr>
          <w:p w14:paraId="1CB12F03" w14:textId="18CDDAF9" w:rsidR="005F457E" w:rsidDel="00964E30" w:rsidRDefault="00000000">
            <w:pPr>
              <w:widowControl/>
              <w:spacing w:after="0" w:line="240" w:lineRule="auto"/>
              <w:ind w:firstLineChars="0" w:firstLine="0"/>
              <w:textAlignment w:val="auto"/>
              <w:rPr>
                <w:ins w:id="8763" w:author="Kelly Tan" w:date="2026-07-08T11:13:00Z"/>
                <w:del w:id="8764" w:author="Si-yuan LIU" w:date="2026-07-24T14:26:00Z" w16du:dateUtc="2026-07-24T06:26:00Z"/>
                <w:color w:val="000000"/>
                <w:kern w:val="0"/>
                <w:sz w:val="21"/>
                <w:szCs w:val="21"/>
              </w:rPr>
            </w:pPr>
            <w:ins w:id="8765" w:author="Kelly Tan" w:date="2026-07-08T11:13:00Z">
              <w:del w:id="8766" w:author="Si-yuan LIU" w:date="2026-07-24T14:26:00Z" w16du:dateUtc="2026-07-24T06:26:00Z">
                <w:r w:rsidDel="00964E30">
                  <w:rPr>
                    <w:color w:val="000000"/>
                    <w:kern w:val="0"/>
                    <w:sz w:val="21"/>
                    <w:szCs w:val="21"/>
                  </w:rPr>
                  <w:delText>/</w:delText>
                </w:r>
              </w:del>
            </w:ins>
          </w:p>
        </w:tc>
        <w:tc>
          <w:tcPr>
            <w:tcW w:w="414" w:type="pct"/>
            <w:gridSpan w:val="2"/>
            <w:vAlign w:val="center"/>
            <w:tcPrChange w:id="8767" w:author="Kelly Tan" w:date="2026-07-08T11:15:00Z">
              <w:tcPr>
                <w:tcW w:w="565" w:type="pct"/>
                <w:gridSpan w:val="5"/>
                <w:vAlign w:val="center"/>
              </w:tcPr>
            </w:tcPrChange>
          </w:tcPr>
          <w:p w14:paraId="54654242" w14:textId="02D2DE54" w:rsidR="005F457E" w:rsidDel="00964E30" w:rsidRDefault="00000000">
            <w:pPr>
              <w:widowControl/>
              <w:spacing w:after="0" w:line="240" w:lineRule="auto"/>
              <w:ind w:firstLineChars="0" w:firstLine="0"/>
              <w:textAlignment w:val="auto"/>
              <w:rPr>
                <w:ins w:id="8768" w:author="Kelly Tan" w:date="2026-07-08T11:13:00Z"/>
                <w:del w:id="8769" w:author="Si-yuan LIU" w:date="2026-07-24T14:26:00Z" w16du:dateUtc="2026-07-24T06:26:00Z"/>
                <w:color w:val="000000"/>
                <w:kern w:val="0"/>
                <w:sz w:val="21"/>
                <w:szCs w:val="21"/>
              </w:rPr>
            </w:pPr>
            <w:ins w:id="8770" w:author="Kelly Tan" w:date="2026-07-08T11:13:00Z">
              <w:del w:id="8771" w:author="Si-yuan LIU" w:date="2026-07-24T14:26:00Z" w16du:dateUtc="2026-07-24T06:26:00Z">
                <w:r w:rsidDel="00964E30">
                  <w:rPr>
                    <w:rFonts w:hint="eastAsia"/>
                    <w:color w:val="000000"/>
                    <w:kern w:val="0"/>
                    <w:sz w:val="21"/>
                    <w:szCs w:val="21"/>
                  </w:rPr>
                  <w:delText>国家税务总局广州市南沙区税务局、国家税务总局廊坊市税务局、国家税务总局广州市增城区税务局</w:delText>
                </w:r>
              </w:del>
            </w:ins>
          </w:p>
        </w:tc>
        <w:tc>
          <w:tcPr>
            <w:tcW w:w="441" w:type="pct"/>
            <w:gridSpan w:val="5"/>
            <w:vAlign w:val="center"/>
            <w:tcPrChange w:id="8772" w:author="Kelly Tan" w:date="2026-07-08T11:15:00Z">
              <w:tcPr>
                <w:tcW w:w="521" w:type="pct"/>
                <w:gridSpan w:val="7"/>
                <w:vAlign w:val="center"/>
              </w:tcPr>
            </w:tcPrChange>
          </w:tcPr>
          <w:p w14:paraId="4BABB258" w14:textId="39E88962" w:rsidR="005F457E" w:rsidDel="00964E30" w:rsidRDefault="00000000">
            <w:pPr>
              <w:widowControl/>
              <w:spacing w:after="0" w:line="240" w:lineRule="auto"/>
              <w:ind w:firstLineChars="0" w:firstLine="0"/>
              <w:textAlignment w:val="auto"/>
              <w:rPr>
                <w:ins w:id="8773" w:author="Kelly Tan" w:date="2026-07-08T11:13:00Z"/>
                <w:del w:id="8774" w:author="Si-yuan LIU" w:date="2026-07-24T14:26:00Z" w16du:dateUtc="2026-07-24T06:26:00Z"/>
                <w:color w:val="000000"/>
                <w:kern w:val="0"/>
                <w:sz w:val="21"/>
                <w:szCs w:val="21"/>
              </w:rPr>
            </w:pPr>
            <w:ins w:id="8775" w:author="Kelly Tan" w:date="2026-07-08T11:13:00Z">
              <w:del w:id="8776" w:author="Si-yuan LIU" w:date="2026-07-24T14:26:00Z" w16du:dateUtc="2026-07-24T06:26:00Z">
                <w:r w:rsidDel="00964E30">
                  <w:rPr>
                    <w:rFonts w:hint="eastAsia"/>
                    <w:color w:val="000000"/>
                    <w:kern w:val="0"/>
                    <w:sz w:val="21"/>
                    <w:szCs w:val="21"/>
                  </w:rPr>
                  <w:delText>奥飞数据、固安聚龙、昊盈科技</w:delText>
                </w:r>
              </w:del>
            </w:ins>
          </w:p>
        </w:tc>
      </w:tr>
      <w:tr w:rsidR="005F457E" w:rsidDel="00964E30" w14:paraId="4300B11C" w14:textId="1ADB96F7" w:rsidTr="005F457E">
        <w:trPr>
          <w:gridAfter w:val="2"/>
          <w:wAfter w:w="97" w:type="dxa"/>
          <w:trHeight w:val="290"/>
          <w:jc w:val="center"/>
          <w:ins w:id="8777" w:author="Kelly Tan" w:date="2026-07-08T11:13:00Z"/>
          <w:del w:id="8778" w:author="Si-yuan LIU" w:date="2026-07-24T14:26:00Z" w16du:dateUtc="2026-07-24T06:26:00Z"/>
          <w:trPrChange w:id="8779" w:author="Kelly Tan" w:date="2026-07-08T11:15:00Z">
            <w:trPr>
              <w:gridAfter w:val="2"/>
              <w:wAfter w:w="113" w:type="dxa"/>
              <w:trHeight w:val="290"/>
              <w:jc w:val="center"/>
            </w:trPr>
          </w:trPrChange>
        </w:trPr>
        <w:tc>
          <w:tcPr>
            <w:tcW w:w="356" w:type="pct"/>
            <w:vMerge/>
            <w:vAlign w:val="center"/>
            <w:tcPrChange w:id="8780" w:author="Kelly Tan" w:date="2026-07-08T11:15:00Z">
              <w:tcPr>
                <w:tcW w:w="371" w:type="pct"/>
                <w:vMerge/>
                <w:vAlign w:val="center"/>
              </w:tcPr>
            </w:tcPrChange>
          </w:tcPr>
          <w:p w14:paraId="4E37FAF4" w14:textId="63A933B1" w:rsidR="005F457E" w:rsidDel="00964E30" w:rsidRDefault="005F457E">
            <w:pPr>
              <w:widowControl/>
              <w:spacing w:after="0" w:line="240" w:lineRule="auto"/>
              <w:ind w:firstLineChars="0" w:firstLine="0"/>
              <w:jc w:val="left"/>
              <w:textAlignment w:val="auto"/>
              <w:rPr>
                <w:ins w:id="8781" w:author="Kelly Tan" w:date="2026-07-08T11:13:00Z"/>
                <w:del w:id="8782" w:author="Si-yuan LIU" w:date="2026-07-24T14:26:00Z" w16du:dateUtc="2026-07-24T06:26:00Z"/>
                <w:color w:val="000000"/>
                <w:kern w:val="0"/>
                <w:sz w:val="21"/>
                <w:szCs w:val="21"/>
              </w:rPr>
            </w:pPr>
          </w:p>
        </w:tc>
        <w:tc>
          <w:tcPr>
            <w:tcW w:w="167" w:type="pct"/>
            <w:gridSpan w:val="2"/>
            <w:vAlign w:val="center"/>
            <w:tcPrChange w:id="8783" w:author="Kelly Tan" w:date="2026-07-08T11:15:00Z">
              <w:tcPr>
                <w:tcW w:w="152" w:type="pct"/>
                <w:gridSpan w:val="3"/>
                <w:vAlign w:val="center"/>
              </w:tcPr>
            </w:tcPrChange>
          </w:tcPr>
          <w:p w14:paraId="54A33BE1" w14:textId="086ADE64" w:rsidR="005F457E" w:rsidDel="00964E30" w:rsidRDefault="00000000">
            <w:pPr>
              <w:widowControl/>
              <w:spacing w:after="0" w:line="240" w:lineRule="auto"/>
              <w:ind w:firstLineChars="0" w:firstLine="0"/>
              <w:jc w:val="center"/>
              <w:textAlignment w:val="auto"/>
              <w:rPr>
                <w:ins w:id="8784" w:author="Kelly Tan" w:date="2026-07-08T11:13:00Z"/>
                <w:del w:id="8785" w:author="Si-yuan LIU" w:date="2026-07-24T14:26:00Z" w16du:dateUtc="2026-07-24T06:26:00Z"/>
                <w:color w:val="000000"/>
                <w:kern w:val="0"/>
                <w:sz w:val="21"/>
                <w:szCs w:val="21"/>
              </w:rPr>
            </w:pPr>
            <w:ins w:id="8786" w:author="Kelly Tan" w:date="2026-07-08T11:13:00Z">
              <w:del w:id="8787" w:author="Si-yuan LIU" w:date="2026-07-24T14:26:00Z" w16du:dateUtc="2026-07-24T06:26:00Z">
                <w:r w:rsidDel="00964E30">
                  <w:rPr>
                    <w:rFonts w:hint="eastAsia"/>
                    <w:color w:val="000000"/>
                    <w:kern w:val="0"/>
                    <w:sz w:val="21"/>
                    <w:szCs w:val="21"/>
                  </w:rPr>
                  <w:delText>其他</w:delText>
                </w:r>
              </w:del>
            </w:ins>
          </w:p>
        </w:tc>
        <w:tc>
          <w:tcPr>
            <w:tcW w:w="509" w:type="pct"/>
            <w:vAlign w:val="center"/>
            <w:tcPrChange w:id="8788" w:author="Kelly Tan" w:date="2026-07-08T11:15:00Z">
              <w:tcPr>
                <w:tcW w:w="132" w:type="pct"/>
                <w:gridSpan w:val="2"/>
                <w:vAlign w:val="center"/>
              </w:tcPr>
            </w:tcPrChange>
          </w:tcPr>
          <w:p w14:paraId="153D0D65" w14:textId="35220494" w:rsidR="005F457E" w:rsidDel="00964E30" w:rsidRDefault="00000000">
            <w:pPr>
              <w:widowControl/>
              <w:spacing w:after="0" w:line="240" w:lineRule="auto"/>
              <w:ind w:firstLineChars="0" w:firstLine="0"/>
              <w:textAlignment w:val="auto"/>
              <w:rPr>
                <w:ins w:id="8789" w:author="Kelly Tan" w:date="2026-07-08T11:13:00Z"/>
                <w:del w:id="8790" w:author="Si-yuan LIU" w:date="2026-07-24T14:26:00Z" w16du:dateUtc="2026-07-24T06:26:00Z"/>
                <w:color w:val="000000"/>
                <w:kern w:val="0"/>
                <w:sz w:val="21"/>
                <w:szCs w:val="21"/>
              </w:rPr>
            </w:pPr>
            <w:ins w:id="8791" w:author="Kelly Tan" w:date="2026-07-08T11:13:00Z">
              <w:del w:id="8792" w:author="Si-yuan LIU" w:date="2026-07-24T14:26:00Z" w16du:dateUtc="2026-07-24T06:26:00Z">
                <w:r w:rsidDel="00964E30">
                  <w:rPr>
                    <w:rFonts w:hint="eastAsia"/>
                    <w:color w:val="000000"/>
                    <w:kern w:val="0"/>
                    <w:sz w:val="21"/>
                    <w:szCs w:val="21"/>
                  </w:rPr>
                  <w:delText>否</w:delText>
                </w:r>
              </w:del>
            </w:ins>
          </w:p>
        </w:tc>
        <w:tc>
          <w:tcPr>
            <w:tcW w:w="2270" w:type="pct"/>
            <w:gridSpan w:val="6"/>
            <w:vAlign w:val="center"/>
            <w:tcPrChange w:id="8793" w:author="Kelly Tan" w:date="2026-07-08T11:15:00Z">
              <w:tcPr>
                <w:tcW w:w="2303" w:type="pct"/>
                <w:gridSpan w:val="9"/>
                <w:vAlign w:val="center"/>
              </w:tcPr>
            </w:tcPrChange>
          </w:tcPr>
          <w:p w14:paraId="62378952" w14:textId="763B2CE6" w:rsidR="005F457E" w:rsidDel="00964E30" w:rsidRDefault="00000000">
            <w:pPr>
              <w:widowControl/>
              <w:spacing w:after="0" w:line="240" w:lineRule="auto"/>
              <w:ind w:firstLineChars="0" w:firstLine="0"/>
              <w:textAlignment w:val="auto"/>
              <w:rPr>
                <w:ins w:id="8794" w:author="Kelly Tan" w:date="2026-07-08T11:13:00Z"/>
                <w:del w:id="8795" w:author="Si-yuan LIU" w:date="2026-07-24T14:26:00Z" w16du:dateUtc="2026-07-24T06:26:00Z"/>
                <w:color w:val="000000"/>
                <w:kern w:val="0"/>
                <w:sz w:val="21"/>
                <w:szCs w:val="21"/>
              </w:rPr>
            </w:pPr>
            <w:ins w:id="8796" w:author="Kelly Tan" w:date="2026-07-08T11:13:00Z">
              <w:del w:id="8797" w:author="Si-yuan LIU" w:date="2026-07-24T14:26:00Z" w16du:dateUtc="2026-07-24T06:26:00Z">
                <w:r w:rsidDel="00964E30">
                  <w:rPr>
                    <w:color w:val="000000"/>
                    <w:kern w:val="0"/>
                    <w:sz w:val="21"/>
                    <w:szCs w:val="21"/>
                    <w:lang w:val="en"/>
                  </w:rPr>
                  <w:delText>/</w:delText>
                </w:r>
              </w:del>
            </w:ins>
          </w:p>
        </w:tc>
        <w:tc>
          <w:tcPr>
            <w:tcW w:w="422" w:type="pct"/>
            <w:gridSpan w:val="2"/>
            <w:vAlign w:val="center"/>
            <w:tcPrChange w:id="8798" w:author="Kelly Tan" w:date="2026-07-08T11:15:00Z">
              <w:tcPr>
                <w:tcW w:w="562" w:type="pct"/>
                <w:gridSpan w:val="2"/>
                <w:vAlign w:val="center"/>
              </w:tcPr>
            </w:tcPrChange>
          </w:tcPr>
          <w:p w14:paraId="079C0062" w14:textId="5BDECF6F" w:rsidR="005F457E" w:rsidDel="00964E30" w:rsidRDefault="00000000">
            <w:pPr>
              <w:widowControl/>
              <w:spacing w:after="0" w:line="240" w:lineRule="auto"/>
              <w:ind w:firstLineChars="0" w:firstLine="0"/>
              <w:textAlignment w:val="auto"/>
              <w:rPr>
                <w:ins w:id="8799" w:author="Kelly Tan" w:date="2026-07-08T11:13:00Z"/>
                <w:del w:id="8800" w:author="Si-yuan LIU" w:date="2026-07-24T14:26:00Z" w16du:dateUtc="2026-07-24T06:26:00Z"/>
                <w:color w:val="000000"/>
                <w:kern w:val="0"/>
                <w:sz w:val="21"/>
                <w:szCs w:val="21"/>
              </w:rPr>
            </w:pPr>
            <w:ins w:id="8801" w:author="Kelly Tan" w:date="2026-07-08T11:13:00Z">
              <w:del w:id="8802" w:author="Si-yuan LIU" w:date="2026-07-24T14:26:00Z" w16du:dateUtc="2026-07-24T06:26:00Z">
                <w:r w:rsidDel="00964E30">
                  <w:rPr>
                    <w:color w:val="000000"/>
                    <w:kern w:val="0"/>
                    <w:sz w:val="21"/>
                    <w:szCs w:val="21"/>
                    <w:lang w:val="en"/>
                  </w:rPr>
                  <w:delText>/</w:delText>
                </w:r>
              </w:del>
            </w:ins>
          </w:p>
        </w:tc>
        <w:tc>
          <w:tcPr>
            <w:tcW w:w="421" w:type="pct"/>
            <w:gridSpan w:val="3"/>
            <w:vAlign w:val="center"/>
            <w:tcPrChange w:id="8803" w:author="Kelly Tan" w:date="2026-07-08T11:15:00Z">
              <w:tcPr>
                <w:tcW w:w="393" w:type="pct"/>
                <w:gridSpan w:val="5"/>
                <w:vAlign w:val="center"/>
              </w:tcPr>
            </w:tcPrChange>
          </w:tcPr>
          <w:p w14:paraId="06C7712B" w14:textId="6861BF81" w:rsidR="005F457E" w:rsidDel="00964E30" w:rsidRDefault="00000000">
            <w:pPr>
              <w:widowControl/>
              <w:spacing w:after="0" w:line="240" w:lineRule="auto"/>
              <w:ind w:firstLineChars="0" w:firstLine="0"/>
              <w:textAlignment w:val="auto"/>
              <w:rPr>
                <w:ins w:id="8804" w:author="Kelly Tan" w:date="2026-07-08T11:13:00Z"/>
                <w:del w:id="8805" w:author="Si-yuan LIU" w:date="2026-07-24T14:26:00Z" w16du:dateUtc="2026-07-24T06:26:00Z"/>
                <w:color w:val="000000"/>
                <w:kern w:val="0"/>
                <w:sz w:val="21"/>
                <w:szCs w:val="21"/>
              </w:rPr>
            </w:pPr>
            <w:ins w:id="8806" w:author="Kelly Tan" w:date="2026-07-08T11:13:00Z">
              <w:del w:id="8807" w:author="Si-yuan LIU" w:date="2026-07-24T14:26:00Z" w16du:dateUtc="2026-07-24T06:26:00Z">
                <w:r w:rsidDel="00964E30">
                  <w:rPr>
                    <w:color w:val="000000"/>
                    <w:kern w:val="0"/>
                    <w:sz w:val="21"/>
                    <w:szCs w:val="21"/>
                    <w:lang w:val="en"/>
                  </w:rPr>
                  <w:delText>/</w:delText>
                </w:r>
              </w:del>
            </w:ins>
          </w:p>
        </w:tc>
        <w:tc>
          <w:tcPr>
            <w:tcW w:w="414" w:type="pct"/>
            <w:gridSpan w:val="2"/>
            <w:vAlign w:val="center"/>
            <w:tcPrChange w:id="8808" w:author="Kelly Tan" w:date="2026-07-08T11:15:00Z">
              <w:tcPr>
                <w:tcW w:w="565" w:type="pct"/>
                <w:gridSpan w:val="5"/>
                <w:vAlign w:val="center"/>
              </w:tcPr>
            </w:tcPrChange>
          </w:tcPr>
          <w:p w14:paraId="2C4D2FA0" w14:textId="5E6B412C" w:rsidR="005F457E" w:rsidDel="00964E30" w:rsidRDefault="00000000">
            <w:pPr>
              <w:widowControl/>
              <w:spacing w:after="0" w:line="240" w:lineRule="auto"/>
              <w:ind w:firstLineChars="0" w:firstLine="0"/>
              <w:textAlignment w:val="auto"/>
              <w:rPr>
                <w:ins w:id="8809" w:author="Kelly Tan" w:date="2026-07-08T11:13:00Z"/>
                <w:del w:id="8810" w:author="Si-yuan LIU" w:date="2026-07-24T14:26:00Z" w16du:dateUtc="2026-07-24T06:26:00Z"/>
                <w:color w:val="000000"/>
                <w:kern w:val="0"/>
                <w:sz w:val="21"/>
                <w:szCs w:val="21"/>
              </w:rPr>
            </w:pPr>
            <w:ins w:id="8811" w:author="Kelly Tan" w:date="2026-07-08T11:13:00Z">
              <w:del w:id="8812" w:author="Si-yuan LIU" w:date="2026-07-24T14:26:00Z" w16du:dateUtc="2026-07-24T06:26:00Z">
                <w:r w:rsidDel="00964E30">
                  <w:rPr>
                    <w:color w:val="000000"/>
                    <w:kern w:val="0"/>
                    <w:sz w:val="21"/>
                    <w:szCs w:val="21"/>
                    <w:lang w:val="en"/>
                  </w:rPr>
                  <w:delText>/</w:delText>
                </w:r>
              </w:del>
            </w:ins>
          </w:p>
        </w:tc>
        <w:tc>
          <w:tcPr>
            <w:tcW w:w="441" w:type="pct"/>
            <w:gridSpan w:val="5"/>
            <w:vAlign w:val="center"/>
            <w:tcPrChange w:id="8813" w:author="Kelly Tan" w:date="2026-07-08T11:15:00Z">
              <w:tcPr>
                <w:tcW w:w="521" w:type="pct"/>
                <w:gridSpan w:val="7"/>
                <w:vAlign w:val="center"/>
              </w:tcPr>
            </w:tcPrChange>
          </w:tcPr>
          <w:p w14:paraId="2828DF06" w14:textId="24102802" w:rsidR="005F457E" w:rsidDel="00964E30" w:rsidRDefault="00000000">
            <w:pPr>
              <w:widowControl/>
              <w:spacing w:after="0" w:line="240" w:lineRule="auto"/>
              <w:ind w:firstLineChars="0" w:firstLine="0"/>
              <w:textAlignment w:val="auto"/>
              <w:rPr>
                <w:ins w:id="8814" w:author="Kelly Tan" w:date="2026-07-08T11:13:00Z"/>
                <w:del w:id="8815" w:author="Si-yuan LIU" w:date="2026-07-24T14:26:00Z" w16du:dateUtc="2026-07-24T06:26:00Z"/>
                <w:color w:val="000000"/>
                <w:kern w:val="0"/>
                <w:sz w:val="21"/>
                <w:szCs w:val="21"/>
              </w:rPr>
            </w:pPr>
            <w:ins w:id="8816" w:author="Kelly Tan" w:date="2026-07-08T11:13:00Z">
              <w:del w:id="8817" w:author="Si-yuan LIU" w:date="2026-07-24T14:26:00Z" w16du:dateUtc="2026-07-24T06:26:00Z">
                <w:r w:rsidDel="00964E30">
                  <w:rPr>
                    <w:color w:val="000000"/>
                    <w:kern w:val="0"/>
                    <w:sz w:val="21"/>
                    <w:szCs w:val="21"/>
                    <w:lang w:val="en"/>
                  </w:rPr>
                  <w:delText>/</w:delText>
                </w:r>
              </w:del>
            </w:ins>
          </w:p>
        </w:tc>
      </w:tr>
      <w:tr w:rsidR="005F457E" w:rsidDel="00964E30" w14:paraId="226D123D" w14:textId="66925443" w:rsidTr="005F457E">
        <w:trPr>
          <w:gridAfter w:val="2"/>
          <w:wAfter w:w="97" w:type="dxa"/>
          <w:trHeight w:val="290"/>
          <w:jc w:val="center"/>
          <w:ins w:id="8818" w:author="Kelly Tan" w:date="2026-07-08T11:13:00Z"/>
          <w:del w:id="8819" w:author="Si-yuan LIU" w:date="2026-07-24T14:26:00Z" w16du:dateUtc="2026-07-24T06:26:00Z"/>
          <w:trPrChange w:id="8820" w:author="Kelly Tan" w:date="2026-07-08T11:15:00Z">
            <w:trPr>
              <w:gridAfter w:val="2"/>
              <w:wAfter w:w="113" w:type="dxa"/>
              <w:trHeight w:val="290"/>
              <w:jc w:val="center"/>
            </w:trPr>
          </w:trPrChange>
        </w:trPr>
        <w:tc>
          <w:tcPr>
            <w:tcW w:w="356" w:type="pct"/>
            <w:vMerge w:val="restart"/>
            <w:vAlign w:val="center"/>
            <w:tcPrChange w:id="8821" w:author="Kelly Tan" w:date="2026-07-08T11:15:00Z">
              <w:tcPr>
                <w:tcW w:w="371" w:type="pct"/>
                <w:vMerge w:val="restart"/>
                <w:vAlign w:val="center"/>
              </w:tcPr>
            </w:tcPrChange>
          </w:tcPr>
          <w:p w14:paraId="0C976767" w14:textId="7EBC5E29" w:rsidR="005F457E" w:rsidDel="00964E30" w:rsidRDefault="00000000">
            <w:pPr>
              <w:widowControl/>
              <w:spacing w:after="0" w:line="240" w:lineRule="auto"/>
              <w:ind w:firstLineChars="0" w:firstLine="0"/>
              <w:jc w:val="left"/>
              <w:textAlignment w:val="auto"/>
              <w:rPr>
                <w:ins w:id="8822" w:author="Kelly Tan" w:date="2026-07-08T11:13:00Z"/>
                <w:del w:id="8823" w:author="Si-yuan LIU" w:date="2026-07-24T14:26:00Z" w16du:dateUtc="2026-07-24T06:26:00Z"/>
                <w:color w:val="000000"/>
                <w:kern w:val="0"/>
                <w:sz w:val="21"/>
                <w:szCs w:val="21"/>
              </w:rPr>
            </w:pPr>
            <w:ins w:id="8824" w:author="Kelly Tan" w:date="2026-07-08T11:13:00Z">
              <w:del w:id="8825" w:author="Si-yuan LIU" w:date="2026-07-24T14:26:00Z" w16du:dateUtc="2026-07-24T06:26:00Z">
                <w:r w:rsidDel="00964E30">
                  <w:rPr>
                    <w:rFonts w:hint="eastAsia"/>
                    <w:color w:val="000000"/>
                    <w:kern w:val="0"/>
                    <w:sz w:val="21"/>
                    <w:szCs w:val="21"/>
                  </w:rPr>
                  <w:delText>股权转让</w:delText>
                </w:r>
              </w:del>
            </w:ins>
          </w:p>
        </w:tc>
        <w:tc>
          <w:tcPr>
            <w:tcW w:w="4644" w:type="pct"/>
            <w:gridSpan w:val="21"/>
            <w:vAlign w:val="center"/>
            <w:tcPrChange w:id="8826" w:author="Kelly Tan" w:date="2026-07-08T11:15:00Z">
              <w:tcPr>
                <w:tcW w:w="4629" w:type="pct"/>
                <w:gridSpan w:val="33"/>
                <w:vAlign w:val="center"/>
              </w:tcPr>
            </w:tcPrChange>
          </w:tcPr>
          <w:p w14:paraId="276680EF" w14:textId="0E9E3635" w:rsidR="005F457E" w:rsidDel="00964E30" w:rsidRDefault="00000000">
            <w:pPr>
              <w:widowControl/>
              <w:spacing w:after="0" w:line="240" w:lineRule="auto"/>
              <w:ind w:firstLineChars="0" w:firstLine="0"/>
              <w:textAlignment w:val="auto"/>
              <w:rPr>
                <w:ins w:id="8827" w:author="Kelly Tan" w:date="2026-07-08T11:13:00Z"/>
                <w:del w:id="8828" w:author="Si-yuan LIU" w:date="2026-07-24T14:26:00Z" w16du:dateUtc="2026-07-24T06:26:00Z"/>
                <w:color w:val="000000"/>
                <w:kern w:val="0"/>
                <w:sz w:val="21"/>
                <w:szCs w:val="21"/>
              </w:rPr>
            </w:pPr>
            <w:ins w:id="8829" w:author="Kelly Tan" w:date="2026-07-08T11:13:00Z">
              <w:del w:id="8830" w:author="Si-yuan LIU" w:date="2026-07-24T14:26:00Z" w16du:dateUtc="2026-07-24T06:26:00Z">
                <w:r w:rsidDel="00964E30">
                  <w:rPr>
                    <w:rFonts w:hint="eastAsia"/>
                    <w:color w:val="000000"/>
                    <w:kern w:val="0"/>
                    <w:sz w:val="21"/>
                    <w:szCs w:val="21"/>
                  </w:rPr>
                  <w:delText>6</w:delText>
                </w:r>
                <w:r w:rsidDel="00964E30">
                  <w:rPr>
                    <w:rFonts w:hint="eastAsia"/>
                    <w:color w:val="000000"/>
                    <w:kern w:val="0"/>
                    <w:sz w:val="21"/>
                    <w:szCs w:val="21"/>
                  </w:rPr>
                  <w:delText>、</w:delText>
                </w:r>
                <w:r w:rsidDel="00964E30">
                  <w:rPr>
                    <w:rFonts w:hint="eastAsia"/>
                    <w:color w:val="000000"/>
                    <w:kern w:val="0"/>
                    <w:sz w:val="21"/>
                    <w:szCs w:val="21"/>
                  </w:rPr>
                  <w:delText>SPV</w:delText>
                </w:r>
                <w:r w:rsidDel="00964E30">
                  <w:rPr>
                    <w:rFonts w:hint="eastAsia"/>
                    <w:color w:val="000000"/>
                    <w:kern w:val="0"/>
                    <w:sz w:val="21"/>
                    <w:szCs w:val="21"/>
                  </w:rPr>
                  <w:delText>向南方资本转让奥融科技股权</w:delText>
                </w:r>
              </w:del>
            </w:ins>
          </w:p>
        </w:tc>
      </w:tr>
      <w:tr w:rsidR="005F457E" w:rsidDel="00964E30" w14:paraId="71A02ADE" w14:textId="0C6A73F3" w:rsidTr="005F457E">
        <w:trPr>
          <w:gridAfter w:val="2"/>
          <w:wAfter w:w="97" w:type="dxa"/>
          <w:trHeight w:val="290"/>
          <w:jc w:val="center"/>
          <w:ins w:id="8831" w:author="Kelly Tan" w:date="2026-07-08T11:13:00Z"/>
          <w:del w:id="8832" w:author="Si-yuan LIU" w:date="2026-07-24T14:26:00Z" w16du:dateUtc="2026-07-24T06:26:00Z"/>
          <w:trPrChange w:id="8833" w:author="Kelly Tan" w:date="2026-07-08T11:15:00Z">
            <w:trPr>
              <w:gridAfter w:val="2"/>
              <w:wAfter w:w="113" w:type="dxa"/>
              <w:trHeight w:val="290"/>
              <w:jc w:val="center"/>
            </w:trPr>
          </w:trPrChange>
        </w:trPr>
        <w:tc>
          <w:tcPr>
            <w:tcW w:w="356" w:type="pct"/>
            <w:vMerge/>
            <w:vAlign w:val="center"/>
            <w:tcPrChange w:id="8834" w:author="Kelly Tan" w:date="2026-07-08T11:15:00Z">
              <w:tcPr>
                <w:tcW w:w="371" w:type="pct"/>
                <w:vMerge/>
                <w:vAlign w:val="center"/>
              </w:tcPr>
            </w:tcPrChange>
          </w:tcPr>
          <w:p w14:paraId="4D617797" w14:textId="16B77359" w:rsidR="005F457E" w:rsidDel="00964E30" w:rsidRDefault="005F457E">
            <w:pPr>
              <w:widowControl/>
              <w:spacing w:after="0" w:line="240" w:lineRule="auto"/>
              <w:ind w:firstLineChars="0" w:firstLine="0"/>
              <w:jc w:val="left"/>
              <w:textAlignment w:val="auto"/>
              <w:rPr>
                <w:ins w:id="8835" w:author="Kelly Tan" w:date="2026-07-08T11:13:00Z"/>
                <w:del w:id="8836" w:author="Si-yuan LIU" w:date="2026-07-24T14:26:00Z" w16du:dateUtc="2026-07-24T06:26:00Z"/>
                <w:color w:val="000000"/>
                <w:kern w:val="0"/>
                <w:sz w:val="21"/>
                <w:szCs w:val="21"/>
              </w:rPr>
            </w:pPr>
          </w:p>
        </w:tc>
        <w:tc>
          <w:tcPr>
            <w:tcW w:w="167" w:type="pct"/>
            <w:gridSpan w:val="2"/>
            <w:vAlign w:val="center"/>
            <w:tcPrChange w:id="8837" w:author="Kelly Tan" w:date="2026-07-08T11:15:00Z">
              <w:tcPr>
                <w:tcW w:w="152" w:type="pct"/>
                <w:gridSpan w:val="3"/>
                <w:vAlign w:val="center"/>
              </w:tcPr>
            </w:tcPrChange>
          </w:tcPr>
          <w:p w14:paraId="2F35B5FF" w14:textId="630CF0B3" w:rsidR="005F457E" w:rsidDel="00964E30" w:rsidRDefault="00000000">
            <w:pPr>
              <w:widowControl/>
              <w:spacing w:after="0" w:line="240" w:lineRule="auto"/>
              <w:ind w:firstLineChars="0" w:firstLine="0"/>
              <w:jc w:val="center"/>
              <w:textAlignment w:val="auto"/>
              <w:rPr>
                <w:ins w:id="8838" w:author="Kelly Tan" w:date="2026-07-08T11:13:00Z"/>
                <w:del w:id="8839" w:author="Si-yuan LIU" w:date="2026-07-24T14:26:00Z" w16du:dateUtc="2026-07-24T06:26:00Z"/>
                <w:color w:val="000000"/>
                <w:kern w:val="0"/>
                <w:sz w:val="21"/>
                <w:szCs w:val="21"/>
              </w:rPr>
            </w:pPr>
            <w:ins w:id="8840" w:author="Kelly Tan" w:date="2026-07-08T11:13:00Z">
              <w:del w:id="8841" w:author="Si-yuan LIU" w:date="2026-07-24T14:26:00Z" w16du:dateUtc="2026-07-24T06:26:00Z">
                <w:r w:rsidDel="00964E30">
                  <w:rPr>
                    <w:rFonts w:hint="eastAsia"/>
                    <w:color w:val="000000"/>
                    <w:kern w:val="0"/>
                    <w:sz w:val="21"/>
                    <w:szCs w:val="21"/>
                  </w:rPr>
                  <w:delText>企业所得税</w:delText>
                </w:r>
              </w:del>
            </w:ins>
          </w:p>
        </w:tc>
        <w:tc>
          <w:tcPr>
            <w:tcW w:w="509" w:type="pct"/>
            <w:vAlign w:val="center"/>
            <w:tcPrChange w:id="8842" w:author="Kelly Tan" w:date="2026-07-08T11:15:00Z">
              <w:tcPr>
                <w:tcW w:w="132" w:type="pct"/>
                <w:gridSpan w:val="2"/>
                <w:vAlign w:val="center"/>
              </w:tcPr>
            </w:tcPrChange>
          </w:tcPr>
          <w:p w14:paraId="3A93BED2" w14:textId="3F58383C" w:rsidR="005F457E" w:rsidDel="00964E30" w:rsidRDefault="00000000">
            <w:pPr>
              <w:widowControl/>
              <w:spacing w:after="0" w:line="240" w:lineRule="auto"/>
              <w:ind w:firstLineChars="0" w:firstLine="0"/>
              <w:textAlignment w:val="auto"/>
              <w:rPr>
                <w:ins w:id="8843" w:author="Kelly Tan" w:date="2026-07-08T11:13:00Z"/>
                <w:del w:id="8844" w:author="Si-yuan LIU" w:date="2026-07-24T14:26:00Z" w16du:dateUtc="2026-07-24T06:26:00Z"/>
                <w:color w:val="000000"/>
                <w:kern w:val="0"/>
                <w:sz w:val="21"/>
                <w:szCs w:val="21"/>
              </w:rPr>
            </w:pPr>
            <w:ins w:id="8845" w:author="Kelly Tan" w:date="2026-07-08T11:13:00Z">
              <w:del w:id="8846" w:author="Si-yuan LIU" w:date="2026-07-24T14:26:00Z" w16du:dateUtc="2026-07-24T06:26:00Z">
                <w:r w:rsidDel="00964E30">
                  <w:rPr>
                    <w:rFonts w:hint="eastAsia"/>
                    <w:color w:val="000000"/>
                    <w:kern w:val="0"/>
                    <w:sz w:val="21"/>
                    <w:szCs w:val="21"/>
                    <w:lang w:val="en"/>
                  </w:rPr>
                  <w:delText>是</w:delText>
                </w:r>
              </w:del>
            </w:ins>
          </w:p>
        </w:tc>
        <w:tc>
          <w:tcPr>
            <w:tcW w:w="2270" w:type="pct"/>
            <w:gridSpan w:val="6"/>
            <w:vAlign w:val="center"/>
            <w:tcPrChange w:id="8847" w:author="Kelly Tan" w:date="2026-07-08T11:15:00Z">
              <w:tcPr>
                <w:tcW w:w="2303" w:type="pct"/>
                <w:gridSpan w:val="9"/>
                <w:vAlign w:val="center"/>
              </w:tcPr>
            </w:tcPrChange>
          </w:tcPr>
          <w:p w14:paraId="510C4732" w14:textId="2DCAD5AA" w:rsidR="005F457E" w:rsidDel="00964E30" w:rsidRDefault="00000000">
            <w:pPr>
              <w:widowControl/>
              <w:spacing w:after="0" w:line="240" w:lineRule="auto"/>
              <w:ind w:firstLineChars="0" w:firstLine="0"/>
              <w:textAlignment w:val="auto"/>
              <w:rPr>
                <w:ins w:id="8848" w:author="Kelly Tan" w:date="2026-07-08T11:13:00Z"/>
                <w:del w:id="8849" w:author="Si-yuan LIU" w:date="2026-07-24T14:26:00Z" w16du:dateUtc="2026-07-24T06:26:00Z"/>
                <w:color w:val="000000"/>
                <w:kern w:val="0"/>
                <w:sz w:val="21"/>
                <w:szCs w:val="21"/>
                <w:lang w:val="en"/>
              </w:rPr>
            </w:pPr>
            <w:ins w:id="8850" w:author="Kelly Tan" w:date="2026-07-08T11:13:00Z">
              <w:del w:id="8851" w:author="Si-yuan LIU" w:date="2026-07-24T14:26:00Z" w16du:dateUtc="2026-07-24T06:26:00Z">
                <w:r w:rsidDel="00964E30">
                  <w:rPr>
                    <w:rFonts w:hint="eastAsia"/>
                    <w:color w:val="000000"/>
                    <w:kern w:val="0"/>
                    <w:sz w:val="21"/>
                    <w:szCs w:val="21"/>
                  </w:rPr>
                  <w:delText>SPV</w:delText>
                </w:r>
                <w:r w:rsidDel="00964E30">
                  <w:rPr>
                    <w:rFonts w:hint="eastAsia"/>
                    <w:color w:val="000000"/>
                    <w:kern w:val="0"/>
                    <w:sz w:val="21"/>
                    <w:szCs w:val="21"/>
                  </w:rPr>
                  <w:delText>向南方资本转让奥融科技股权</w:delText>
                </w:r>
                <w:r w:rsidDel="00964E30">
                  <w:rPr>
                    <w:rFonts w:hint="eastAsia"/>
                    <w:color w:val="000000"/>
                    <w:kern w:val="0"/>
                    <w:sz w:val="21"/>
                    <w:szCs w:val="21"/>
                    <w:lang w:val="en"/>
                  </w:rPr>
                  <w:delText>，需确认股权转让的所得额，计入股权转让当年的应纳税所得额，本次转让间隔时间较短，股权未产生溢价</w:delText>
                </w:r>
              </w:del>
            </w:ins>
          </w:p>
          <w:p w14:paraId="5F1418E3" w14:textId="46D8A3C5" w:rsidR="005F457E" w:rsidDel="00964E30" w:rsidRDefault="00000000">
            <w:pPr>
              <w:widowControl/>
              <w:spacing w:after="0" w:line="240" w:lineRule="auto"/>
              <w:ind w:firstLineChars="0" w:firstLine="0"/>
              <w:textAlignment w:val="auto"/>
              <w:rPr>
                <w:ins w:id="8852" w:author="Kelly Tan" w:date="2026-07-08T11:13:00Z"/>
                <w:del w:id="8853" w:author="Si-yuan LIU" w:date="2026-07-24T14:26:00Z" w16du:dateUtc="2026-07-24T06:26:00Z"/>
                <w:color w:val="000000"/>
                <w:kern w:val="0"/>
                <w:sz w:val="21"/>
                <w:szCs w:val="21"/>
                <w:lang w:val="en"/>
              </w:rPr>
            </w:pPr>
            <w:ins w:id="8854" w:author="Kelly Tan" w:date="2026-07-08T11:13:00Z">
              <w:del w:id="8855" w:author="Si-yuan LIU" w:date="2026-07-24T14:26:00Z" w16du:dateUtc="2026-07-24T06:26:00Z">
                <w:r w:rsidDel="00964E30">
                  <w:rPr>
                    <w:color w:val="000000"/>
                    <w:kern w:val="0"/>
                    <w:sz w:val="21"/>
                    <w:szCs w:val="21"/>
                    <w:lang w:val="en"/>
                  </w:rPr>
                  <w:delText>中华人民共和国企业所得税法</w:delText>
                </w:r>
              </w:del>
            </w:ins>
          </w:p>
          <w:p w14:paraId="210BA07F" w14:textId="737109C6" w:rsidR="005F457E" w:rsidDel="00964E30" w:rsidRDefault="00000000">
            <w:pPr>
              <w:widowControl/>
              <w:spacing w:after="0" w:line="240" w:lineRule="auto"/>
              <w:ind w:firstLineChars="0" w:firstLine="0"/>
              <w:textAlignment w:val="auto"/>
              <w:rPr>
                <w:ins w:id="8856" w:author="Kelly Tan" w:date="2026-07-08T11:13:00Z"/>
                <w:del w:id="8857" w:author="Si-yuan LIU" w:date="2026-07-24T14:26:00Z" w16du:dateUtc="2026-07-24T06:26:00Z"/>
                <w:color w:val="000000"/>
                <w:kern w:val="0"/>
                <w:sz w:val="21"/>
                <w:szCs w:val="21"/>
                <w:lang w:val="en"/>
              </w:rPr>
            </w:pPr>
            <w:ins w:id="8858" w:author="Kelly Tan" w:date="2026-07-08T11:13:00Z">
              <w:del w:id="8859" w:author="Si-yuan LIU" w:date="2026-07-24T14:26:00Z" w16du:dateUtc="2026-07-24T06:26:00Z">
                <w:r w:rsidDel="00964E30">
                  <w:rPr>
                    <w:rFonts w:hint="eastAsia"/>
                    <w:color w:val="000000"/>
                    <w:kern w:val="0"/>
                    <w:sz w:val="21"/>
                    <w:szCs w:val="21"/>
                    <w:lang w:val="en"/>
                  </w:rPr>
                  <w:delText>计算公式：</w:delText>
                </w:r>
              </w:del>
            </w:ins>
          </w:p>
          <w:p w14:paraId="5618EE6B" w14:textId="02661032" w:rsidR="005F457E" w:rsidDel="00964E30" w:rsidRDefault="00000000">
            <w:pPr>
              <w:widowControl/>
              <w:spacing w:after="0" w:line="240" w:lineRule="auto"/>
              <w:ind w:firstLineChars="0" w:firstLine="0"/>
              <w:textAlignment w:val="auto"/>
              <w:rPr>
                <w:ins w:id="8860" w:author="Kelly Tan" w:date="2026-07-08T11:13:00Z"/>
                <w:del w:id="8861" w:author="Si-yuan LIU" w:date="2026-07-24T14:26:00Z" w16du:dateUtc="2026-07-24T06:26:00Z"/>
                <w:color w:val="000000"/>
                <w:kern w:val="0"/>
                <w:sz w:val="21"/>
                <w:szCs w:val="21"/>
              </w:rPr>
            </w:pPr>
            <w:ins w:id="8862" w:author="Kelly Tan" w:date="2026-07-08T11:13:00Z">
              <w:del w:id="8863" w:author="Si-yuan LIU" w:date="2026-07-24T14:26:00Z" w16du:dateUtc="2026-07-24T06:26:00Z">
                <w:r w:rsidDel="00964E30">
                  <w:rPr>
                    <w:color w:val="000000"/>
                    <w:kern w:val="0"/>
                    <w:sz w:val="21"/>
                    <w:szCs w:val="21"/>
                    <w:lang w:val="en"/>
                  </w:rPr>
                  <w:delText>当期应纳税额</w:delText>
                </w:r>
                <w:r w:rsidDel="00964E30">
                  <w:rPr>
                    <w:color w:val="000000"/>
                    <w:kern w:val="0"/>
                    <w:sz w:val="21"/>
                    <w:szCs w:val="21"/>
                    <w:lang w:val="en"/>
                  </w:rPr>
                  <w:delText>=</w:delText>
                </w:r>
                <w:r w:rsidDel="00964E30">
                  <w:rPr>
                    <w:rFonts w:hint="eastAsia"/>
                    <w:color w:val="000000"/>
                    <w:kern w:val="0"/>
                    <w:sz w:val="21"/>
                    <w:szCs w:val="21"/>
                    <w:lang w:val="en"/>
                  </w:rPr>
                  <w:delText>（股权转让收入</w:delText>
                </w:r>
                <w:r w:rsidDel="00964E30">
                  <w:rPr>
                    <w:rFonts w:hint="eastAsia"/>
                    <w:color w:val="000000"/>
                    <w:kern w:val="0"/>
                    <w:sz w:val="21"/>
                    <w:szCs w:val="21"/>
                  </w:rPr>
                  <w:delText>181,562.69</w:delText>
                </w:r>
                <w:r w:rsidDel="00964E30">
                  <w:rPr>
                    <w:rFonts w:hint="eastAsia"/>
                    <w:color w:val="000000"/>
                    <w:kern w:val="0"/>
                    <w:sz w:val="21"/>
                    <w:szCs w:val="21"/>
                    <w:lang w:val="en"/>
                  </w:rPr>
                  <w:delText>万元</w:delText>
                </w:r>
                <w:r w:rsidDel="00964E30">
                  <w:rPr>
                    <w:color w:val="000000"/>
                    <w:kern w:val="0"/>
                    <w:sz w:val="21"/>
                    <w:szCs w:val="21"/>
                    <w:lang w:val="en"/>
                  </w:rPr>
                  <w:delText>-</w:delText>
                </w:r>
                <w:r w:rsidDel="00964E30">
                  <w:rPr>
                    <w:rFonts w:hint="eastAsia"/>
                    <w:color w:val="000000"/>
                    <w:kern w:val="0"/>
                    <w:sz w:val="21"/>
                    <w:szCs w:val="21"/>
                    <w:lang w:val="en"/>
                  </w:rPr>
                  <w:delText>计税基础</w:delText>
                </w:r>
                <w:r w:rsidDel="00964E30">
                  <w:rPr>
                    <w:rFonts w:hint="eastAsia"/>
                    <w:color w:val="000000"/>
                    <w:kern w:val="0"/>
                    <w:sz w:val="21"/>
                    <w:szCs w:val="21"/>
                  </w:rPr>
                  <w:delText>181,562.69</w:delText>
                </w:r>
                <w:r w:rsidDel="00964E30">
                  <w:rPr>
                    <w:rFonts w:hint="eastAsia"/>
                    <w:color w:val="000000"/>
                    <w:kern w:val="0"/>
                    <w:sz w:val="21"/>
                    <w:szCs w:val="21"/>
                    <w:lang w:val="en"/>
                  </w:rPr>
                  <w:delText>万元）</w:delText>
                </w:r>
                <w:r w:rsidDel="00964E30">
                  <w:rPr>
                    <w:color w:val="000000"/>
                    <w:kern w:val="0"/>
                    <w:sz w:val="21"/>
                    <w:szCs w:val="21"/>
                    <w:lang w:val="en"/>
                  </w:rPr>
                  <w:delText>*25%=</w:delText>
                </w:r>
                <w:r w:rsidDel="00964E30">
                  <w:rPr>
                    <w:rFonts w:hint="eastAsia"/>
                    <w:color w:val="000000"/>
                    <w:kern w:val="0"/>
                    <w:sz w:val="21"/>
                    <w:szCs w:val="21"/>
                  </w:rPr>
                  <w:delText>0</w:delText>
                </w:r>
                <w:r w:rsidDel="00964E30">
                  <w:rPr>
                    <w:rFonts w:hint="eastAsia"/>
                    <w:color w:val="000000"/>
                    <w:kern w:val="0"/>
                    <w:sz w:val="21"/>
                    <w:szCs w:val="21"/>
                    <w:lang w:val="en"/>
                  </w:rPr>
                  <w:delText>万元</w:delText>
                </w:r>
              </w:del>
            </w:ins>
          </w:p>
        </w:tc>
        <w:tc>
          <w:tcPr>
            <w:tcW w:w="422" w:type="pct"/>
            <w:gridSpan w:val="2"/>
            <w:vAlign w:val="center"/>
            <w:tcPrChange w:id="8864" w:author="Kelly Tan" w:date="2026-07-08T11:15:00Z">
              <w:tcPr>
                <w:tcW w:w="562" w:type="pct"/>
                <w:gridSpan w:val="2"/>
                <w:vAlign w:val="center"/>
              </w:tcPr>
            </w:tcPrChange>
          </w:tcPr>
          <w:p w14:paraId="157F6740" w14:textId="1DED1428" w:rsidR="005F457E" w:rsidDel="00964E30" w:rsidRDefault="00000000">
            <w:pPr>
              <w:widowControl/>
              <w:spacing w:after="0" w:line="240" w:lineRule="auto"/>
              <w:ind w:firstLineChars="0" w:firstLine="0"/>
              <w:textAlignment w:val="auto"/>
              <w:rPr>
                <w:ins w:id="8865" w:author="Kelly Tan" w:date="2026-07-08T11:13:00Z"/>
                <w:del w:id="8866" w:author="Si-yuan LIU" w:date="2026-07-24T14:26:00Z" w16du:dateUtc="2026-07-24T06:26:00Z"/>
                <w:color w:val="000000"/>
                <w:kern w:val="0"/>
                <w:sz w:val="21"/>
                <w:szCs w:val="21"/>
              </w:rPr>
            </w:pPr>
            <w:ins w:id="8867" w:author="Kelly Tan" w:date="2026-07-08T11:13:00Z">
              <w:del w:id="8868" w:author="Si-yuan LIU" w:date="2026-07-24T14:26:00Z" w16du:dateUtc="2026-07-24T06:26:00Z">
                <w:r w:rsidDel="00964E30">
                  <w:rPr>
                    <w:rFonts w:hint="eastAsia"/>
                    <w:color w:val="000000"/>
                    <w:kern w:val="0"/>
                    <w:sz w:val="21"/>
                    <w:szCs w:val="21"/>
                  </w:rPr>
                  <w:delText>0</w:delText>
                </w:r>
              </w:del>
            </w:ins>
          </w:p>
        </w:tc>
        <w:tc>
          <w:tcPr>
            <w:tcW w:w="421" w:type="pct"/>
            <w:gridSpan w:val="3"/>
            <w:vAlign w:val="center"/>
            <w:tcPrChange w:id="8869" w:author="Kelly Tan" w:date="2026-07-08T11:15:00Z">
              <w:tcPr>
                <w:tcW w:w="393" w:type="pct"/>
                <w:gridSpan w:val="5"/>
                <w:vAlign w:val="center"/>
              </w:tcPr>
            </w:tcPrChange>
          </w:tcPr>
          <w:p w14:paraId="53A8B6B3" w14:textId="2F3A0234" w:rsidR="005F457E" w:rsidDel="00964E30" w:rsidRDefault="00000000">
            <w:pPr>
              <w:widowControl/>
              <w:spacing w:after="0" w:line="240" w:lineRule="auto"/>
              <w:ind w:firstLineChars="0" w:firstLine="0"/>
              <w:textAlignment w:val="auto"/>
              <w:rPr>
                <w:ins w:id="8870" w:author="Kelly Tan" w:date="2026-07-08T11:13:00Z"/>
                <w:del w:id="8871" w:author="Si-yuan LIU" w:date="2026-07-24T14:26:00Z" w16du:dateUtc="2026-07-24T06:26:00Z"/>
                <w:color w:val="000000"/>
                <w:kern w:val="0"/>
                <w:sz w:val="21"/>
                <w:szCs w:val="21"/>
              </w:rPr>
            </w:pPr>
            <w:ins w:id="8872" w:author="Kelly Tan" w:date="2026-07-08T11:13:00Z">
              <w:del w:id="8873" w:author="Si-yuan LIU" w:date="2026-07-24T14:26:00Z" w16du:dateUtc="2026-07-24T06:26:00Z">
                <w:r w:rsidDel="00964E30">
                  <w:rPr>
                    <w:rFonts w:hint="eastAsia"/>
                    <w:color w:val="000000"/>
                    <w:kern w:val="0"/>
                    <w:sz w:val="21"/>
                    <w:szCs w:val="21"/>
                  </w:rPr>
                  <w:delText>/</w:delText>
                </w:r>
              </w:del>
            </w:ins>
          </w:p>
        </w:tc>
        <w:tc>
          <w:tcPr>
            <w:tcW w:w="414" w:type="pct"/>
            <w:gridSpan w:val="2"/>
            <w:vAlign w:val="center"/>
            <w:tcPrChange w:id="8874" w:author="Kelly Tan" w:date="2026-07-08T11:15:00Z">
              <w:tcPr>
                <w:tcW w:w="565" w:type="pct"/>
                <w:gridSpan w:val="5"/>
                <w:vAlign w:val="center"/>
              </w:tcPr>
            </w:tcPrChange>
          </w:tcPr>
          <w:p w14:paraId="0A75D091" w14:textId="660094E2" w:rsidR="005F457E" w:rsidDel="00964E30" w:rsidRDefault="00000000">
            <w:pPr>
              <w:widowControl/>
              <w:spacing w:after="0" w:line="240" w:lineRule="auto"/>
              <w:ind w:firstLineChars="0" w:firstLine="0"/>
              <w:textAlignment w:val="auto"/>
              <w:rPr>
                <w:ins w:id="8875" w:author="Kelly Tan" w:date="2026-07-08T11:13:00Z"/>
                <w:del w:id="8876" w:author="Si-yuan LIU" w:date="2026-07-24T14:26:00Z" w16du:dateUtc="2026-07-24T06:26:00Z"/>
                <w:color w:val="000000"/>
                <w:kern w:val="0"/>
                <w:sz w:val="21"/>
                <w:szCs w:val="21"/>
              </w:rPr>
            </w:pPr>
            <w:ins w:id="8877" w:author="Kelly Tan" w:date="2026-07-08T11:13:00Z">
              <w:del w:id="8878" w:author="Si-yuan LIU" w:date="2026-07-24T14:26:00Z" w16du:dateUtc="2026-07-24T06:26:00Z">
                <w:r w:rsidDel="00964E30">
                  <w:rPr>
                    <w:rFonts w:hint="eastAsia"/>
                    <w:color w:val="000000"/>
                    <w:kern w:val="0"/>
                    <w:sz w:val="21"/>
                    <w:szCs w:val="21"/>
                  </w:rPr>
                  <w:delText>国家税务总局广州市南沙区税务局</w:delText>
                </w:r>
              </w:del>
            </w:ins>
          </w:p>
        </w:tc>
        <w:tc>
          <w:tcPr>
            <w:tcW w:w="441" w:type="pct"/>
            <w:gridSpan w:val="5"/>
            <w:vAlign w:val="center"/>
            <w:tcPrChange w:id="8879" w:author="Kelly Tan" w:date="2026-07-08T11:15:00Z">
              <w:tcPr>
                <w:tcW w:w="521" w:type="pct"/>
                <w:gridSpan w:val="7"/>
                <w:vAlign w:val="center"/>
              </w:tcPr>
            </w:tcPrChange>
          </w:tcPr>
          <w:p w14:paraId="64CEEE7D" w14:textId="5BE8C8C1" w:rsidR="005F457E" w:rsidDel="00964E30" w:rsidRDefault="00000000">
            <w:pPr>
              <w:widowControl/>
              <w:spacing w:after="0" w:line="240" w:lineRule="auto"/>
              <w:ind w:firstLineChars="0" w:firstLine="0"/>
              <w:textAlignment w:val="auto"/>
              <w:rPr>
                <w:ins w:id="8880" w:author="Kelly Tan" w:date="2026-07-08T11:13:00Z"/>
                <w:del w:id="8881" w:author="Si-yuan LIU" w:date="2026-07-24T14:26:00Z" w16du:dateUtc="2026-07-24T06:26:00Z"/>
                <w:color w:val="000000"/>
                <w:kern w:val="0"/>
                <w:sz w:val="21"/>
                <w:szCs w:val="21"/>
              </w:rPr>
            </w:pPr>
            <w:ins w:id="8882" w:author="Kelly Tan" w:date="2026-07-08T11:13:00Z">
              <w:del w:id="8883" w:author="Si-yuan LIU" w:date="2026-07-24T14:26:00Z" w16du:dateUtc="2026-07-24T06:26:00Z">
                <w:r w:rsidDel="00964E30">
                  <w:rPr>
                    <w:rFonts w:hint="eastAsia"/>
                    <w:color w:val="000000"/>
                    <w:kern w:val="0"/>
                    <w:sz w:val="21"/>
                    <w:szCs w:val="21"/>
                  </w:rPr>
                  <w:delText>SPV</w:delText>
                </w:r>
              </w:del>
            </w:ins>
          </w:p>
        </w:tc>
      </w:tr>
      <w:tr w:rsidR="005F457E" w:rsidDel="00964E30" w14:paraId="2D70D4C0" w14:textId="1AA20C81" w:rsidTr="005F457E">
        <w:trPr>
          <w:gridAfter w:val="2"/>
          <w:wAfter w:w="97" w:type="dxa"/>
          <w:trHeight w:val="290"/>
          <w:jc w:val="center"/>
          <w:ins w:id="8884" w:author="Kelly Tan" w:date="2026-07-08T11:13:00Z"/>
          <w:del w:id="8885" w:author="Si-yuan LIU" w:date="2026-07-24T14:26:00Z" w16du:dateUtc="2026-07-24T06:26:00Z"/>
          <w:trPrChange w:id="8886" w:author="Kelly Tan" w:date="2026-07-08T11:15:00Z">
            <w:trPr>
              <w:gridAfter w:val="2"/>
              <w:wAfter w:w="113" w:type="dxa"/>
              <w:trHeight w:val="290"/>
              <w:jc w:val="center"/>
            </w:trPr>
          </w:trPrChange>
        </w:trPr>
        <w:tc>
          <w:tcPr>
            <w:tcW w:w="356" w:type="pct"/>
            <w:vMerge/>
            <w:vAlign w:val="center"/>
            <w:tcPrChange w:id="8887" w:author="Kelly Tan" w:date="2026-07-08T11:15:00Z">
              <w:tcPr>
                <w:tcW w:w="371" w:type="pct"/>
                <w:vMerge/>
                <w:vAlign w:val="center"/>
              </w:tcPr>
            </w:tcPrChange>
          </w:tcPr>
          <w:p w14:paraId="28997159" w14:textId="6AEEF0F7" w:rsidR="005F457E" w:rsidDel="00964E30" w:rsidRDefault="005F457E">
            <w:pPr>
              <w:widowControl/>
              <w:spacing w:after="0" w:line="240" w:lineRule="auto"/>
              <w:ind w:firstLineChars="0" w:firstLine="0"/>
              <w:jc w:val="left"/>
              <w:textAlignment w:val="auto"/>
              <w:rPr>
                <w:ins w:id="8888" w:author="Kelly Tan" w:date="2026-07-08T11:13:00Z"/>
                <w:del w:id="8889" w:author="Si-yuan LIU" w:date="2026-07-24T14:26:00Z" w16du:dateUtc="2026-07-24T06:26:00Z"/>
                <w:color w:val="000000"/>
                <w:kern w:val="0"/>
                <w:sz w:val="21"/>
                <w:szCs w:val="21"/>
              </w:rPr>
            </w:pPr>
          </w:p>
        </w:tc>
        <w:tc>
          <w:tcPr>
            <w:tcW w:w="167" w:type="pct"/>
            <w:gridSpan w:val="2"/>
            <w:vAlign w:val="center"/>
            <w:tcPrChange w:id="8890" w:author="Kelly Tan" w:date="2026-07-08T11:15:00Z">
              <w:tcPr>
                <w:tcW w:w="152" w:type="pct"/>
                <w:gridSpan w:val="3"/>
                <w:vAlign w:val="center"/>
              </w:tcPr>
            </w:tcPrChange>
          </w:tcPr>
          <w:p w14:paraId="219E2FFC" w14:textId="521D11A9" w:rsidR="005F457E" w:rsidDel="00964E30" w:rsidRDefault="00000000">
            <w:pPr>
              <w:widowControl/>
              <w:spacing w:after="0" w:line="240" w:lineRule="auto"/>
              <w:ind w:firstLineChars="0" w:firstLine="0"/>
              <w:jc w:val="center"/>
              <w:textAlignment w:val="auto"/>
              <w:rPr>
                <w:ins w:id="8891" w:author="Kelly Tan" w:date="2026-07-08T11:13:00Z"/>
                <w:del w:id="8892" w:author="Si-yuan LIU" w:date="2026-07-24T14:26:00Z" w16du:dateUtc="2026-07-24T06:26:00Z"/>
                <w:color w:val="000000"/>
                <w:kern w:val="0"/>
                <w:sz w:val="21"/>
                <w:szCs w:val="21"/>
              </w:rPr>
            </w:pPr>
            <w:ins w:id="8893" w:author="Kelly Tan" w:date="2026-07-08T11:13:00Z">
              <w:del w:id="8894" w:author="Si-yuan LIU" w:date="2026-07-24T14:26:00Z" w16du:dateUtc="2026-07-24T06:26:00Z">
                <w:r w:rsidDel="00964E30">
                  <w:rPr>
                    <w:rFonts w:hint="eastAsia"/>
                    <w:color w:val="000000"/>
                    <w:kern w:val="0"/>
                    <w:sz w:val="21"/>
                    <w:szCs w:val="21"/>
                  </w:rPr>
                  <w:delText>印花税</w:delText>
                </w:r>
              </w:del>
            </w:ins>
          </w:p>
        </w:tc>
        <w:tc>
          <w:tcPr>
            <w:tcW w:w="509" w:type="pct"/>
            <w:vAlign w:val="center"/>
            <w:tcPrChange w:id="8895" w:author="Kelly Tan" w:date="2026-07-08T11:15:00Z">
              <w:tcPr>
                <w:tcW w:w="132" w:type="pct"/>
                <w:gridSpan w:val="2"/>
                <w:vAlign w:val="center"/>
              </w:tcPr>
            </w:tcPrChange>
          </w:tcPr>
          <w:p w14:paraId="4CA3A96B" w14:textId="42B9222C" w:rsidR="005F457E" w:rsidDel="00964E30" w:rsidRDefault="00000000">
            <w:pPr>
              <w:widowControl/>
              <w:spacing w:after="0" w:line="240" w:lineRule="auto"/>
              <w:ind w:firstLineChars="0" w:firstLine="0"/>
              <w:textAlignment w:val="auto"/>
              <w:rPr>
                <w:ins w:id="8896" w:author="Kelly Tan" w:date="2026-07-08T11:13:00Z"/>
                <w:del w:id="8897" w:author="Si-yuan LIU" w:date="2026-07-24T14:26:00Z" w16du:dateUtc="2026-07-24T06:26:00Z"/>
                <w:color w:val="000000"/>
                <w:kern w:val="0"/>
                <w:sz w:val="21"/>
                <w:szCs w:val="21"/>
              </w:rPr>
            </w:pPr>
            <w:ins w:id="8898" w:author="Kelly Tan" w:date="2026-07-08T11:13:00Z">
              <w:del w:id="8899" w:author="Si-yuan LIU" w:date="2026-07-24T14:26:00Z" w16du:dateUtc="2026-07-24T06:26:00Z">
                <w:r w:rsidDel="00964E30">
                  <w:rPr>
                    <w:rFonts w:hint="eastAsia"/>
                    <w:color w:val="000000"/>
                    <w:kern w:val="0"/>
                    <w:sz w:val="21"/>
                    <w:szCs w:val="21"/>
                  </w:rPr>
                  <w:delText>是</w:delText>
                </w:r>
              </w:del>
            </w:ins>
          </w:p>
        </w:tc>
        <w:tc>
          <w:tcPr>
            <w:tcW w:w="2270" w:type="pct"/>
            <w:gridSpan w:val="6"/>
            <w:vAlign w:val="center"/>
            <w:tcPrChange w:id="8900" w:author="Kelly Tan" w:date="2026-07-08T11:15:00Z">
              <w:tcPr>
                <w:tcW w:w="2303" w:type="pct"/>
                <w:gridSpan w:val="9"/>
                <w:vAlign w:val="center"/>
              </w:tcPr>
            </w:tcPrChange>
          </w:tcPr>
          <w:p w14:paraId="3DA743AA" w14:textId="1E788FCC" w:rsidR="005F457E" w:rsidDel="00964E30" w:rsidRDefault="00000000">
            <w:pPr>
              <w:widowControl/>
              <w:spacing w:after="0" w:line="240" w:lineRule="auto"/>
              <w:ind w:firstLineChars="0" w:firstLine="0"/>
              <w:textAlignment w:val="auto"/>
              <w:rPr>
                <w:ins w:id="8901" w:author="Kelly Tan" w:date="2026-07-08T11:13:00Z"/>
                <w:del w:id="8902" w:author="Si-yuan LIU" w:date="2026-07-24T14:26:00Z" w16du:dateUtc="2026-07-24T06:26:00Z"/>
                <w:color w:val="000000"/>
                <w:kern w:val="0"/>
                <w:sz w:val="21"/>
                <w:szCs w:val="21"/>
                <w:lang w:val="en"/>
              </w:rPr>
            </w:pPr>
            <w:ins w:id="8903" w:author="Kelly Tan" w:date="2026-07-08T11:13:00Z">
              <w:del w:id="8904" w:author="Si-yuan LIU" w:date="2026-07-24T14:26:00Z" w16du:dateUtc="2026-07-24T06:26:00Z">
                <w:r w:rsidDel="00964E30">
                  <w:rPr>
                    <w:rFonts w:hint="eastAsia"/>
                    <w:color w:val="000000"/>
                    <w:kern w:val="0"/>
                    <w:sz w:val="21"/>
                    <w:szCs w:val="21"/>
                  </w:rPr>
                  <w:delText>SPV</w:delText>
                </w:r>
                <w:r w:rsidDel="00964E30">
                  <w:rPr>
                    <w:rFonts w:hint="eastAsia"/>
                    <w:color w:val="000000"/>
                    <w:kern w:val="0"/>
                    <w:sz w:val="21"/>
                    <w:szCs w:val="21"/>
                  </w:rPr>
                  <w:delText>向南方资本转让奥融科技股权</w:delText>
                </w:r>
                <w:r w:rsidDel="00964E30">
                  <w:rPr>
                    <w:rFonts w:hint="eastAsia"/>
                    <w:color w:val="000000"/>
                    <w:kern w:val="0"/>
                    <w:sz w:val="21"/>
                    <w:szCs w:val="21"/>
                    <w:lang w:val="en"/>
                  </w:rPr>
                  <w:delText>，按照股权转让金额依据产权转移书据</w:delText>
                </w:r>
                <w:r w:rsidDel="00964E30">
                  <w:rPr>
                    <w:color w:val="000000"/>
                    <w:kern w:val="0"/>
                    <w:sz w:val="21"/>
                    <w:szCs w:val="21"/>
                    <w:lang w:val="en"/>
                  </w:rPr>
                  <w:delText>0.05%</w:delText>
                </w:r>
                <w:r w:rsidDel="00964E30">
                  <w:rPr>
                    <w:rFonts w:hint="eastAsia"/>
                    <w:color w:val="000000"/>
                    <w:kern w:val="0"/>
                    <w:sz w:val="21"/>
                    <w:szCs w:val="21"/>
                    <w:lang w:val="en"/>
                  </w:rPr>
                  <w:delText>计算缴纳（双边）</w:delText>
                </w:r>
              </w:del>
            </w:ins>
          </w:p>
          <w:p w14:paraId="54DBA9C6" w14:textId="1518B523" w:rsidR="005F457E" w:rsidDel="00964E30" w:rsidRDefault="00000000">
            <w:pPr>
              <w:widowControl/>
              <w:spacing w:after="0" w:line="240" w:lineRule="auto"/>
              <w:ind w:firstLineChars="0" w:firstLine="0"/>
              <w:textAlignment w:val="auto"/>
              <w:rPr>
                <w:ins w:id="8905" w:author="Kelly Tan" w:date="2026-07-08T11:13:00Z"/>
                <w:del w:id="8906" w:author="Si-yuan LIU" w:date="2026-07-24T14:26:00Z" w16du:dateUtc="2026-07-24T06:26:00Z"/>
                <w:color w:val="000000"/>
                <w:kern w:val="0"/>
                <w:sz w:val="21"/>
                <w:szCs w:val="21"/>
                <w:lang w:val="en"/>
              </w:rPr>
            </w:pPr>
            <w:ins w:id="8907" w:author="Kelly Tan" w:date="2026-07-08T11:13:00Z">
              <w:del w:id="8908" w:author="Si-yuan LIU" w:date="2026-07-24T14:26:00Z" w16du:dateUtc="2026-07-24T06:26:00Z">
                <w:r w:rsidDel="00964E30">
                  <w:rPr>
                    <w:rFonts w:hint="eastAsia"/>
                    <w:color w:val="000000"/>
                    <w:kern w:val="0"/>
                    <w:sz w:val="21"/>
                    <w:szCs w:val="21"/>
                  </w:rPr>
                  <w:delText>政策依据：</w:delText>
                </w:r>
                <w:r w:rsidDel="00964E30">
                  <w:rPr>
                    <w:rFonts w:hint="eastAsia"/>
                    <w:color w:val="000000"/>
                    <w:kern w:val="0"/>
                    <w:sz w:val="21"/>
                    <w:szCs w:val="21"/>
                    <w:lang w:val="en"/>
                  </w:rPr>
                  <w:delText>中华人民共和国印花税法</w:delText>
                </w:r>
              </w:del>
            </w:ins>
          </w:p>
          <w:p w14:paraId="0A0CE2AE" w14:textId="67B46D3A" w:rsidR="005F457E" w:rsidDel="00964E30" w:rsidRDefault="00000000">
            <w:pPr>
              <w:widowControl/>
              <w:spacing w:after="0" w:line="240" w:lineRule="auto"/>
              <w:ind w:firstLineChars="0" w:firstLine="0"/>
              <w:textAlignment w:val="auto"/>
              <w:rPr>
                <w:ins w:id="8909" w:author="Kelly Tan" w:date="2026-07-08T11:13:00Z"/>
                <w:del w:id="8910" w:author="Si-yuan LIU" w:date="2026-07-24T14:26:00Z" w16du:dateUtc="2026-07-24T06:26:00Z"/>
                <w:color w:val="000000"/>
                <w:kern w:val="0"/>
                <w:sz w:val="21"/>
                <w:szCs w:val="21"/>
              </w:rPr>
            </w:pPr>
            <w:ins w:id="8911" w:author="Kelly Tan" w:date="2026-07-08T11:13:00Z">
              <w:del w:id="8912" w:author="Si-yuan LIU" w:date="2026-07-24T14:26:00Z" w16du:dateUtc="2026-07-24T06:26:00Z">
                <w:r w:rsidDel="00964E30">
                  <w:rPr>
                    <w:rFonts w:hint="eastAsia"/>
                    <w:color w:val="000000"/>
                    <w:kern w:val="0"/>
                    <w:sz w:val="21"/>
                    <w:szCs w:val="21"/>
                    <w:lang w:val="en"/>
                  </w:rPr>
                  <w:delText>计算公式：股权转让收入</w:delText>
                </w:r>
                <w:r w:rsidDel="00964E30">
                  <w:rPr>
                    <w:rFonts w:hint="eastAsia"/>
                    <w:color w:val="000000"/>
                    <w:kern w:val="0"/>
                    <w:sz w:val="21"/>
                    <w:szCs w:val="21"/>
                  </w:rPr>
                  <w:delText>181,562.69</w:delText>
                </w:r>
                <w:r w:rsidDel="00964E30">
                  <w:rPr>
                    <w:rFonts w:hint="eastAsia"/>
                    <w:color w:val="000000"/>
                    <w:kern w:val="0"/>
                    <w:sz w:val="21"/>
                    <w:szCs w:val="21"/>
                    <w:lang w:val="en"/>
                  </w:rPr>
                  <w:delText>万元</w:delText>
                </w:r>
                <w:r w:rsidDel="00964E30">
                  <w:rPr>
                    <w:rFonts w:hint="eastAsia"/>
                    <w:color w:val="000000"/>
                    <w:kern w:val="0"/>
                    <w:sz w:val="21"/>
                    <w:szCs w:val="21"/>
                  </w:rPr>
                  <w:delText>*</w:delText>
                </w:r>
                <w:r w:rsidDel="00964E30">
                  <w:rPr>
                    <w:color w:val="000000"/>
                    <w:kern w:val="0"/>
                    <w:sz w:val="21"/>
                    <w:szCs w:val="21"/>
                    <w:lang w:val="en"/>
                  </w:rPr>
                  <w:delText>0.05%*2</w:delText>
                </w:r>
                <w:r w:rsidDel="00964E30">
                  <w:rPr>
                    <w:rFonts w:hint="eastAsia"/>
                    <w:color w:val="000000"/>
                    <w:kern w:val="0"/>
                    <w:sz w:val="21"/>
                    <w:szCs w:val="21"/>
                  </w:rPr>
                  <w:delText>=181.56</w:delText>
                </w:r>
                <w:r w:rsidDel="00964E30">
                  <w:rPr>
                    <w:rFonts w:hint="eastAsia"/>
                    <w:color w:val="000000"/>
                    <w:kern w:val="0"/>
                    <w:sz w:val="21"/>
                    <w:szCs w:val="21"/>
                  </w:rPr>
                  <w:delText>万元</w:delText>
                </w:r>
              </w:del>
            </w:ins>
          </w:p>
          <w:p w14:paraId="2B60E735" w14:textId="0FCF34EC" w:rsidR="005F457E" w:rsidDel="00964E30" w:rsidRDefault="005F457E">
            <w:pPr>
              <w:widowControl/>
              <w:spacing w:after="0" w:line="240" w:lineRule="auto"/>
              <w:ind w:firstLineChars="0" w:firstLine="0"/>
              <w:textAlignment w:val="auto"/>
              <w:rPr>
                <w:ins w:id="8913" w:author="Kelly Tan" w:date="2026-07-08T11:13:00Z"/>
                <w:del w:id="8914" w:author="Si-yuan LIU" w:date="2026-07-24T14:26:00Z" w16du:dateUtc="2026-07-24T06:26:00Z"/>
                <w:color w:val="000000"/>
                <w:kern w:val="0"/>
                <w:sz w:val="21"/>
                <w:szCs w:val="21"/>
              </w:rPr>
            </w:pPr>
          </w:p>
        </w:tc>
        <w:tc>
          <w:tcPr>
            <w:tcW w:w="422" w:type="pct"/>
            <w:gridSpan w:val="2"/>
            <w:vAlign w:val="center"/>
            <w:tcPrChange w:id="8915" w:author="Kelly Tan" w:date="2026-07-08T11:15:00Z">
              <w:tcPr>
                <w:tcW w:w="562" w:type="pct"/>
                <w:gridSpan w:val="2"/>
                <w:vAlign w:val="center"/>
              </w:tcPr>
            </w:tcPrChange>
          </w:tcPr>
          <w:p w14:paraId="3F92A65C" w14:textId="4D41A8FF" w:rsidR="005F457E" w:rsidDel="00964E30" w:rsidRDefault="00000000">
            <w:pPr>
              <w:widowControl/>
              <w:spacing w:after="0" w:line="240" w:lineRule="auto"/>
              <w:ind w:firstLineChars="0" w:firstLine="0"/>
              <w:textAlignment w:val="auto"/>
              <w:rPr>
                <w:ins w:id="8916" w:author="Kelly Tan" w:date="2026-07-08T11:13:00Z"/>
                <w:del w:id="8917" w:author="Si-yuan LIU" w:date="2026-07-24T14:26:00Z" w16du:dateUtc="2026-07-24T06:26:00Z"/>
                <w:color w:val="000000"/>
                <w:kern w:val="0"/>
                <w:sz w:val="21"/>
                <w:szCs w:val="21"/>
              </w:rPr>
            </w:pPr>
            <w:ins w:id="8918" w:author="Kelly Tan" w:date="2026-07-08T11:13:00Z">
              <w:del w:id="8919" w:author="Si-yuan LIU" w:date="2026-07-24T14:26:00Z" w16du:dateUtc="2026-07-24T06:26:00Z">
                <w:r w:rsidDel="00964E30">
                  <w:rPr>
                    <w:rFonts w:hint="eastAsia"/>
                    <w:color w:val="000000"/>
                    <w:kern w:val="0"/>
                    <w:sz w:val="21"/>
                    <w:szCs w:val="21"/>
                  </w:rPr>
                  <w:delText>181.56</w:delText>
                </w:r>
              </w:del>
            </w:ins>
          </w:p>
        </w:tc>
        <w:tc>
          <w:tcPr>
            <w:tcW w:w="421" w:type="pct"/>
            <w:gridSpan w:val="3"/>
            <w:vAlign w:val="center"/>
            <w:tcPrChange w:id="8920" w:author="Kelly Tan" w:date="2026-07-08T11:15:00Z">
              <w:tcPr>
                <w:tcW w:w="393" w:type="pct"/>
                <w:gridSpan w:val="5"/>
                <w:vAlign w:val="center"/>
              </w:tcPr>
            </w:tcPrChange>
          </w:tcPr>
          <w:p w14:paraId="7804E38C" w14:textId="0A2257B0" w:rsidR="005F457E" w:rsidDel="00964E30" w:rsidRDefault="00000000">
            <w:pPr>
              <w:widowControl/>
              <w:spacing w:after="0" w:line="240" w:lineRule="auto"/>
              <w:ind w:firstLineChars="0" w:firstLine="0"/>
              <w:textAlignment w:val="auto"/>
              <w:rPr>
                <w:ins w:id="8921" w:author="Kelly Tan" w:date="2026-07-08T11:13:00Z"/>
                <w:del w:id="8922" w:author="Si-yuan LIU" w:date="2026-07-24T14:26:00Z" w16du:dateUtc="2026-07-24T06:26:00Z"/>
                <w:color w:val="000000"/>
                <w:kern w:val="0"/>
                <w:sz w:val="21"/>
                <w:szCs w:val="21"/>
              </w:rPr>
            </w:pPr>
            <w:ins w:id="8923" w:author="Kelly Tan" w:date="2026-07-08T11:13:00Z">
              <w:del w:id="8924" w:author="Si-yuan LIU" w:date="2026-07-24T14:26:00Z" w16du:dateUtc="2026-07-24T06:26:00Z">
                <w:r w:rsidDel="00964E30">
                  <w:rPr>
                    <w:rFonts w:hint="eastAsia"/>
                    <w:color w:val="000000"/>
                    <w:kern w:val="0"/>
                    <w:sz w:val="21"/>
                    <w:szCs w:val="21"/>
                  </w:rPr>
                  <w:delText>/</w:delText>
                </w:r>
              </w:del>
            </w:ins>
          </w:p>
        </w:tc>
        <w:tc>
          <w:tcPr>
            <w:tcW w:w="414" w:type="pct"/>
            <w:gridSpan w:val="2"/>
            <w:vAlign w:val="center"/>
            <w:tcPrChange w:id="8925" w:author="Kelly Tan" w:date="2026-07-08T11:15:00Z">
              <w:tcPr>
                <w:tcW w:w="565" w:type="pct"/>
                <w:gridSpan w:val="5"/>
                <w:vAlign w:val="center"/>
              </w:tcPr>
            </w:tcPrChange>
          </w:tcPr>
          <w:p w14:paraId="6E9A60AD" w14:textId="7BB3FCCD" w:rsidR="005F457E" w:rsidDel="00964E30" w:rsidRDefault="00000000">
            <w:pPr>
              <w:widowControl/>
              <w:spacing w:after="0" w:line="240" w:lineRule="auto"/>
              <w:ind w:firstLineChars="0" w:firstLine="0"/>
              <w:textAlignment w:val="auto"/>
              <w:rPr>
                <w:ins w:id="8926" w:author="Kelly Tan" w:date="2026-07-08T11:13:00Z"/>
                <w:del w:id="8927" w:author="Si-yuan LIU" w:date="2026-07-24T14:26:00Z" w16du:dateUtc="2026-07-24T06:26:00Z"/>
                <w:color w:val="000000"/>
                <w:kern w:val="0"/>
                <w:sz w:val="21"/>
                <w:szCs w:val="21"/>
              </w:rPr>
            </w:pPr>
            <w:ins w:id="8928" w:author="Kelly Tan" w:date="2026-07-08T11:13:00Z">
              <w:del w:id="8929" w:author="Si-yuan LIU" w:date="2026-07-24T14:26:00Z" w16du:dateUtc="2026-07-24T06:26:00Z">
                <w:r w:rsidDel="00964E30">
                  <w:rPr>
                    <w:rFonts w:hint="eastAsia"/>
                    <w:color w:val="000000"/>
                    <w:kern w:val="0"/>
                    <w:sz w:val="21"/>
                    <w:szCs w:val="21"/>
                  </w:rPr>
                  <w:delText>国家税务总局广州市南沙区税务局、国家税务总局深圳市前海深港现代服务业合作区税务局</w:delText>
                </w:r>
              </w:del>
            </w:ins>
          </w:p>
        </w:tc>
        <w:tc>
          <w:tcPr>
            <w:tcW w:w="441" w:type="pct"/>
            <w:gridSpan w:val="5"/>
            <w:vAlign w:val="center"/>
            <w:tcPrChange w:id="8930" w:author="Kelly Tan" w:date="2026-07-08T11:15:00Z">
              <w:tcPr>
                <w:tcW w:w="521" w:type="pct"/>
                <w:gridSpan w:val="7"/>
                <w:vAlign w:val="center"/>
              </w:tcPr>
            </w:tcPrChange>
          </w:tcPr>
          <w:p w14:paraId="337BBF90" w14:textId="178313FA" w:rsidR="005F457E" w:rsidDel="00964E30" w:rsidRDefault="00000000">
            <w:pPr>
              <w:widowControl/>
              <w:spacing w:after="0" w:line="240" w:lineRule="auto"/>
              <w:ind w:firstLineChars="0" w:firstLine="0"/>
              <w:textAlignment w:val="auto"/>
              <w:rPr>
                <w:ins w:id="8931" w:author="Kelly Tan" w:date="2026-07-08T11:13:00Z"/>
                <w:del w:id="8932" w:author="Si-yuan LIU" w:date="2026-07-24T14:26:00Z" w16du:dateUtc="2026-07-24T06:26:00Z"/>
                <w:color w:val="000000"/>
                <w:kern w:val="0"/>
                <w:sz w:val="21"/>
                <w:szCs w:val="21"/>
              </w:rPr>
            </w:pPr>
            <w:ins w:id="8933" w:author="Kelly Tan" w:date="2026-07-08T11:13:00Z">
              <w:del w:id="8934" w:author="Si-yuan LIU" w:date="2026-07-24T14:26:00Z" w16du:dateUtc="2026-07-24T06:26:00Z">
                <w:r w:rsidDel="00964E30">
                  <w:rPr>
                    <w:rFonts w:hint="eastAsia"/>
                    <w:color w:val="000000"/>
                    <w:kern w:val="0"/>
                    <w:sz w:val="21"/>
                    <w:szCs w:val="21"/>
                  </w:rPr>
                  <w:delText>SPV</w:delText>
                </w:r>
                <w:r w:rsidDel="00964E30">
                  <w:rPr>
                    <w:rFonts w:hint="eastAsia"/>
                    <w:color w:val="000000"/>
                    <w:kern w:val="0"/>
                    <w:sz w:val="21"/>
                    <w:szCs w:val="21"/>
                  </w:rPr>
                  <w:delText>、南方资本</w:delText>
                </w:r>
              </w:del>
            </w:ins>
          </w:p>
        </w:tc>
      </w:tr>
      <w:tr w:rsidR="005F457E" w:rsidDel="00964E30" w14:paraId="323BD319" w14:textId="08ED3B9B" w:rsidTr="005F457E">
        <w:trPr>
          <w:gridAfter w:val="2"/>
          <w:wAfter w:w="97" w:type="dxa"/>
          <w:trHeight w:val="290"/>
          <w:jc w:val="center"/>
          <w:ins w:id="8935" w:author="Kelly Tan" w:date="2026-07-08T11:13:00Z"/>
          <w:del w:id="8936" w:author="Si-yuan LIU" w:date="2026-07-24T14:26:00Z" w16du:dateUtc="2026-07-24T06:26:00Z"/>
          <w:trPrChange w:id="8937" w:author="Kelly Tan" w:date="2026-07-08T11:15:00Z">
            <w:trPr>
              <w:gridAfter w:val="2"/>
              <w:wAfter w:w="113" w:type="dxa"/>
              <w:trHeight w:val="290"/>
              <w:jc w:val="center"/>
            </w:trPr>
          </w:trPrChange>
        </w:trPr>
        <w:tc>
          <w:tcPr>
            <w:tcW w:w="356" w:type="pct"/>
            <w:vMerge/>
            <w:vAlign w:val="center"/>
            <w:tcPrChange w:id="8938" w:author="Kelly Tan" w:date="2026-07-08T11:15:00Z">
              <w:tcPr>
                <w:tcW w:w="371" w:type="pct"/>
                <w:vMerge/>
                <w:vAlign w:val="center"/>
              </w:tcPr>
            </w:tcPrChange>
          </w:tcPr>
          <w:p w14:paraId="5C9E90A1" w14:textId="55C66A8F" w:rsidR="005F457E" w:rsidDel="00964E30" w:rsidRDefault="005F457E">
            <w:pPr>
              <w:widowControl/>
              <w:spacing w:after="0" w:line="240" w:lineRule="auto"/>
              <w:ind w:firstLineChars="0" w:firstLine="0"/>
              <w:jc w:val="left"/>
              <w:textAlignment w:val="auto"/>
              <w:rPr>
                <w:ins w:id="8939" w:author="Kelly Tan" w:date="2026-07-08T11:13:00Z"/>
                <w:del w:id="8940" w:author="Si-yuan LIU" w:date="2026-07-24T14:26:00Z" w16du:dateUtc="2026-07-24T06:26:00Z"/>
                <w:color w:val="000000"/>
                <w:kern w:val="0"/>
                <w:sz w:val="21"/>
                <w:szCs w:val="21"/>
              </w:rPr>
            </w:pPr>
          </w:p>
        </w:tc>
        <w:tc>
          <w:tcPr>
            <w:tcW w:w="4644" w:type="pct"/>
            <w:gridSpan w:val="21"/>
            <w:vAlign w:val="center"/>
            <w:tcPrChange w:id="8941" w:author="Kelly Tan" w:date="2026-07-08T11:15:00Z">
              <w:tcPr>
                <w:tcW w:w="4629" w:type="pct"/>
                <w:gridSpan w:val="33"/>
                <w:vAlign w:val="center"/>
              </w:tcPr>
            </w:tcPrChange>
          </w:tcPr>
          <w:p w14:paraId="4A1F6A3F" w14:textId="3B034EA7" w:rsidR="005F457E" w:rsidDel="00964E30" w:rsidRDefault="00000000">
            <w:pPr>
              <w:widowControl/>
              <w:spacing w:after="0" w:line="240" w:lineRule="auto"/>
              <w:ind w:firstLineChars="0" w:firstLine="0"/>
              <w:textAlignment w:val="auto"/>
              <w:rPr>
                <w:ins w:id="8942" w:author="Kelly Tan" w:date="2026-07-08T11:13:00Z"/>
                <w:del w:id="8943" w:author="Si-yuan LIU" w:date="2026-07-24T14:26:00Z" w16du:dateUtc="2026-07-24T06:26:00Z"/>
                <w:color w:val="000000"/>
                <w:kern w:val="0"/>
                <w:sz w:val="21"/>
                <w:szCs w:val="21"/>
              </w:rPr>
            </w:pPr>
            <w:ins w:id="8944" w:author="Kelly Tan" w:date="2026-07-08T11:13:00Z">
              <w:del w:id="8945" w:author="Si-yuan LIU" w:date="2026-07-24T14:26:00Z" w16du:dateUtc="2026-07-24T06:26:00Z">
                <w:r w:rsidDel="00964E30">
                  <w:rPr>
                    <w:rFonts w:hint="eastAsia"/>
                    <w:color w:val="000000"/>
                    <w:kern w:val="0"/>
                    <w:sz w:val="21"/>
                    <w:szCs w:val="21"/>
                  </w:rPr>
                  <w:delText>7</w:delText>
                </w:r>
                <w:r w:rsidDel="00964E30">
                  <w:rPr>
                    <w:rFonts w:hint="eastAsia"/>
                    <w:color w:val="000000"/>
                    <w:kern w:val="0"/>
                    <w:sz w:val="21"/>
                    <w:szCs w:val="21"/>
                  </w:rPr>
                  <w:delText>、奥融科技吸收合并</w:delText>
                </w:r>
                <w:r w:rsidDel="00964E30">
                  <w:rPr>
                    <w:rFonts w:hint="eastAsia"/>
                    <w:color w:val="000000"/>
                    <w:kern w:val="0"/>
                    <w:sz w:val="21"/>
                    <w:szCs w:val="21"/>
                  </w:rPr>
                  <w:delText>SPV</w:delText>
                </w:r>
                <w:r w:rsidDel="00964E30">
                  <w:rPr>
                    <w:rFonts w:hint="eastAsia"/>
                    <w:color w:val="000000"/>
                    <w:kern w:val="0"/>
                    <w:sz w:val="21"/>
                    <w:szCs w:val="21"/>
                  </w:rPr>
                  <w:delText>公司</w:delText>
                </w:r>
              </w:del>
            </w:ins>
          </w:p>
        </w:tc>
      </w:tr>
      <w:tr w:rsidR="005F457E" w:rsidDel="00964E30" w14:paraId="7651F09E" w14:textId="4637DF3A" w:rsidTr="005F457E">
        <w:trPr>
          <w:gridAfter w:val="2"/>
          <w:wAfter w:w="97" w:type="dxa"/>
          <w:trHeight w:val="290"/>
          <w:jc w:val="center"/>
          <w:ins w:id="8946" w:author="Kelly Tan" w:date="2026-07-08T11:13:00Z"/>
          <w:del w:id="8947" w:author="Si-yuan LIU" w:date="2026-07-24T14:26:00Z" w16du:dateUtc="2026-07-24T06:26:00Z"/>
          <w:trPrChange w:id="8948" w:author="Kelly Tan" w:date="2026-07-08T11:15:00Z">
            <w:trPr>
              <w:gridAfter w:val="2"/>
              <w:wAfter w:w="113" w:type="dxa"/>
              <w:trHeight w:val="290"/>
              <w:jc w:val="center"/>
            </w:trPr>
          </w:trPrChange>
        </w:trPr>
        <w:tc>
          <w:tcPr>
            <w:tcW w:w="356" w:type="pct"/>
            <w:vMerge/>
            <w:vAlign w:val="center"/>
            <w:tcPrChange w:id="8949" w:author="Kelly Tan" w:date="2026-07-08T11:15:00Z">
              <w:tcPr>
                <w:tcW w:w="371" w:type="pct"/>
                <w:vMerge/>
                <w:vAlign w:val="center"/>
              </w:tcPr>
            </w:tcPrChange>
          </w:tcPr>
          <w:p w14:paraId="3C1E2240" w14:textId="1014621C" w:rsidR="005F457E" w:rsidDel="00964E30" w:rsidRDefault="005F457E">
            <w:pPr>
              <w:widowControl/>
              <w:spacing w:after="0" w:line="240" w:lineRule="auto"/>
              <w:ind w:firstLineChars="0" w:firstLine="0"/>
              <w:jc w:val="left"/>
              <w:textAlignment w:val="auto"/>
              <w:rPr>
                <w:ins w:id="8950" w:author="Kelly Tan" w:date="2026-07-08T11:13:00Z"/>
                <w:del w:id="8951" w:author="Si-yuan LIU" w:date="2026-07-24T14:26:00Z" w16du:dateUtc="2026-07-24T06:26:00Z"/>
                <w:color w:val="000000"/>
                <w:kern w:val="0"/>
                <w:sz w:val="21"/>
                <w:szCs w:val="21"/>
              </w:rPr>
            </w:pPr>
          </w:p>
        </w:tc>
        <w:tc>
          <w:tcPr>
            <w:tcW w:w="167" w:type="pct"/>
            <w:gridSpan w:val="2"/>
            <w:vAlign w:val="center"/>
            <w:tcPrChange w:id="8952" w:author="Kelly Tan" w:date="2026-07-08T11:15:00Z">
              <w:tcPr>
                <w:tcW w:w="152" w:type="pct"/>
                <w:gridSpan w:val="3"/>
                <w:vAlign w:val="center"/>
              </w:tcPr>
            </w:tcPrChange>
          </w:tcPr>
          <w:p w14:paraId="6B14C59E" w14:textId="3AD029EE" w:rsidR="005F457E" w:rsidDel="00964E30" w:rsidRDefault="00000000">
            <w:pPr>
              <w:widowControl/>
              <w:spacing w:after="0" w:line="240" w:lineRule="auto"/>
              <w:ind w:firstLineChars="0" w:firstLine="0"/>
              <w:jc w:val="center"/>
              <w:textAlignment w:val="auto"/>
              <w:rPr>
                <w:ins w:id="8953" w:author="Kelly Tan" w:date="2026-07-08T11:13:00Z"/>
                <w:del w:id="8954" w:author="Si-yuan LIU" w:date="2026-07-24T14:26:00Z" w16du:dateUtc="2026-07-24T06:26:00Z"/>
                <w:color w:val="000000"/>
                <w:kern w:val="0"/>
                <w:sz w:val="21"/>
                <w:szCs w:val="21"/>
              </w:rPr>
            </w:pPr>
            <w:ins w:id="8955" w:author="Kelly Tan" w:date="2026-07-08T11:13:00Z">
              <w:del w:id="8956" w:author="Si-yuan LIU" w:date="2026-07-24T14:26:00Z" w16du:dateUtc="2026-07-24T06:26:00Z">
                <w:r w:rsidDel="00964E30">
                  <w:rPr>
                    <w:rFonts w:hint="eastAsia"/>
                    <w:color w:val="000000"/>
                    <w:kern w:val="0"/>
                    <w:sz w:val="21"/>
                    <w:szCs w:val="21"/>
                  </w:rPr>
                  <w:delText>企业所得税</w:delText>
                </w:r>
              </w:del>
            </w:ins>
          </w:p>
        </w:tc>
        <w:tc>
          <w:tcPr>
            <w:tcW w:w="509" w:type="pct"/>
            <w:vAlign w:val="center"/>
            <w:tcPrChange w:id="8957" w:author="Kelly Tan" w:date="2026-07-08T11:15:00Z">
              <w:tcPr>
                <w:tcW w:w="132" w:type="pct"/>
                <w:gridSpan w:val="2"/>
                <w:vAlign w:val="center"/>
              </w:tcPr>
            </w:tcPrChange>
          </w:tcPr>
          <w:p w14:paraId="16EE2C79" w14:textId="1E84A8FF" w:rsidR="005F457E" w:rsidDel="00964E30" w:rsidRDefault="00000000">
            <w:pPr>
              <w:widowControl/>
              <w:spacing w:after="0" w:line="240" w:lineRule="auto"/>
              <w:ind w:firstLineChars="0" w:firstLine="0"/>
              <w:textAlignment w:val="auto"/>
              <w:rPr>
                <w:ins w:id="8958" w:author="Kelly Tan" w:date="2026-07-08T11:13:00Z"/>
                <w:del w:id="8959" w:author="Si-yuan LIU" w:date="2026-07-24T14:26:00Z" w16du:dateUtc="2026-07-24T06:26:00Z"/>
                <w:color w:val="000000"/>
                <w:kern w:val="0"/>
                <w:sz w:val="21"/>
                <w:szCs w:val="21"/>
              </w:rPr>
            </w:pPr>
            <w:ins w:id="8960" w:author="Kelly Tan" w:date="2026-07-08T11:13:00Z">
              <w:del w:id="8961" w:author="Si-yuan LIU" w:date="2026-07-24T14:26:00Z" w16du:dateUtc="2026-07-24T06:26:00Z">
                <w:r w:rsidDel="00964E30">
                  <w:rPr>
                    <w:rFonts w:hint="eastAsia"/>
                    <w:color w:val="000000"/>
                    <w:kern w:val="0"/>
                    <w:sz w:val="21"/>
                    <w:szCs w:val="21"/>
                    <w:lang w:val="en"/>
                  </w:rPr>
                  <w:delText>是</w:delText>
                </w:r>
              </w:del>
            </w:ins>
          </w:p>
        </w:tc>
        <w:tc>
          <w:tcPr>
            <w:tcW w:w="2270" w:type="pct"/>
            <w:gridSpan w:val="6"/>
            <w:vAlign w:val="center"/>
            <w:tcPrChange w:id="8962" w:author="Kelly Tan" w:date="2026-07-08T11:15:00Z">
              <w:tcPr>
                <w:tcW w:w="2303" w:type="pct"/>
                <w:gridSpan w:val="9"/>
                <w:vAlign w:val="center"/>
              </w:tcPr>
            </w:tcPrChange>
          </w:tcPr>
          <w:p w14:paraId="4A2CCAFD" w14:textId="657FB093" w:rsidR="005F457E" w:rsidDel="00964E30" w:rsidRDefault="00000000">
            <w:pPr>
              <w:widowControl/>
              <w:spacing w:after="0" w:line="240" w:lineRule="auto"/>
              <w:ind w:firstLineChars="0" w:firstLine="0"/>
              <w:textAlignment w:val="auto"/>
              <w:rPr>
                <w:ins w:id="8963" w:author="Kelly Tan" w:date="2026-07-08T11:13:00Z"/>
                <w:del w:id="8964" w:author="Si-yuan LIU" w:date="2026-07-24T14:26:00Z" w16du:dateUtc="2026-07-24T06:26:00Z"/>
                <w:color w:val="000000"/>
                <w:kern w:val="0"/>
                <w:sz w:val="21"/>
                <w:szCs w:val="21"/>
                <w:lang w:val="en"/>
              </w:rPr>
            </w:pPr>
            <w:ins w:id="8965" w:author="Kelly Tan" w:date="2026-07-08T11:13:00Z">
              <w:del w:id="8966" w:author="Si-yuan LIU" w:date="2026-07-24T14:26:00Z" w16du:dateUtc="2026-07-24T06:26:00Z">
                <w:r w:rsidDel="00964E30">
                  <w:rPr>
                    <w:rFonts w:hint="eastAsia"/>
                    <w:color w:val="000000"/>
                    <w:kern w:val="0"/>
                    <w:sz w:val="21"/>
                    <w:szCs w:val="21"/>
                  </w:rPr>
                  <w:delText>奥融科技吸收合并</w:delText>
                </w:r>
                <w:r w:rsidDel="00964E30">
                  <w:rPr>
                    <w:rFonts w:hint="eastAsia"/>
                    <w:color w:val="000000"/>
                    <w:kern w:val="0"/>
                    <w:sz w:val="21"/>
                    <w:szCs w:val="21"/>
                  </w:rPr>
                  <w:delText>SPV</w:delText>
                </w:r>
                <w:r w:rsidDel="00964E30">
                  <w:rPr>
                    <w:rFonts w:hint="eastAsia"/>
                    <w:color w:val="000000"/>
                    <w:kern w:val="0"/>
                    <w:sz w:val="21"/>
                    <w:szCs w:val="21"/>
                  </w:rPr>
                  <w:delText>公司</w:delText>
                </w:r>
                <w:r w:rsidDel="00964E30">
                  <w:rPr>
                    <w:rFonts w:hint="eastAsia"/>
                    <w:color w:val="000000"/>
                    <w:kern w:val="0"/>
                    <w:sz w:val="21"/>
                    <w:szCs w:val="21"/>
                    <w:lang w:val="en"/>
                  </w:rPr>
                  <w:delText>，需确认股权转让的所得额，计入股权转让当年的应纳税所得额，本次转让间隔时间较短，股权未产生溢价</w:delText>
                </w:r>
              </w:del>
            </w:ins>
          </w:p>
          <w:p w14:paraId="33742C1F" w14:textId="6AB7E4ED" w:rsidR="005F457E" w:rsidDel="00964E30" w:rsidRDefault="00000000">
            <w:pPr>
              <w:widowControl/>
              <w:spacing w:after="0" w:line="240" w:lineRule="auto"/>
              <w:ind w:firstLineChars="0" w:firstLine="0"/>
              <w:textAlignment w:val="auto"/>
              <w:rPr>
                <w:ins w:id="8967" w:author="Kelly Tan" w:date="2026-07-08T11:13:00Z"/>
                <w:del w:id="8968" w:author="Si-yuan LIU" w:date="2026-07-24T14:26:00Z" w16du:dateUtc="2026-07-24T06:26:00Z"/>
                <w:color w:val="000000"/>
                <w:kern w:val="0"/>
                <w:sz w:val="21"/>
                <w:szCs w:val="21"/>
                <w:lang w:val="en"/>
              </w:rPr>
            </w:pPr>
            <w:ins w:id="8969" w:author="Kelly Tan" w:date="2026-07-08T11:13:00Z">
              <w:del w:id="8970" w:author="Si-yuan LIU" w:date="2026-07-24T14:26:00Z" w16du:dateUtc="2026-07-24T06:26:00Z">
                <w:r w:rsidDel="00964E30">
                  <w:rPr>
                    <w:color w:val="000000"/>
                    <w:kern w:val="0"/>
                    <w:sz w:val="21"/>
                    <w:szCs w:val="21"/>
                    <w:lang w:val="en"/>
                  </w:rPr>
                  <w:delText>中华人民共和国企业所得税法</w:delText>
                </w:r>
              </w:del>
            </w:ins>
          </w:p>
          <w:p w14:paraId="0ACD5D6F" w14:textId="55D5F85F" w:rsidR="005F457E" w:rsidDel="00964E30" w:rsidRDefault="00000000">
            <w:pPr>
              <w:widowControl/>
              <w:spacing w:after="0" w:line="240" w:lineRule="auto"/>
              <w:ind w:firstLineChars="0" w:firstLine="0"/>
              <w:textAlignment w:val="auto"/>
              <w:rPr>
                <w:ins w:id="8971" w:author="Kelly Tan" w:date="2026-07-08T11:13:00Z"/>
                <w:del w:id="8972" w:author="Si-yuan LIU" w:date="2026-07-24T14:26:00Z" w16du:dateUtc="2026-07-24T06:26:00Z"/>
                <w:color w:val="000000"/>
                <w:kern w:val="0"/>
                <w:sz w:val="21"/>
                <w:szCs w:val="21"/>
                <w:lang w:val="en"/>
              </w:rPr>
            </w:pPr>
            <w:ins w:id="8973" w:author="Kelly Tan" w:date="2026-07-08T11:13:00Z">
              <w:del w:id="8974" w:author="Si-yuan LIU" w:date="2026-07-24T14:26:00Z" w16du:dateUtc="2026-07-24T06:26:00Z">
                <w:r w:rsidDel="00964E30">
                  <w:rPr>
                    <w:rFonts w:hint="eastAsia"/>
                    <w:color w:val="000000"/>
                    <w:kern w:val="0"/>
                    <w:sz w:val="21"/>
                    <w:szCs w:val="21"/>
                    <w:lang w:val="en"/>
                  </w:rPr>
                  <w:delText>计算公式：</w:delText>
                </w:r>
              </w:del>
            </w:ins>
          </w:p>
          <w:p w14:paraId="03861956" w14:textId="32C5FEC9" w:rsidR="005F457E" w:rsidDel="00964E30" w:rsidRDefault="00000000">
            <w:pPr>
              <w:widowControl/>
              <w:spacing w:after="0" w:line="240" w:lineRule="auto"/>
              <w:ind w:firstLineChars="0" w:firstLine="0"/>
              <w:textAlignment w:val="auto"/>
              <w:rPr>
                <w:ins w:id="8975" w:author="Kelly Tan" w:date="2026-07-08T11:13:00Z"/>
                <w:del w:id="8976" w:author="Si-yuan LIU" w:date="2026-07-24T14:26:00Z" w16du:dateUtc="2026-07-24T06:26:00Z"/>
                <w:color w:val="000000"/>
                <w:kern w:val="0"/>
                <w:sz w:val="21"/>
                <w:szCs w:val="21"/>
              </w:rPr>
            </w:pPr>
            <w:ins w:id="8977" w:author="Kelly Tan" w:date="2026-07-08T11:13:00Z">
              <w:del w:id="8978" w:author="Si-yuan LIU" w:date="2026-07-24T14:26:00Z" w16du:dateUtc="2026-07-24T06:26:00Z">
                <w:r w:rsidDel="00964E30">
                  <w:rPr>
                    <w:color w:val="000000"/>
                    <w:kern w:val="0"/>
                    <w:sz w:val="21"/>
                    <w:szCs w:val="21"/>
                    <w:lang w:val="en"/>
                  </w:rPr>
                  <w:delText>当期应纳税额</w:delText>
                </w:r>
                <w:r w:rsidDel="00964E30">
                  <w:rPr>
                    <w:color w:val="000000"/>
                    <w:kern w:val="0"/>
                    <w:sz w:val="21"/>
                    <w:szCs w:val="21"/>
                    <w:lang w:val="en"/>
                  </w:rPr>
                  <w:delText>=</w:delText>
                </w:r>
                <w:r w:rsidDel="00964E30">
                  <w:rPr>
                    <w:rFonts w:hint="eastAsia"/>
                    <w:color w:val="000000"/>
                    <w:kern w:val="0"/>
                    <w:sz w:val="21"/>
                    <w:szCs w:val="21"/>
                    <w:lang w:val="en"/>
                  </w:rPr>
                  <w:delText>（股权转让收入</w:delText>
                </w:r>
                <w:r w:rsidDel="00964E30">
                  <w:rPr>
                    <w:rFonts w:hint="eastAsia"/>
                    <w:color w:val="000000"/>
                    <w:kern w:val="0"/>
                    <w:sz w:val="21"/>
                    <w:szCs w:val="21"/>
                    <w:lang w:val="en"/>
                  </w:rPr>
                  <w:delText>18</w:delText>
                </w:r>
                <w:r w:rsidDel="00964E30">
                  <w:rPr>
                    <w:rFonts w:hint="eastAsia"/>
                    <w:color w:val="000000"/>
                    <w:kern w:val="0"/>
                    <w:sz w:val="21"/>
                    <w:szCs w:val="21"/>
                  </w:rPr>
                  <w:delText>1,32</w:delText>
                </w:r>
                <w:r w:rsidDel="00964E30">
                  <w:rPr>
                    <w:rFonts w:hint="eastAsia"/>
                    <w:color w:val="000000"/>
                    <w:kern w:val="0"/>
                    <w:sz w:val="21"/>
                    <w:szCs w:val="21"/>
                    <w:lang w:val="en"/>
                  </w:rPr>
                  <w:delText>4.00</w:delText>
                </w:r>
                <w:r w:rsidDel="00964E30">
                  <w:rPr>
                    <w:rFonts w:hint="eastAsia"/>
                    <w:color w:val="000000"/>
                    <w:kern w:val="0"/>
                    <w:sz w:val="21"/>
                    <w:szCs w:val="21"/>
                    <w:lang w:val="en"/>
                  </w:rPr>
                  <w:delText>万元</w:delText>
                </w:r>
                <w:r w:rsidDel="00964E30">
                  <w:rPr>
                    <w:color w:val="000000"/>
                    <w:kern w:val="0"/>
                    <w:sz w:val="21"/>
                    <w:szCs w:val="21"/>
                    <w:lang w:val="en"/>
                  </w:rPr>
                  <w:delText>-</w:delText>
                </w:r>
                <w:r w:rsidDel="00964E30">
                  <w:rPr>
                    <w:rFonts w:hint="eastAsia"/>
                    <w:color w:val="000000"/>
                    <w:kern w:val="0"/>
                    <w:sz w:val="21"/>
                    <w:szCs w:val="21"/>
                    <w:lang w:val="en"/>
                  </w:rPr>
                  <w:delText>计税基础</w:delText>
                </w:r>
                <w:r w:rsidDel="00964E30">
                  <w:rPr>
                    <w:rFonts w:hint="eastAsia"/>
                    <w:color w:val="000000"/>
                    <w:kern w:val="0"/>
                    <w:sz w:val="21"/>
                    <w:szCs w:val="21"/>
                    <w:lang w:val="en"/>
                  </w:rPr>
                  <w:delText>18</w:delText>
                </w:r>
                <w:r w:rsidDel="00964E30">
                  <w:rPr>
                    <w:rFonts w:hint="eastAsia"/>
                    <w:color w:val="000000"/>
                    <w:kern w:val="0"/>
                    <w:sz w:val="21"/>
                    <w:szCs w:val="21"/>
                  </w:rPr>
                  <w:delText>1,32</w:delText>
                </w:r>
                <w:r w:rsidDel="00964E30">
                  <w:rPr>
                    <w:rFonts w:hint="eastAsia"/>
                    <w:color w:val="000000"/>
                    <w:kern w:val="0"/>
                    <w:sz w:val="21"/>
                    <w:szCs w:val="21"/>
                    <w:lang w:val="en"/>
                  </w:rPr>
                  <w:delText>4.00</w:delText>
                </w:r>
                <w:r w:rsidDel="00964E30">
                  <w:rPr>
                    <w:rFonts w:hint="eastAsia"/>
                    <w:color w:val="000000"/>
                    <w:kern w:val="0"/>
                    <w:sz w:val="21"/>
                    <w:szCs w:val="21"/>
                    <w:lang w:val="en"/>
                  </w:rPr>
                  <w:delText>万元）</w:delText>
                </w:r>
                <w:r w:rsidDel="00964E30">
                  <w:rPr>
                    <w:color w:val="000000"/>
                    <w:kern w:val="0"/>
                    <w:sz w:val="21"/>
                    <w:szCs w:val="21"/>
                    <w:lang w:val="en"/>
                  </w:rPr>
                  <w:delText>*25%=</w:delText>
                </w:r>
                <w:r w:rsidDel="00964E30">
                  <w:rPr>
                    <w:rFonts w:hint="eastAsia"/>
                    <w:color w:val="000000"/>
                    <w:kern w:val="0"/>
                    <w:sz w:val="21"/>
                    <w:szCs w:val="21"/>
                  </w:rPr>
                  <w:delText>0</w:delText>
                </w:r>
                <w:r w:rsidDel="00964E30">
                  <w:rPr>
                    <w:rFonts w:hint="eastAsia"/>
                    <w:color w:val="000000"/>
                    <w:kern w:val="0"/>
                    <w:sz w:val="21"/>
                    <w:szCs w:val="21"/>
                    <w:lang w:val="en"/>
                  </w:rPr>
                  <w:delText>万元</w:delText>
                </w:r>
              </w:del>
            </w:ins>
          </w:p>
        </w:tc>
        <w:tc>
          <w:tcPr>
            <w:tcW w:w="422" w:type="pct"/>
            <w:gridSpan w:val="2"/>
            <w:vAlign w:val="center"/>
            <w:tcPrChange w:id="8979" w:author="Kelly Tan" w:date="2026-07-08T11:15:00Z">
              <w:tcPr>
                <w:tcW w:w="562" w:type="pct"/>
                <w:gridSpan w:val="2"/>
                <w:vAlign w:val="center"/>
              </w:tcPr>
            </w:tcPrChange>
          </w:tcPr>
          <w:p w14:paraId="4A869996" w14:textId="661E74E5" w:rsidR="005F457E" w:rsidDel="00964E30" w:rsidRDefault="00000000">
            <w:pPr>
              <w:widowControl/>
              <w:spacing w:after="0" w:line="240" w:lineRule="auto"/>
              <w:ind w:firstLineChars="0" w:firstLine="0"/>
              <w:textAlignment w:val="auto"/>
              <w:rPr>
                <w:ins w:id="8980" w:author="Kelly Tan" w:date="2026-07-08T11:13:00Z"/>
                <w:del w:id="8981" w:author="Si-yuan LIU" w:date="2026-07-24T14:26:00Z" w16du:dateUtc="2026-07-24T06:26:00Z"/>
                <w:color w:val="000000"/>
                <w:kern w:val="0"/>
                <w:sz w:val="21"/>
                <w:szCs w:val="21"/>
              </w:rPr>
            </w:pPr>
            <w:ins w:id="8982" w:author="Kelly Tan" w:date="2026-07-08T11:13:00Z">
              <w:del w:id="8983" w:author="Si-yuan LIU" w:date="2026-07-24T14:26:00Z" w16du:dateUtc="2026-07-24T06:26:00Z">
                <w:r w:rsidDel="00964E30">
                  <w:rPr>
                    <w:rFonts w:hint="eastAsia"/>
                    <w:color w:val="000000"/>
                    <w:kern w:val="0"/>
                    <w:sz w:val="21"/>
                    <w:szCs w:val="21"/>
                  </w:rPr>
                  <w:delText>0</w:delText>
                </w:r>
              </w:del>
            </w:ins>
          </w:p>
        </w:tc>
        <w:tc>
          <w:tcPr>
            <w:tcW w:w="421" w:type="pct"/>
            <w:gridSpan w:val="3"/>
            <w:vAlign w:val="center"/>
            <w:tcPrChange w:id="8984" w:author="Kelly Tan" w:date="2026-07-08T11:15:00Z">
              <w:tcPr>
                <w:tcW w:w="393" w:type="pct"/>
                <w:gridSpan w:val="5"/>
                <w:vAlign w:val="center"/>
              </w:tcPr>
            </w:tcPrChange>
          </w:tcPr>
          <w:p w14:paraId="28BEE2D0" w14:textId="33645D75" w:rsidR="005F457E" w:rsidDel="00964E30" w:rsidRDefault="00000000">
            <w:pPr>
              <w:widowControl/>
              <w:spacing w:after="0" w:line="240" w:lineRule="auto"/>
              <w:ind w:firstLineChars="0" w:firstLine="0"/>
              <w:textAlignment w:val="auto"/>
              <w:rPr>
                <w:ins w:id="8985" w:author="Kelly Tan" w:date="2026-07-08T11:13:00Z"/>
                <w:del w:id="8986" w:author="Si-yuan LIU" w:date="2026-07-24T14:26:00Z" w16du:dateUtc="2026-07-24T06:26:00Z"/>
                <w:color w:val="000000"/>
                <w:kern w:val="0"/>
                <w:sz w:val="21"/>
                <w:szCs w:val="21"/>
              </w:rPr>
            </w:pPr>
            <w:ins w:id="8987" w:author="Kelly Tan" w:date="2026-07-08T11:13:00Z">
              <w:del w:id="8988" w:author="Si-yuan LIU" w:date="2026-07-24T14:26:00Z" w16du:dateUtc="2026-07-24T06:26:00Z">
                <w:r w:rsidDel="00964E30">
                  <w:rPr>
                    <w:rFonts w:hint="eastAsia"/>
                    <w:color w:val="000000"/>
                    <w:kern w:val="0"/>
                    <w:sz w:val="21"/>
                    <w:szCs w:val="21"/>
                  </w:rPr>
                  <w:delText>/</w:delText>
                </w:r>
              </w:del>
            </w:ins>
          </w:p>
        </w:tc>
        <w:tc>
          <w:tcPr>
            <w:tcW w:w="414" w:type="pct"/>
            <w:gridSpan w:val="2"/>
            <w:vAlign w:val="center"/>
            <w:tcPrChange w:id="8989" w:author="Kelly Tan" w:date="2026-07-08T11:15:00Z">
              <w:tcPr>
                <w:tcW w:w="565" w:type="pct"/>
                <w:gridSpan w:val="5"/>
                <w:vAlign w:val="center"/>
              </w:tcPr>
            </w:tcPrChange>
          </w:tcPr>
          <w:p w14:paraId="3E101ECD" w14:textId="490F4FB7" w:rsidR="005F457E" w:rsidDel="00964E30" w:rsidRDefault="00000000">
            <w:pPr>
              <w:widowControl/>
              <w:spacing w:after="0" w:line="240" w:lineRule="auto"/>
              <w:ind w:firstLineChars="0" w:firstLine="0"/>
              <w:textAlignment w:val="auto"/>
              <w:rPr>
                <w:ins w:id="8990" w:author="Kelly Tan" w:date="2026-07-08T11:13:00Z"/>
                <w:del w:id="8991" w:author="Si-yuan LIU" w:date="2026-07-24T14:26:00Z" w16du:dateUtc="2026-07-24T06:26:00Z"/>
                <w:color w:val="000000"/>
                <w:kern w:val="0"/>
                <w:sz w:val="21"/>
                <w:szCs w:val="21"/>
              </w:rPr>
            </w:pPr>
            <w:ins w:id="8992" w:author="Kelly Tan" w:date="2026-07-08T11:13:00Z">
              <w:del w:id="8993" w:author="Si-yuan LIU" w:date="2026-07-24T14:26:00Z" w16du:dateUtc="2026-07-24T06:26:00Z">
                <w:r w:rsidDel="00964E30">
                  <w:rPr>
                    <w:rFonts w:hint="eastAsia"/>
                    <w:color w:val="000000"/>
                    <w:kern w:val="0"/>
                    <w:sz w:val="21"/>
                    <w:szCs w:val="21"/>
                  </w:rPr>
                  <w:delText>国家税务总局深圳市前海深港现代服务业合作区税务局</w:delText>
                </w:r>
              </w:del>
            </w:ins>
          </w:p>
        </w:tc>
        <w:tc>
          <w:tcPr>
            <w:tcW w:w="441" w:type="pct"/>
            <w:gridSpan w:val="5"/>
            <w:vAlign w:val="center"/>
            <w:tcPrChange w:id="8994" w:author="Kelly Tan" w:date="2026-07-08T11:15:00Z">
              <w:tcPr>
                <w:tcW w:w="521" w:type="pct"/>
                <w:gridSpan w:val="7"/>
                <w:vAlign w:val="center"/>
              </w:tcPr>
            </w:tcPrChange>
          </w:tcPr>
          <w:p w14:paraId="0B7A8521" w14:textId="0EFACA84" w:rsidR="005F457E" w:rsidDel="00964E30" w:rsidRDefault="00000000">
            <w:pPr>
              <w:widowControl/>
              <w:spacing w:after="0" w:line="240" w:lineRule="auto"/>
              <w:ind w:firstLineChars="0" w:firstLine="0"/>
              <w:textAlignment w:val="auto"/>
              <w:rPr>
                <w:ins w:id="8995" w:author="Kelly Tan" w:date="2026-07-08T11:13:00Z"/>
                <w:del w:id="8996" w:author="Si-yuan LIU" w:date="2026-07-24T14:26:00Z" w16du:dateUtc="2026-07-24T06:26:00Z"/>
                <w:color w:val="000000"/>
                <w:kern w:val="0"/>
                <w:sz w:val="21"/>
                <w:szCs w:val="21"/>
              </w:rPr>
            </w:pPr>
            <w:ins w:id="8997" w:author="Kelly Tan" w:date="2026-07-08T11:13:00Z">
              <w:del w:id="8998" w:author="Si-yuan LIU" w:date="2026-07-24T14:26:00Z" w16du:dateUtc="2026-07-24T06:26:00Z">
                <w:r w:rsidDel="00964E30">
                  <w:rPr>
                    <w:rFonts w:hint="eastAsia"/>
                    <w:color w:val="000000"/>
                    <w:kern w:val="0"/>
                    <w:sz w:val="21"/>
                    <w:szCs w:val="21"/>
                  </w:rPr>
                  <w:delText>南方资本</w:delText>
                </w:r>
              </w:del>
            </w:ins>
          </w:p>
        </w:tc>
      </w:tr>
      <w:tr w:rsidR="005F457E" w:rsidDel="00964E30" w14:paraId="0C7290CE" w14:textId="4323D7FA" w:rsidTr="005F457E">
        <w:trPr>
          <w:gridAfter w:val="2"/>
          <w:wAfter w:w="97" w:type="dxa"/>
          <w:trHeight w:val="290"/>
          <w:jc w:val="center"/>
          <w:ins w:id="8999" w:author="Kelly Tan" w:date="2026-07-08T11:13:00Z"/>
          <w:del w:id="9000" w:author="Si-yuan LIU" w:date="2026-07-24T14:26:00Z" w16du:dateUtc="2026-07-24T06:26:00Z"/>
          <w:trPrChange w:id="9001" w:author="Kelly Tan" w:date="2026-07-08T11:15:00Z">
            <w:trPr>
              <w:gridAfter w:val="2"/>
              <w:wAfter w:w="113" w:type="dxa"/>
              <w:trHeight w:val="290"/>
              <w:jc w:val="center"/>
            </w:trPr>
          </w:trPrChange>
        </w:trPr>
        <w:tc>
          <w:tcPr>
            <w:tcW w:w="356" w:type="pct"/>
            <w:vMerge/>
            <w:vAlign w:val="center"/>
            <w:tcPrChange w:id="9002" w:author="Kelly Tan" w:date="2026-07-08T11:15:00Z">
              <w:tcPr>
                <w:tcW w:w="371" w:type="pct"/>
                <w:vMerge/>
                <w:vAlign w:val="center"/>
              </w:tcPr>
            </w:tcPrChange>
          </w:tcPr>
          <w:p w14:paraId="4088CEFD" w14:textId="687B9387" w:rsidR="005F457E" w:rsidDel="00964E30" w:rsidRDefault="005F457E">
            <w:pPr>
              <w:widowControl/>
              <w:spacing w:after="0" w:line="240" w:lineRule="auto"/>
              <w:ind w:firstLineChars="0" w:firstLine="0"/>
              <w:jc w:val="left"/>
              <w:textAlignment w:val="auto"/>
              <w:rPr>
                <w:ins w:id="9003" w:author="Kelly Tan" w:date="2026-07-08T11:13:00Z"/>
                <w:del w:id="9004" w:author="Si-yuan LIU" w:date="2026-07-24T14:26:00Z" w16du:dateUtc="2026-07-24T06:26:00Z"/>
                <w:color w:val="000000"/>
                <w:kern w:val="0"/>
                <w:sz w:val="21"/>
                <w:szCs w:val="21"/>
              </w:rPr>
            </w:pPr>
          </w:p>
        </w:tc>
        <w:tc>
          <w:tcPr>
            <w:tcW w:w="167" w:type="pct"/>
            <w:gridSpan w:val="2"/>
            <w:vAlign w:val="center"/>
            <w:tcPrChange w:id="9005" w:author="Kelly Tan" w:date="2026-07-08T11:15:00Z">
              <w:tcPr>
                <w:tcW w:w="152" w:type="pct"/>
                <w:gridSpan w:val="3"/>
                <w:vAlign w:val="center"/>
              </w:tcPr>
            </w:tcPrChange>
          </w:tcPr>
          <w:p w14:paraId="5B79A7D6" w14:textId="5314039D" w:rsidR="005F457E" w:rsidDel="00964E30" w:rsidRDefault="00000000">
            <w:pPr>
              <w:widowControl/>
              <w:spacing w:after="0" w:line="240" w:lineRule="auto"/>
              <w:ind w:firstLineChars="0" w:firstLine="0"/>
              <w:jc w:val="center"/>
              <w:textAlignment w:val="auto"/>
              <w:rPr>
                <w:ins w:id="9006" w:author="Kelly Tan" w:date="2026-07-08T11:13:00Z"/>
                <w:del w:id="9007" w:author="Si-yuan LIU" w:date="2026-07-24T14:26:00Z" w16du:dateUtc="2026-07-24T06:26:00Z"/>
                <w:color w:val="000000"/>
                <w:kern w:val="0"/>
                <w:sz w:val="21"/>
                <w:szCs w:val="21"/>
              </w:rPr>
            </w:pPr>
            <w:ins w:id="9008" w:author="Kelly Tan" w:date="2026-07-08T11:13:00Z">
              <w:del w:id="9009" w:author="Si-yuan LIU" w:date="2026-07-24T14:26:00Z" w16du:dateUtc="2026-07-24T06:26:00Z">
                <w:r w:rsidDel="00964E30">
                  <w:rPr>
                    <w:rFonts w:hint="eastAsia"/>
                    <w:color w:val="000000"/>
                    <w:kern w:val="0"/>
                    <w:sz w:val="21"/>
                    <w:szCs w:val="21"/>
                  </w:rPr>
                  <w:delText>印花税</w:delText>
                </w:r>
              </w:del>
            </w:ins>
          </w:p>
        </w:tc>
        <w:tc>
          <w:tcPr>
            <w:tcW w:w="509" w:type="pct"/>
            <w:vAlign w:val="center"/>
            <w:tcPrChange w:id="9010" w:author="Kelly Tan" w:date="2026-07-08T11:15:00Z">
              <w:tcPr>
                <w:tcW w:w="132" w:type="pct"/>
                <w:gridSpan w:val="2"/>
                <w:vAlign w:val="center"/>
              </w:tcPr>
            </w:tcPrChange>
          </w:tcPr>
          <w:p w14:paraId="6528941B" w14:textId="1E0B0199" w:rsidR="005F457E" w:rsidDel="00964E30" w:rsidRDefault="00000000">
            <w:pPr>
              <w:widowControl/>
              <w:spacing w:after="0" w:line="240" w:lineRule="auto"/>
              <w:ind w:firstLineChars="0" w:firstLine="0"/>
              <w:textAlignment w:val="auto"/>
              <w:rPr>
                <w:ins w:id="9011" w:author="Kelly Tan" w:date="2026-07-08T11:13:00Z"/>
                <w:del w:id="9012" w:author="Si-yuan LIU" w:date="2026-07-24T14:26:00Z" w16du:dateUtc="2026-07-24T06:26:00Z"/>
                <w:color w:val="000000"/>
                <w:kern w:val="0"/>
                <w:sz w:val="21"/>
                <w:szCs w:val="21"/>
              </w:rPr>
            </w:pPr>
            <w:ins w:id="9013" w:author="Kelly Tan" w:date="2026-07-08T11:13:00Z">
              <w:del w:id="9014" w:author="Si-yuan LIU" w:date="2026-07-24T14:26:00Z" w16du:dateUtc="2026-07-24T06:26:00Z">
                <w:r w:rsidDel="00964E30">
                  <w:rPr>
                    <w:color w:val="000000"/>
                    <w:kern w:val="0"/>
                    <w:sz w:val="21"/>
                    <w:szCs w:val="21"/>
                    <w:lang w:val="en"/>
                  </w:rPr>
                  <w:delText>否</w:delText>
                </w:r>
              </w:del>
            </w:ins>
          </w:p>
        </w:tc>
        <w:tc>
          <w:tcPr>
            <w:tcW w:w="2270" w:type="pct"/>
            <w:gridSpan w:val="6"/>
            <w:vAlign w:val="center"/>
            <w:tcPrChange w:id="9015" w:author="Kelly Tan" w:date="2026-07-08T11:15:00Z">
              <w:tcPr>
                <w:tcW w:w="2303" w:type="pct"/>
                <w:gridSpan w:val="9"/>
                <w:vAlign w:val="center"/>
              </w:tcPr>
            </w:tcPrChange>
          </w:tcPr>
          <w:p w14:paraId="60C6C811" w14:textId="7EC3A885" w:rsidR="005F457E" w:rsidDel="00964E30" w:rsidRDefault="00000000">
            <w:pPr>
              <w:widowControl/>
              <w:spacing w:after="0" w:line="240" w:lineRule="auto"/>
              <w:ind w:firstLineChars="0" w:firstLine="0"/>
              <w:textAlignment w:val="auto"/>
              <w:rPr>
                <w:ins w:id="9016" w:author="Kelly Tan" w:date="2026-07-08T11:13:00Z"/>
                <w:del w:id="9017" w:author="Si-yuan LIU" w:date="2026-07-24T14:26:00Z" w16du:dateUtc="2026-07-24T06:26:00Z"/>
                <w:color w:val="000000"/>
                <w:kern w:val="0"/>
                <w:sz w:val="21"/>
                <w:szCs w:val="21"/>
              </w:rPr>
            </w:pPr>
            <w:ins w:id="9018" w:author="Kelly Tan" w:date="2026-07-08T11:13:00Z">
              <w:del w:id="9019" w:author="Si-yuan LIU" w:date="2026-07-24T14:26:00Z" w16du:dateUtc="2026-07-24T06:26:00Z">
                <w:r w:rsidDel="00964E30">
                  <w:rPr>
                    <w:rFonts w:hint="eastAsia"/>
                    <w:color w:val="000000"/>
                    <w:kern w:val="0"/>
                    <w:sz w:val="21"/>
                    <w:szCs w:val="21"/>
                  </w:rPr>
                  <w:delText>奥融科技吸收合并</w:delText>
                </w:r>
                <w:r w:rsidDel="00964E30">
                  <w:rPr>
                    <w:rFonts w:hint="eastAsia"/>
                    <w:color w:val="000000"/>
                    <w:kern w:val="0"/>
                    <w:sz w:val="21"/>
                    <w:szCs w:val="21"/>
                  </w:rPr>
                  <w:delText>SPV</w:delText>
                </w:r>
                <w:r w:rsidDel="00964E30">
                  <w:rPr>
                    <w:rFonts w:hint="eastAsia"/>
                    <w:color w:val="000000"/>
                    <w:kern w:val="0"/>
                    <w:sz w:val="21"/>
                    <w:szCs w:val="21"/>
                  </w:rPr>
                  <w:delText>公司，根据《财政部</w:delText>
                </w:r>
                <w:r w:rsidDel="00964E30">
                  <w:rPr>
                    <w:rFonts w:hint="eastAsia"/>
                    <w:color w:val="000000"/>
                    <w:kern w:val="0"/>
                    <w:sz w:val="21"/>
                    <w:szCs w:val="21"/>
                  </w:rPr>
                  <w:delText xml:space="preserve"> </w:delText>
                </w:r>
                <w:r w:rsidDel="00964E30">
                  <w:rPr>
                    <w:rFonts w:hint="eastAsia"/>
                    <w:color w:val="000000"/>
                    <w:kern w:val="0"/>
                    <w:sz w:val="21"/>
                    <w:szCs w:val="21"/>
                  </w:rPr>
                  <w:delText>税务总局公告</w:delText>
                </w:r>
                <w:r w:rsidDel="00964E30">
                  <w:rPr>
                    <w:rFonts w:hint="eastAsia"/>
                    <w:color w:val="000000"/>
                    <w:kern w:val="0"/>
                    <w:sz w:val="21"/>
                    <w:szCs w:val="21"/>
                  </w:rPr>
                  <w:delText>2024</w:delText>
                </w:r>
                <w:r w:rsidDel="00964E30">
                  <w:rPr>
                    <w:rFonts w:hint="eastAsia"/>
                    <w:color w:val="000000"/>
                    <w:kern w:val="0"/>
                    <w:sz w:val="21"/>
                    <w:szCs w:val="21"/>
                  </w:rPr>
                  <w:delText>年第</w:delText>
                </w:r>
                <w:r w:rsidDel="00964E30">
                  <w:rPr>
                    <w:rFonts w:hint="eastAsia"/>
                    <w:color w:val="000000"/>
                    <w:kern w:val="0"/>
                    <w:sz w:val="21"/>
                    <w:szCs w:val="21"/>
                  </w:rPr>
                  <w:delText>14</w:delText>
                </w:r>
                <w:r w:rsidDel="00964E30">
                  <w:rPr>
                    <w:rFonts w:hint="eastAsia"/>
                    <w:color w:val="000000"/>
                    <w:kern w:val="0"/>
                    <w:sz w:val="21"/>
                    <w:szCs w:val="21"/>
                  </w:rPr>
                  <w:delText>号》第三条“对企业改制、合并、分立、破产清算以及事业单位改制书立的产权转移书据，免征印花税”，该行为免征印花税。</w:delText>
                </w:r>
              </w:del>
            </w:ins>
          </w:p>
          <w:p w14:paraId="44F62278" w14:textId="40E9AC8D" w:rsidR="005F457E" w:rsidDel="00964E30" w:rsidRDefault="00000000">
            <w:pPr>
              <w:widowControl/>
              <w:spacing w:after="0" w:line="240" w:lineRule="auto"/>
              <w:ind w:firstLineChars="0" w:firstLine="0"/>
              <w:textAlignment w:val="auto"/>
              <w:rPr>
                <w:ins w:id="9020" w:author="Kelly Tan" w:date="2026-07-08T11:13:00Z"/>
                <w:del w:id="9021" w:author="Si-yuan LIU" w:date="2026-07-24T14:26:00Z" w16du:dateUtc="2026-07-24T06:26:00Z"/>
                <w:color w:val="000000"/>
                <w:kern w:val="0"/>
                <w:sz w:val="21"/>
                <w:szCs w:val="21"/>
              </w:rPr>
            </w:pPr>
            <w:ins w:id="9022" w:author="Kelly Tan" w:date="2026-07-08T11:13:00Z">
              <w:del w:id="9023" w:author="Si-yuan LIU" w:date="2026-07-24T14:26:00Z" w16du:dateUtc="2026-07-24T06:26:00Z">
                <w:r w:rsidDel="00964E30">
                  <w:rPr>
                    <w:rFonts w:hint="eastAsia"/>
                    <w:color w:val="000000"/>
                    <w:kern w:val="0"/>
                    <w:sz w:val="21"/>
                    <w:szCs w:val="21"/>
                  </w:rPr>
                  <w:delText>政策依据：《财政部</w:delText>
                </w:r>
                <w:r w:rsidDel="00964E30">
                  <w:rPr>
                    <w:rFonts w:hint="eastAsia"/>
                    <w:color w:val="000000"/>
                    <w:kern w:val="0"/>
                    <w:sz w:val="21"/>
                    <w:szCs w:val="21"/>
                  </w:rPr>
                  <w:delText xml:space="preserve"> </w:delText>
                </w:r>
                <w:r w:rsidDel="00964E30">
                  <w:rPr>
                    <w:rFonts w:hint="eastAsia"/>
                    <w:color w:val="000000"/>
                    <w:kern w:val="0"/>
                    <w:sz w:val="21"/>
                    <w:szCs w:val="21"/>
                  </w:rPr>
                  <w:delText>税务总局公告</w:delText>
                </w:r>
                <w:r w:rsidDel="00964E30">
                  <w:rPr>
                    <w:rFonts w:hint="eastAsia"/>
                    <w:color w:val="000000"/>
                    <w:kern w:val="0"/>
                    <w:sz w:val="21"/>
                    <w:szCs w:val="21"/>
                  </w:rPr>
                  <w:delText>2024</w:delText>
                </w:r>
                <w:r w:rsidDel="00964E30">
                  <w:rPr>
                    <w:rFonts w:hint="eastAsia"/>
                    <w:color w:val="000000"/>
                    <w:kern w:val="0"/>
                    <w:sz w:val="21"/>
                    <w:szCs w:val="21"/>
                  </w:rPr>
                  <w:delText>年第</w:delText>
                </w:r>
                <w:r w:rsidDel="00964E30">
                  <w:rPr>
                    <w:rFonts w:hint="eastAsia"/>
                    <w:color w:val="000000"/>
                    <w:kern w:val="0"/>
                    <w:sz w:val="21"/>
                    <w:szCs w:val="21"/>
                  </w:rPr>
                  <w:delText>14</w:delText>
                </w:r>
                <w:r w:rsidDel="00964E30">
                  <w:rPr>
                    <w:rFonts w:hint="eastAsia"/>
                    <w:color w:val="000000"/>
                    <w:kern w:val="0"/>
                    <w:sz w:val="21"/>
                    <w:szCs w:val="21"/>
                  </w:rPr>
                  <w:delText>号》</w:delText>
                </w:r>
              </w:del>
            </w:ins>
          </w:p>
          <w:p w14:paraId="31953DD2" w14:textId="529BC148" w:rsidR="005F457E" w:rsidDel="00964E30" w:rsidRDefault="00000000">
            <w:pPr>
              <w:widowControl/>
              <w:spacing w:after="0" w:line="240" w:lineRule="auto"/>
              <w:ind w:firstLineChars="0" w:firstLine="0"/>
              <w:textAlignment w:val="auto"/>
              <w:rPr>
                <w:ins w:id="9024" w:author="Kelly Tan" w:date="2026-07-08T11:13:00Z"/>
                <w:del w:id="9025" w:author="Si-yuan LIU" w:date="2026-07-24T14:26:00Z" w16du:dateUtc="2026-07-24T06:26:00Z"/>
                <w:color w:val="000000"/>
                <w:kern w:val="0"/>
                <w:sz w:val="21"/>
                <w:szCs w:val="21"/>
              </w:rPr>
            </w:pPr>
            <w:ins w:id="9026" w:author="Kelly Tan" w:date="2026-07-08T11:13:00Z">
              <w:del w:id="9027" w:author="Si-yuan LIU" w:date="2026-07-24T14:26:00Z" w16du:dateUtc="2026-07-24T06:26:00Z">
                <w:r w:rsidDel="00964E30">
                  <w:rPr>
                    <w:rFonts w:hint="eastAsia"/>
                    <w:color w:val="000000"/>
                    <w:kern w:val="0"/>
                    <w:sz w:val="21"/>
                    <w:szCs w:val="21"/>
                    <w:lang w:val="en"/>
                  </w:rPr>
                  <w:delText>中华人民共和国印花税法</w:delText>
                </w:r>
              </w:del>
            </w:ins>
          </w:p>
        </w:tc>
        <w:tc>
          <w:tcPr>
            <w:tcW w:w="422" w:type="pct"/>
            <w:gridSpan w:val="2"/>
            <w:vAlign w:val="center"/>
            <w:tcPrChange w:id="9028" w:author="Kelly Tan" w:date="2026-07-08T11:15:00Z">
              <w:tcPr>
                <w:tcW w:w="562" w:type="pct"/>
                <w:gridSpan w:val="2"/>
                <w:vAlign w:val="center"/>
              </w:tcPr>
            </w:tcPrChange>
          </w:tcPr>
          <w:p w14:paraId="45716E2A" w14:textId="51CAB9E1" w:rsidR="005F457E" w:rsidDel="00964E30" w:rsidRDefault="00000000">
            <w:pPr>
              <w:widowControl/>
              <w:spacing w:after="0" w:line="240" w:lineRule="auto"/>
              <w:ind w:firstLineChars="0" w:firstLine="0"/>
              <w:textAlignment w:val="auto"/>
              <w:rPr>
                <w:ins w:id="9029" w:author="Kelly Tan" w:date="2026-07-08T11:13:00Z"/>
                <w:del w:id="9030" w:author="Si-yuan LIU" w:date="2026-07-24T14:26:00Z" w16du:dateUtc="2026-07-24T06:26:00Z"/>
                <w:color w:val="000000"/>
                <w:kern w:val="0"/>
                <w:sz w:val="21"/>
                <w:szCs w:val="21"/>
              </w:rPr>
            </w:pPr>
            <w:ins w:id="9031" w:author="Kelly Tan" w:date="2026-07-08T11:13:00Z">
              <w:del w:id="9032" w:author="Si-yuan LIU" w:date="2026-07-24T14:26:00Z" w16du:dateUtc="2026-07-24T06:26:00Z">
                <w:r w:rsidDel="00964E30">
                  <w:rPr>
                    <w:rFonts w:hint="eastAsia"/>
                    <w:color w:val="000000"/>
                    <w:kern w:val="0"/>
                    <w:sz w:val="21"/>
                    <w:szCs w:val="21"/>
                  </w:rPr>
                  <w:delText>/</w:delText>
                </w:r>
              </w:del>
            </w:ins>
          </w:p>
        </w:tc>
        <w:tc>
          <w:tcPr>
            <w:tcW w:w="421" w:type="pct"/>
            <w:gridSpan w:val="3"/>
            <w:vAlign w:val="center"/>
            <w:tcPrChange w:id="9033" w:author="Kelly Tan" w:date="2026-07-08T11:15:00Z">
              <w:tcPr>
                <w:tcW w:w="393" w:type="pct"/>
                <w:gridSpan w:val="5"/>
                <w:vAlign w:val="center"/>
              </w:tcPr>
            </w:tcPrChange>
          </w:tcPr>
          <w:p w14:paraId="2B9C2909" w14:textId="50C3B160" w:rsidR="005F457E" w:rsidDel="00964E30" w:rsidRDefault="00000000">
            <w:pPr>
              <w:widowControl/>
              <w:spacing w:after="0" w:line="240" w:lineRule="auto"/>
              <w:ind w:firstLineChars="0" w:firstLine="0"/>
              <w:textAlignment w:val="auto"/>
              <w:rPr>
                <w:ins w:id="9034" w:author="Kelly Tan" w:date="2026-07-08T11:13:00Z"/>
                <w:del w:id="9035" w:author="Si-yuan LIU" w:date="2026-07-24T14:26:00Z" w16du:dateUtc="2026-07-24T06:26:00Z"/>
                <w:color w:val="000000"/>
                <w:kern w:val="0"/>
                <w:sz w:val="21"/>
                <w:szCs w:val="21"/>
              </w:rPr>
            </w:pPr>
            <w:ins w:id="9036" w:author="Kelly Tan" w:date="2026-07-08T11:13:00Z">
              <w:del w:id="9037" w:author="Si-yuan LIU" w:date="2026-07-24T14:26:00Z" w16du:dateUtc="2026-07-24T06:26:00Z">
                <w:r w:rsidDel="00964E30">
                  <w:rPr>
                    <w:rFonts w:hint="eastAsia"/>
                    <w:color w:val="000000"/>
                    <w:kern w:val="0"/>
                    <w:sz w:val="21"/>
                    <w:szCs w:val="21"/>
                  </w:rPr>
                  <w:delText>/</w:delText>
                </w:r>
              </w:del>
            </w:ins>
          </w:p>
        </w:tc>
        <w:tc>
          <w:tcPr>
            <w:tcW w:w="414" w:type="pct"/>
            <w:gridSpan w:val="2"/>
            <w:vAlign w:val="center"/>
            <w:tcPrChange w:id="9038" w:author="Kelly Tan" w:date="2026-07-08T11:15:00Z">
              <w:tcPr>
                <w:tcW w:w="565" w:type="pct"/>
                <w:gridSpan w:val="5"/>
                <w:vAlign w:val="center"/>
              </w:tcPr>
            </w:tcPrChange>
          </w:tcPr>
          <w:p w14:paraId="20DF07B4" w14:textId="6F6DB87D" w:rsidR="005F457E" w:rsidDel="00964E30" w:rsidRDefault="00000000">
            <w:pPr>
              <w:widowControl/>
              <w:spacing w:after="0" w:line="240" w:lineRule="auto"/>
              <w:ind w:firstLineChars="0" w:firstLine="0"/>
              <w:textAlignment w:val="auto"/>
              <w:rPr>
                <w:ins w:id="9039" w:author="Kelly Tan" w:date="2026-07-08T11:13:00Z"/>
                <w:del w:id="9040" w:author="Si-yuan LIU" w:date="2026-07-24T14:26:00Z" w16du:dateUtc="2026-07-24T06:26:00Z"/>
                <w:color w:val="000000"/>
                <w:kern w:val="0"/>
                <w:sz w:val="21"/>
                <w:szCs w:val="21"/>
              </w:rPr>
            </w:pPr>
            <w:ins w:id="9041" w:author="Kelly Tan" w:date="2026-07-08T11:13:00Z">
              <w:del w:id="9042" w:author="Si-yuan LIU" w:date="2026-07-24T14:26:00Z" w16du:dateUtc="2026-07-24T06:26:00Z">
                <w:r w:rsidDel="00964E30">
                  <w:rPr>
                    <w:rFonts w:hint="eastAsia"/>
                    <w:color w:val="000000"/>
                    <w:kern w:val="0"/>
                    <w:sz w:val="21"/>
                    <w:szCs w:val="21"/>
                  </w:rPr>
                  <w:delText>/</w:delText>
                </w:r>
              </w:del>
            </w:ins>
          </w:p>
        </w:tc>
        <w:tc>
          <w:tcPr>
            <w:tcW w:w="441" w:type="pct"/>
            <w:gridSpan w:val="5"/>
            <w:vAlign w:val="center"/>
            <w:tcPrChange w:id="9043" w:author="Kelly Tan" w:date="2026-07-08T11:15:00Z">
              <w:tcPr>
                <w:tcW w:w="521" w:type="pct"/>
                <w:gridSpan w:val="7"/>
                <w:vAlign w:val="center"/>
              </w:tcPr>
            </w:tcPrChange>
          </w:tcPr>
          <w:p w14:paraId="2737382B" w14:textId="6FC712A9" w:rsidR="005F457E" w:rsidDel="00964E30" w:rsidRDefault="00000000">
            <w:pPr>
              <w:widowControl/>
              <w:spacing w:after="0" w:line="240" w:lineRule="auto"/>
              <w:ind w:firstLineChars="0" w:firstLine="0"/>
              <w:textAlignment w:val="auto"/>
              <w:rPr>
                <w:ins w:id="9044" w:author="Kelly Tan" w:date="2026-07-08T11:13:00Z"/>
                <w:del w:id="9045" w:author="Si-yuan LIU" w:date="2026-07-24T14:26:00Z" w16du:dateUtc="2026-07-24T06:26:00Z"/>
                <w:color w:val="000000"/>
                <w:kern w:val="0"/>
                <w:sz w:val="21"/>
                <w:szCs w:val="21"/>
              </w:rPr>
            </w:pPr>
            <w:ins w:id="9046" w:author="Kelly Tan" w:date="2026-07-08T11:13:00Z">
              <w:del w:id="9047" w:author="Si-yuan LIU" w:date="2026-07-24T14:26:00Z" w16du:dateUtc="2026-07-24T06:26:00Z">
                <w:r w:rsidDel="00964E30">
                  <w:rPr>
                    <w:rFonts w:hint="eastAsia"/>
                    <w:color w:val="000000"/>
                    <w:kern w:val="0"/>
                    <w:sz w:val="21"/>
                    <w:szCs w:val="21"/>
                  </w:rPr>
                  <w:delText>/</w:delText>
                </w:r>
              </w:del>
            </w:ins>
          </w:p>
        </w:tc>
      </w:tr>
      <w:tr w:rsidR="005F457E" w:rsidDel="00964E30" w14:paraId="31269A6B" w14:textId="588BE6CF" w:rsidTr="005F457E">
        <w:trPr>
          <w:gridAfter w:val="2"/>
          <w:wAfter w:w="97" w:type="dxa"/>
          <w:trHeight w:val="290"/>
          <w:jc w:val="center"/>
          <w:ins w:id="9048" w:author="Kelly Tan" w:date="2026-07-08T11:13:00Z"/>
          <w:del w:id="9049" w:author="Si-yuan LIU" w:date="2026-07-24T14:26:00Z" w16du:dateUtc="2026-07-24T06:26:00Z"/>
          <w:trPrChange w:id="9050" w:author="Kelly Tan" w:date="2026-07-08T11:15:00Z">
            <w:trPr>
              <w:gridAfter w:val="2"/>
              <w:wAfter w:w="113" w:type="dxa"/>
              <w:trHeight w:val="290"/>
              <w:jc w:val="center"/>
            </w:trPr>
          </w:trPrChange>
        </w:trPr>
        <w:tc>
          <w:tcPr>
            <w:tcW w:w="356" w:type="pct"/>
            <w:vMerge w:val="restart"/>
            <w:vAlign w:val="center"/>
            <w:tcPrChange w:id="9051" w:author="Kelly Tan" w:date="2026-07-08T11:15:00Z">
              <w:tcPr>
                <w:tcW w:w="371" w:type="pct"/>
                <w:vMerge w:val="restart"/>
                <w:vAlign w:val="center"/>
              </w:tcPr>
            </w:tcPrChange>
          </w:tcPr>
          <w:p w14:paraId="2229F7BE" w14:textId="0B1D7935" w:rsidR="005F457E" w:rsidDel="00964E30" w:rsidRDefault="00000000">
            <w:pPr>
              <w:widowControl/>
              <w:spacing w:after="0" w:line="240" w:lineRule="auto"/>
              <w:ind w:firstLineChars="0" w:firstLine="0"/>
              <w:jc w:val="left"/>
              <w:textAlignment w:val="auto"/>
              <w:rPr>
                <w:ins w:id="9052" w:author="Kelly Tan" w:date="2026-07-08T11:13:00Z"/>
                <w:del w:id="9053" w:author="Si-yuan LIU" w:date="2026-07-24T14:26:00Z" w16du:dateUtc="2026-07-24T06:26:00Z"/>
                <w:color w:val="000000"/>
                <w:kern w:val="0"/>
                <w:sz w:val="21"/>
                <w:szCs w:val="21"/>
              </w:rPr>
            </w:pPr>
            <w:ins w:id="9054" w:author="Kelly Tan" w:date="2026-07-08T11:13:00Z">
              <w:del w:id="9055" w:author="Si-yuan LIU" w:date="2026-07-24T14:26:00Z" w16du:dateUtc="2026-07-24T06:26:00Z">
                <w:r w:rsidDel="00964E30">
                  <w:rPr>
                    <w:rFonts w:hint="eastAsia"/>
                    <w:color w:val="000000"/>
                    <w:kern w:val="0"/>
                    <w:sz w:val="21"/>
                    <w:szCs w:val="21"/>
                  </w:rPr>
                  <w:delText>股权转让</w:delText>
                </w:r>
              </w:del>
            </w:ins>
          </w:p>
        </w:tc>
        <w:tc>
          <w:tcPr>
            <w:tcW w:w="4644" w:type="pct"/>
            <w:gridSpan w:val="21"/>
            <w:vAlign w:val="center"/>
            <w:tcPrChange w:id="9056" w:author="Kelly Tan" w:date="2026-07-08T11:15:00Z">
              <w:tcPr>
                <w:tcW w:w="4629" w:type="pct"/>
                <w:gridSpan w:val="33"/>
                <w:vAlign w:val="center"/>
              </w:tcPr>
            </w:tcPrChange>
          </w:tcPr>
          <w:p w14:paraId="3F1203BF" w14:textId="3D2BE8B9" w:rsidR="005F457E" w:rsidDel="00964E30" w:rsidRDefault="00000000">
            <w:pPr>
              <w:widowControl/>
              <w:spacing w:after="0" w:line="240" w:lineRule="auto"/>
              <w:ind w:firstLineChars="0" w:firstLine="0"/>
              <w:textAlignment w:val="auto"/>
              <w:rPr>
                <w:ins w:id="9057" w:author="Kelly Tan" w:date="2026-07-08T11:13:00Z"/>
                <w:del w:id="9058" w:author="Si-yuan LIU" w:date="2026-07-24T14:26:00Z" w16du:dateUtc="2026-07-24T06:26:00Z"/>
                <w:color w:val="000000"/>
                <w:kern w:val="0"/>
                <w:sz w:val="21"/>
                <w:szCs w:val="21"/>
                <w:highlight w:val="yellow"/>
              </w:rPr>
            </w:pPr>
            <w:ins w:id="9059" w:author="Kelly Tan" w:date="2026-07-08T11:13:00Z">
              <w:del w:id="9060" w:author="Si-yuan LIU" w:date="2026-07-24T14:26:00Z" w16du:dateUtc="2026-07-24T06:26:00Z">
                <w:r w:rsidDel="00964E30">
                  <w:rPr>
                    <w:rFonts w:hint="eastAsia"/>
                    <w:color w:val="000000"/>
                    <w:kern w:val="0"/>
                    <w:sz w:val="21"/>
                    <w:szCs w:val="21"/>
                  </w:rPr>
                  <w:delText>8</w:delText>
                </w:r>
                <w:r w:rsidDel="00964E30">
                  <w:rPr>
                    <w:rFonts w:hint="eastAsia"/>
                    <w:color w:val="000000"/>
                    <w:kern w:val="0"/>
                    <w:sz w:val="21"/>
                    <w:szCs w:val="21"/>
                  </w:rPr>
                  <w:delText>、奥融科技转让持有的</w:delText>
                </w:r>
                <w:r w:rsidDel="00964E30">
                  <w:rPr>
                    <w:rFonts w:hint="eastAsia"/>
                    <w:color w:val="000000"/>
                    <w:kern w:val="0"/>
                    <w:sz w:val="21"/>
                    <w:szCs w:val="21"/>
                  </w:rPr>
                  <w:delText>9.60%</w:delText>
                </w:r>
                <w:r w:rsidDel="00964E30">
                  <w:rPr>
                    <w:rFonts w:hint="eastAsia"/>
                    <w:color w:val="000000"/>
                    <w:kern w:val="0"/>
                    <w:sz w:val="21"/>
                    <w:szCs w:val="21"/>
                  </w:rPr>
                  <w:delText>宸瑞中电股权</w:delText>
                </w:r>
              </w:del>
            </w:ins>
          </w:p>
        </w:tc>
      </w:tr>
      <w:tr w:rsidR="005F457E" w:rsidDel="00964E30" w14:paraId="11BE8499" w14:textId="05E6AFF2" w:rsidTr="005F457E">
        <w:trPr>
          <w:gridAfter w:val="2"/>
          <w:wAfter w:w="97" w:type="dxa"/>
          <w:trHeight w:val="290"/>
          <w:jc w:val="center"/>
          <w:ins w:id="9061" w:author="Kelly Tan" w:date="2026-07-08T11:13:00Z"/>
          <w:del w:id="9062" w:author="Si-yuan LIU" w:date="2026-07-24T14:26:00Z" w16du:dateUtc="2026-07-24T06:26:00Z"/>
          <w:trPrChange w:id="9063" w:author="Kelly Tan" w:date="2026-07-08T11:15:00Z">
            <w:trPr>
              <w:gridAfter w:val="2"/>
              <w:wAfter w:w="113" w:type="dxa"/>
              <w:trHeight w:val="290"/>
              <w:jc w:val="center"/>
            </w:trPr>
          </w:trPrChange>
        </w:trPr>
        <w:tc>
          <w:tcPr>
            <w:tcW w:w="356" w:type="pct"/>
            <w:vMerge/>
            <w:vAlign w:val="center"/>
            <w:tcPrChange w:id="9064" w:author="Kelly Tan" w:date="2026-07-08T11:15:00Z">
              <w:tcPr>
                <w:tcW w:w="371" w:type="pct"/>
                <w:vMerge/>
                <w:vAlign w:val="center"/>
              </w:tcPr>
            </w:tcPrChange>
          </w:tcPr>
          <w:p w14:paraId="30FEC128" w14:textId="0A2278BB" w:rsidR="005F457E" w:rsidDel="00964E30" w:rsidRDefault="005F457E">
            <w:pPr>
              <w:widowControl/>
              <w:spacing w:after="0" w:line="240" w:lineRule="auto"/>
              <w:ind w:firstLineChars="0" w:firstLine="0"/>
              <w:jc w:val="left"/>
              <w:textAlignment w:val="auto"/>
              <w:rPr>
                <w:ins w:id="9065" w:author="Kelly Tan" w:date="2026-07-08T11:13:00Z"/>
                <w:del w:id="9066" w:author="Si-yuan LIU" w:date="2026-07-24T14:26:00Z" w16du:dateUtc="2026-07-24T06:26:00Z"/>
                <w:color w:val="000000"/>
                <w:kern w:val="0"/>
                <w:sz w:val="21"/>
                <w:szCs w:val="21"/>
              </w:rPr>
            </w:pPr>
          </w:p>
        </w:tc>
        <w:tc>
          <w:tcPr>
            <w:tcW w:w="167" w:type="pct"/>
            <w:gridSpan w:val="2"/>
            <w:vAlign w:val="center"/>
            <w:tcPrChange w:id="9067" w:author="Kelly Tan" w:date="2026-07-08T11:15:00Z">
              <w:tcPr>
                <w:tcW w:w="152" w:type="pct"/>
                <w:gridSpan w:val="3"/>
                <w:vAlign w:val="center"/>
              </w:tcPr>
            </w:tcPrChange>
          </w:tcPr>
          <w:p w14:paraId="3844DD8B" w14:textId="74BB12AA" w:rsidR="005F457E" w:rsidDel="00964E30" w:rsidRDefault="00000000">
            <w:pPr>
              <w:widowControl/>
              <w:spacing w:after="0" w:line="240" w:lineRule="auto"/>
              <w:ind w:firstLineChars="0" w:firstLine="0"/>
              <w:jc w:val="center"/>
              <w:textAlignment w:val="auto"/>
              <w:rPr>
                <w:ins w:id="9068" w:author="Kelly Tan" w:date="2026-07-08T11:13:00Z"/>
                <w:del w:id="9069" w:author="Si-yuan LIU" w:date="2026-07-24T14:26:00Z" w16du:dateUtc="2026-07-24T06:26:00Z"/>
                <w:color w:val="000000"/>
                <w:kern w:val="0"/>
                <w:sz w:val="21"/>
                <w:szCs w:val="21"/>
              </w:rPr>
            </w:pPr>
            <w:ins w:id="9070" w:author="Kelly Tan" w:date="2026-07-08T11:13:00Z">
              <w:del w:id="9071" w:author="Si-yuan LIU" w:date="2026-07-24T14:26:00Z" w16du:dateUtc="2026-07-24T06:26:00Z">
                <w:r w:rsidDel="00964E30">
                  <w:rPr>
                    <w:rFonts w:hint="eastAsia"/>
                    <w:color w:val="000000"/>
                    <w:kern w:val="0"/>
                    <w:sz w:val="21"/>
                    <w:szCs w:val="21"/>
                  </w:rPr>
                  <w:delText>企业所得税</w:delText>
                </w:r>
              </w:del>
            </w:ins>
          </w:p>
        </w:tc>
        <w:tc>
          <w:tcPr>
            <w:tcW w:w="509" w:type="pct"/>
            <w:vAlign w:val="center"/>
            <w:tcPrChange w:id="9072" w:author="Kelly Tan" w:date="2026-07-08T11:15:00Z">
              <w:tcPr>
                <w:tcW w:w="132" w:type="pct"/>
                <w:gridSpan w:val="2"/>
                <w:vAlign w:val="center"/>
              </w:tcPr>
            </w:tcPrChange>
          </w:tcPr>
          <w:p w14:paraId="44F3F84F" w14:textId="6091976C" w:rsidR="005F457E" w:rsidDel="00964E30" w:rsidRDefault="00000000">
            <w:pPr>
              <w:widowControl/>
              <w:spacing w:after="0" w:line="240" w:lineRule="auto"/>
              <w:ind w:firstLineChars="0" w:firstLine="0"/>
              <w:textAlignment w:val="auto"/>
              <w:rPr>
                <w:ins w:id="9073" w:author="Kelly Tan" w:date="2026-07-08T11:13:00Z"/>
                <w:del w:id="9074" w:author="Si-yuan LIU" w:date="2026-07-24T14:26:00Z" w16du:dateUtc="2026-07-24T06:26:00Z"/>
                <w:color w:val="000000"/>
                <w:kern w:val="0"/>
                <w:sz w:val="21"/>
                <w:szCs w:val="21"/>
              </w:rPr>
            </w:pPr>
            <w:ins w:id="9075" w:author="Kelly Tan" w:date="2026-07-08T11:13:00Z">
              <w:del w:id="9076" w:author="Si-yuan LIU" w:date="2026-07-24T14:26:00Z" w16du:dateUtc="2026-07-24T06:26:00Z">
                <w:r w:rsidDel="00964E30">
                  <w:rPr>
                    <w:rFonts w:hint="eastAsia"/>
                    <w:color w:val="000000"/>
                    <w:kern w:val="0"/>
                    <w:sz w:val="21"/>
                    <w:szCs w:val="21"/>
                    <w:lang w:val="en"/>
                  </w:rPr>
                  <w:delText>是</w:delText>
                </w:r>
              </w:del>
            </w:ins>
          </w:p>
        </w:tc>
        <w:tc>
          <w:tcPr>
            <w:tcW w:w="2270" w:type="pct"/>
            <w:gridSpan w:val="6"/>
            <w:vAlign w:val="center"/>
            <w:tcPrChange w:id="9077" w:author="Kelly Tan" w:date="2026-07-08T11:15:00Z">
              <w:tcPr>
                <w:tcW w:w="2303" w:type="pct"/>
                <w:gridSpan w:val="9"/>
                <w:vAlign w:val="center"/>
              </w:tcPr>
            </w:tcPrChange>
          </w:tcPr>
          <w:p w14:paraId="5E89CE3B" w14:textId="1C8A1CBA" w:rsidR="005F457E" w:rsidRPr="005F457E" w:rsidDel="00964E30" w:rsidRDefault="00000000">
            <w:pPr>
              <w:spacing w:after="0" w:line="240" w:lineRule="auto"/>
              <w:ind w:firstLine="420"/>
              <w:rPr>
                <w:ins w:id="9078" w:author="Kelly Tan" w:date="2026-07-08T11:13:00Z"/>
                <w:del w:id="9079" w:author="Si-yuan LIU" w:date="2026-07-24T14:26:00Z" w16du:dateUtc="2026-07-24T06:26:00Z"/>
                <w:rFonts w:cs="楷体_GB2312"/>
                <w:sz w:val="21"/>
                <w:szCs w:val="21"/>
                <w:lang w:val="de-DE"/>
                <w:rPrChange w:id="9080" w:author="Kelly Tan" w:date="2026-07-08T11:17:00Z">
                  <w:rPr>
                    <w:ins w:id="9081" w:author="Kelly Tan" w:date="2026-07-08T11:13:00Z"/>
                    <w:del w:id="9082" w:author="Si-yuan LIU" w:date="2026-07-24T14:26:00Z" w16du:dateUtc="2026-07-24T06:26:00Z"/>
                    <w:rFonts w:ascii="仿宋_GB2312" w:eastAsia="仿宋_GB2312" w:hAnsi="楷体_GB2312" w:cs="楷体_GB2312"/>
                    <w:sz w:val="21"/>
                    <w:szCs w:val="21"/>
                    <w:lang w:val="de-DE"/>
                  </w:rPr>
                </w:rPrChange>
              </w:rPr>
              <w:pPrChange w:id="9083" w:author="怡然 刘 [2]" w:date="2026-07-08T11:52:00Z">
                <w:pPr>
                  <w:spacing w:after="0" w:line="360" w:lineRule="auto"/>
                  <w:ind w:firstLine="420"/>
                </w:pPr>
              </w:pPrChange>
            </w:pPr>
            <w:ins w:id="9084" w:author="Kelly Tan" w:date="2026-07-08T11:13:00Z">
              <w:del w:id="9085" w:author="Si-yuan LIU" w:date="2026-07-24T14:26:00Z" w16du:dateUtc="2026-07-24T06:26:00Z">
                <w:r w:rsidDel="00964E30">
                  <w:rPr>
                    <w:rFonts w:cs="楷体_GB2312" w:hint="eastAsia"/>
                    <w:sz w:val="21"/>
                    <w:szCs w:val="21"/>
                    <w:rPrChange w:id="9086" w:author="Kelly Tan" w:date="2026-07-08T11:17:00Z">
                      <w:rPr>
                        <w:rFonts w:ascii="仿宋_GB2312" w:eastAsia="仿宋_GB2312" w:hAnsi="楷体_GB2312" w:cs="楷体_GB2312" w:hint="eastAsia"/>
                        <w:sz w:val="21"/>
                        <w:szCs w:val="21"/>
                      </w:rPr>
                    </w:rPrChange>
                  </w:rPr>
                  <w:delText>奥融科</w:delText>
                </w:r>
                <w:r w:rsidDel="00964E30">
                  <w:rPr>
                    <w:rFonts w:cs="楷体_GB2312" w:hint="eastAsia"/>
                    <w:sz w:val="21"/>
                    <w:szCs w:val="21"/>
                    <w:lang w:val="de-DE"/>
                    <w:rPrChange w:id="9087" w:author="Kelly Tan" w:date="2026-07-08T11:17:00Z">
                      <w:rPr>
                        <w:rFonts w:ascii="仿宋_GB2312" w:eastAsia="仿宋_GB2312" w:hAnsi="楷体_GB2312" w:cs="楷体_GB2312" w:hint="eastAsia"/>
                        <w:sz w:val="21"/>
                        <w:szCs w:val="21"/>
                        <w:lang w:val="de-DE"/>
                      </w:rPr>
                    </w:rPrChange>
                  </w:rPr>
                  <w:delText>转让</w:delText>
                </w:r>
                <w:r w:rsidDel="00964E30">
                  <w:rPr>
                    <w:rFonts w:cs="楷体_GB2312" w:hint="eastAsia"/>
                    <w:sz w:val="21"/>
                    <w:szCs w:val="21"/>
                    <w:rPrChange w:id="9088" w:author="Kelly Tan" w:date="2026-07-08T11:17:00Z">
                      <w:rPr>
                        <w:rFonts w:ascii="仿宋_GB2312" w:eastAsia="仿宋_GB2312" w:hAnsi="楷体_GB2312" w:cs="楷体_GB2312" w:hint="eastAsia"/>
                        <w:sz w:val="21"/>
                        <w:szCs w:val="21"/>
                      </w:rPr>
                    </w:rPrChange>
                  </w:rPr>
                  <w:delText>宸瑞中电</w:delText>
                </w:r>
                <w:r w:rsidDel="00964E30">
                  <w:rPr>
                    <w:rFonts w:cs="楷体_GB2312" w:hint="eastAsia"/>
                    <w:sz w:val="21"/>
                    <w:szCs w:val="21"/>
                    <w:lang w:val="de-DE"/>
                    <w:rPrChange w:id="9089" w:author="Kelly Tan" w:date="2026-07-08T11:17:00Z">
                      <w:rPr>
                        <w:rFonts w:ascii="仿宋_GB2312" w:eastAsia="仿宋_GB2312" w:hAnsi="楷体_GB2312" w:cs="楷体_GB2312" w:hint="eastAsia"/>
                        <w:sz w:val="21"/>
                        <w:szCs w:val="21"/>
                        <w:lang w:val="de-DE"/>
                      </w:rPr>
                    </w:rPrChange>
                  </w:rPr>
                  <w:delText>股权，需确认股权转让的所得，计入当年的应纳税所得额。</w:delText>
                </w:r>
              </w:del>
            </w:ins>
          </w:p>
          <w:p w14:paraId="67B99DF9" w14:textId="3B399584" w:rsidR="005F457E" w:rsidRPr="005F457E" w:rsidDel="00964E30" w:rsidRDefault="00000000">
            <w:pPr>
              <w:spacing w:after="0" w:line="240" w:lineRule="auto"/>
              <w:ind w:firstLine="420"/>
              <w:rPr>
                <w:ins w:id="9090" w:author="Kelly Tan" w:date="2026-07-08T11:13:00Z"/>
                <w:del w:id="9091" w:author="Si-yuan LIU" w:date="2026-07-24T14:26:00Z" w16du:dateUtc="2026-07-24T06:26:00Z"/>
                <w:rFonts w:cs="楷体_GB2312"/>
                <w:sz w:val="21"/>
                <w:szCs w:val="21"/>
                <w:lang w:val="de-DE"/>
                <w:rPrChange w:id="9092" w:author="Kelly Tan" w:date="2026-07-08T11:17:00Z">
                  <w:rPr>
                    <w:ins w:id="9093" w:author="Kelly Tan" w:date="2026-07-08T11:13:00Z"/>
                    <w:del w:id="9094" w:author="Si-yuan LIU" w:date="2026-07-24T14:26:00Z" w16du:dateUtc="2026-07-24T06:26:00Z"/>
                    <w:rFonts w:ascii="仿宋_GB2312" w:eastAsia="仿宋_GB2312" w:hAnsi="楷体_GB2312" w:cs="楷体_GB2312"/>
                    <w:sz w:val="21"/>
                    <w:szCs w:val="21"/>
                    <w:lang w:val="de-DE"/>
                  </w:rPr>
                </w:rPrChange>
              </w:rPr>
              <w:pPrChange w:id="9095" w:author="怡然 刘 [2]" w:date="2026-07-08T11:52:00Z">
                <w:pPr>
                  <w:spacing w:after="0" w:line="360" w:lineRule="auto"/>
                  <w:ind w:firstLine="420"/>
                </w:pPr>
              </w:pPrChange>
            </w:pPr>
            <w:ins w:id="9096" w:author="Kelly Tan" w:date="2026-07-08T11:13:00Z">
              <w:del w:id="9097" w:author="Si-yuan LIU" w:date="2026-07-24T14:26:00Z" w16du:dateUtc="2026-07-24T06:26:00Z">
                <w:r w:rsidDel="00964E30">
                  <w:rPr>
                    <w:rFonts w:hint="eastAsia"/>
                    <w:color w:val="000000"/>
                    <w:kern w:val="0"/>
                    <w:sz w:val="21"/>
                    <w:szCs w:val="21"/>
                    <w:lang w:val="en"/>
                  </w:rPr>
                  <w:delText>政策依据：</w:delText>
                </w:r>
                <w:r w:rsidDel="00964E30">
                  <w:rPr>
                    <w:color w:val="000000"/>
                    <w:kern w:val="0"/>
                    <w:sz w:val="21"/>
                    <w:szCs w:val="21"/>
                    <w:lang w:val="en"/>
                  </w:rPr>
                  <w:delText>中华人民共和国企业所得税法</w:delText>
                </w:r>
              </w:del>
            </w:ins>
          </w:p>
          <w:p w14:paraId="56EE52EA" w14:textId="7A486CC1" w:rsidR="005F457E" w:rsidRPr="005F457E" w:rsidDel="00964E30" w:rsidRDefault="00000000">
            <w:pPr>
              <w:spacing w:after="0" w:line="240" w:lineRule="auto"/>
              <w:ind w:firstLine="420"/>
              <w:rPr>
                <w:ins w:id="9098" w:author="Kelly Tan" w:date="2026-07-08T11:13:00Z"/>
                <w:del w:id="9099" w:author="Si-yuan LIU" w:date="2026-07-24T14:26:00Z" w16du:dateUtc="2026-07-24T06:26:00Z"/>
                <w:rFonts w:cs="楷体_GB2312"/>
                <w:sz w:val="21"/>
                <w:szCs w:val="21"/>
                <w:rPrChange w:id="9100" w:author="Kelly Tan" w:date="2026-07-08T11:17:00Z">
                  <w:rPr>
                    <w:ins w:id="9101" w:author="Kelly Tan" w:date="2026-07-08T11:13:00Z"/>
                    <w:del w:id="9102" w:author="Si-yuan LIU" w:date="2026-07-24T14:26:00Z" w16du:dateUtc="2026-07-24T06:26:00Z"/>
                    <w:rFonts w:ascii="仿宋_GB2312" w:eastAsia="仿宋_GB2312" w:hAnsi="楷体_GB2312" w:cs="楷体_GB2312"/>
                    <w:sz w:val="21"/>
                    <w:szCs w:val="21"/>
                  </w:rPr>
                </w:rPrChange>
              </w:rPr>
              <w:pPrChange w:id="9103" w:author="怡然 刘 [2]" w:date="2026-07-08T11:52:00Z">
                <w:pPr>
                  <w:spacing w:after="0" w:line="360" w:lineRule="auto"/>
                  <w:ind w:firstLine="420"/>
                </w:pPr>
              </w:pPrChange>
            </w:pPr>
            <w:ins w:id="9104" w:author="Kelly Tan" w:date="2026-07-08T11:13:00Z">
              <w:del w:id="9105" w:author="Si-yuan LIU" w:date="2026-07-24T14:26:00Z" w16du:dateUtc="2026-07-24T06:26:00Z">
                <w:r w:rsidDel="00964E30">
                  <w:rPr>
                    <w:rFonts w:cs="楷体_GB2312" w:hint="eastAsia"/>
                    <w:sz w:val="21"/>
                    <w:szCs w:val="21"/>
                    <w:rPrChange w:id="9106" w:author="Kelly Tan" w:date="2026-07-08T11:17:00Z">
                      <w:rPr>
                        <w:rFonts w:ascii="仿宋_GB2312" w:eastAsia="仿宋_GB2312" w:hAnsi="楷体_GB2312" w:cs="楷体_GB2312" w:hint="eastAsia"/>
                        <w:sz w:val="21"/>
                        <w:szCs w:val="21"/>
                      </w:rPr>
                    </w:rPrChange>
                  </w:rPr>
                  <w:delText>奥融科技转让宸瑞中电股权，需确认股权转让的所得额，计入股权转让当年的应纳税所得额。</w:delText>
                </w:r>
              </w:del>
            </w:ins>
          </w:p>
          <w:p w14:paraId="0FEFC5B5" w14:textId="50D02F6B" w:rsidR="005F457E" w:rsidRPr="005F457E" w:rsidDel="00964E30" w:rsidRDefault="00000000">
            <w:pPr>
              <w:spacing w:after="0" w:line="240" w:lineRule="auto"/>
              <w:ind w:firstLine="420"/>
              <w:rPr>
                <w:ins w:id="9107" w:author="Kelly Tan" w:date="2026-07-08T11:13:00Z"/>
                <w:del w:id="9108" w:author="Si-yuan LIU" w:date="2026-07-24T14:26:00Z" w16du:dateUtc="2026-07-24T06:26:00Z"/>
                <w:rFonts w:cs="楷体_GB2312"/>
                <w:sz w:val="21"/>
                <w:szCs w:val="21"/>
                <w:lang w:val="de-DE"/>
                <w:rPrChange w:id="9109" w:author="Kelly Tan" w:date="2026-07-08T11:17:00Z">
                  <w:rPr>
                    <w:ins w:id="9110" w:author="Kelly Tan" w:date="2026-07-08T11:13:00Z"/>
                    <w:del w:id="9111" w:author="Si-yuan LIU" w:date="2026-07-24T14:26:00Z" w16du:dateUtc="2026-07-24T06:26:00Z"/>
                    <w:rFonts w:ascii="仿宋_GB2312" w:eastAsia="仿宋_GB2312" w:hAnsi="楷体_GB2312" w:cs="楷体_GB2312"/>
                    <w:sz w:val="21"/>
                    <w:szCs w:val="21"/>
                    <w:lang w:val="de-DE"/>
                  </w:rPr>
                </w:rPrChange>
              </w:rPr>
              <w:pPrChange w:id="9112" w:author="怡然 刘 [2]" w:date="2026-07-08T11:52:00Z">
                <w:pPr>
                  <w:spacing w:after="0" w:line="360" w:lineRule="auto"/>
                  <w:ind w:firstLine="420"/>
                </w:pPr>
              </w:pPrChange>
            </w:pPr>
            <w:ins w:id="9113" w:author="Kelly Tan" w:date="2026-07-08T11:13:00Z">
              <w:del w:id="9114" w:author="Si-yuan LIU" w:date="2026-07-24T14:26:00Z" w16du:dateUtc="2026-07-24T06:26:00Z">
                <w:r w:rsidDel="00964E30">
                  <w:rPr>
                    <w:rFonts w:cs="楷体_GB2312" w:hint="eastAsia"/>
                    <w:sz w:val="21"/>
                    <w:szCs w:val="21"/>
                    <w:rPrChange w:id="9115" w:author="Kelly Tan" w:date="2026-07-08T11:17:00Z">
                      <w:rPr>
                        <w:rFonts w:ascii="仿宋_GB2312" w:eastAsia="仿宋_GB2312" w:hAnsi="楷体_GB2312" w:cs="楷体_GB2312" w:hint="eastAsia"/>
                        <w:sz w:val="21"/>
                        <w:szCs w:val="21"/>
                      </w:rPr>
                    </w:rPrChange>
                  </w:rPr>
                  <w:delText>奥融科技以</w:delText>
                </w:r>
                <w:r w:rsidDel="00964E30">
                  <w:rPr>
                    <w:rFonts w:cs="楷体_GB2312"/>
                    <w:sz w:val="21"/>
                    <w:szCs w:val="21"/>
                    <w:rPrChange w:id="9116" w:author="Kelly Tan" w:date="2026-07-08T11:17:00Z">
                      <w:rPr>
                        <w:rFonts w:ascii="仿宋_GB2312" w:eastAsia="仿宋_GB2312" w:hAnsi="楷体_GB2312" w:cs="楷体_GB2312"/>
                        <w:sz w:val="21"/>
                        <w:szCs w:val="21"/>
                      </w:rPr>
                    </w:rPrChange>
                  </w:rPr>
                  <w:delText xml:space="preserve"> 1,170.76</w:delText>
                </w:r>
                <w:r w:rsidDel="00964E30">
                  <w:rPr>
                    <w:rFonts w:cs="楷体_GB2312" w:hint="eastAsia"/>
                    <w:sz w:val="21"/>
                    <w:szCs w:val="21"/>
                    <w:rPrChange w:id="9117" w:author="Kelly Tan" w:date="2026-07-08T11:17:00Z">
                      <w:rPr>
                        <w:rFonts w:ascii="仿宋_GB2312" w:eastAsia="仿宋_GB2312" w:hAnsi="楷体_GB2312" w:cs="楷体_GB2312" w:hint="eastAsia"/>
                        <w:sz w:val="21"/>
                        <w:szCs w:val="21"/>
                      </w:rPr>
                    </w:rPrChange>
                  </w:rPr>
                  <w:delText>万元的价格转让</w:delText>
                </w:r>
                <w:r w:rsidDel="00964E30">
                  <w:rPr>
                    <w:rFonts w:cs="楷体_GB2312"/>
                    <w:sz w:val="21"/>
                    <w:szCs w:val="21"/>
                    <w:rPrChange w:id="9118" w:author="Kelly Tan" w:date="2026-07-08T11:17:00Z">
                      <w:rPr>
                        <w:rFonts w:ascii="仿宋_GB2312" w:eastAsia="仿宋_GB2312" w:hAnsi="楷体_GB2312" w:cs="楷体_GB2312"/>
                        <w:sz w:val="21"/>
                        <w:szCs w:val="21"/>
                      </w:rPr>
                    </w:rPrChange>
                  </w:rPr>
                  <w:delText>9.60%</w:delText>
                </w:r>
                <w:r w:rsidDel="00964E30">
                  <w:rPr>
                    <w:rFonts w:cs="楷体_GB2312" w:hint="eastAsia"/>
                    <w:sz w:val="21"/>
                    <w:szCs w:val="21"/>
                    <w:rPrChange w:id="9119" w:author="Kelly Tan" w:date="2026-07-08T11:17:00Z">
                      <w:rPr>
                        <w:rFonts w:ascii="仿宋_GB2312" w:eastAsia="仿宋_GB2312" w:hAnsi="楷体_GB2312" w:cs="楷体_GB2312" w:hint="eastAsia"/>
                        <w:sz w:val="21"/>
                        <w:szCs w:val="21"/>
                      </w:rPr>
                    </w:rPrChange>
                  </w:rPr>
                  <w:delText>宸瑞中电股权，奥融科技持有的</w:delText>
                </w:r>
                <w:r w:rsidDel="00964E30">
                  <w:rPr>
                    <w:rFonts w:cs="楷体_GB2312"/>
                    <w:sz w:val="21"/>
                    <w:szCs w:val="21"/>
                    <w:rPrChange w:id="9120" w:author="Kelly Tan" w:date="2026-07-08T11:17:00Z">
                      <w:rPr>
                        <w:rFonts w:ascii="仿宋_GB2312" w:eastAsia="仿宋_GB2312" w:hAnsi="楷体_GB2312" w:cs="楷体_GB2312"/>
                        <w:sz w:val="21"/>
                        <w:szCs w:val="21"/>
                      </w:rPr>
                    </w:rPrChange>
                  </w:rPr>
                  <w:delText>9.60%</w:delText>
                </w:r>
                <w:r w:rsidDel="00964E30">
                  <w:rPr>
                    <w:rFonts w:cs="楷体_GB2312" w:hint="eastAsia"/>
                    <w:sz w:val="21"/>
                    <w:szCs w:val="21"/>
                    <w:rPrChange w:id="9121" w:author="Kelly Tan" w:date="2026-07-08T11:17:00Z">
                      <w:rPr>
                        <w:rFonts w:ascii="仿宋_GB2312" w:eastAsia="仿宋_GB2312" w:hAnsi="楷体_GB2312" w:cs="楷体_GB2312" w:hint="eastAsia"/>
                        <w:sz w:val="21"/>
                        <w:szCs w:val="21"/>
                      </w:rPr>
                    </w:rPrChange>
                  </w:rPr>
                  <w:delText>宸瑞中电股权的计税基础为</w:delText>
                </w:r>
                <w:r w:rsidDel="00964E30">
                  <w:rPr>
                    <w:rFonts w:cs="楷体_GB2312"/>
                    <w:sz w:val="21"/>
                    <w:szCs w:val="21"/>
                    <w:rPrChange w:id="9122" w:author="Kelly Tan" w:date="2026-07-08T11:17:00Z">
                      <w:rPr>
                        <w:rFonts w:ascii="仿宋_GB2312" w:eastAsia="仿宋_GB2312" w:hAnsi="楷体_GB2312" w:cs="楷体_GB2312"/>
                        <w:sz w:val="21"/>
                        <w:szCs w:val="21"/>
                      </w:rPr>
                    </w:rPrChange>
                  </w:rPr>
                  <w:delText>1,170.76</w:delText>
                </w:r>
                <w:r w:rsidDel="00964E30">
                  <w:rPr>
                    <w:rFonts w:cs="楷体_GB2312" w:hint="eastAsia"/>
                    <w:sz w:val="21"/>
                    <w:szCs w:val="21"/>
                    <w:rPrChange w:id="9123" w:author="Kelly Tan" w:date="2026-07-08T11:17:00Z">
                      <w:rPr>
                        <w:rFonts w:ascii="仿宋_GB2312" w:eastAsia="仿宋_GB2312" w:hAnsi="楷体_GB2312" w:cs="楷体_GB2312" w:hint="eastAsia"/>
                        <w:sz w:val="21"/>
                        <w:szCs w:val="21"/>
                      </w:rPr>
                    </w:rPrChange>
                  </w:rPr>
                  <w:delText>万元，</w:delText>
                </w:r>
                <w:r w:rsidDel="00964E30">
                  <w:rPr>
                    <w:rFonts w:cs="楷体_GB2312" w:hint="eastAsia"/>
                    <w:sz w:val="21"/>
                    <w:szCs w:val="21"/>
                    <w:lang w:val="de-DE"/>
                    <w:rPrChange w:id="9124" w:author="Kelly Tan" w:date="2026-07-08T11:17:00Z">
                      <w:rPr>
                        <w:rFonts w:ascii="仿宋_GB2312" w:eastAsia="仿宋_GB2312" w:hAnsi="楷体_GB2312" w:cs="楷体_GB2312" w:hint="eastAsia"/>
                        <w:sz w:val="21"/>
                        <w:szCs w:val="21"/>
                        <w:lang w:val="de-DE"/>
                      </w:rPr>
                    </w:rPrChange>
                  </w:rPr>
                  <w:delText>本次股权转让应确认的企业所得税应纳税所得额为（股权转让收入</w:delText>
                </w:r>
                <w:r w:rsidDel="00964E30">
                  <w:rPr>
                    <w:rFonts w:cs="楷体_GB2312"/>
                    <w:sz w:val="21"/>
                    <w:szCs w:val="21"/>
                    <w:rPrChange w:id="9125" w:author="Kelly Tan" w:date="2026-07-08T11:17:00Z">
                      <w:rPr>
                        <w:rFonts w:ascii="仿宋_GB2312" w:eastAsia="仿宋_GB2312" w:hAnsi="楷体_GB2312" w:cs="楷体_GB2312"/>
                        <w:sz w:val="21"/>
                        <w:szCs w:val="21"/>
                      </w:rPr>
                    </w:rPrChange>
                  </w:rPr>
                  <w:delText xml:space="preserve"> 1,170.76</w:delText>
                </w:r>
                <w:r w:rsidDel="00964E30">
                  <w:rPr>
                    <w:rFonts w:cs="楷体_GB2312" w:hint="eastAsia"/>
                    <w:sz w:val="21"/>
                    <w:szCs w:val="21"/>
                    <w:rPrChange w:id="9126" w:author="Kelly Tan" w:date="2026-07-08T11:17:00Z">
                      <w:rPr>
                        <w:rFonts w:ascii="仿宋_GB2312" w:eastAsia="仿宋_GB2312" w:hAnsi="楷体_GB2312" w:cs="楷体_GB2312" w:hint="eastAsia"/>
                        <w:sz w:val="21"/>
                        <w:szCs w:val="21"/>
                      </w:rPr>
                    </w:rPrChange>
                  </w:rPr>
                  <w:delText>万元</w:delText>
                </w:r>
                <w:r w:rsidDel="00964E30">
                  <w:rPr>
                    <w:rFonts w:cs="楷体_GB2312"/>
                    <w:sz w:val="21"/>
                    <w:szCs w:val="21"/>
                    <w:lang w:val="de-DE"/>
                    <w:rPrChange w:id="9127" w:author="Kelly Tan" w:date="2026-07-08T11:17:00Z">
                      <w:rPr>
                        <w:rFonts w:ascii="仿宋_GB2312" w:eastAsia="仿宋_GB2312" w:hAnsi="楷体_GB2312" w:cs="楷体_GB2312"/>
                        <w:sz w:val="21"/>
                        <w:szCs w:val="21"/>
                        <w:lang w:val="de-DE"/>
                      </w:rPr>
                    </w:rPrChange>
                  </w:rPr>
                  <w:delText>-</w:delText>
                </w:r>
                <w:r w:rsidDel="00964E30">
                  <w:rPr>
                    <w:rFonts w:cs="楷体_GB2312" w:hint="eastAsia"/>
                    <w:sz w:val="21"/>
                    <w:szCs w:val="21"/>
                    <w:lang w:val="de-DE"/>
                    <w:rPrChange w:id="9128" w:author="Kelly Tan" w:date="2026-07-08T11:17:00Z">
                      <w:rPr>
                        <w:rFonts w:ascii="仿宋_GB2312" w:eastAsia="仿宋_GB2312" w:hAnsi="楷体_GB2312" w:cs="楷体_GB2312" w:hint="eastAsia"/>
                        <w:sz w:val="21"/>
                        <w:szCs w:val="21"/>
                        <w:lang w:val="de-DE"/>
                      </w:rPr>
                    </w:rPrChange>
                  </w:rPr>
                  <w:delText>计税基础</w:delText>
                </w:r>
                <w:r w:rsidDel="00964E30">
                  <w:rPr>
                    <w:rFonts w:cs="楷体_GB2312"/>
                    <w:sz w:val="21"/>
                    <w:szCs w:val="21"/>
                    <w:rPrChange w:id="9129" w:author="Kelly Tan" w:date="2026-07-08T11:17:00Z">
                      <w:rPr>
                        <w:rFonts w:ascii="仿宋_GB2312" w:eastAsia="仿宋_GB2312" w:hAnsi="楷体_GB2312" w:cs="楷体_GB2312"/>
                        <w:sz w:val="21"/>
                        <w:szCs w:val="21"/>
                      </w:rPr>
                    </w:rPrChange>
                  </w:rPr>
                  <w:delText>1,170.76</w:delText>
                </w:r>
                <w:r w:rsidDel="00964E30">
                  <w:rPr>
                    <w:rFonts w:cs="楷体_GB2312" w:hint="eastAsia"/>
                    <w:sz w:val="21"/>
                    <w:szCs w:val="21"/>
                    <w:rPrChange w:id="9130" w:author="Kelly Tan" w:date="2026-07-08T11:17:00Z">
                      <w:rPr>
                        <w:rFonts w:ascii="仿宋_GB2312" w:eastAsia="仿宋_GB2312" w:hAnsi="楷体_GB2312" w:cs="楷体_GB2312" w:hint="eastAsia"/>
                        <w:sz w:val="21"/>
                        <w:szCs w:val="21"/>
                      </w:rPr>
                    </w:rPrChange>
                  </w:rPr>
                  <w:delText>万元</w:delText>
                </w:r>
                <w:r w:rsidDel="00964E30">
                  <w:rPr>
                    <w:rFonts w:cs="楷体_GB2312" w:hint="eastAsia"/>
                    <w:sz w:val="21"/>
                    <w:szCs w:val="21"/>
                    <w:lang w:val="de-DE"/>
                    <w:rPrChange w:id="9131" w:author="Kelly Tan" w:date="2026-07-08T11:17:00Z">
                      <w:rPr>
                        <w:rFonts w:ascii="仿宋_GB2312" w:eastAsia="仿宋_GB2312" w:hAnsi="楷体_GB2312" w:cs="楷体_GB2312" w:hint="eastAsia"/>
                        <w:sz w:val="21"/>
                        <w:szCs w:val="21"/>
                        <w:lang w:val="de-DE"/>
                      </w:rPr>
                    </w:rPrChange>
                  </w:rPr>
                  <w:delText>）</w:delText>
                </w:r>
                <w:r w:rsidDel="00964E30">
                  <w:rPr>
                    <w:rFonts w:cs="楷体_GB2312"/>
                    <w:sz w:val="21"/>
                    <w:szCs w:val="21"/>
                    <w:lang w:val="de-DE"/>
                    <w:rPrChange w:id="9132" w:author="Kelly Tan" w:date="2026-07-08T11:17:00Z">
                      <w:rPr>
                        <w:rFonts w:ascii="仿宋_GB2312" w:eastAsia="仿宋_GB2312" w:hAnsi="楷体_GB2312" w:cs="楷体_GB2312"/>
                        <w:sz w:val="21"/>
                        <w:szCs w:val="21"/>
                        <w:lang w:val="de-DE"/>
                      </w:rPr>
                    </w:rPrChange>
                  </w:rPr>
                  <w:delText>=</w:delText>
                </w:r>
                <w:r w:rsidDel="00964E30">
                  <w:rPr>
                    <w:rFonts w:cs="楷体_GB2312"/>
                    <w:sz w:val="21"/>
                    <w:szCs w:val="21"/>
                    <w:rPrChange w:id="9133" w:author="Kelly Tan" w:date="2026-07-08T11:17:00Z">
                      <w:rPr>
                        <w:rFonts w:ascii="仿宋_GB2312" w:eastAsia="仿宋_GB2312" w:hAnsi="楷体_GB2312" w:cs="楷体_GB2312"/>
                        <w:sz w:val="21"/>
                        <w:szCs w:val="21"/>
                      </w:rPr>
                    </w:rPrChange>
                  </w:rPr>
                  <w:delText>0</w:delText>
                </w:r>
                <w:r w:rsidDel="00964E30">
                  <w:rPr>
                    <w:rFonts w:cs="楷体_GB2312" w:hint="eastAsia"/>
                    <w:sz w:val="21"/>
                    <w:szCs w:val="21"/>
                    <w:rPrChange w:id="9134" w:author="Kelly Tan" w:date="2026-07-08T11:17:00Z">
                      <w:rPr>
                        <w:rFonts w:ascii="仿宋_GB2312" w:eastAsia="仿宋_GB2312" w:hAnsi="楷体_GB2312" w:cs="楷体_GB2312" w:hint="eastAsia"/>
                        <w:sz w:val="21"/>
                        <w:szCs w:val="21"/>
                      </w:rPr>
                    </w:rPrChange>
                  </w:rPr>
                  <w:delText>万</w:delText>
                </w:r>
                <w:r w:rsidDel="00964E30">
                  <w:rPr>
                    <w:rFonts w:cs="楷体_GB2312" w:hint="eastAsia"/>
                    <w:sz w:val="21"/>
                    <w:szCs w:val="21"/>
                    <w:lang w:val="de-DE"/>
                    <w:rPrChange w:id="9135" w:author="Kelly Tan" w:date="2026-07-08T11:17:00Z">
                      <w:rPr>
                        <w:rFonts w:ascii="仿宋_GB2312" w:eastAsia="仿宋_GB2312" w:hAnsi="楷体_GB2312" w:cs="楷体_GB2312" w:hint="eastAsia"/>
                        <w:sz w:val="21"/>
                        <w:szCs w:val="21"/>
                        <w:lang w:val="de-DE"/>
                      </w:rPr>
                    </w:rPrChange>
                  </w:rPr>
                  <w:delText>元，应缴纳企业所得税</w:delText>
                </w:r>
                <w:r w:rsidDel="00964E30">
                  <w:rPr>
                    <w:rFonts w:cs="楷体_GB2312"/>
                    <w:sz w:val="21"/>
                    <w:szCs w:val="21"/>
                    <w:rPrChange w:id="9136" w:author="Kelly Tan" w:date="2026-07-08T11:17:00Z">
                      <w:rPr>
                        <w:rFonts w:ascii="仿宋_GB2312" w:eastAsia="仿宋_GB2312" w:hAnsi="楷体_GB2312" w:cs="楷体_GB2312"/>
                        <w:sz w:val="21"/>
                        <w:szCs w:val="21"/>
                      </w:rPr>
                    </w:rPrChange>
                  </w:rPr>
                  <w:delText>=0</w:delText>
                </w:r>
                <w:r w:rsidDel="00964E30">
                  <w:rPr>
                    <w:rFonts w:cs="楷体_GB2312" w:hint="eastAsia"/>
                    <w:sz w:val="21"/>
                    <w:szCs w:val="21"/>
                    <w:rPrChange w:id="9137" w:author="Kelly Tan" w:date="2026-07-08T11:17:00Z">
                      <w:rPr>
                        <w:rFonts w:ascii="仿宋_GB2312" w:eastAsia="仿宋_GB2312" w:hAnsi="楷体_GB2312" w:cs="楷体_GB2312" w:hint="eastAsia"/>
                        <w:sz w:val="21"/>
                        <w:szCs w:val="21"/>
                      </w:rPr>
                    </w:rPrChange>
                  </w:rPr>
                  <w:delText>万</w:delText>
                </w:r>
                <w:r w:rsidDel="00964E30">
                  <w:rPr>
                    <w:rFonts w:cs="楷体_GB2312" w:hint="eastAsia"/>
                    <w:sz w:val="21"/>
                    <w:szCs w:val="21"/>
                    <w:lang w:val="de-DE"/>
                    <w:rPrChange w:id="9138" w:author="Kelly Tan" w:date="2026-07-08T11:17:00Z">
                      <w:rPr>
                        <w:rFonts w:ascii="仿宋_GB2312" w:eastAsia="仿宋_GB2312" w:hAnsi="楷体_GB2312" w:cs="楷体_GB2312" w:hint="eastAsia"/>
                        <w:sz w:val="21"/>
                        <w:szCs w:val="21"/>
                        <w:lang w:val="de-DE"/>
                      </w:rPr>
                    </w:rPrChange>
                  </w:rPr>
                  <w:delText>元</w:delText>
                </w:r>
                <w:r w:rsidDel="00964E30">
                  <w:rPr>
                    <w:rFonts w:cs="楷体_GB2312"/>
                    <w:sz w:val="21"/>
                    <w:szCs w:val="21"/>
                    <w:lang w:val="de-DE"/>
                    <w:rPrChange w:id="9139" w:author="Kelly Tan" w:date="2026-07-08T11:17:00Z">
                      <w:rPr>
                        <w:rFonts w:ascii="仿宋_GB2312" w:eastAsia="仿宋_GB2312" w:hAnsi="楷体_GB2312" w:cs="楷体_GB2312"/>
                        <w:sz w:val="21"/>
                        <w:szCs w:val="21"/>
                        <w:lang w:val="de-DE"/>
                      </w:rPr>
                    </w:rPrChange>
                  </w:rPr>
                  <w:delText>*</w:delText>
                </w:r>
                <w:r w:rsidDel="00964E30">
                  <w:rPr>
                    <w:rFonts w:cs="楷体_GB2312"/>
                    <w:sz w:val="21"/>
                    <w:szCs w:val="21"/>
                    <w:rPrChange w:id="9140" w:author="Kelly Tan" w:date="2026-07-08T11:17:00Z">
                      <w:rPr>
                        <w:rFonts w:ascii="仿宋_GB2312" w:eastAsia="仿宋_GB2312" w:hAnsi="楷体_GB2312" w:cs="楷体_GB2312"/>
                        <w:sz w:val="21"/>
                        <w:szCs w:val="21"/>
                      </w:rPr>
                    </w:rPrChange>
                  </w:rPr>
                  <w:delText>15%</w:delText>
                </w:r>
                <w:r w:rsidDel="00964E30">
                  <w:rPr>
                    <w:rFonts w:cs="楷体_GB2312"/>
                    <w:sz w:val="21"/>
                    <w:szCs w:val="21"/>
                    <w:lang w:val="de-DE"/>
                    <w:rPrChange w:id="9141" w:author="Kelly Tan" w:date="2026-07-08T11:17:00Z">
                      <w:rPr>
                        <w:rFonts w:ascii="仿宋_GB2312" w:eastAsia="仿宋_GB2312" w:hAnsi="楷体_GB2312" w:cs="楷体_GB2312"/>
                        <w:sz w:val="21"/>
                        <w:szCs w:val="21"/>
                        <w:lang w:val="de-DE"/>
                      </w:rPr>
                    </w:rPrChange>
                  </w:rPr>
                  <w:delText>=</w:delText>
                </w:r>
                <w:r w:rsidDel="00964E30">
                  <w:rPr>
                    <w:rFonts w:cs="楷体_GB2312"/>
                    <w:sz w:val="21"/>
                    <w:szCs w:val="21"/>
                    <w:rPrChange w:id="9142" w:author="Kelly Tan" w:date="2026-07-08T11:17:00Z">
                      <w:rPr>
                        <w:rFonts w:ascii="仿宋_GB2312" w:eastAsia="仿宋_GB2312" w:hAnsi="楷体_GB2312" w:cs="楷体_GB2312"/>
                        <w:sz w:val="21"/>
                        <w:szCs w:val="21"/>
                      </w:rPr>
                    </w:rPrChange>
                  </w:rPr>
                  <w:delText>0</w:delText>
                </w:r>
                <w:r w:rsidDel="00964E30">
                  <w:rPr>
                    <w:rFonts w:cs="楷体_GB2312" w:hint="eastAsia"/>
                    <w:sz w:val="21"/>
                    <w:szCs w:val="21"/>
                    <w:rPrChange w:id="9143" w:author="Kelly Tan" w:date="2026-07-08T11:17:00Z">
                      <w:rPr>
                        <w:rFonts w:ascii="仿宋_GB2312" w:eastAsia="仿宋_GB2312" w:hAnsi="楷体_GB2312" w:cs="楷体_GB2312" w:hint="eastAsia"/>
                        <w:sz w:val="21"/>
                        <w:szCs w:val="21"/>
                      </w:rPr>
                    </w:rPrChange>
                  </w:rPr>
                  <w:delText>万</w:delText>
                </w:r>
                <w:r w:rsidDel="00964E30">
                  <w:rPr>
                    <w:rFonts w:cs="楷体_GB2312" w:hint="eastAsia"/>
                    <w:sz w:val="21"/>
                    <w:szCs w:val="21"/>
                    <w:lang w:val="de-DE"/>
                    <w:rPrChange w:id="9144" w:author="Kelly Tan" w:date="2026-07-08T11:17:00Z">
                      <w:rPr>
                        <w:rFonts w:ascii="仿宋_GB2312" w:eastAsia="仿宋_GB2312" w:hAnsi="楷体_GB2312" w:cs="楷体_GB2312" w:hint="eastAsia"/>
                        <w:sz w:val="21"/>
                        <w:szCs w:val="21"/>
                        <w:lang w:val="de-DE"/>
                      </w:rPr>
                    </w:rPrChange>
                  </w:rPr>
                  <w:delText>元，</w:delText>
                </w:r>
                <w:r w:rsidDel="00964E30">
                  <w:rPr>
                    <w:rFonts w:cs="楷体_GB2312" w:hint="eastAsia"/>
                    <w:sz w:val="21"/>
                    <w:szCs w:val="21"/>
                    <w:rPrChange w:id="9145" w:author="Kelly Tan" w:date="2026-07-08T11:17:00Z">
                      <w:rPr>
                        <w:rFonts w:ascii="仿宋_GB2312" w:eastAsia="仿宋_GB2312" w:hAnsi="楷体_GB2312" w:cs="楷体_GB2312" w:hint="eastAsia"/>
                        <w:sz w:val="21"/>
                        <w:szCs w:val="21"/>
                      </w:rPr>
                    </w:rPrChange>
                  </w:rPr>
                  <w:delText>则</w:delText>
                </w:r>
                <w:r w:rsidDel="00964E30">
                  <w:rPr>
                    <w:rFonts w:cs="楷体_GB2312" w:hint="eastAsia"/>
                    <w:sz w:val="21"/>
                    <w:szCs w:val="21"/>
                    <w:lang w:val="de-DE"/>
                    <w:rPrChange w:id="9146" w:author="Kelly Tan" w:date="2026-07-08T11:17:00Z">
                      <w:rPr>
                        <w:rFonts w:ascii="仿宋_GB2312" w:eastAsia="仿宋_GB2312" w:hAnsi="楷体_GB2312" w:cs="楷体_GB2312" w:hint="eastAsia"/>
                        <w:sz w:val="21"/>
                        <w:szCs w:val="21"/>
                        <w:lang w:val="de-DE"/>
                      </w:rPr>
                    </w:rPrChange>
                  </w:rPr>
                  <w:delText>该股权转让事项</w:delText>
                </w:r>
                <w:r w:rsidDel="00964E30">
                  <w:rPr>
                    <w:rFonts w:cs="楷体_GB2312" w:hint="eastAsia"/>
                    <w:sz w:val="21"/>
                    <w:szCs w:val="21"/>
                    <w:rPrChange w:id="9147" w:author="Kelly Tan" w:date="2026-07-08T11:17:00Z">
                      <w:rPr>
                        <w:rFonts w:ascii="仿宋_GB2312" w:eastAsia="仿宋_GB2312" w:hAnsi="楷体_GB2312" w:cs="楷体_GB2312" w:hint="eastAsia"/>
                        <w:sz w:val="21"/>
                        <w:szCs w:val="21"/>
                      </w:rPr>
                    </w:rPrChange>
                  </w:rPr>
                  <w:delText>无需缴纳企业所得税</w:delText>
                </w:r>
                <w:r w:rsidDel="00964E30">
                  <w:rPr>
                    <w:rFonts w:cs="楷体_GB2312" w:hint="eastAsia"/>
                    <w:sz w:val="21"/>
                    <w:szCs w:val="21"/>
                    <w:lang w:val="de-DE"/>
                    <w:rPrChange w:id="9148" w:author="Kelly Tan" w:date="2026-07-08T11:17:00Z">
                      <w:rPr>
                        <w:rFonts w:ascii="仿宋_GB2312" w:eastAsia="仿宋_GB2312" w:hAnsi="楷体_GB2312" w:cs="楷体_GB2312" w:hint="eastAsia"/>
                        <w:sz w:val="21"/>
                        <w:szCs w:val="21"/>
                        <w:lang w:val="de-DE"/>
                      </w:rPr>
                    </w:rPrChange>
                  </w:rPr>
                  <w:delText>。</w:delText>
                </w:r>
              </w:del>
            </w:ins>
          </w:p>
          <w:p w14:paraId="7C807D67" w14:textId="5DB7EBD1" w:rsidR="005F457E" w:rsidDel="00964E30" w:rsidRDefault="005F457E">
            <w:pPr>
              <w:spacing w:after="0" w:line="240" w:lineRule="auto"/>
              <w:ind w:firstLine="420"/>
              <w:rPr>
                <w:ins w:id="9149" w:author="Kelly Tan" w:date="2026-07-08T11:13:00Z"/>
                <w:del w:id="9150" w:author="Si-yuan LIU" w:date="2026-07-24T14:26:00Z" w16du:dateUtc="2026-07-24T06:26:00Z"/>
                <w:color w:val="000000"/>
                <w:kern w:val="0"/>
                <w:sz w:val="21"/>
                <w:szCs w:val="21"/>
              </w:rPr>
              <w:pPrChange w:id="9151" w:author="怡然 刘 [2]" w:date="2026-07-08T11:52:00Z">
                <w:pPr>
                  <w:widowControl/>
                  <w:spacing w:after="0" w:line="240" w:lineRule="auto"/>
                  <w:ind w:firstLineChars="0" w:firstLine="0"/>
                  <w:textAlignment w:val="auto"/>
                </w:pPr>
              </w:pPrChange>
            </w:pPr>
          </w:p>
        </w:tc>
        <w:tc>
          <w:tcPr>
            <w:tcW w:w="422" w:type="pct"/>
            <w:gridSpan w:val="2"/>
            <w:vAlign w:val="center"/>
            <w:tcPrChange w:id="9152" w:author="Kelly Tan" w:date="2026-07-08T11:15:00Z">
              <w:tcPr>
                <w:tcW w:w="562" w:type="pct"/>
                <w:gridSpan w:val="2"/>
                <w:vAlign w:val="center"/>
              </w:tcPr>
            </w:tcPrChange>
          </w:tcPr>
          <w:p w14:paraId="6857D1A6" w14:textId="40273D34" w:rsidR="005F457E" w:rsidDel="00964E30" w:rsidRDefault="00000000">
            <w:pPr>
              <w:widowControl/>
              <w:spacing w:after="0" w:line="240" w:lineRule="auto"/>
              <w:ind w:firstLineChars="0" w:firstLine="0"/>
              <w:textAlignment w:val="auto"/>
              <w:rPr>
                <w:ins w:id="9153" w:author="Kelly Tan" w:date="2026-07-08T11:13:00Z"/>
                <w:del w:id="9154" w:author="Si-yuan LIU" w:date="2026-07-24T14:26:00Z" w16du:dateUtc="2026-07-24T06:26:00Z"/>
                <w:color w:val="000000"/>
                <w:kern w:val="0"/>
                <w:sz w:val="21"/>
                <w:szCs w:val="21"/>
              </w:rPr>
            </w:pPr>
            <w:ins w:id="9155" w:author="Kelly Tan" w:date="2026-07-08T11:13:00Z">
              <w:del w:id="9156" w:author="Si-yuan LIU" w:date="2026-07-24T14:26:00Z" w16du:dateUtc="2026-07-24T06:26:00Z">
                <w:r w:rsidDel="00964E30">
                  <w:rPr>
                    <w:rFonts w:hint="eastAsia"/>
                    <w:color w:val="000000"/>
                    <w:kern w:val="0"/>
                    <w:sz w:val="21"/>
                    <w:szCs w:val="21"/>
                  </w:rPr>
                  <w:delText>0</w:delText>
                </w:r>
              </w:del>
            </w:ins>
          </w:p>
        </w:tc>
        <w:tc>
          <w:tcPr>
            <w:tcW w:w="421" w:type="pct"/>
            <w:gridSpan w:val="3"/>
            <w:vAlign w:val="center"/>
            <w:tcPrChange w:id="9157" w:author="Kelly Tan" w:date="2026-07-08T11:15:00Z">
              <w:tcPr>
                <w:tcW w:w="393" w:type="pct"/>
                <w:gridSpan w:val="5"/>
                <w:vAlign w:val="center"/>
              </w:tcPr>
            </w:tcPrChange>
          </w:tcPr>
          <w:p w14:paraId="0C12C99D" w14:textId="5E33F572" w:rsidR="005F457E" w:rsidDel="00964E30" w:rsidRDefault="00000000">
            <w:pPr>
              <w:widowControl/>
              <w:spacing w:after="0" w:line="240" w:lineRule="auto"/>
              <w:ind w:firstLineChars="0" w:firstLine="0"/>
              <w:textAlignment w:val="auto"/>
              <w:rPr>
                <w:ins w:id="9158" w:author="Kelly Tan" w:date="2026-07-08T11:13:00Z"/>
                <w:del w:id="9159" w:author="Si-yuan LIU" w:date="2026-07-24T14:26:00Z" w16du:dateUtc="2026-07-24T06:26:00Z"/>
                <w:color w:val="000000"/>
                <w:kern w:val="0"/>
                <w:sz w:val="21"/>
                <w:szCs w:val="21"/>
              </w:rPr>
            </w:pPr>
            <w:ins w:id="9160" w:author="Kelly Tan" w:date="2026-07-08T11:13:00Z">
              <w:del w:id="9161" w:author="Si-yuan LIU" w:date="2026-07-24T14:26:00Z" w16du:dateUtc="2026-07-24T06:26:00Z">
                <w:r w:rsidDel="00964E30">
                  <w:rPr>
                    <w:rFonts w:hint="eastAsia"/>
                    <w:color w:val="000000"/>
                    <w:kern w:val="0"/>
                    <w:sz w:val="21"/>
                    <w:szCs w:val="21"/>
                  </w:rPr>
                  <w:delText>/</w:delText>
                </w:r>
              </w:del>
            </w:ins>
          </w:p>
        </w:tc>
        <w:tc>
          <w:tcPr>
            <w:tcW w:w="414" w:type="pct"/>
            <w:gridSpan w:val="2"/>
            <w:vAlign w:val="center"/>
            <w:tcPrChange w:id="9162" w:author="Kelly Tan" w:date="2026-07-08T11:15:00Z">
              <w:tcPr>
                <w:tcW w:w="565" w:type="pct"/>
                <w:gridSpan w:val="5"/>
                <w:vAlign w:val="center"/>
              </w:tcPr>
            </w:tcPrChange>
          </w:tcPr>
          <w:p w14:paraId="47CD4CA0" w14:textId="069522D6" w:rsidR="005F457E" w:rsidDel="00964E30" w:rsidRDefault="00000000">
            <w:pPr>
              <w:widowControl/>
              <w:spacing w:after="0" w:line="240" w:lineRule="auto"/>
              <w:ind w:firstLineChars="0" w:firstLine="0"/>
              <w:textAlignment w:val="auto"/>
              <w:rPr>
                <w:ins w:id="9163" w:author="Kelly Tan" w:date="2026-07-08T11:13:00Z"/>
                <w:del w:id="9164" w:author="Si-yuan LIU" w:date="2026-07-24T14:26:00Z" w16du:dateUtc="2026-07-24T06:26:00Z"/>
                <w:color w:val="000000"/>
                <w:kern w:val="0"/>
                <w:sz w:val="21"/>
                <w:szCs w:val="21"/>
                <w:lang w:val="en"/>
              </w:rPr>
            </w:pPr>
            <w:ins w:id="9165" w:author="Kelly Tan" w:date="2026-07-08T11:13:00Z">
              <w:del w:id="9166" w:author="Si-yuan LIU" w:date="2026-07-24T14:26:00Z" w16du:dateUtc="2026-07-24T06:26:00Z">
                <w:r w:rsidDel="00964E30">
                  <w:rPr>
                    <w:rFonts w:hint="eastAsia"/>
                    <w:color w:val="000000"/>
                    <w:kern w:val="0"/>
                    <w:sz w:val="21"/>
                    <w:szCs w:val="21"/>
                  </w:rPr>
                  <w:delText>国家税务总局广州市南沙区税务局</w:delText>
                </w:r>
              </w:del>
            </w:ins>
          </w:p>
        </w:tc>
        <w:tc>
          <w:tcPr>
            <w:tcW w:w="441" w:type="pct"/>
            <w:gridSpan w:val="5"/>
            <w:vAlign w:val="center"/>
            <w:tcPrChange w:id="9167" w:author="Kelly Tan" w:date="2026-07-08T11:15:00Z">
              <w:tcPr>
                <w:tcW w:w="521" w:type="pct"/>
                <w:gridSpan w:val="7"/>
                <w:vAlign w:val="center"/>
              </w:tcPr>
            </w:tcPrChange>
          </w:tcPr>
          <w:p w14:paraId="2A015FA2" w14:textId="44D3A17A" w:rsidR="005F457E" w:rsidDel="00964E30" w:rsidRDefault="00000000">
            <w:pPr>
              <w:widowControl/>
              <w:spacing w:after="0" w:line="240" w:lineRule="auto"/>
              <w:ind w:firstLineChars="0" w:firstLine="0"/>
              <w:textAlignment w:val="auto"/>
              <w:rPr>
                <w:ins w:id="9168" w:author="Kelly Tan" w:date="2026-07-08T11:13:00Z"/>
                <w:del w:id="9169" w:author="Si-yuan LIU" w:date="2026-07-24T14:26:00Z" w16du:dateUtc="2026-07-24T06:26:00Z"/>
                <w:color w:val="000000"/>
                <w:kern w:val="0"/>
                <w:sz w:val="21"/>
                <w:szCs w:val="21"/>
              </w:rPr>
            </w:pPr>
            <w:ins w:id="9170" w:author="Kelly Tan" w:date="2026-07-08T11:13:00Z">
              <w:del w:id="9171" w:author="Si-yuan LIU" w:date="2026-07-24T14:26:00Z" w16du:dateUtc="2026-07-24T06:26:00Z">
                <w:r w:rsidDel="00964E30">
                  <w:rPr>
                    <w:rFonts w:cs="楷体_GB2312" w:hint="eastAsia"/>
                    <w:sz w:val="21"/>
                    <w:szCs w:val="21"/>
                    <w:rPrChange w:id="9172" w:author="Kelly Tan" w:date="2026-07-08T11:17:00Z">
                      <w:rPr>
                        <w:rFonts w:ascii="仿宋_GB2312" w:eastAsia="仿宋_GB2312" w:hAnsi="楷体_GB2312" w:cs="楷体_GB2312" w:hint="eastAsia"/>
                      </w:rPr>
                    </w:rPrChange>
                  </w:rPr>
                  <w:delText>奥融科技</w:delText>
                </w:r>
              </w:del>
            </w:ins>
          </w:p>
        </w:tc>
      </w:tr>
      <w:tr w:rsidR="005F457E" w:rsidDel="00964E30" w14:paraId="603D3F2C" w14:textId="26F049AA" w:rsidTr="005F457E">
        <w:trPr>
          <w:gridAfter w:val="2"/>
          <w:wAfter w:w="97" w:type="dxa"/>
          <w:trHeight w:val="1540"/>
          <w:jc w:val="center"/>
          <w:ins w:id="9173" w:author="Kelly Tan" w:date="2026-07-08T11:13:00Z"/>
          <w:del w:id="9174" w:author="Si-yuan LIU" w:date="2026-07-24T14:26:00Z" w16du:dateUtc="2026-07-24T06:26:00Z"/>
          <w:trPrChange w:id="9175" w:author="Kelly Tan" w:date="2026-07-08T11:15:00Z">
            <w:trPr>
              <w:gridAfter w:val="2"/>
              <w:wAfter w:w="113" w:type="dxa"/>
              <w:trHeight w:val="1540"/>
              <w:jc w:val="center"/>
            </w:trPr>
          </w:trPrChange>
        </w:trPr>
        <w:tc>
          <w:tcPr>
            <w:tcW w:w="356" w:type="pct"/>
            <w:vAlign w:val="center"/>
            <w:tcPrChange w:id="9176" w:author="Kelly Tan" w:date="2026-07-08T11:15:00Z">
              <w:tcPr>
                <w:tcW w:w="371" w:type="pct"/>
                <w:vAlign w:val="center"/>
              </w:tcPr>
            </w:tcPrChange>
          </w:tcPr>
          <w:p w14:paraId="54F1A4A4" w14:textId="7DF89C98" w:rsidR="005F457E" w:rsidDel="00964E30" w:rsidRDefault="005F457E">
            <w:pPr>
              <w:widowControl/>
              <w:spacing w:after="0" w:line="240" w:lineRule="auto"/>
              <w:ind w:firstLineChars="0" w:firstLine="0"/>
              <w:jc w:val="left"/>
              <w:textAlignment w:val="auto"/>
              <w:rPr>
                <w:ins w:id="9177" w:author="Kelly Tan" w:date="2026-07-08T11:13:00Z"/>
                <w:del w:id="9178" w:author="Si-yuan LIU" w:date="2026-07-24T14:26:00Z" w16du:dateUtc="2026-07-24T06:26:00Z"/>
                <w:color w:val="000000"/>
                <w:kern w:val="0"/>
                <w:sz w:val="21"/>
                <w:szCs w:val="21"/>
              </w:rPr>
            </w:pPr>
          </w:p>
        </w:tc>
        <w:tc>
          <w:tcPr>
            <w:tcW w:w="167" w:type="pct"/>
            <w:gridSpan w:val="2"/>
            <w:vAlign w:val="center"/>
            <w:tcPrChange w:id="9179" w:author="Kelly Tan" w:date="2026-07-08T11:15:00Z">
              <w:tcPr>
                <w:tcW w:w="152" w:type="pct"/>
                <w:gridSpan w:val="3"/>
                <w:vAlign w:val="center"/>
              </w:tcPr>
            </w:tcPrChange>
          </w:tcPr>
          <w:p w14:paraId="55461738" w14:textId="1D978CE6" w:rsidR="005F457E" w:rsidDel="00964E30" w:rsidRDefault="00000000">
            <w:pPr>
              <w:widowControl/>
              <w:spacing w:after="0" w:line="240" w:lineRule="auto"/>
              <w:ind w:firstLineChars="0" w:firstLine="0"/>
              <w:jc w:val="center"/>
              <w:textAlignment w:val="auto"/>
              <w:rPr>
                <w:ins w:id="9180" w:author="Kelly Tan" w:date="2026-07-08T11:13:00Z"/>
                <w:del w:id="9181" w:author="Si-yuan LIU" w:date="2026-07-24T14:26:00Z" w16du:dateUtc="2026-07-24T06:26:00Z"/>
                <w:color w:val="000000"/>
                <w:kern w:val="0"/>
                <w:sz w:val="21"/>
                <w:szCs w:val="21"/>
              </w:rPr>
            </w:pPr>
            <w:ins w:id="9182" w:author="Kelly Tan" w:date="2026-07-08T11:13:00Z">
              <w:del w:id="9183" w:author="Si-yuan LIU" w:date="2026-07-24T14:26:00Z" w16du:dateUtc="2026-07-24T06:26:00Z">
                <w:r w:rsidDel="00964E30">
                  <w:rPr>
                    <w:rFonts w:hint="eastAsia"/>
                    <w:color w:val="000000"/>
                    <w:kern w:val="0"/>
                    <w:sz w:val="21"/>
                    <w:szCs w:val="21"/>
                  </w:rPr>
                  <w:delText>印花税</w:delText>
                </w:r>
              </w:del>
            </w:ins>
          </w:p>
        </w:tc>
        <w:tc>
          <w:tcPr>
            <w:tcW w:w="509" w:type="pct"/>
            <w:vAlign w:val="center"/>
            <w:tcPrChange w:id="9184" w:author="Kelly Tan" w:date="2026-07-08T11:15:00Z">
              <w:tcPr>
                <w:tcW w:w="132" w:type="pct"/>
                <w:gridSpan w:val="2"/>
                <w:vAlign w:val="center"/>
              </w:tcPr>
            </w:tcPrChange>
          </w:tcPr>
          <w:p w14:paraId="7CF5B1E8" w14:textId="0F5E5EE6" w:rsidR="005F457E" w:rsidDel="00964E30" w:rsidRDefault="00000000">
            <w:pPr>
              <w:widowControl/>
              <w:spacing w:after="0" w:line="240" w:lineRule="auto"/>
              <w:ind w:firstLineChars="0" w:firstLine="0"/>
              <w:textAlignment w:val="auto"/>
              <w:rPr>
                <w:ins w:id="9185" w:author="Kelly Tan" w:date="2026-07-08T11:13:00Z"/>
                <w:del w:id="9186" w:author="Si-yuan LIU" w:date="2026-07-24T14:26:00Z" w16du:dateUtc="2026-07-24T06:26:00Z"/>
                <w:color w:val="000000"/>
                <w:kern w:val="0"/>
                <w:sz w:val="21"/>
                <w:szCs w:val="21"/>
              </w:rPr>
            </w:pPr>
            <w:ins w:id="9187" w:author="Kelly Tan" w:date="2026-07-08T11:13:00Z">
              <w:del w:id="9188" w:author="Si-yuan LIU" w:date="2026-07-24T14:26:00Z" w16du:dateUtc="2026-07-24T06:26:00Z">
                <w:r w:rsidDel="00964E30">
                  <w:rPr>
                    <w:rFonts w:hint="eastAsia"/>
                    <w:color w:val="000000"/>
                    <w:kern w:val="0"/>
                    <w:sz w:val="21"/>
                    <w:szCs w:val="21"/>
                    <w:lang w:val="en"/>
                  </w:rPr>
                  <w:delText>是</w:delText>
                </w:r>
              </w:del>
            </w:ins>
          </w:p>
        </w:tc>
        <w:tc>
          <w:tcPr>
            <w:tcW w:w="2270" w:type="pct"/>
            <w:gridSpan w:val="6"/>
            <w:vAlign w:val="center"/>
            <w:tcPrChange w:id="9189" w:author="Kelly Tan" w:date="2026-07-08T11:15:00Z">
              <w:tcPr>
                <w:tcW w:w="2303" w:type="pct"/>
                <w:gridSpan w:val="9"/>
                <w:vAlign w:val="center"/>
              </w:tcPr>
            </w:tcPrChange>
          </w:tcPr>
          <w:p w14:paraId="78B70711" w14:textId="7083094D" w:rsidR="005F457E" w:rsidDel="00964E30" w:rsidRDefault="00000000">
            <w:pPr>
              <w:widowControl/>
              <w:spacing w:after="0" w:line="240" w:lineRule="auto"/>
              <w:ind w:firstLineChars="0" w:firstLine="0"/>
              <w:textAlignment w:val="auto"/>
              <w:rPr>
                <w:ins w:id="9190" w:author="Kelly Tan" w:date="2026-07-08T11:13:00Z"/>
                <w:del w:id="9191" w:author="Si-yuan LIU" w:date="2026-07-24T14:26:00Z" w16du:dateUtc="2026-07-24T06:26:00Z"/>
                <w:color w:val="000000"/>
                <w:kern w:val="0"/>
                <w:sz w:val="21"/>
                <w:szCs w:val="21"/>
              </w:rPr>
            </w:pPr>
            <w:ins w:id="9192" w:author="Kelly Tan" w:date="2026-07-08T11:13:00Z">
              <w:del w:id="9193" w:author="Si-yuan LIU" w:date="2026-07-24T14:26:00Z" w16du:dateUtc="2026-07-24T06:26:00Z">
                <w:r w:rsidDel="00964E30">
                  <w:rPr>
                    <w:rFonts w:hint="eastAsia"/>
                    <w:color w:val="000000"/>
                    <w:kern w:val="0"/>
                    <w:sz w:val="21"/>
                    <w:szCs w:val="21"/>
                  </w:rPr>
                  <w:delText>奥缔飞梭以</w:delText>
                </w:r>
                <w:r w:rsidDel="00964E30">
                  <w:rPr>
                    <w:rFonts w:hint="eastAsia"/>
                    <w:color w:val="000000"/>
                    <w:kern w:val="0"/>
                    <w:sz w:val="21"/>
                    <w:szCs w:val="21"/>
                  </w:rPr>
                  <w:delText>621.97</w:delText>
                </w:r>
                <w:r w:rsidDel="00964E30">
                  <w:rPr>
                    <w:rFonts w:hint="eastAsia"/>
                    <w:color w:val="000000"/>
                    <w:kern w:val="0"/>
                    <w:sz w:val="21"/>
                    <w:szCs w:val="21"/>
                  </w:rPr>
                  <w:delText>万元对价取得</w:delText>
                </w:r>
                <w:r w:rsidDel="00964E30">
                  <w:rPr>
                    <w:rFonts w:hint="eastAsia"/>
                    <w:color w:val="000000"/>
                    <w:kern w:val="0"/>
                    <w:sz w:val="21"/>
                    <w:szCs w:val="21"/>
                  </w:rPr>
                  <w:delText>5.1%</w:delText>
                </w:r>
                <w:r w:rsidDel="00964E30">
                  <w:rPr>
                    <w:rFonts w:hint="eastAsia"/>
                    <w:color w:val="000000"/>
                    <w:kern w:val="0"/>
                    <w:sz w:val="21"/>
                    <w:szCs w:val="21"/>
                  </w:rPr>
                  <w:delText>宸瑞中电股权，</w:delText>
                </w:r>
                <w:bookmarkStart w:id="9194" w:name="OLE_LINK4"/>
                <w:bookmarkStart w:id="9195" w:name="OLE_LINK3"/>
                <w:r w:rsidDel="00964E30">
                  <w:rPr>
                    <w:rFonts w:hint="eastAsia"/>
                    <w:color w:val="000000"/>
                    <w:kern w:val="0"/>
                    <w:sz w:val="21"/>
                    <w:szCs w:val="21"/>
                  </w:rPr>
                  <w:delText>腾度信息</w:delText>
                </w:r>
                <w:bookmarkEnd w:id="9194"/>
                <w:bookmarkEnd w:id="9195"/>
                <w:r w:rsidDel="00964E30">
                  <w:rPr>
                    <w:rFonts w:hint="eastAsia"/>
                    <w:color w:val="000000"/>
                    <w:kern w:val="0"/>
                    <w:sz w:val="21"/>
                    <w:szCs w:val="21"/>
                  </w:rPr>
                  <w:delText>以</w:delText>
                </w:r>
                <w:r w:rsidDel="00964E30">
                  <w:rPr>
                    <w:rFonts w:hint="eastAsia"/>
                    <w:color w:val="000000"/>
                    <w:kern w:val="0"/>
                    <w:sz w:val="21"/>
                    <w:szCs w:val="21"/>
                  </w:rPr>
                  <w:delText>548.79</w:delText>
                </w:r>
                <w:r w:rsidDel="00964E30">
                  <w:rPr>
                    <w:rFonts w:hint="eastAsia"/>
                    <w:color w:val="000000"/>
                    <w:kern w:val="0"/>
                    <w:sz w:val="21"/>
                    <w:szCs w:val="21"/>
                  </w:rPr>
                  <w:delText>万元对价取得</w:delText>
                </w:r>
                <w:r w:rsidDel="00964E30">
                  <w:rPr>
                    <w:rFonts w:hint="eastAsia"/>
                    <w:color w:val="000000"/>
                    <w:kern w:val="0"/>
                    <w:sz w:val="21"/>
                    <w:szCs w:val="21"/>
                  </w:rPr>
                  <w:delText>4.5%</w:delText>
                </w:r>
                <w:r w:rsidDel="00964E30">
                  <w:rPr>
                    <w:rFonts w:hint="eastAsia"/>
                    <w:color w:val="000000"/>
                    <w:kern w:val="0"/>
                    <w:sz w:val="21"/>
                    <w:szCs w:val="21"/>
                  </w:rPr>
                  <w:delText>宸瑞中电股权</w:delText>
                </w:r>
              </w:del>
            </w:ins>
          </w:p>
          <w:p w14:paraId="209705B2" w14:textId="1172A770" w:rsidR="005F457E" w:rsidDel="00964E30" w:rsidRDefault="00000000">
            <w:pPr>
              <w:widowControl/>
              <w:spacing w:after="0" w:line="240" w:lineRule="auto"/>
              <w:ind w:firstLineChars="0" w:firstLine="0"/>
              <w:textAlignment w:val="auto"/>
              <w:rPr>
                <w:ins w:id="9196" w:author="Kelly Tan" w:date="2026-07-08T11:13:00Z"/>
                <w:del w:id="9197" w:author="Si-yuan LIU" w:date="2026-07-24T14:26:00Z" w16du:dateUtc="2026-07-24T06:26:00Z"/>
                <w:color w:val="000000"/>
                <w:kern w:val="0"/>
                <w:sz w:val="21"/>
                <w:szCs w:val="21"/>
                <w:lang w:val="en"/>
              </w:rPr>
            </w:pPr>
            <w:ins w:id="9198" w:author="Kelly Tan" w:date="2026-07-08T11:13:00Z">
              <w:del w:id="9199" w:author="Si-yuan LIU" w:date="2026-07-24T14:26:00Z" w16du:dateUtc="2026-07-24T06:26:00Z">
                <w:r w:rsidDel="00964E30">
                  <w:rPr>
                    <w:rFonts w:hint="eastAsia"/>
                    <w:color w:val="000000"/>
                    <w:kern w:val="0"/>
                    <w:sz w:val="21"/>
                    <w:szCs w:val="21"/>
                    <w:lang w:val="en"/>
                  </w:rPr>
                  <w:delText>按照股权转让金额依据产权转移书据</w:delText>
                </w:r>
                <w:r w:rsidDel="00964E30">
                  <w:rPr>
                    <w:color w:val="000000"/>
                    <w:kern w:val="0"/>
                    <w:sz w:val="21"/>
                    <w:szCs w:val="21"/>
                    <w:lang w:val="en"/>
                  </w:rPr>
                  <w:delText>0.05%</w:delText>
                </w:r>
                <w:r w:rsidDel="00964E30">
                  <w:rPr>
                    <w:rFonts w:hint="eastAsia"/>
                    <w:color w:val="000000"/>
                    <w:kern w:val="0"/>
                    <w:sz w:val="21"/>
                    <w:szCs w:val="21"/>
                    <w:lang w:val="en"/>
                  </w:rPr>
                  <w:delText>计算缴纳（双边）</w:delText>
                </w:r>
              </w:del>
            </w:ins>
          </w:p>
          <w:p w14:paraId="5CC25481" w14:textId="1072B20D" w:rsidR="005F457E" w:rsidDel="00964E30" w:rsidRDefault="00000000">
            <w:pPr>
              <w:widowControl/>
              <w:spacing w:after="0" w:line="240" w:lineRule="auto"/>
              <w:ind w:firstLineChars="0" w:firstLine="0"/>
              <w:textAlignment w:val="auto"/>
              <w:rPr>
                <w:ins w:id="9200" w:author="Kelly Tan" w:date="2026-07-08T11:13:00Z"/>
                <w:del w:id="9201" w:author="Si-yuan LIU" w:date="2026-07-24T14:26:00Z" w16du:dateUtc="2026-07-24T06:26:00Z"/>
                <w:color w:val="000000"/>
                <w:kern w:val="0"/>
                <w:sz w:val="21"/>
                <w:szCs w:val="21"/>
                <w:lang w:val="en"/>
              </w:rPr>
            </w:pPr>
            <w:ins w:id="9202" w:author="Kelly Tan" w:date="2026-07-08T11:13:00Z">
              <w:del w:id="9203" w:author="Si-yuan LIU" w:date="2026-07-24T14:26:00Z" w16du:dateUtc="2026-07-24T06:26:00Z">
                <w:r w:rsidDel="00964E30">
                  <w:rPr>
                    <w:rFonts w:hint="eastAsia"/>
                    <w:color w:val="000000"/>
                    <w:kern w:val="0"/>
                    <w:sz w:val="21"/>
                    <w:szCs w:val="21"/>
                    <w:lang w:val="en"/>
                  </w:rPr>
                  <w:delText>计算公式：（（</w:delText>
                </w:r>
                <w:r w:rsidDel="00964E30">
                  <w:rPr>
                    <w:rFonts w:hint="eastAsia"/>
                    <w:color w:val="000000"/>
                    <w:kern w:val="0"/>
                    <w:sz w:val="21"/>
                    <w:szCs w:val="21"/>
                    <w:lang w:val="en"/>
                  </w:rPr>
                  <w:delText xml:space="preserve"> </w:delText>
                </w:r>
                <w:r w:rsidDel="00964E30">
                  <w:rPr>
                    <w:rFonts w:hint="eastAsia"/>
                    <w:color w:val="000000"/>
                    <w:kern w:val="0"/>
                    <w:sz w:val="21"/>
                    <w:szCs w:val="21"/>
                  </w:rPr>
                  <w:delText>621.97</w:delText>
                </w:r>
                <w:r w:rsidDel="00964E30">
                  <w:rPr>
                    <w:color w:val="000000"/>
                    <w:kern w:val="0"/>
                    <w:sz w:val="21"/>
                    <w:szCs w:val="21"/>
                    <w:lang w:val="en"/>
                  </w:rPr>
                  <w:delText>*0.05%</w:delText>
                </w:r>
                <w:r w:rsidDel="00964E30">
                  <w:rPr>
                    <w:rFonts w:hint="eastAsia"/>
                    <w:color w:val="000000"/>
                    <w:kern w:val="0"/>
                    <w:sz w:val="21"/>
                    <w:szCs w:val="21"/>
                    <w:lang w:val="en"/>
                  </w:rPr>
                  <w:delText>）</w:delText>
                </w:r>
                <w:r w:rsidDel="00964E30">
                  <w:rPr>
                    <w:rFonts w:hint="eastAsia"/>
                    <w:color w:val="000000"/>
                    <w:kern w:val="0"/>
                    <w:sz w:val="21"/>
                    <w:szCs w:val="21"/>
                  </w:rPr>
                  <w:delText>+</w:delText>
                </w:r>
                <w:r w:rsidDel="00964E30">
                  <w:rPr>
                    <w:rFonts w:hint="eastAsia"/>
                    <w:color w:val="000000"/>
                    <w:kern w:val="0"/>
                    <w:sz w:val="21"/>
                    <w:szCs w:val="21"/>
                  </w:rPr>
                  <w:delText>（</w:delText>
                </w:r>
                <w:r w:rsidDel="00964E30">
                  <w:rPr>
                    <w:rFonts w:hint="eastAsia"/>
                    <w:color w:val="000000"/>
                    <w:kern w:val="0"/>
                    <w:sz w:val="21"/>
                    <w:szCs w:val="21"/>
                  </w:rPr>
                  <w:delText>548.79*0.05%</w:delText>
                </w:r>
                <w:r w:rsidDel="00964E30">
                  <w:rPr>
                    <w:rFonts w:hint="eastAsia"/>
                    <w:color w:val="000000"/>
                    <w:kern w:val="0"/>
                    <w:sz w:val="21"/>
                    <w:szCs w:val="21"/>
                  </w:rPr>
                  <w:delText>）</w:delText>
                </w:r>
                <w:r w:rsidDel="00964E30">
                  <w:rPr>
                    <w:rFonts w:hint="eastAsia"/>
                    <w:color w:val="000000"/>
                    <w:kern w:val="0"/>
                    <w:sz w:val="21"/>
                    <w:szCs w:val="21"/>
                    <w:lang w:val="en"/>
                  </w:rPr>
                  <w:delText>）</w:delText>
                </w:r>
                <w:r w:rsidDel="00964E30">
                  <w:rPr>
                    <w:color w:val="000000"/>
                    <w:kern w:val="0"/>
                    <w:sz w:val="21"/>
                    <w:szCs w:val="21"/>
                    <w:lang w:val="en"/>
                  </w:rPr>
                  <w:delText>*2=</w:delText>
                </w:r>
                <w:r w:rsidDel="00964E30">
                  <w:rPr>
                    <w:rFonts w:hint="eastAsia"/>
                    <w:color w:val="000000"/>
                    <w:kern w:val="0"/>
                    <w:sz w:val="21"/>
                    <w:szCs w:val="21"/>
                  </w:rPr>
                  <w:delText>1.16</w:delText>
                </w:r>
                <w:r w:rsidDel="00964E30">
                  <w:rPr>
                    <w:rFonts w:hint="eastAsia"/>
                    <w:color w:val="000000"/>
                    <w:kern w:val="0"/>
                    <w:sz w:val="21"/>
                    <w:szCs w:val="21"/>
                    <w:lang w:val="en"/>
                  </w:rPr>
                  <w:delText>万元</w:delText>
                </w:r>
              </w:del>
            </w:ins>
          </w:p>
        </w:tc>
        <w:tc>
          <w:tcPr>
            <w:tcW w:w="422" w:type="pct"/>
            <w:gridSpan w:val="2"/>
            <w:vAlign w:val="center"/>
            <w:tcPrChange w:id="9204" w:author="Kelly Tan" w:date="2026-07-08T11:15:00Z">
              <w:tcPr>
                <w:tcW w:w="562" w:type="pct"/>
                <w:gridSpan w:val="2"/>
                <w:vAlign w:val="center"/>
              </w:tcPr>
            </w:tcPrChange>
          </w:tcPr>
          <w:p w14:paraId="2630C6B6" w14:textId="00FE4C27" w:rsidR="005F457E" w:rsidDel="00964E30" w:rsidRDefault="00000000">
            <w:pPr>
              <w:widowControl/>
              <w:spacing w:after="0" w:line="240" w:lineRule="auto"/>
              <w:ind w:firstLineChars="0" w:firstLine="0"/>
              <w:textAlignment w:val="auto"/>
              <w:rPr>
                <w:ins w:id="9205" w:author="Kelly Tan" w:date="2026-07-08T11:13:00Z"/>
                <w:del w:id="9206" w:author="Si-yuan LIU" w:date="2026-07-24T14:26:00Z" w16du:dateUtc="2026-07-24T06:26:00Z"/>
                <w:color w:val="000000"/>
                <w:kern w:val="0"/>
                <w:sz w:val="21"/>
                <w:szCs w:val="21"/>
              </w:rPr>
            </w:pPr>
            <w:ins w:id="9207" w:author="Kelly Tan" w:date="2026-07-08T11:13:00Z">
              <w:del w:id="9208" w:author="Si-yuan LIU" w:date="2026-07-24T14:26:00Z" w16du:dateUtc="2026-07-24T06:26:00Z">
                <w:r w:rsidDel="00964E30">
                  <w:rPr>
                    <w:rFonts w:hint="eastAsia"/>
                    <w:color w:val="000000"/>
                    <w:kern w:val="0"/>
                    <w:sz w:val="21"/>
                    <w:szCs w:val="21"/>
                  </w:rPr>
                  <w:delText>1.16</w:delText>
                </w:r>
              </w:del>
            </w:ins>
          </w:p>
        </w:tc>
        <w:tc>
          <w:tcPr>
            <w:tcW w:w="421" w:type="pct"/>
            <w:gridSpan w:val="3"/>
            <w:vAlign w:val="center"/>
            <w:tcPrChange w:id="9209" w:author="Kelly Tan" w:date="2026-07-08T11:15:00Z">
              <w:tcPr>
                <w:tcW w:w="393" w:type="pct"/>
                <w:gridSpan w:val="5"/>
                <w:vAlign w:val="center"/>
              </w:tcPr>
            </w:tcPrChange>
          </w:tcPr>
          <w:p w14:paraId="3843F289" w14:textId="6AE23B45" w:rsidR="005F457E" w:rsidDel="00964E30" w:rsidRDefault="00000000">
            <w:pPr>
              <w:widowControl/>
              <w:spacing w:after="0" w:line="240" w:lineRule="auto"/>
              <w:ind w:firstLineChars="0" w:firstLine="0"/>
              <w:textAlignment w:val="auto"/>
              <w:rPr>
                <w:ins w:id="9210" w:author="Kelly Tan" w:date="2026-07-08T11:13:00Z"/>
                <w:del w:id="9211" w:author="Si-yuan LIU" w:date="2026-07-24T14:26:00Z" w16du:dateUtc="2026-07-24T06:26:00Z"/>
                <w:color w:val="000000"/>
                <w:kern w:val="0"/>
                <w:sz w:val="21"/>
                <w:szCs w:val="21"/>
              </w:rPr>
            </w:pPr>
            <w:ins w:id="9212" w:author="Kelly Tan" w:date="2026-07-08T11:13:00Z">
              <w:del w:id="9213" w:author="Si-yuan LIU" w:date="2026-07-24T14:26:00Z" w16du:dateUtc="2026-07-24T06:26:00Z">
                <w:r w:rsidDel="00964E30">
                  <w:rPr>
                    <w:rFonts w:hint="eastAsia"/>
                    <w:color w:val="000000"/>
                    <w:kern w:val="0"/>
                    <w:sz w:val="21"/>
                    <w:szCs w:val="21"/>
                  </w:rPr>
                  <w:delText>/</w:delText>
                </w:r>
              </w:del>
            </w:ins>
          </w:p>
        </w:tc>
        <w:tc>
          <w:tcPr>
            <w:tcW w:w="414" w:type="pct"/>
            <w:gridSpan w:val="2"/>
            <w:vAlign w:val="center"/>
            <w:tcPrChange w:id="9214" w:author="Kelly Tan" w:date="2026-07-08T11:15:00Z">
              <w:tcPr>
                <w:tcW w:w="565" w:type="pct"/>
                <w:gridSpan w:val="5"/>
                <w:vAlign w:val="center"/>
              </w:tcPr>
            </w:tcPrChange>
          </w:tcPr>
          <w:p w14:paraId="21BC3103" w14:textId="5ACE6EE3" w:rsidR="005F457E" w:rsidDel="00964E30" w:rsidRDefault="00000000">
            <w:pPr>
              <w:widowControl/>
              <w:spacing w:after="0" w:line="240" w:lineRule="auto"/>
              <w:ind w:firstLineChars="0" w:firstLine="0"/>
              <w:textAlignment w:val="auto"/>
              <w:rPr>
                <w:ins w:id="9215" w:author="Kelly Tan" w:date="2026-07-08T11:13:00Z"/>
                <w:del w:id="9216" w:author="Si-yuan LIU" w:date="2026-07-24T14:26:00Z" w16du:dateUtc="2026-07-24T06:26:00Z"/>
                <w:color w:val="000000"/>
                <w:kern w:val="0"/>
                <w:sz w:val="21"/>
                <w:szCs w:val="21"/>
              </w:rPr>
            </w:pPr>
            <w:ins w:id="9217" w:author="Kelly Tan" w:date="2026-07-08T11:13:00Z">
              <w:del w:id="9218" w:author="Si-yuan LIU" w:date="2026-07-24T14:26:00Z" w16du:dateUtc="2026-07-24T06:26:00Z">
                <w:r w:rsidDel="00964E30">
                  <w:rPr>
                    <w:rFonts w:hint="eastAsia"/>
                    <w:color w:val="000000"/>
                    <w:kern w:val="0"/>
                    <w:sz w:val="21"/>
                    <w:szCs w:val="21"/>
                  </w:rPr>
                  <w:delText>国家税务总局广州市南沙区税务局</w:delText>
                </w:r>
              </w:del>
            </w:ins>
          </w:p>
        </w:tc>
        <w:tc>
          <w:tcPr>
            <w:tcW w:w="441" w:type="pct"/>
            <w:gridSpan w:val="5"/>
            <w:vAlign w:val="center"/>
            <w:tcPrChange w:id="9219" w:author="Kelly Tan" w:date="2026-07-08T11:15:00Z">
              <w:tcPr>
                <w:tcW w:w="521" w:type="pct"/>
                <w:gridSpan w:val="7"/>
                <w:vAlign w:val="center"/>
              </w:tcPr>
            </w:tcPrChange>
          </w:tcPr>
          <w:p w14:paraId="4BB0FF41" w14:textId="34972EEF" w:rsidR="005F457E" w:rsidRPr="005F457E" w:rsidDel="00964E30" w:rsidRDefault="00000000">
            <w:pPr>
              <w:widowControl/>
              <w:spacing w:after="0" w:line="240" w:lineRule="auto"/>
              <w:ind w:firstLineChars="0" w:firstLine="0"/>
              <w:textAlignment w:val="auto"/>
              <w:rPr>
                <w:ins w:id="9220" w:author="Kelly Tan" w:date="2026-07-08T11:13:00Z"/>
                <w:del w:id="9221" w:author="Si-yuan LIU" w:date="2026-07-24T14:26:00Z" w16du:dateUtc="2026-07-24T06:26:00Z"/>
                <w:color w:val="000000"/>
                <w:kern w:val="0"/>
                <w:sz w:val="21"/>
                <w:szCs w:val="21"/>
                <w:rPrChange w:id="9222" w:author="Kelly Tan" w:date="2026-07-08T11:17:00Z">
                  <w:rPr>
                    <w:ins w:id="9223" w:author="Kelly Tan" w:date="2026-07-08T11:13:00Z"/>
                    <w:del w:id="9224" w:author="Si-yuan LIU" w:date="2026-07-24T14:26:00Z" w16du:dateUtc="2026-07-24T06:26:00Z"/>
                    <w:rFonts w:eastAsia="仿宋_GB2312"/>
                    <w:color w:val="000000"/>
                    <w:kern w:val="0"/>
                    <w:sz w:val="21"/>
                    <w:szCs w:val="21"/>
                  </w:rPr>
                </w:rPrChange>
              </w:rPr>
            </w:pPr>
            <w:ins w:id="9225" w:author="Kelly Tan" w:date="2026-07-08T11:13:00Z">
              <w:del w:id="9226" w:author="Si-yuan LIU" w:date="2026-07-24T14:26:00Z" w16du:dateUtc="2026-07-24T06:26:00Z">
                <w:r w:rsidDel="00964E30">
                  <w:rPr>
                    <w:rFonts w:cs="楷体_GB2312" w:hint="eastAsia"/>
                    <w:sz w:val="21"/>
                    <w:szCs w:val="21"/>
                    <w:rPrChange w:id="9227" w:author="Kelly Tan" w:date="2026-07-08T11:17:00Z">
                      <w:rPr>
                        <w:rFonts w:ascii="仿宋_GB2312" w:eastAsia="仿宋_GB2312" w:hAnsi="楷体_GB2312" w:cs="楷体_GB2312" w:hint="eastAsia"/>
                      </w:rPr>
                    </w:rPrChange>
                  </w:rPr>
                  <w:delText>奥融科技、奥缔飞梭、腾度信息</w:delText>
                </w:r>
              </w:del>
            </w:ins>
          </w:p>
        </w:tc>
      </w:tr>
    </w:tbl>
    <w:p w14:paraId="3A0BF9A3" w14:textId="6B46B321" w:rsidR="005F457E" w:rsidDel="00964E30" w:rsidRDefault="005F457E">
      <w:pPr>
        <w:pStyle w:val="a0"/>
        <w:ind w:firstLineChars="0" w:firstLine="0"/>
        <w:rPr>
          <w:del w:id="9228" w:author="Si-yuan LIU" w:date="2026-07-24T14:26:00Z" w16du:dateUtc="2026-07-24T06:26:00Z"/>
          <w:rFonts w:ascii="Times New Roman" w:hAnsi="Times New Roman"/>
          <w:color w:val="000000" w:themeColor="text1"/>
        </w:rPr>
      </w:pPr>
    </w:p>
    <w:p w14:paraId="26612226" w14:textId="1252F7EC" w:rsidR="005F457E" w:rsidDel="00964E30" w:rsidRDefault="005F457E">
      <w:pPr>
        <w:pStyle w:val="a0"/>
        <w:ind w:firstLineChars="0" w:firstLine="0"/>
        <w:rPr>
          <w:del w:id="9229" w:author="Si-yuan LIU" w:date="2026-07-24T14:26:00Z" w16du:dateUtc="2026-07-24T06:26:00Z"/>
          <w:rFonts w:ascii="Times New Roman" w:hAnsi="Times New Roman"/>
          <w:color w:val="000000" w:themeColor="text1"/>
        </w:rPr>
        <w:sectPr w:rsidR="005F457E" w:rsidDel="00964E30">
          <w:footerReference w:type="default" r:id="rId44"/>
          <w:pgSz w:w="16838" w:h="11906" w:orient="landscape"/>
          <w:pgMar w:top="1616" w:right="1985" w:bottom="1616" w:left="1814" w:header="851" w:footer="1155" w:gutter="0"/>
          <w:pgNumType w:start="79"/>
          <w:cols w:space="425"/>
          <w:docGrid w:linePitch="588"/>
        </w:sectPr>
      </w:pPr>
    </w:p>
    <w:p w14:paraId="720379AD" w14:textId="5C34C568" w:rsidR="005F457E" w:rsidDel="00964E30" w:rsidRDefault="00000000">
      <w:pPr>
        <w:pStyle w:val="1"/>
        <w:rPr>
          <w:del w:id="9230" w:author="Si-yuan LIU" w:date="2026-07-24T14:26:00Z" w16du:dateUtc="2026-07-24T06:26:00Z"/>
        </w:rPr>
      </w:pPr>
      <w:bookmarkStart w:id="9231" w:name="bookmark47"/>
      <w:bookmarkStart w:id="9232" w:name="_Toc33513277_WPSOffice_Level1"/>
      <w:bookmarkStart w:id="9233" w:name="_Toc223783775"/>
      <w:bookmarkStart w:id="9234" w:name="_Toc1887529500_WPSOffice_Level1"/>
      <w:bookmarkStart w:id="9235" w:name="_Toc907416598_WPSOffice_Level1"/>
      <w:bookmarkStart w:id="9236" w:name="OLE_LINK41"/>
      <w:del w:id="9237" w:author="Si-yuan LIU" w:date="2026-07-24T14:26:00Z" w16du:dateUtc="2026-07-24T06:26:00Z">
        <w:r w:rsidDel="00964E30">
          <w:rPr>
            <w:rFonts w:hint="eastAsia"/>
          </w:rPr>
          <w:delText>六</w:delText>
        </w:r>
        <w:bookmarkEnd w:id="9231"/>
        <w:r w:rsidDel="00964E30">
          <w:rPr>
            <w:rFonts w:hint="eastAsia"/>
          </w:rPr>
          <w:delText>、运营管理安排</w:delText>
        </w:r>
        <w:bookmarkEnd w:id="9232"/>
        <w:bookmarkEnd w:id="9233"/>
        <w:bookmarkEnd w:id="9234"/>
        <w:bookmarkEnd w:id="9235"/>
      </w:del>
    </w:p>
    <w:p w14:paraId="37D460F8" w14:textId="75DBBF30" w:rsidR="005F457E" w:rsidDel="00964E30" w:rsidRDefault="00000000">
      <w:pPr>
        <w:pStyle w:val="2"/>
        <w:rPr>
          <w:del w:id="9238" w:author="Si-yuan LIU" w:date="2026-07-24T14:26:00Z" w16du:dateUtc="2026-07-24T06:26:00Z"/>
        </w:rPr>
      </w:pPr>
      <w:bookmarkStart w:id="9239" w:name="_Toc223783776"/>
      <w:bookmarkEnd w:id="9236"/>
      <w:del w:id="9240" w:author="Si-yuan LIU" w:date="2026-07-24T14:26:00Z" w16du:dateUtc="2026-07-24T06:26:00Z">
        <w:r w:rsidDel="00964E30">
          <w:rPr>
            <w:rFonts w:hint="eastAsia"/>
          </w:rPr>
          <w:delText>（一）运营管理权责利关系</w:delText>
        </w:r>
        <w:bookmarkEnd w:id="9239"/>
      </w:del>
    </w:p>
    <w:p w14:paraId="6998E787" w14:textId="3EF4DA56" w:rsidR="005F457E" w:rsidDel="00964E30" w:rsidRDefault="00000000">
      <w:pPr>
        <w:widowControl/>
        <w:spacing w:after="0" w:line="312" w:lineRule="auto"/>
        <w:ind w:firstLine="480"/>
        <w:textAlignment w:val="auto"/>
        <w:rPr>
          <w:del w:id="9241" w:author="Si-yuan LIU" w:date="2026-07-24T14:26:00Z" w16du:dateUtc="2026-07-24T06:26:00Z"/>
          <w:color w:val="000000" w:themeColor="text1"/>
          <w:szCs w:val="24"/>
        </w:rPr>
      </w:pPr>
      <w:del w:id="9242" w:author="Si-yuan LIU" w:date="2026-07-24T14:26:00Z" w16du:dateUtc="2026-07-24T06:26:00Z">
        <w:r w:rsidDel="00964E30">
          <w:rPr>
            <w:rFonts w:hint="eastAsia"/>
            <w:color w:val="000000" w:themeColor="text1"/>
            <w:szCs w:val="24"/>
          </w:rPr>
          <w:delText>基金管理人、资产支持证券管理人、运营管理机构和项目公司拟就基础设施项目运营管理事项签订《运营管理服务协议》。根据《基础设施基金指引》第三十八条和第三十九条，基金管理人委托给运营管理机构的职责主要包括：（</w:delText>
        </w:r>
        <w:r w:rsidDel="00964E30">
          <w:rPr>
            <w:color w:val="000000" w:themeColor="text1"/>
            <w:szCs w:val="24"/>
          </w:rPr>
          <w:delText>1</w:delText>
        </w:r>
        <w:r w:rsidDel="00964E30">
          <w:rPr>
            <w:rFonts w:hint="eastAsia"/>
            <w:color w:val="000000" w:themeColor="text1"/>
            <w:szCs w:val="24"/>
          </w:rPr>
          <w:delText>）为基础设施项目购买足够的财产保险和公众责任保险；（</w:delText>
        </w:r>
        <w:r w:rsidDel="00964E30">
          <w:rPr>
            <w:color w:val="000000" w:themeColor="text1"/>
            <w:szCs w:val="24"/>
          </w:rPr>
          <w:delText>2</w:delText>
        </w:r>
        <w:r w:rsidDel="00964E30">
          <w:rPr>
            <w:rFonts w:hint="eastAsia"/>
            <w:color w:val="000000" w:themeColor="text1"/>
            <w:szCs w:val="24"/>
          </w:rPr>
          <w:delText>）制定及落实基础设施项目运营策略；（</w:delText>
        </w:r>
        <w:r w:rsidDel="00964E30">
          <w:rPr>
            <w:color w:val="000000" w:themeColor="text1"/>
            <w:szCs w:val="24"/>
          </w:rPr>
          <w:delText>3</w:delText>
        </w:r>
        <w:r w:rsidDel="00964E30">
          <w:rPr>
            <w:rFonts w:hint="eastAsia"/>
            <w:color w:val="000000" w:themeColor="text1"/>
            <w:szCs w:val="24"/>
          </w:rPr>
          <w:delText>）签署并执行基础设施项目运营的相关协议；（</w:delText>
        </w:r>
        <w:r w:rsidDel="00964E30">
          <w:rPr>
            <w:color w:val="000000" w:themeColor="text1"/>
            <w:szCs w:val="24"/>
          </w:rPr>
          <w:delText>4</w:delText>
        </w:r>
        <w:r w:rsidDel="00964E30">
          <w:rPr>
            <w:rFonts w:hint="eastAsia"/>
            <w:color w:val="000000" w:themeColor="text1"/>
            <w:szCs w:val="24"/>
          </w:rPr>
          <w:delText>）收取基础设施项目租赁、运营等产生的收益，追收欠缴款项等；（</w:delText>
        </w:r>
        <w:r w:rsidDel="00964E30">
          <w:rPr>
            <w:color w:val="000000" w:themeColor="text1"/>
            <w:szCs w:val="24"/>
          </w:rPr>
          <w:delText>5</w:delText>
        </w:r>
        <w:r w:rsidDel="00964E30">
          <w:rPr>
            <w:rFonts w:hint="eastAsia"/>
            <w:color w:val="000000" w:themeColor="text1"/>
            <w:szCs w:val="24"/>
          </w:rPr>
          <w:delText>）执行日常运营服务，如安保、消防、通讯及紧急事故管理等；（</w:delText>
        </w:r>
        <w:r w:rsidDel="00964E30">
          <w:rPr>
            <w:color w:val="000000" w:themeColor="text1"/>
            <w:szCs w:val="24"/>
          </w:rPr>
          <w:delText>6</w:delText>
        </w:r>
        <w:r w:rsidDel="00964E30">
          <w:rPr>
            <w:rFonts w:hint="eastAsia"/>
            <w:color w:val="000000" w:themeColor="text1"/>
            <w:szCs w:val="24"/>
          </w:rPr>
          <w:delText>）实施基础设施项目维修、改造等。</w:delText>
        </w:r>
      </w:del>
    </w:p>
    <w:p w14:paraId="29F7134A" w14:textId="20385854" w:rsidR="005F457E" w:rsidDel="00964E30" w:rsidRDefault="00000000">
      <w:pPr>
        <w:widowControl/>
        <w:spacing w:after="0" w:line="312" w:lineRule="auto"/>
        <w:ind w:firstLine="480"/>
        <w:textAlignment w:val="auto"/>
        <w:rPr>
          <w:del w:id="9243" w:author="Si-yuan LIU" w:date="2026-07-24T14:26:00Z" w16du:dateUtc="2026-07-24T06:26:00Z"/>
          <w:color w:val="000000" w:themeColor="text1"/>
          <w:szCs w:val="24"/>
        </w:rPr>
      </w:pPr>
      <w:del w:id="9244" w:author="Si-yuan LIU" w:date="2026-07-24T14:26:00Z" w16du:dateUtc="2026-07-24T06:26:00Z">
        <w:r w:rsidDel="00964E30">
          <w:rPr>
            <w:rFonts w:hint="eastAsia"/>
            <w:color w:val="000000" w:themeColor="text1"/>
            <w:szCs w:val="24"/>
          </w:rPr>
          <w:delText>除委托的职责外，基金管理人还将根据数据中心基础设施项目运营需要，约定由运营管理机构协助完成的事项。</w:delText>
        </w:r>
      </w:del>
    </w:p>
    <w:p w14:paraId="06ABD148" w14:textId="41C0DB32" w:rsidR="005F457E" w:rsidDel="00964E30" w:rsidRDefault="00000000">
      <w:pPr>
        <w:widowControl/>
        <w:spacing w:after="0" w:line="312" w:lineRule="auto"/>
        <w:ind w:firstLine="480"/>
        <w:textAlignment w:val="auto"/>
        <w:rPr>
          <w:del w:id="9245" w:author="Si-yuan LIU" w:date="2026-07-24T14:26:00Z" w16du:dateUtc="2026-07-24T06:26:00Z"/>
          <w:color w:val="000000" w:themeColor="text1"/>
          <w:szCs w:val="24"/>
        </w:rPr>
      </w:pPr>
      <w:del w:id="9246" w:author="Si-yuan LIU" w:date="2026-07-24T14:26:00Z" w16du:dateUtc="2026-07-24T06:26:00Z">
        <w:r w:rsidDel="00964E30">
          <w:rPr>
            <w:rFonts w:hint="eastAsia"/>
            <w:color w:val="000000" w:themeColor="text1"/>
            <w:szCs w:val="24"/>
          </w:rPr>
          <w:delText>运营管理机构应确保其自身业务依法合规经营、资质持续合规、妥善履行运营管理义务，提供基础设施项目相适应的相关服务，保障基础设施项目正常运转。基于运营管理机构提供的相关服务，其有权按照《运营管理服务协议》收取相应的运营管理服务费；根据运营管理需要，运营管理机构有权获取基础设施项目相关信息。</w:delText>
        </w:r>
      </w:del>
    </w:p>
    <w:p w14:paraId="08887101" w14:textId="5CE10B71" w:rsidR="005F457E" w:rsidDel="00964E30" w:rsidRDefault="00000000">
      <w:pPr>
        <w:widowControl/>
        <w:spacing w:after="0" w:line="312" w:lineRule="auto"/>
        <w:ind w:firstLine="480"/>
        <w:textAlignment w:val="auto"/>
        <w:rPr>
          <w:del w:id="9247" w:author="Si-yuan LIU" w:date="2026-07-24T14:26:00Z" w16du:dateUtc="2026-07-24T06:26:00Z"/>
          <w:color w:val="000000" w:themeColor="text1"/>
          <w:szCs w:val="24"/>
        </w:rPr>
      </w:pPr>
      <w:bookmarkStart w:id="9248" w:name="OLE_LINK42"/>
      <w:del w:id="9249" w:author="Si-yuan LIU" w:date="2026-07-24T14:26:00Z" w16du:dateUtc="2026-07-24T06:26:00Z">
        <w:r w:rsidDel="00964E30">
          <w:rPr>
            <w:rFonts w:hint="eastAsia"/>
            <w:color w:val="000000" w:themeColor="text1"/>
            <w:szCs w:val="24"/>
          </w:rPr>
          <w:delText>基金管理人将根据法律法规及相关监管规定向项目公司委派相关管理人员及财务负责人，对运营管理机构的履职情况进行监督并做定期或不定期检查。基金管理人发现运营管理机构在运营管理方面存在问题的，可以要求运营管理机构限期整改；若存在违反《运营管理服务协议》相关规定的，基金管理人有权追究运营管理机构的违约责任；若发生运营管理机构解聘情形的，基金管理人将根据法律法规、基金合同及《运营管理服务协议》约定的程序解聘运营管理机构。</w:delText>
        </w:r>
      </w:del>
    </w:p>
    <w:p w14:paraId="7563EF87" w14:textId="4F9D33D1" w:rsidR="005F457E" w:rsidDel="00964E30" w:rsidRDefault="00000000">
      <w:pPr>
        <w:pStyle w:val="2"/>
        <w:rPr>
          <w:del w:id="9250" w:author="Si-yuan LIU" w:date="2026-07-24T14:26:00Z" w16du:dateUtc="2026-07-24T06:26:00Z"/>
        </w:rPr>
      </w:pPr>
      <w:bookmarkStart w:id="9251" w:name="_Toc223783777"/>
      <w:bookmarkEnd w:id="9248"/>
      <w:del w:id="9252" w:author="Si-yuan LIU" w:date="2026-07-24T14:26:00Z" w16du:dateUtc="2026-07-24T06:26:00Z">
        <w:r w:rsidDel="00964E30">
          <w:rPr>
            <w:rFonts w:hint="eastAsia"/>
          </w:rPr>
          <w:delText>（二）激励及约束机制</w:delText>
        </w:r>
        <w:bookmarkEnd w:id="9251"/>
      </w:del>
    </w:p>
    <w:p w14:paraId="15E908C7" w14:textId="298E99A4" w:rsidR="005F457E" w:rsidDel="00964E30" w:rsidRDefault="00000000">
      <w:pPr>
        <w:widowControl/>
        <w:spacing w:after="0" w:line="312" w:lineRule="auto"/>
        <w:ind w:firstLine="480"/>
        <w:textAlignment w:val="auto"/>
        <w:rPr>
          <w:del w:id="9253" w:author="Si-yuan LIU" w:date="2026-07-24T14:26:00Z" w16du:dateUtc="2026-07-24T06:26:00Z"/>
          <w:color w:val="000000" w:themeColor="text1"/>
          <w:szCs w:val="24"/>
        </w:rPr>
      </w:pPr>
      <w:del w:id="9254" w:author="Si-yuan LIU" w:date="2026-07-24T14:26:00Z" w16du:dateUtc="2026-07-24T06:26:00Z">
        <w:r w:rsidDel="00964E30">
          <w:rPr>
            <w:rFonts w:hint="eastAsia"/>
            <w:color w:val="000000" w:themeColor="text1"/>
            <w:szCs w:val="24"/>
          </w:rPr>
          <w:delText>根据拟签订的《运营管理服务协议》约定各方权利义务、职责范围、奖惩标准等激励约束机制，对各方形成有效的激励与约束。</w:delText>
        </w:r>
      </w:del>
    </w:p>
    <w:p w14:paraId="28028227" w14:textId="260F8F6A" w:rsidR="005F457E" w:rsidDel="00964E30" w:rsidRDefault="00000000">
      <w:pPr>
        <w:widowControl/>
        <w:spacing w:after="0" w:line="312" w:lineRule="auto"/>
        <w:ind w:firstLine="480"/>
        <w:textAlignment w:val="auto"/>
        <w:rPr>
          <w:del w:id="9255" w:author="Si-yuan LIU" w:date="2026-07-24T14:26:00Z" w16du:dateUtc="2026-07-24T06:26:00Z"/>
          <w:color w:val="000000" w:themeColor="text1"/>
          <w:szCs w:val="24"/>
        </w:rPr>
      </w:pPr>
      <w:del w:id="9256" w:author="Si-yuan LIU" w:date="2026-07-24T14:26:00Z" w16du:dateUtc="2026-07-24T06:26:00Z">
        <w:r w:rsidDel="00964E30">
          <w:rPr>
            <w:rFonts w:hint="eastAsia"/>
            <w:color w:val="000000" w:themeColor="text1"/>
            <w:szCs w:val="24"/>
          </w:rPr>
          <w:delText>运营管理机构为基础设施项目提供运营管理服务，因此有权收取运营管理服务费。运营管理服务费包含基础管理费和激励管理费两部分，其中基础管理费基于基础设施项目的主营业务收入</w:delText>
        </w:r>
        <w:r w:rsidDel="00964E30">
          <w:rPr>
            <w:color w:val="000000" w:themeColor="text1"/>
            <w:szCs w:val="24"/>
          </w:rPr>
          <w:delText>/</w:delText>
        </w:r>
        <w:r w:rsidDel="00964E30">
          <w:rPr>
            <w:rFonts w:hint="eastAsia"/>
            <w:color w:val="000000" w:themeColor="text1"/>
            <w:szCs w:val="24"/>
          </w:rPr>
          <w:delText>净运营收入计提，主要覆盖了运营管理机构为提供运营管理服务而产生的人员成本、行政费用等运营管理成本支出；激励管理费基于实际净运营收入与目标净运营收入的差额计提，主要为激励运营管理机构提高运营效益而设置，当项目公司实际净运营收入高于目标净运营收入时，激励管理费为正，即运营管理机构有权收取对应费率的激励管理费。当项目公司实际净收入低于目标净收入时，激励管理费为负，即项目公司有权在基础管理费中扣除对应费率的激励管理费。其中，实际净运营收入根据每年审计报告确定，目标净运营收入根据评估报告相关预测数据确定。</w:delText>
        </w:r>
      </w:del>
    </w:p>
    <w:p w14:paraId="0347CD11" w14:textId="46B2ECB9" w:rsidR="005F457E" w:rsidDel="00964E30" w:rsidRDefault="00000000">
      <w:pPr>
        <w:widowControl/>
        <w:spacing w:after="0" w:line="312" w:lineRule="auto"/>
        <w:ind w:firstLine="480"/>
        <w:textAlignment w:val="auto"/>
        <w:rPr>
          <w:del w:id="9257" w:author="Si-yuan LIU" w:date="2026-07-24T14:26:00Z" w16du:dateUtc="2026-07-24T06:26:00Z"/>
          <w:color w:val="000000" w:themeColor="text1"/>
          <w:szCs w:val="24"/>
        </w:rPr>
      </w:pPr>
      <w:del w:id="9258" w:author="Si-yuan LIU" w:date="2026-07-24T14:26:00Z" w16du:dateUtc="2026-07-24T06:26:00Z">
        <w:r w:rsidDel="00964E30">
          <w:rPr>
            <w:rFonts w:hint="eastAsia"/>
            <w:color w:val="000000" w:themeColor="text1"/>
            <w:szCs w:val="24"/>
          </w:rPr>
          <w:delText>上述运营管理服务费收取方式能够有效激励运营管理机构，在覆盖维持运营所需的基本成本基础上，根据实际运营业绩实施奖惩。同时，基金管理人将根据数据中心基础设施项目运营特点，设置运营管理考核机制，主要包括经营业绩考核、合规考核等，进而保障基础设施项目稳健、合规运营。</w:delText>
        </w:r>
      </w:del>
    </w:p>
    <w:p w14:paraId="7492AFCF" w14:textId="0F152BD8" w:rsidR="005F457E" w:rsidDel="00964E30" w:rsidRDefault="00000000">
      <w:pPr>
        <w:pStyle w:val="2"/>
        <w:rPr>
          <w:del w:id="9259" w:author="Si-yuan LIU" w:date="2026-07-24T14:26:00Z" w16du:dateUtc="2026-07-24T06:26:00Z"/>
        </w:rPr>
      </w:pPr>
      <w:bookmarkStart w:id="9260" w:name="_Toc223783778"/>
      <w:del w:id="9261" w:author="Si-yuan LIU" w:date="2026-07-24T14:26:00Z" w16du:dateUtc="2026-07-24T06:26:00Z">
        <w:r w:rsidDel="00964E30">
          <w:rPr>
            <w:rFonts w:hint="eastAsia"/>
          </w:rPr>
          <w:delText>（三）促进项目平稳运营的保障措施</w:delText>
        </w:r>
        <w:bookmarkEnd w:id="9260"/>
      </w:del>
    </w:p>
    <w:p w14:paraId="3A6F7F9A" w14:textId="341D8568" w:rsidR="005F457E" w:rsidDel="00964E30" w:rsidRDefault="00000000">
      <w:pPr>
        <w:widowControl/>
        <w:spacing w:after="0" w:line="312" w:lineRule="auto"/>
        <w:ind w:firstLine="480"/>
        <w:jc w:val="left"/>
        <w:textAlignment w:val="auto"/>
        <w:rPr>
          <w:del w:id="9262" w:author="Si-yuan LIU" w:date="2026-07-24T14:26:00Z" w16du:dateUtc="2026-07-24T06:26:00Z"/>
          <w:color w:val="000000" w:themeColor="text1"/>
          <w:szCs w:val="24"/>
        </w:rPr>
      </w:pPr>
      <w:bookmarkStart w:id="9263" w:name="OLE_LINK43"/>
      <w:del w:id="9264" w:author="Si-yuan LIU" w:date="2026-07-24T14:26:00Z" w16du:dateUtc="2026-07-24T06:26:00Z">
        <w:r w:rsidDel="00964E30">
          <w:rPr>
            <w:color w:val="000000" w:themeColor="text1"/>
            <w:szCs w:val="24"/>
          </w:rPr>
          <w:delText>1.</w:delText>
        </w:r>
        <w:r w:rsidDel="00964E30">
          <w:rPr>
            <w:rFonts w:hint="eastAsia"/>
            <w:color w:val="000000" w:themeColor="text1"/>
            <w:szCs w:val="24"/>
          </w:rPr>
          <w:delText>原始权益人参与战略配售与投资者利益深度绑定</w:delText>
        </w:r>
      </w:del>
    </w:p>
    <w:p w14:paraId="627F1AF9" w14:textId="676CD3DD" w:rsidR="005F457E" w:rsidDel="00964E30" w:rsidRDefault="00000000">
      <w:pPr>
        <w:widowControl/>
        <w:spacing w:after="0" w:line="312" w:lineRule="auto"/>
        <w:ind w:firstLine="480"/>
        <w:textAlignment w:val="auto"/>
        <w:rPr>
          <w:del w:id="9265" w:author="Si-yuan LIU" w:date="2026-07-24T14:26:00Z" w16du:dateUtc="2026-07-24T06:26:00Z"/>
          <w:color w:val="000000" w:themeColor="text1"/>
          <w:szCs w:val="24"/>
        </w:rPr>
      </w:pPr>
      <w:del w:id="9266" w:author="Si-yuan LIU" w:date="2026-07-24T14:26:00Z" w16du:dateUtc="2026-07-24T06:26:00Z">
        <w:r w:rsidDel="00964E30">
          <w:rPr>
            <w:rFonts w:hint="eastAsia"/>
            <w:color w:val="000000" w:themeColor="text1"/>
            <w:szCs w:val="24"/>
          </w:rPr>
          <w:delText>本项目发行后，原始权益人将在公募基金层面继续持有不低于</w:delText>
        </w:r>
        <w:r w:rsidDel="00964E30">
          <w:rPr>
            <w:color w:val="000000" w:themeColor="text1"/>
            <w:szCs w:val="24"/>
          </w:rPr>
          <w:delText>35%</w:delText>
        </w:r>
        <w:r w:rsidDel="00964E30">
          <w:rPr>
            <w:rFonts w:hint="eastAsia"/>
            <w:color w:val="000000" w:themeColor="text1"/>
            <w:szCs w:val="24"/>
          </w:rPr>
          <w:delText>的基金份额，同时原始权益人之一的奥飞数据在项目层面将继续以运营管理机构的角色负责底层基础设施项目的日常运营管理，严格执行数据中心服务标准，以保证底层资产安全、稳定、高效运行。</w:delText>
        </w:r>
      </w:del>
    </w:p>
    <w:bookmarkEnd w:id="9263"/>
    <w:p w14:paraId="413AAF1A" w14:textId="07E39AC2" w:rsidR="005F457E" w:rsidDel="00964E30" w:rsidRDefault="00000000">
      <w:pPr>
        <w:widowControl/>
        <w:spacing w:after="0" w:line="312" w:lineRule="auto"/>
        <w:ind w:firstLine="480"/>
        <w:jc w:val="left"/>
        <w:textAlignment w:val="auto"/>
        <w:rPr>
          <w:del w:id="9267" w:author="Si-yuan LIU" w:date="2026-07-24T14:26:00Z" w16du:dateUtc="2026-07-24T06:26:00Z"/>
          <w:color w:val="000000" w:themeColor="text1"/>
          <w:szCs w:val="24"/>
        </w:rPr>
      </w:pPr>
      <w:del w:id="9268" w:author="Si-yuan LIU" w:date="2026-07-24T14:26:00Z" w16du:dateUtc="2026-07-24T06:26:00Z">
        <w:r w:rsidDel="00964E30">
          <w:rPr>
            <w:color w:val="000000" w:themeColor="text1"/>
            <w:szCs w:val="24"/>
          </w:rPr>
          <w:delText>2.</w:delText>
        </w:r>
        <w:r w:rsidDel="00964E30">
          <w:rPr>
            <w:rFonts w:hint="eastAsia"/>
            <w:color w:val="000000" w:themeColor="text1"/>
            <w:szCs w:val="24"/>
          </w:rPr>
          <w:delText>基础设施项目运营管理模式不变</w:delText>
        </w:r>
      </w:del>
    </w:p>
    <w:p w14:paraId="035C60D3" w14:textId="4DF35273" w:rsidR="005F457E" w:rsidDel="00964E30" w:rsidRDefault="00000000">
      <w:pPr>
        <w:widowControl/>
        <w:spacing w:after="0" w:line="312" w:lineRule="auto"/>
        <w:ind w:firstLine="480"/>
        <w:textAlignment w:val="auto"/>
        <w:rPr>
          <w:del w:id="9269" w:author="Si-yuan LIU" w:date="2026-07-24T14:26:00Z" w16du:dateUtc="2026-07-24T06:26:00Z"/>
          <w:color w:val="000000" w:themeColor="text1"/>
          <w:szCs w:val="24"/>
        </w:rPr>
      </w:pPr>
      <w:del w:id="9270" w:author="Si-yuan LIU" w:date="2026-07-24T14:26:00Z" w16du:dateUtc="2026-07-24T06:26:00Z">
        <w:r w:rsidDel="00964E30">
          <w:rPr>
            <w:rFonts w:hint="eastAsia"/>
            <w:color w:val="000000" w:themeColor="text1"/>
            <w:szCs w:val="24"/>
          </w:rPr>
          <w:delText>本项目申报、发行及存续期间将继续由原运营管理团队负责项目运营管理的实际实施工作；本基础设施项目原有的运营管理安排、客户核心协议内容保持不变，核心运营团队保持不变，保障项目管理机制及管理团队稳定，减少运营管理变动成本。</w:delText>
        </w:r>
      </w:del>
    </w:p>
    <w:p w14:paraId="09FB331B" w14:textId="002853E7" w:rsidR="005F457E" w:rsidDel="00964E30" w:rsidRDefault="00000000">
      <w:pPr>
        <w:widowControl/>
        <w:spacing w:after="0" w:line="312" w:lineRule="auto"/>
        <w:ind w:firstLine="480"/>
        <w:jc w:val="left"/>
        <w:textAlignment w:val="auto"/>
        <w:rPr>
          <w:del w:id="9271" w:author="Si-yuan LIU" w:date="2026-07-24T14:26:00Z" w16du:dateUtc="2026-07-24T06:26:00Z"/>
          <w:color w:val="000000" w:themeColor="text1"/>
          <w:szCs w:val="24"/>
        </w:rPr>
      </w:pPr>
      <w:del w:id="9272" w:author="Si-yuan LIU" w:date="2026-07-24T14:26:00Z" w16du:dateUtc="2026-07-24T06:26:00Z">
        <w:r w:rsidDel="00964E30">
          <w:rPr>
            <w:color w:val="000000" w:themeColor="text1"/>
            <w:szCs w:val="24"/>
          </w:rPr>
          <w:delText>3.</w:delText>
        </w:r>
        <w:r w:rsidDel="00964E30">
          <w:rPr>
            <w:rFonts w:hint="eastAsia"/>
            <w:color w:val="000000" w:themeColor="text1"/>
            <w:szCs w:val="24"/>
          </w:rPr>
          <w:delText>设置合理且兼具激励和约束效应的运营管理机制</w:delText>
        </w:r>
      </w:del>
    </w:p>
    <w:p w14:paraId="04E44BFC" w14:textId="50852BEB" w:rsidR="005F457E" w:rsidDel="00964E30" w:rsidRDefault="00000000">
      <w:pPr>
        <w:widowControl/>
        <w:spacing w:after="0" w:line="312" w:lineRule="auto"/>
        <w:ind w:firstLine="480"/>
        <w:textAlignment w:val="auto"/>
        <w:rPr>
          <w:del w:id="9273" w:author="Si-yuan LIU" w:date="2026-07-24T14:26:00Z" w16du:dateUtc="2026-07-24T06:26:00Z"/>
          <w:color w:val="000000" w:themeColor="text1"/>
          <w:szCs w:val="24"/>
        </w:rPr>
      </w:pPr>
      <w:del w:id="9274" w:author="Si-yuan LIU" w:date="2026-07-24T14:26:00Z" w16du:dateUtc="2026-07-24T06:26:00Z">
        <w:r w:rsidDel="00964E30">
          <w:rPr>
            <w:rFonts w:hint="eastAsia"/>
            <w:color w:val="000000" w:themeColor="text1"/>
            <w:szCs w:val="24"/>
          </w:rPr>
          <w:delText>对于基础设施项目运营管理的激励及约束机制设置，将充分考虑数据中心基础设施项目在合规经营、供电稳定、安全生产等方面的必需要求，在激励运营管理机构充分发挥专业能力的同时，对其进行有效约束，进而提升运营管理服务效率和质量。</w:delText>
        </w:r>
      </w:del>
    </w:p>
    <w:p w14:paraId="4543A65D" w14:textId="42A06121" w:rsidR="005F457E" w:rsidDel="00964E30" w:rsidRDefault="00000000">
      <w:pPr>
        <w:widowControl/>
        <w:spacing w:after="0" w:line="312" w:lineRule="auto"/>
        <w:ind w:firstLine="480"/>
        <w:textAlignment w:val="auto"/>
        <w:rPr>
          <w:del w:id="9275" w:author="Si-yuan LIU" w:date="2026-07-24T14:26:00Z" w16du:dateUtc="2026-07-24T06:26:00Z"/>
          <w:color w:val="000000" w:themeColor="text1"/>
          <w:szCs w:val="24"/>
        </w:rPr>
      </w:pPr>
      <w:del w:id="9276" w:author="Si-yuan LIU" w:date="2026-07-24T14:26:00Z" w16du:dateUtc="2026-07-24T06:26:00Z">
        <w:r w:rsidDel="00964E30">
          <w:rPr>
            <w:color w:val="000000" w:themeColor="text1"/>
            <w:szCs w:val="24"/>
          </w:rPr>
          <w:delText>4.</w:delText>
        </w:r>
        <w:r w:rsidDel="00964E30">
          <w:rPr>
            <w:rFonts w:hint="eastAsia"/>
            <w:color w:val="000000" w:themeColor="text1"/>
            <w:szCs w:val="24"/>
          </w:rPr>
          <w:delText>承诺采取有效措施降低同业竞争风险</w:delText>
        </w:r>
      </w:del>
    </w:p>
    <w:p w14:paraId="1A5E7270" w14:textId="0D8255FD" w:rsidR="005F457E" w:rsidDel="00964E30" w:rsidRDefault="00000000">
      <w:pPr>
        <w:widowControl/>
        <w:spacing w:after="0" w:line="312" w:lineRule="auto"/>
        <w:ind w:firstLine="480"/>
        <w:textAlignment w:val="auto"/>
        <w:rPr>
          <w:del w:id="9277" w:author="Si-yuan LIU" w:date="2026-07-24T14:26:00Z" w16du:dateUtc="2026-07-24T06:26:00Z"/>
          <w:color w:val="000000" w:themeColor="text1"/>
          <w:szCs w:val="24"/>
        </w:rPr>
      </w:pPr>
      <w:del w:id="9278" w:author="Si-yuan LIU" w:date="2026-07-24T14:26:00Z" w16du:dateUtc="2026-07-24T06:26:00Z">
        <w:r w:rsidDel="00964E30">
          <w:rPr>
            <w:rFonts w:hint="eastAsia"/>
            <w:color w:val="000000" w:themeColor="text1"/>
            <w:szCs w:val="24"/>
          </w:rPr>
          <w:delText>原始权益人奥飞数据、固安聚龙、昊盈科技分别于</w:delText>
        </w:r>
        <w:r w:rsidDel="00964E30">
          <w:rPr>
            <w:color w:val="000000" w:themeColor="text1"/>
            <w:szCs w:val="24"/>
          </w:rPr>
          <w:delText>2026</w:delText>
        </w:r>
        <w:r w:rsidDel="00964E30">
          <w:rPr>
            <w:rFonts w:hint="eastAsia"/>
            <w:color w:val="000000" w:themeColor="text1"/>
            <w:szCs w:val="24"/>
          </w:rPr>
          <w:delText>年</w:delText>
        </w:r>
        <w:r w:rsidDel="00964E30">
          <w:rPr>
            <w:rFonts w:hint="eastAsia"/>
            <w:color w:val="000000" w:themeColor="text1"/>
            <w:szCs w:val="24"/>
          </w:rPr>
          <w:delText>5</w:delText>
        </w:r>
        <w:r w:rsidDel="00964E30">
          <w:rPr>
            <w:rFonts w:hint="eastAsia"/>
            <w:color w:val="000000" w:themeColor="text1"/>
            <w:szCs w:val="24"/>
          </w:rPr>
          <w:delText>月</w:delText>
        </w:r>
        <w:r w:rsidDel="00964E30">
          <w:rPr>
            <w:rFonts w:hint="eastAsia"/>
            <w:color w:val="000000" w:themeColor="text1"/>
            <w:szCs w:val="24"/>
          </w:rPr>
          <w:delText>2</w:delText>
        </w:r>
        <w:r w:rsidDel="00964E30">
          <w:rPr>
            <w:color w:val="000000" w:themeColor="text1"/>
            <w:szCs w:val="24"/>
          </w:rPr>
          <w:delText>9</w:delText>
        </w:r>
        <w:r w:rsidDel="00964E30">
          <w:rPr>
            <w:rFonts w:hint="eastAsia"/>
            <w:color w:val="000000" w:themeColor="text1"/>
            <w:szCs w:val="24"/>
          </w:rPr>
          <w:delText>日出具《广东奥飞数据科技股份有限公司关于奥飞数据中心基础设施领域不动产投资信托基金（</w:delText>
        </w:r>
        <w:r w:rsidDel="00964E30">
          <w:rPr>
            <w:color w:val="000000" w:themeColor="text1"/>
            <w:szCs w:val="24"/>
          </w:rPr>
          <w:delText>REITs</w:delText>
        </w:r>
        <w:r w:rsidDel="00964E30">
          <w:rPr>
            <w:rFonts w:hint="eastAsia"/>
            <w:color w:val="000000" w:themeColor="text1"/>
            <w:szCs w:val="24"/>
          </w:rPr>
          <w:delText>）项目的承诺函》、《固安聚龙自动化设备有限公司关于奥飞数据中心基础设施领域不动产投资信托基金（</w:delText>
        </w:r>
        <w:r w:rsidDel="00964E30">
          <w:rPr>
            <w:color w:val="000000" w:themeColor="text1"/>
            <w:szCs w:val="24"/>
          </w:rPr>
          <w:delText>REITs</w:delText>
        </w:r>
        <w:r w:rsidDel="00964E30">
          <w:rPr>
            <w:rFonts w:hint="eastAsia"/>
            <w:color w:val="000000" w:themeColor="text1"/>
            <w:szCs w:val="24"/>
          </w:rPr>
          <w:delText>）项目的承诺函》、《广州市昊盈计算机科技有限公司关于奥飞数据中心基础设施领域不动产投资信托基金（</w:delText>
        </w:r>
        <w:r w:rsidDel="00964E30">
          <w:rPr>
            <w:color w:val="000000" w:themeColor="text1"/>
            <w:szCs w:val="24"/>
          </w:rPr>
          <w:delText>REITs</w:delText>
        </w:r>
        <w:r w:rsidDel="00964E30">
          <w:rPr>
            <w:rFonts w:hint="eastAsia"/>
            <w:color w:val="000000" w:themeColor="text1"/>
            <w:szCs w:val="24"/>
          </w:rPr>
          <w:delText>）项目的承诺函》，就避免同业竞争承诺：</w:delText>
        </w:r>
      </w:del>
    </w:p>
    <w:p w14:paraId="3458FF57" w14:textId="11C834D6" w:rsidR="005F457E" w:rsidDel="00964E30" w:rsidRDefault="00000000">
      <w:pPr>
        <w:widowControl/>
        <w:spacing w:after="0" w:line="312" w:lineRule="auto"/>
        <w:ind w:firstLine="480"/>
        <w:textAlignment w:val="auto"/>
        <w:rPr>
          <w:del w:id="9279" w:author="Si-yuan LIU" w:date="2026-07-24T14:26:00Z" w16du:dateUtc="2026-07-24T06:26:00Z"/>
          <w:color w:val="000000" w:themeColor="text1"/>
          <w:szCs w:val="24"/>
        </w:rPr>
      </w:pPr>
      <w:del w:id="9280" w:author="Si-yuan LIU" w:date="2026-07-24T14:26:00Z" w16du:dateUtc="2026-07-24T06:26:00Z">
        <w:r w:rsidDel="00964E30">
          <w:rPr>
            <w:rFonts w:hint="eastAsia"/>
            <w:color w:val="000000" w:themeColor="text1"/>
            <w:szCs w:val="24"/>
          </w:rPr>
          <w:delText>“基础设施</w:delText>
        </w:r>
        <w:r w:rsidDel="00964E30">
          <w:rPr>
            <w:color w:val="000000" w:themeColor="text1"/>
            <w:szCs w:val="24"/>
          </w:rPr>
          <w:delText>REITs</w:delText>
        </w:r>
        <w:r w:rsidDel="00964E30">
          <w:rPr>
            <w:rFonts w:hint="eastAsia"/>
            <w:color w:val="000000" w:themeColor="text1"/>
            <w:szCs w:val="24"/>
          </w:rPr>
          <w:delText>发行后，如果发现任何与基础设施</w:delText>
        </w:r>
        <w:r w:rsidDel="00964E30">
          <w:rPr>
            <w:color w:val="000000" w:themeColor="text1"/>
            <w:szCs w:val="24"/>
          </w:rPr>
          <w:delText>REITs</w:delText>
        </w:r>
        <w:r w:rsidDel="00964E30">
          <w:rPr>
            <w:rFonts w:hint="eastAsia"/>
            <w:color w:val="000000" w:themeColor="text1"/>
            <w:szCs w:val="24"/>
          </w:rPr>
          <w:delText>主营业务构成或可能构成直接或间接竞争关系的业务机会的，本公司将公平地对待自身或本公司关联方所投资或管理的数据中心项目及基础设施</w:delText>
        </w:r>
        <w:r w:rsidDel="00964E30">
          <w:rPr>
            <w:color w:val="000000" w:themeColor="text1"/>
            <w:szCs w:val="24"/>
          </w:rPr>
          <w:delText>REITs</w:delText>
        </w:r>
        <w:r w:rsidDel="00964E30">
          <w:rPr>
            <w:rFonts w:hint="eastAsia"/>
            <w:color w:val="000000" w:themeColor="text1"/>
            <w:szCs w:val="24"/>
          </w:rPr>
          <w:delText>所持有的数据中心项目，将促使该等业务机会按合理和公平的条款在同等条件下优先提供给基础设施</w:delText>
        </w:r>
        <w:r w:rsidDel="00964E30">
          <w:rPr>
            <w:color w:val="000000" w:themeColor="text1"/>
            <w:szCs w:val="24"/>
          </w:rPr>
          <w:delText>REITs</w:delText>
        </w:r>
        <w:r w:rsidDel="00964E30">
          <w:rPr>
            <w:rFonts w:hint="eastAsia"/>
            <w:color w:val="000000" w:themeColor="text1"/>
            <w:szCs w:val="24"/>
          </w:rPr>
          <w:delText>，不会将基础设施</w:delText>
        </w:r>
        <w:r w:rsidDel="00964E30">
          <w:rPr>
            <w:color w:val="000000" w:themeColor="text1"/>
            <w:szCs w:val="24"/>
          </w:rPr>
          <w:delText>REITs</w:delText>
        </w:r>
        <w:r w:rsidDel="00964E30">
          <w:rPr>
            <w:rFonts w:hint="eastAsia"/>
            <w:color w:val="000000" w:themeColor="text1"/>
            <w:szCs w:val="24"/>
          </w:rPr>
          <w:delText>已取得的或本应由基础设施</w:delText>
        </w:r>
        <w:r w:rsidDel="00964E30">
          <w:rPr>
            <w:color w:val="000000" w:themeColor="text1"/>
            <w:szCs w:val="24"/>
          </w:rPr>
          <w:delText>REITs</w:delText>
        </w:r>
        <w:r w:rsidDel="00964E30">
          <w:rPr>
            <w:rFonts w:hint="eastAsia"/>
            <w:color w:val="000000" w:themeColor="text1"/>
            <w:szCs w:val="24"/>
          </w:rPr>
          <w:delText>取得的业务机会不公平地授予或提供给任何其他竞品项目。”具体内容详见附件</w:delText>
        </w:r>
        <w:r w:rsidDel="00964E30">
          <w:rPr>
            <w:color w:val="000000" w:themeColor="text1"/>
            <w:szCs w:val="24"/>
          </w:rPr>
          <w:delText>4-</w:delText>
        </w:r>
        <w:r w:rsidDel="00964E30">
          <w:rPr>
            <w:rFonts w:hint="eastAsia"/>
            <w:color w:val="000000" w:themeColor="text1"/>
            <w:szCs w:val="24"/>
          </w:rPr>
          <w:delText>1</w:delText>
        </w:r>
        <w:r w:rsidDel="00964E30">
          <w:rPr>
            <w:rFonts w:hint="eastAsia"/>
            <w:color w:val="000000" w:themeColor="text1"/>
            <w:szCs w:val="24"/>
          </w:rPr>
          <w:delText>、</w:delText>
        </w:r>
        <w:r w:rsidDel="00964E30">
          <w:rPr>
            <w:rFonts w:hint="eastAsia"/>
            <w:color w:val="000000" w:themeColor="text1"/>
            <w:szCs w:val="24"/>
          </w:rPr>
          <w:delText>4-2</w:delText>
        </w:r>
        <w:r w:rsidDel="00964E30">
          <w:rPr>
            <w:rFonts w:hint="eastAsia"/>
            <w:color w:val="000000" w:themeColor="text1"/>
            <w:szCs w:val="24"/>
          </w:rPr>
          <w:delText>、</w:delText>
        </w:r>
        <w:r w:rsidDel="00964E30">
          <w:rPr>
            <w:rFonts w:hint="eastAsia"/>
            <w:color w:val="000000" w:themeColor="text1"/>
            <w:szCs w:val="24"/>
          </w:rPr>
          <w:delText>4-3</w:delText>
        </w:r>
        <w:r w:rsidDel="00964E30">
          <w:rPr>
            <w:rFonts w:hint="eastAsia"/>
            <w:color w:val="000000" w:themeColor="text1"/>
            <w:szCs w:val="24"/>
          </w:rPr>
          <w:delText>。</w:delText>
        </w:r>
      </w:del>
    </w:p>
    <w:p w14:paraId="55487F7A" w14:textId="0803315E" w:rsidR="005F457E" w:rsidDel="00964E30" w:rsidRDefault="00000000">
      <w:pPr>
        <w:pStyle w:val="2"/>
        <w:rPr>
          <w:del w:id="9281" w:author="Si-yuan LIU" w:date="2026-07-24T14:26:00Z" w16du:dateUtc="2026-07-24T06:26:00Z"/>
        </w:rPr>
      </w:pPr>
      <w:bookmarkStart w:id="9282" w:name="_Toc223783779"/>
      <w:del w:id="9283" w:author="Si-yuan LIU" w:date="2026-07-24T14:26:00Z" w16du:dateUtc="2026-07-24T06:26:00Z">
        <w:r w:rsidDel="00964E30">
          <w:rPr>
            <w:rFonts w:hint="eastAsia"/>
          </w:rPr>
          <w:delText>（四）运营管理机构防范关联交易和利益冲突的主要安排</w:delText>
        </w:r>
        <w:bookmarkEnd w:id="9282"/>
      </w:del>
    </w:p>
    <w:p w14:paraId="594F411D" w14:textId="54EB32B2" w:rsidR="005F457E" w:rsidDel="00964E30" w:rsidRDefault="00000000">
      <w:pPr>
        <w:widowControl/>
        <w:spacing w:after="0" w:line="312" w:lineRule="auto"/>
        <w:ind w:firstLine="480"/>
        <w:textAlignment w:val="auto"/>
        <w:rPr>
          <w:del w:id="9284" w:author="Si-yuan LIU" w:date="2026-07-24T14:26:00Z" w16du:dateUtc="2026-07-24T06:26:00Z"/>
          <w:color w:val="000000" w:themeColor="text1"/>
          <w:szCs w:val="24"/>
        </w:rPr>
      </w:pPr>
      <w:del w:id="9285" w:author="Si-yuan LIU" w:date="2026-07-24T14:26:00Z" w16du:dateUtc="2026-07-24T06:26:00Z">
        <w:r w:rsidDel="00964E30">
          <w:rPr>
            <w:rFonts w:hint="eastAsia"/>
            <w:color w:val="000000" w:themeColor="text1"/>
            <w:szCs w:val="24"/>
          </w:rPr>
          <w:delText>本项目发行前，奥飞数据作为发起人和运营管理机构出具《广东奥飞数据科技股份有限公司关于奥飞数据中心基础设施领域不动产投资信托基金（</w:delText>
        </w:r>
        <w:r w:rsidDel="00964E30">
          <w:rPr>
            <w:color w:val="000000" w:themeColor="text1"/>
            <w:szCs w:val="24"/>
          </w:rPr>
          <w:delText>REITs</w:delText>
        </w:r>
        <w:r w:rsidDel="00964E30">
          <w:rPr>
            <w:rFonts w:hint="eastAsia"/>
            <w:color w:val="000000" w:themeColor="text1"/>
            <w:szCs w:val="24"/>
          </w:rPr>
          <w:delText>）项目的承诺函》，就防范关联交易和避免同业竞争承诺：</w:delText>
        </w:r>
      </w:del>
    </w:p>
    <w:p w14:paraId="5081CE8D" w14:textId="50606C89" w:rsidR="005F457E" w:rsidDel="00964E30" w:rsidRDefault="00000000">
      <w:pPr>
        <w:widowControl/>
        <w:spacing w:after="0" w:line="312" w:lineRule="auto"/>
        <w:ind w:firstLine="480"/>
        <w:textAlignment w:val="auto"/>
        <w:rPr>
          <w:del w:id="9286" w:author="Si-yuan LIU" w:date="2026-07-24T14:26:00Z" w16du:dateUtc="2026-07-24T06:26:00Z"/>
          <w:color w:val="000000" w:themeColor="text1"/>
          <w:szCs w:val="24"/>
        </w:rPr>
      </w:pPr>
      <w:del w:id="9287" w:author="Si-yuan LIU" w:date="2026-07-24T14:26:00Z" w16du:dateUtc="2026-07-24T06:26:00Z">
        <w:r w:rsidDel="00964E30">
          <w:rPr>
            <w:rFonts w:hint="eastAsia"/>
            <w:color w:val="000000" w:themeColor="text1"/>
            <w:szCs w:val="24"/>
          </w:rPr>
          <w:delText>“本公司将提供有效的保障措施以促进拟购入基础设施项目持续健康平稳运营。本公司承诺将制定与同业竞争相关联的制度、规定，保证不通过关联交易非法转移基础设施</w:delText>
        </w:r>
        <w:r w:rsidDel="00964E30">
          <w:rPr>
            <w:color w:val="000000" w:themeColor="text1"/>
            <w:szCs w:val="24"/>
          </w:rPr>
          <w:delText>REITs</w:delText>
        </w:r>
        <w:r w:rsidDel="00964E30">
          <w:rPr>
            <w:rFonts w:hint="eastAsia"/>
            <w:color w:val="000000" w:themeColor="text1"/>
            <w:szCs w:val="24"/>
          </w:rPr>
          <w:delText>的资金、利润。根据自身针对数据中心等同类资产的既有管理规范和标准以及《运营管理服务协议》生效后针对同类资产制定的新的管理规范和标准，严格按照诚实信用、勤勉尽责、公平公正的原则，以不低于本公司管理的其他同类资产的运营管理水平为拟购入基础设施项目提供运营管理服务，在管理运营其他同类资产时，将公平公正对待不同的数据中心项目，采取适当措施避免可能出现的利益冲突，充分保护基金份额持有人的利益。</w:delText>
        </w:r>
      </w:del>
    </w:p>
    <w:p w14:paraId="1EDDC8F9" w14:textId="3C33DB90" w:rsidR="005F457E" w:rsidDel="00964E30" w:rsidRDefault="00000000">
      <w:pPr>
        <w:widowControl/>
        <w:spacing w:after="0" w:line="312" w:lineRule="auto"/>
        <w:ind w:firstLine="480"/>
        <w:textAlignment w:val="auto"/>
        <w:rPr>
          <w:del w:id="9288" w:author="Si-yuan LIU" w:date="2026-07-24T14:26:00Z" w16du:dateUtc="2026-07-24T06:26:00Z"/>
          <w:color w:val="000000" w:themeColor="text1"/>
          <w:szCs w:val="24"/>
        </w:rPr>
      </w:pPr>
      <w:del w:id="9289" w:author="Si-yuan LIU" w:date="2026-07-24T14:26:00Z" w16du:dateUtc="2026-07-24T06:26:00Z">
        <w:r w:rsidDel="00964E30">
          <w:rPr>
            <w:rFonts w:hint="eastAsia"/>
            <w:color w:val="000000" w:themeColor="text1"/>
            <w:szCs w:val="24"/>
          </w:rPr>
          <w:delText>基础设施</w:delText>
        </w:r>
        <w:r w:rsidDel="00964E30">
          <w:rPr>
            <w:color w:val="000000" w:themeColor="text1"/>
            <w:szCs w:val="24"/>
          </w:rPr>
          <w:delText>REITs</w:delText>
        </w:r>
        <w:r w:rsidDel="00964E30">
          <w:rPr>
            <w:rFonts w:hint="eastAsia"/>
            <w:color w:val="000000" w:themeColor="text1"/>
            <w:szCs w:val="24"/>
          </w:rPr>
          <w:delText>发行后，如果发现任何与基础设施</w:delText>
        </w:r>
        <w:r w:rsidDel="00964E30">
          <w:rPr>
            <w:color w:val="000000" w:themeColor="text1"/>
            <w:szCs w:val="24"/>
          </w:rPr>
          <w:delText>REITs</w:delText>
        </w:r>
        <w:r w:rsidDel="00964E30">
          <w:rPr>
            <w:rFonts w:hint="eastAsia"/>
            <w:color w:val="000000" w:themeColor="text1"/>
            <w:szCs w:val="24"/>
          </w:rPr>
          <w:delText>主营业务构成或可能构成直接或间接竞争关系的业务机会的，本公司将公平地对待自身或本公司关联方所投资或管理的数据中心项目及基础设施</w:delText>
        </w:r>
        <w:r w:rsidDel="00964E30">
          <w:rPr>
            <w:color w:val="000000" w:themeColor="text1"/>
            <w:szCs w:val="24"/>
          </w:rPr>
          <w:delText>REITs</w:delText>
        </w:r>
        <w:r w:rsidDel="00964E30">
          <w:rPr>
            <w:rFonts w:hint="eastAsia"/>
            <w:color w:val="000000" w:themeColor="text1"/>
            <w:szCs w:val="24"/>
          </w:rPr>
          <w:delText>所持有的数据中心项目，将促使该等业务机会按合理和公平的条款在同等条件下优先提供给基础设施</w:delText>
        </w:r>
        <w:r w:rsidDel="00964E30">
          <w:rPr>
            <w:color w:val="000000" w:themeColor="text1"/>
            <w:szCs w:val="24"/>
          </w:rPr>
          <w:delText>REITs</w:delText>
        </w:r>
        <w:r w:rsidDel="00964E30">
          <w:rPr>
            <w:rFonts w:hint="eastAsia"/>
            <w:color w:val="000000" w:themeColor="text1"/>
            <w:szCs w:val="24"/>
          </w:rPr>
          <w:delText>，不会将基础设施</w:delText>
        </w:r>
        <w:r w:rsidDel="00964E30">
          <w:rPr>
            <w:color w:val="000000" w:themeColor="text1"/>
            <w:szCs w:val="24"/>
          </w:rPr>
          <w:delText>REITs</w:delText>
        </w:r>
        <w:r w:rsidDel="00964E30">
          <w:rPr>
            <w:rFonts w:hint="eastAsia"/>
            <w:color w:val="000000" w:themeColor="text1"/>
            <w:szCs w:val="24"/>
          </w:rPr>
          <w:delText>已取得的或本应由基础设施</w:delText>
        </w:r>
        <w:r w:rsidDel="00964E30">
          <w:rPr>
            <w:color w:val="000000" w:themeColor="text1"/>
            <w:szCs w:val="24"/>
          </w:rPr>
          <w:delText>REITs</w:delText>
        </w:r>
        <w:r w:rsidDel="00964E30">
          <w:rPr>
            <w:rFonts w:hint="eastAsia"/>
            <w:color w:val="000000" w:themeColor="text1"/>
            <w:szCs w:val="24"/>
          </w:rPr>
          <w:delText>取得的业务机会不公平地授予或提供给任何其他竞品项目。本公司不会利用作为运营管理机构的地位或利用该地位获得的信息，作出不利于基础设施</w:delText>
        </w:r>
        <w:r w:rsidDel="00964E30">
          <w:rPr>
            <w:color w:val="000000" w:themeColor="text1"/>
            <w:szCs w:val="24"/>
          </w:rPr>
          <w:delText>REITs</w:delText>
        </w:r>
        <w:r w:rsidDel="00964E30">
          <w:rPr>
            <w:rFonts w:hint="eastAsia"/>
            <w:color w:val="000000" w:themeColor="text1"/>
            <w:szCs w:val="24"/>
          </w:rPr>
          <w:delText>及拟购入基础设施项目而有利于其他本公司或其关联方所投资或管理的竞品项目的决定或判断，并将避免该种客观结果的发生。”具体内容详见附件</w:delText>
        </w:r>
        <w:r w:rsidDel="00964E30">
          <w:rPr>
            <w:color w:val="000000" w:themeColor="text1"/>
            <w:szCs w:val="24"/>
          </w:rPr>
          <w:delText>4-</w:delText>
        </w:r>
        <w:r w:rsidDel="00964E30">
          <w:rPr>
            <w:rFonts w:hint="eastAsia"/>
            <w:color w:val="000000" w:themeColor="text1"/>
            <w:szCs w:val="24"/>
          </w:rPr>
          <w:delText>1</w:delText>
        </w:r>
        <w:r w:rsidDel="00964E30">
          <w:rPr>
            <w:rFonts w:hint="eastAsia"/>
            <w:color w:val="000000" w:themeColor="text1"/>
            <w:szCs w:val="24"/>
          </w:rPr>
          <w:delText>。</w:delText>
        </w:r>
      </w:del>
    </w:p>
    <w:p w14:paraId="77F161C9" w14:textId="04E71780" w:rsidR="005F457E" w:rsidDel="00964E30" w:rsidRDefault="00000000">
      <w:pPr>
        <w:widowControl/>
        <w:spacing w:after="0" w:line="240" w:lineRule="auto"/>
        <w:ind w:firstLineChars="0" w:firstLine="0"/>
        <w:jc w:val="left"/>
        <w:textAlignment w:val="auto"/>
        <w:rPr>
          <w:del w:id="9290" w:author="Si-yuan LIU" w:date="2026-07-24T14:26:00Z" w16du:dateUtc="2026-07-24T06:26:00Z"/>
          <w:rFonts w:ascii="宋体" w:hAnsi="Courier New"/>
        </w:rPr>
      </w:pPr>
      <w:del w:id="9291" w:author="Si-yuan LIU" w:date="2026-07-24T14:26:00Z" w16du:dateUtc="2026-07-24T06:26:00Z">
        <w:r w:rsidDel="00964E30">
          <w:br w:type="page"/>
        </w:r>
      </w:del>
    </w:p>
    <w:p w14:paraId="399C4EC3" w14:textId="55E354CB" w:rsidR="005F457E" w:rsidDel="00964E30" w:rsidRDefault="00000000" w:rsidP="00964E30">
      <w:pPr>
        <w:pStyle w:val="1"/>
        <w:rPr>
          <w:del w:id="9292" w:author="Si-yuan LIU" w:date="2026-07-24T14:26:00Z" w16du:dateUtc="2026-07-24T06:26:00Z"/>
        </w:rPr>
        <w:pPrChange w:id="9293" w:author="Si-yuan LIU" w:date="2026-07-24T14:26:00Z" w16du:dateUtc="2026-07-24T06:26:00Z">
          <w:pPr>
            <w:pStyle w:val="1"/>
          </w:pPr>
        </w:pPrChange>
      </w:pPr>
      <w:bookmarkStart w:id="9294" w:name="_Toc156786206_WPSOffice_Level1"/>
      <w:bookmarkStart w:id="9295" w:name="_Toc983269242_WPSOffice_Level1"/>
      <w:bookmarkStart w:id="9296" w:name="_Toc1957864356_WPSOffice_Level1"/>
      <w:bookmarkStart w:id="9297" w:name="_Toc223783780"/>
      <w:del w:id="9298" w:author="Si-yuan LIU" w:date="2026-07-24T14:26:00Z" w16du:dateUtc="2026-07-24T06:26:00Z">
        <w:r w:rsidDel="00964E30">
          <w:rPr>
            <w:rFonts w:hint="eastAsia"/>
          </w:rPr>
          <w:delText>七、募集资金用途情况</w:delText>
        </w:r>
        <w:bookmarkEnd w:id="9294"/>
        <w:bookmarkEnd w:id="9295"/>
        <w:bookmarkEnd w:id="9296"/>
        <w:bookmarkEnd w:id="9297"/>
      </w:del>
    </w:p>
    <w:p w14:paraId="3C866ED3" w14:textId="08A81A20" w:rsidR="005F457E" w:rsidDel="00964E30" w:rsidRDefault="00000000" w:rsidP="00964E30">
      <w:pPr>
        <w:pStyle w:val="1"/>
        <w:rPr>
          <w:del w:id="9299" w:author="Si-yuan LIU" w:date="2026-07-24T14:26:00Z" w16du:dateUtc="2026-07-24T06:26:00Z"/>
        </w:rPr>
        <w:pPrChange w:id="9300" w:author="Si-yuan LIU" w:date="2026-07-24T14:26:00Z" w16du:dateUtc="2026-07-24T06:26:00Z">
          <w:pPr>
            <w:pStyle w:val="2"/>
          </w:pPr>
        </w:pPrChange>
      </w:pPr>
      <w:bookmarkStart w:id="9301" w:name="_Toc1751258129_WPSOffice_Level2"/>
      <w:bookmarkStart w:id="9302" w:name="_Toc223783781"/>
      <w:bookmarkStart w:id="9303" w:name="_Toc1328985854_WPSOffice_Level2"/>
      <w:bookmarkStart w:id="9304" w:name="_Toc1818447225_WPSOffice_Level2"/>
      <w:commentRangeStart w:id="9305"/>
      <w:del w:id="9306" w:author="Si-yuan LIU" w:date="2026-07-24T14:26:00Z" w16du:dateUtc="2026-07-24T06:26:00Z">
        <w:r w:rsidDel="00964E30">
          <w:rPr>
            <w:rFonts w:hint="eastAsia"/>
          </w:rPr>
          <w:delText>（一）募集资金规模及使用结构</w:delText>
        </w:r>
        <w:bookmarkEnd w:id="9301"/>
        <w:bookmarkEnd w:id="9302"/>
        <w:bookmarkEnd w:id="9303"/>
        <w:bookmarkEnd w:id="9304"/>
        <w:commentRangeEnd w:id="9305"/>
        <w:r w:rsidDel="00964E30">
          <w:rPr>
            <w:rStyle w:val="afa"/>
            <w:sz w:val="24"/>
            <w:szCs w:val="30"/>
          </w:rPr>
          <w:commentReference w:id="9305"/>
        </w:r>
      </w:del>
    </w:p>
    <w:p w14:paraId="5E5F63FD" w14:textId="2302C15E" w:rsidR="005F457E" w:rsidDel="00964E30" w:rsidRDefault="00000000" w:rsidP="00964E30">
      <w:pPr>
        <w:pStyle w:val="1"/>
        <w:rPr>
          <w:del w:id="9307" w:author="Si-yuan LIU" w:date="2026-07-24T14:26:00Z" w16du:dateUtc="2026-07-24T06:26:00Z"/>
          <w:color w:val="000000" w:themeColor="text1"/>
          <w:szCs w:val="24"/>
        </w:rPr>
        <w:pPrChange w:id="9308" w:author="Si-yuan LIU" w:date="2026-07-24T14:26:00Z" w16du:dateUtc="2026-07-24T06:26:00Z">
          <w:pPr>
            <w:spacing w:after="0" w:line="312" w:lineRule="auto"/>
            <w:ind w:firstLineChars="0" w:firstLine="0"/>
            <w:jc w:val="center"/>
          </w:pPr>
        </w:pPrChange>
      </w:pPr>
      <w:del w:id="9309" w:author="Si-yuan LIU" w:date="2026-07-24T14:26:00Z" w16du:dateUtc="2026-07-24T06:26:00Z">
        <w:r w:rsidDel="00964E30">
          <w:rPr>
            <w:rFonts w:hint="eastAsia"/>
            <w:color w:val="000000" w:themeColor="text1"/>
            <w:szCs w:val="24"/>
          </w:rPr>
          <w:delText>表</w:delText>
        </w:r>
        <w:r w:rsidDel="00964E30">
          <w:rPr>
            <w:color w:val="000000" w:themeColor="text1"/>
            <w:szCs w:val="24"/>
          </w:rPr>
          <w:delText xml:space="preserve"> </w:delText>
        </w:r>
        <w:r w:rsidDel="00964E30">
          <w:rPr>
            <w:color w:val="000000" w:themeColor="text1"/>
            <w:szCs w:val="24"/>
          </w:rPr>
          <w:fldChar w:fldCharType="begin"/>
        </w:r>
        <w:r w:rsidDel="00964E30">
          <w:rPr>
            <w:color w:val="000000" w:themeColor="text1"/>
            <w:szCs w:val="24"/>
          </w:rPr>
          <w:delInstrText xml:space="preserve"> SEQ </w:delInstrText>
        </w:r>
        <w:r w:rsidDel="00964E30">
          <w:rPr>
            <w:rFonts w:hint="eastAsia"/>
            <w:color w:val="000000" w:themeColor="text1"/>
            <w:szCs w:val="24"/>
          </w:rPr>
          <w:delInstrText>表</w:delInstrText>
        </w:r>
        <w:r w:rsidDel="00964E30">
          <w:rPr>
            <w:color w:val="000000" w:themeColor="text1"/>
            <w:szCs w:val="24"/>
          </w:rPr>
          <w:delInstrText xml:space="preserve"> \* ARABIC </w:delInstrText>
        </w:r>
        <w:r w:rsidDel="00964E30">
          <w:rPr>
            <w:color w:val="000000" w:themeColor="text1"/>
            <w:szCs w:val="24"/>
          </w:rPr>
          <w:fldChar w:fldCharType="separate"/>
        </w:r>
      </w:del>
      <w:ins w:id="9310" w:author="怡然 刘 [2]" w:date="2026-07-08T15:02:00Z">
        <w:del w:id="9311" w:author="Si-yuan LIU" w:date="2026-07-24T14:26:00Z" w16du:dateUtc="2026-07-24T06:26:00Z">
          <w:r w:rsidR="004A5B2B" w:rsidDel="00964E30">
            <w:rPr>
              <w:noProof/>
              <w:color w:val="000000" w:themeColor="text1"/>
              <w:szCs w:val="24"/>
            </w:rPr>
            <w:delText>30</w:delText>
          </w:r>
        </w:del>
      </w:ins>
      <w:ins w:id="9312" w:author="Bentayga-" w:date="2026-07-05T17:09:00Z">
        <w:del w:id="9313" w:author="Si-yuan LIU" w:date="2026-07-24T14:26:00Z" w16du:dateUtc="2026-07-24T06:26:00Z">
          <w:r w:rsidDel="00964E30">
            <w:rPr>
              <w:noProof/>
              <w:color w:val="000000" w:themeColor="text1"/>
              <w:szCs w:val="24"/>
            </w:rPr>
            <w:delText>30</w:delText>
          </w:r>
        </w:del>
      </w:ins>
      <w:del w:id="9314" w:author="Si-yuan LIU" w:date="2026-07-24T14:26:00Z" w16du:dateUtc="2026-07-24T06:26:00Z">
        <w:r w:rsidDel="00964E30">
          <w:rPr>
            <w:noProof/>
            <w:color w:val="000000" w:themeColor="text1"/>
            <w:szCs w:val="24"/>
          </w:rPr>
          <w:delText>30</w:delText>
        </w:r>
        <w:r w:rsidDel="00964E30">
          <w:rPr>
            <w:color w:val="000000" w:themeColor="text1"/>
            <w:szCs w:val="24"/>
          </w:rPr>
          <w:fldChar w:fldCharType="end"/>
        </w:r>
        <w:r w:rsidDel="00964E30">
          <w:rPr>
            <w:color w:val="000000" w:themeColor="text1"/>
            <w:szCs w:val="24"/>
          </w:rPr>
          <w:delText xml:space="preserve"> </w:delText>
        </w:r>
        <w:r w:rsidDel="00964E30">
          <w:rPr>
            <w:rFonts w:hint="eastAsia"/>
            <w:color w:val="000000" w:themeColor="text1"/>
            <w:szCs w:val="24"/>
          </w:rPr>
          <w:delText>项目募集资金规模及使用结构</w:delText>
        </w:r>
      </w:del>
    </w:p>
    <w:tbl>
      <w:tblPr>
        <w:tblW w:w="84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114"/>
        <w:gridCol w:w="2693"/>
        <w:gridCol w:w="2622"/>
      </w:tblGrid>
      <w:tr w:rsidR="005F457E" w:rsidDel="00964E30" w14:paraId="34EC86D7" w14:textId="2BB0BB0E">
        <w:trPr>
          <w:trHeight w:val="20"/>
          <w:jc w:val="center"/>
          <w:del w:id="9315" w:author="Si-yuan LIU" w:date="2026-07-24T14:26:00Z" w16du:dateUtc="2026-07-24T06:26:00Z"/>
        </w:trPr>
        <w:tc>
          <w:tcPr>
            <w:tcW w:w="5807" w:type="dxa"/>
            <w:gridSpan w:val="2"/>
            <w:tcBorders>
              <w:right w:val="nil"/>
            </w:tcBorders>
            <w:vAlign w:val="center"/>
          </w:tcPr>
          <w:p w14:paraId="32F7A53F" w14:textId="7225BC40" w:rsidR="005F457E" w:rsidDel="00964E30" w:rsidRDefault="00000000" w:rsidP="00964E30">
            <w:pPr>
              <w:pStyle w:val="1"/>
              <w:ind w:firstLine="422"/>
              <w:rPr>
                <w:del w:id="9316" w:author="Si-yuan LIU" w:date="2026-07-24T14:26:00Z" w16du:dateUtc="2026-07-24T06:26:00Z"/>
                <w:rFonts w:eastAsia="仿宋"/>
                <w:b/>
                <w:bCs/>
                <w:color w:val="000000" w:themeColor="text1"/>
                <w:sz w:val="21"/>
                <w:szCs w:val="21"/>
              </w:rPr>
              <w:pPrChange w:id="9317" w:author="Si-yuan LIU" w:date="2026-07-24T14:26:00Z" w16du:dateUtc="2026-07-24T06:26:00Z">
                <w:pPr>
                  <w:pStyle w:val="afc"/>
                  <w:spacing w:after="0" w:line="240" w:lineRule="auto"/>
                  <w:ind w:firstLineChars="0" w:firstLine="0"/>
                  <w:jc w:val="center"/>
                  <w:textAlignment w:val="auto"/>
                </w:pPr>
              </w:pPrChange>
            </w:pPr>
            <w:del w:id="9318" w:author="Si-yuan LIU" w:date="2026-07-24T14:26:00Z" w16du:dateUtc="2026-07-24T06:26:00Z">
              <w:r w:rsidDel="00964E30">
                <w:rPr>
                  <w:rFonts w:eastAsia="仿宋" w:hint="eastAsia"/>
                  <w:b/>
                  <w:bCs/>
                  <w:color w:val="000000" w:themeColor="text1"/>
                  <w:sz w:val="21"/>
                  <w:szCs w:val="21"/>
                </w:rPr>
                <w:delText>类别</w:delText>
              </w:r>
            </w:del>
          </w:p>
        </w:tc>
        <w:tc>
          <w:tcPr>
            <w:tcW w:w="2622" w:type="dxa"/>
            <w:tcBorders>
              <w:left w:val="nil"/>
            </w:tcBorders>
            <w:vAlign w:val="center"/>
          </w:tcPr>
          <w:p w14:paraId="618B37E7" w14:textId="0C54C907" w:rsidR="005F457E" w:rsidDel="00964E30" w:rsidRDefault="00000000" w:rsidP="00964E30">
            <w:pPr>
              <w:pStyle w:val="1"/>
              <w:ind w:firstLine="422"/>
              <w:rPr>
                <w:del w:id="9319" w:author="Si-yuan LIU" w:date="2026-07-24T14:26:00Z" w16du:dateUtc="2026-07-24T06:26:00Z"/>
                <w:rFonts w:eastAsia="仿宋"/>
                <w:b/>
                <w:bCs/>
                <w:color w:val="000000" w:themeColor="text1"/>
                <w:sz w:val="21"/>
                <w:szCs w:val="21"/>
              </w:rPr>
              <w:pPrChange w:id="9320" w:author="Si-yuan LIU" w:date="2026-07-24T14:26:00Z" w16du:dateUtc="2026-07-24T06:26:00Z">
                <w:pPr>
                  <w:pStyle w:val="afc"/>
                  <w:spacing w:after="0" w:line="240" w:lineRule="auto"/>
                  <w:ind w:firstLineChars="0" w:firstLine="0"/>
                  <w:jc w:val="center"/>
                  <w:textAlignment w:val="auto"/>
                </w:pPr>
              </w:pPrChange>
            </w:pPr>
            <w:del w:id="9321" w:author="Si-yuan LIU" w:date="2026-07-24T14:26:00Z" w16du:dateUtc="2026-07-24T06:26:00Z">
              <w:r w:rsidDel="00964E30">
                <w:rPr>
                  <w:rFonts w:eastAsia="仿宋" w:hint="eastAsia"/>
                  <w:b/>
                  <w:bCs/>
                  <w:color w:val="000000" w:themeColor="text1"/>
                  <w:sz w:val="21"/>
                  <w:szCs w:val="21"/>
                </w:rPr>
                <w:delText>金额（万元）</w:delText>
              </w:r>
            </w:del>
          </w:p>
        </w:tc>
      </w:tr>
      <w:tr w:rsidR="005F457E" w:rsidDel="00964E30" w14:paraId="3A3CFFCE" w14:textId="31FA23F3">
        <w:trPr>
          <w:trHeight w:val="20"/>
          <w:jc w:val="center"/>
          <w:del w:id="9322" w:author="Si-yuan LIU" w:date="2026-07-24T14:26:00Z" w16du:dateUtc="2026-07-24T06:26:00Z"/>
        </w:trPr>
        <w:tc>
          <w:tcPr>
            <w:tcW w:w="5807" w:type="dxa"/>
            <w:gridSpan w:val="2"/>
            <w:vAlign w:val="center"/>
          </w:tcPr>
          <w:p w14:paraId="70FDAB7D" w14:textId="7239EB57" w:rsidR="005F457E" w:rsidDel="00964E30" w:rsidRDefault="00000000" w:rsidP="00964E30">
            <w:pPr>
              <w:pStyle w:val="1"/>
              <w:ind w:firstLine="420"/>
              <w:rPr>
                <w:del w:id="9323" w:author="Si-yuan LIU" w:date="2026-07-24T14:26:00Z" w16du:dateUtc="2026-07-24T06:26:00Z"/>
                <w:rFonts w:eastAsia="仿宋"/>
                <w:color w:val="000000" w:themeColor="text1"/>
                <w:sz w:val="21"/>
                <w:szCs w:val="21"/>
              </w:rPr>
              <w:pPrChange w:id="9324" w:author="Si-yuan LIU" w:date="2026-07-24T14:26:00Z" w16du:dateUtc="2026-07-24T06:26:00Z">
                <w:pPr>
                  <w:pStyle w:val="afc"/>
                  <w:spacing w:after="0" w:line="240" w:lineRule="auto"/>
                  <w:ind w:firstLineChars="0" w:firstLine="0"/>
                  <w:jc w:val="center"/>
                  <w:textAlignment w:val="auto"/>
                </w:pPr>
              </w:pPrChange>
            </w:pPr>
            <w:del w:id="9325" w:author="Si-yuan LIU" w:date="2026-07-24T14:26:00Z" w16du:dateUtc="2026-07-24T06:26:00Z">
              <w:r w:rsidDel="00964E30">
                <w:rPr>
                  <w:rFonts w:eastAsia="仿宋" w:hint="eastAsia"/>
                  <w:color w:val="000000" w:themeColor="text1"/>
                  <w:sz w:val="21"/>
                  <w:szCs w:val="21"/>
                </w:rPr>
                <w:delText>拟发售基金总额</w:delText>
              </w:r>
            </w:del>
          </w:p>
        </w:tc>
        <w:tc>
          <w:tcPr>
            <w:tcW w:w="2622" w:type="dxa"/>
            <w:vAlign w:val="center"/>
          </w:tcPr>
          <w:p w14:paraId="4EA8BBE4" w14:textId="147A46C8" w:rsidR="005F457E" w:rsidDel="00964E30" w:rsidRDefault="00000000" w:rsidP="00964E30">
            <w:pPr>
              <w:pStyle w:val="1"/>
              <w:ind w:firstLine="420"/>
              <w:rPr>
                <w:del w:id="9326" w:author="Si-yuan LIU" w:date="2026-07-24T14:26:00Z" w16du:dateUtc="2026-07-24T06:26:00Z"/>
                <w:rFonts w:eastAsia="仿宋"/>
                <w:color w:val="000000" w:themeColor="text1"/>
                <w:sz w:val="21"/>
                <w:szCs w:val="21"/>
              </w:rPr>
              <w:pPrChange w:id="9327" w:author="Si-yuan LIU" w:date="2026-07-24T14:26:00Z" w16du:dateUtc="2026-07-24T06:26:00Z">
                <w:pPr>
                  <w:pStyle w:val="afc"/>
                  <w:spacing w:after="0" w:line="240" w:lineRule="auto"/>
                  <w:ind w:rightChars="83" w:right="199" w:firstLineChars="0" w:firstLine="0"/>
                  <w:jc w:val="right"/>
                  <w:textAlignment w:val="auto"/>
                </w:pPr>
              </w:pPrChange>
            </w:pPr>
            <w:del w:id="9328" w:author="Si-yuan LIU" w:date="2026-07-24T14:26:00Z" w16du:dateUtc="2026-07-24T06:26:00Z">
              <w:r w:rsidDel="00964E30">
                <w:rPr>
                  <w:rFonts w:eastAsia="仿宋"/>
                  <w:color w:val="000000" w:themeColor="text1"/>
                  <w:sz w:val="21"/>
                  <w:szCs w:val="21"/>
                </w:rPr>
                <w:delText>209,783.14</w:delText>
              </w:r>
            </w:del>
          </w:p>
        </w:tc>
      </w:tr>
      <w:tr w:rsidR="005F457E" w:rsidDel="00964E30" w14:paraId="07F756CB" w14:textId="3E875B3A">
        <w:trPr>
          <w:trHeight w:val="20"/>
          <w:jc w:val="center"/>
          <w:del w:id="9329" w:author="Si-yuan LIU" w:date="2026-07-24T14:26:00Z" w16du:dateUtc="2026-07-24T06:26:00Z"/>
        </w:trPr>
        <w:tc>
          <w:tcPr>
            <w:tcW w:w="5807" w:type="dxa"/>
            <w:gridSpan w:val="2"/>
            <w:tcBorders>
              <w:bottom w:val="single" w:sz="4" w:space="0" w:color="auto"/>
            </w:tcBorders>
            <w:vAlign w:val="center"/>
          </w:tcPr>
          <w:p w14:paraId="512E63D7" w14:textId="4FE45B3F" w:rsidR="005F457E" w:rsidDel="00964E30" w:rsidRDefault="00000000" w:rsidP="00964E30">
            <w:pPr>
              <w:pStyle w:val="1"/>
              <w:ind w:firstLine="420"/>
              <w:rPr>
                <w:del w:id="9330" w:author="Si-yuan LIU" w:date="2026-07-24T14:26:00Z" w16du:dateUtc="2026-07-24T06:26:00Z"/>
                <w:rFonts w:eastAsia="仿宋"/>
                <w:color w:val="000000" w:themeColor="text1"/>
                <w:sz w:val="21"/>
                <w:szCs w:val="21"/>
              </w:rPr>
              <w:pPrChange w:id="9331" w:author="Si-yuan LIU" w:date="2026-07-24T14:26:00Z" w16du:dateUtc="2026-07-24T06:26:00Z">
                <w:pPr>
                  <w:pStyle w:val="afc"/>
                  <w:spacing w:after="0" w:line="240" w:lineRule="auto"/>
                  <w:ind w:firstLineChars="0" w:firstLine="0"/>
                  <w:textAlignment w:val="auto"/>
                </w:pPr>
              </w:pPrChange>
            </w:pPr>
            <w:del w:id="9332" w:author="Si-yuan LIU" w:date="2026-07-24T14:26:00Z" w16du:dateUtc="2026-07-24T06:26:00Z">
              <w:r w:rsidDel="00964E30">
                <w:rPr>
                  <w:rFonts w:eastAsia="仿宋" w:hint="eastAsia"/>
                  <w:color w:val="000000" w:themeColor="text1"/>
                  <w:sz w:val="21"/>
                  <w:szCs w:val="21"/>
                </w:rPr>
                <w:delText>基金拟对外借款金额（此处仅指用于项目收购的借款，不包括用于日常运营、维修改造的借款，如有）</w:delText>
              </w:r>
            </w:del>
          </w:p>
        </w:tc>
        <w:tc>
          <w:tcPr>
            <w:tcW w:w="2622" w:type="dxa"/>
            <w:tcBorders>
              <w:bottom w:val="single" w:sz="4" w:space="0" w:color="auto"/>
            </w:tcBorders>
            <w:vAlign w:val="center"/>
          </w:tcPr>
          <w:p w14:paraId="7BB91F6B" w14:textId="779587CA" w:rsidR="005F457E" w:rsidDel="00964E30" w:rsidRDefault="00000000" w:rsidP="00964E30">
            <w:pPr>
              <w:pStyle w:val="1"/>
              <w:ind w:firstLine="420"/>
              <w:rPr>
                <w:del w:id="9333" w:author="Si-yuan LIU" w:date="2026-07-24T14:26:00Z" w16du:dateUtc="2026-07-24T06:26:00Z"/>
                <w:color w:val="000000" w:themeColor="text1"/>
                <w:sz w:val="21"/>
                <w:szCs w:val="21"/>
              </w:rPr>
              <w:pPrChange w:id="9334" w:author="Si-yuan LIU" w:date="2026-07-24T14:26:00Z" w16du:dateUtc="2026-07-24T06:26:00Z">
                <w:pPr>
                  <w:spacing w:after="0" w:line="240" w:lineRule="auto"/>
                  <w:ind w:rightChars="83" w:right="199" w:firstLineChars="0" w:firstLine="0"/>
                  <w:jc w:val="right"/>
                  <w:textAlignment w:val="auto"/>
                </w:pPr>
              </w:pPrChange>
            </w:pPr>
            <w:del w:id="9335" w:author="Si-yuan LIU" w:date="2026-07-24T14:26:00Z" w16du:dateUtc="2026-07-24T06:26:00Z">
              <w:r w:rsidDel="00964E30">
                <w:rPr>
                  <w:color w:val="000000" w:themeColor="text1"/>
                  <w:sz w:val="21"/>
                  <w:szCs w:val="21"/>
                </w:rPr>
                <w:delText>-</w:delText>
              </w:r>
            </w:del>
          </w:p>
        </w:tc>
      </w:tr>
      <w:tr w:rsidR="005F457E" w:rsidDel="00964E30" w14:paraId="2F25FD62" w14:textId="083B92BB">
        <w:trPr>
          <w:trHeight w:val="20"/>
          <w:jc w:val="center"/>
          <w:del w:id="9336" w:author="Si-yuan LIU" w:date="2026-07-24T14:26:00Z" w16du:dateUtc="2026-07-24T06:26:00Z"/>
        </w:trPr>
        <w:tc>
          <w:tcPr>
            <w:tcW w:w="3114" w:type="dxa"/>
            <w:vMerge w:val="restart"/>
            <w:vAlign w:val="center"/>
          </w:tcPr>
          <w:p w14:paraId="36C9543B" w14:textId="0D8D2CFF" w:rsidR="005F457E" w:rsidDel="00964E30" w:rsidRDefault="00000000" w:rsidP="00964E30">
            <w:pPr>
              <w:pStyle w:val="1"/>
              <w:ind w:firstLine="420"/>
              <w:rPr>
                <w:del w:id="9337" w:author="Si-yuan LIU" w:date="2026-07-24T14:26:00Z" w16du:dateUtc="2026-07-24T06:26:00Z"/>
                <w:rFonts w:eastAsia="仿宋"/>
                <w:color w:val="000000" w:themeColor="text1"/>
                <w:sz w:val="21"/>
                <w:szCs w:val="21"/>
              </w:rPr>
              <w:pPrChange w:id="9338" w:author="Si-yuan LIU" w:date="2026-07-24T14:26:00Z" w16du:dateUtc="2026-07-24T06:26:00Z">
                <w:pPr>
                  <w:pStyle w:val="afc"/>
                  <w:spacing w:after="0" w:line="240" w:lineRule="auto"/>
                  <w:ind w:firstLineChars="0" w:firstLine="0"/>
                  <w:textAlignment w:val="auto"/>
                </w:pPr>
              </w:pPrChange>
            </w:pPr>
            <w:del w:id="9339" w:author="Si-yuan LIU" w:date="2026-07-24T14:26:00Z" w16du:dateUtc="2026-07-24T06:26:00Z">
              <w:r w:rsidDel="00964E30">
                <w:rPr>
                  <w:rFonts w:eastAsia="仿宋" w:hint="eastAsia"/>
                  <w:color w:val="000000" w:themeColor="text1"/>
                  <w:sz w:val="21"/>
                  <w:szCs w:val="21"/>
                </w:rPr>
                <w:delText>偿还外部债务情况</w:delText>
              </w:r>
            </w:del>
          </w:p>
        </w:tc>
        <w:tc>
          <w:tcPr>
            <w:tcW w:w="2693" w:type="dxa"/>
            <w:vAlign w:val="center"/>
          </w:tcPr>
          <w:p w14:paraId="64B134E5" w14:textId="3C7D39C2" w:rsidR="005F457E" w:rsidDel="00964E30" w:rsidRDefault="00000000" w:rsidP="00964E30">
            <w:pPr>
              <w:pStyle w:val="1"/>
              <w:ind w:firstLine="422"/>
              <w:rPr>
                <w:del w:id="9340" w:author="Si-yuan LIU" w:date="2026-07-24T14:26:00Z" w16du:dateUtc="2026-07-24T06:26:00Z"/>
                <w:rFonts w:eastAsia="仿宋"/>
                <w:b/>
                <w:bCs/>
                <w:color w:val="000000" w:themeColor="text1"/>
                <w:sz w:val="21"/>
                <w:szCs w:val="21"/>
              </w:rPr>
              <w:pPrChange w:id="9341" w:author="Si-yuan LIU" w:date="2026-07-24T14:26:00Z" w16du:dateUtc="2026-07-24T06:26:00Z">
                <w:pPr>
                  <w:pStyle w:val="afc"/>
                  <w:spacing w:after="0" w:line="240" w:lineRule="auto"/>
                  <w:ind w:firstLineChars="0" w:firstLine="0"/>
                  <w:jc w:val="center"/>
                  <w:textAlignment w:val="auto"/>
                </w:pPr>
              </w:pPrChange>
            </w:pPr>
            <w:del w:id="9342" w:author="Si-yuan LIU" w:date="2026-07-24T14:26:00Z" w16du:dateUtc="2026-07-24T06:26:00Z">
              <w:r w:rsidDel="00964E30">
                <w:rPr>
                  <w:rFonts w:eastAsia="仿宋" w:hint="eastAsia"/>
                  <w:b/>
                  <w:bCs/>
                  <w:color w:val="000000" w:themeColor="text1"/>
                  <w:sz w:val="21"/>
                  <w:szCs w:val="21"/>
                </w:rPr>
                <w:delText>合计</w:delText>
              </w:r>
            </w:del>
          </w:p>
        </w:tc>
        <w:tc>
          <w:tcPr>
            <w:tcW w:w="2622" w:type="dxa"/>
            <w:vAlign w:val="center"/>
          </w:tcPr>
          <w:p w14:paraId="7D4730BF" w14:textId="2C605F7A" w:rsidR="005F457E" w:rsidDel="00964E30" w:rsidRDefault="00000000" w:rsidP="00964E30">
            <w:pPr>
              <w:pStyle w:val="1"/>
              <w:ind w:firstLine="420"/>
              <w:rPr>
                <w:del w:id="9343" w:author="Si-yuan LIU" w:date="2026-07-24T14:26:00Z" w16du:dateUtc="2026-07-24T06:26:00Z"/>
                <w:rFonts w:eastAsia="仿宋"/>
                <w:b/>
                <w:bCs/>
                <w:color w:val="000000" w:themeColor="text1"/>
                <w:sz w:val="21"/>
                <w:szCs w:val="21"/>
              </w:rPr>
              <w:pPrChange w:id="9344" w:author="Si-yuan LIU" w:date="2026-07-24T14:26:00Z" w16du:dateUtc="2026-07-24T06:26:00Z">
                <w:pPr>
                  <w:pStyle w:val="afc"/>
                  <w:spacing w:after="0" w:line="240" w:lineRule="auto"/>
                  <w:ind w:rightChars="83" w:right="199" w:firstLineChars="0" w:firstLine="0"/>
                  <w:jc w:val="right"/>
                  <w:textAlignment w:val="auto"/>
                </w:pPr>
              </w:pPrChange>
            </w:pPr>
            <w:del w:id="9345" w:author="Si-yuan LIU" w:date="2026-07-24T14:26:00Z" w16du:dateUtc="2026-07-24T06:26:00Z">
              <w:r w:rsidDel="00964E30">
                <w:rPr>
                  <w:rFonts w:eastAsia="等线"/>
                  <w:b/>
                  <w:bCs/>
                  <w:color w:val="000000"/>
                  <w:sz w:val="21"/>
                  <w:szCs w:val="21"/>
                </w:rPr>
                <w:delText>27,794.67</w:delText>
              </w:r>
            </w:del>
          </w:p>
        </w:tc>
      </w:tr>
      <w:tr w:rsidR="005F457E" w:rsidDel="00964E30" w14:paraId="0A605B50" w14:textId="2785E333">
        <w:trPr>
          <w:trHeight w:val="20"/>
          <w:jc w:val="center"/>
          <w:del w:id="9346" w:author="Si-yuan LIU" w:date="2026-07-24T14:26:00Z" w16du:dateUtc="2026-07-24T06:26:00Z"/>
        </w:trPr>
        <w:tc>
          <w:tcPr>
            <w:tcW w:w="3114" w:type="dxa"/>
            <w:vMerge/>
            <w:vAlign w:val="center"/>
          </w:tcPr>
          <w:p w14:paraId="5F7664F4" w14:textId="7078C761" w:rsidR="005F457E" w:rsidDel="00964E30" w:rsidRDefault="005F457E" w:rsidP="00964E30">
            <w:pPr>
              <w:pStyle w:val="1"/>
              <w:ind w:firstLine="420"/>
              <w:rPr>
                <w:del w:id="9347" w:author="Si-yuan LIU" w:date="2026-07-24T14:26:00Z" w16du:dateUtc="2026-07-24T06:26:00Z"/>
                <w:color w:val="000000" w:themeColor="text1"/>
                <w:sz w:val="21"/>
                <w:szCs w:val="21"/>
              </w:rPr>
              <w:pPrChange w:id="9348" w:author="Si-yuan LIU" w:date="2026-07-24T14:26:00Z" w16du:dateUtc="2026-07-24T06:26:00Z">
                <w:pPr>
                  <w:spacing w:after="0" w:line="240" w:lineRule="auto"/>
                  <w:ind w:firstLineChars="0" w:firstLine="0"/>
                  <w:textAlignment w:val="auto"/>
                </w:pPr>
              </w:pPrChange>
            </w:pPr>
          </w:p>
        </w:tc>
        <w:tc>
          <w:tcPr>
            <w:tcW w:w="2693" w:type="dxa"/>
            <w:vAlign w:val="center"/>
          </w:tcPr>
          <w:p w14:paraId="5C0BC200" w14:textId="79D56B98" w:rsidR="005F457E" w:rsidDel="00964E30" w:rsidRDefault="00000000" w:rsidP="00964E30">
            <w:pPr>
              <w:pStyle w:val="1"/>
              <w:ind w:firstLine="420"/>
              <w:rPr>
                <w:del w:id="9349" w:author="Si-yuan LIU" w:date="2026-07-24T14:26:00Z" w16du:dateUtc="2026-07-24T06:26:00Z"/>
                <w:rFonts w:eastAsia="仿宋"/>
                <w:color w:val="000000" w:themeColor="text1"/>
                <w:sz w:val="21"/>
                <w:szCs w:val="21"/>
              </w:rPr>
              <w:pPrChange w:id="9350" w:author="Si-yuan LIU" w:date="2026-07-24T14:26:00Z" w16du:dateUtc="2026-07-24T06:26:00Z">
                <w:pPr>
                  <w:pStyle w:val="afc"/>
                  <w:spacing w:after="0" w:line="240" w:lineRule="auto"/>
                  <w:ind w:firstLineChars="0" w:firstLine="0"/>
                  <w:jc w:val="center"/>
                  <w:textAlignment w:val="auto"/>
                </w:pPr>
              </w:pPrChange>
            </w:pPr>
            <w:del w:id="9351" w:author="Si-yuan LIU" w:date="2026-07-24T14:26:00Z" w16du:dateUtc="2026-07-24T06:26:00Z">
              <w:r w:rsidDel="00964E30">
                <w:rPr>
                  <w:rFonts w:eastAsia="仿宋" w:hint="eastAsia"/>
                  <w:color w:val="000000" w:themeColor="text1"/>
                  <w:sz w:val="21"/>
                  <w:szCs w:val="21"/>
                </w:rPr>
                <w:delText>银行贷款</w:delText>
              </w:r>
            </w:del>
          </w:p>
        </w:tc>
        <w:tc>
          <w:tcPr>
            <w:tcW w:w="2622" w:type="dxa"/>
            <w:vAlign w:val="center"/>
          </w:tcPr>
          <w:p w14:paraId="4A1E6047" w14:textId="50BE1704" w:rsidR="005F457E" w:rsidDel="00964E30" w:rsidRDefault="00000000" w:rsidP="00964E30">
            <w:pPr>
              <w:pStyle w:val="1"/>
              <w:ind w:firstLine="420"/>
              <w:rPr>
                <w:del w:id="9352" w:author="Si-yuan LIU" w:date="2026-07-24T14:26:00Z" w16du:dateUtc="2026-07-24T06:26:00Z"/>
                <w:rFonts w:eastAsia="仿宋"/>
                <w:color w:val="000000" w:themeColor="text1"/>
                <w:sz w:val="21"/>
                <w:szCs w:val="21"/>
              </w:rPr>
              <w:pPrChange w:id="9353" w:author="Si-yuan LIU" w:date="2026-07-24T14:26:00Z" w16du:dateUtc="2026-07-24T06:26:00Z">
                <w:pPr>
                  <w:pStyle w:val="afc"/>
                  <w:spacing w:after="0" w:line="240" w:lineRule="auto"/>
                  <w:ind w:rightChars="83" w:right="199" w:firstLineChars="0" w:firstLine="0"/>
                  <w:jc w:val="right"/>
                  <w:textAlignment w:val="auto"/>
                </w:pPr>
              </w:pPrChange>
            </w:pPr>
            <w:del w:id="9354" w:author="Si-yuan LIU" w:date="2026-07-24T14:26:00Z" w16du:dateUtc="2026-07-24T06:26:00Z">
              <w:r w:rsidDel="00964E30">
                <w:rPr>
                  <w:rFonts w:eastAsia="等线"/>
                  <w:color w:val="000000"/>
                  <w:sz w:val="21"/>
                  <w:szCs w:val="21"/>
                </w:rPr>
                <w:delText>27,794.67</w:delText>
              </w:r>
            </w:del>
          </w:p>
        </w:tc>
      </w:tr>
      <w:tr w:rsidR="005F457E" w:rsidDel="00964E30" w14:paraId="4672D984" w14:textId="541588AA">
        <w:trPr>
          <w:trHeight w:val="20"/>
          <w:jc w:val="center"/>
          <w:del w:id="9355" w:author="Si-yuan LIU" w:date="2026-07-24T14:26:00Z" w16du:dateUtc="2026-07-24T06:26:00Z"/>
        </w:trPr>
        <w:tc>
          <w:tcPr>
            <w:tcW w:w="3114" w:type="dxa"/>
            <w:vMerge/>
          </w:tcPr>
          <w:p w14:paraId="2D9BC589" w14:textId="5669E0D6" w:rsidR="005F457E" w:rsidDel="00964E30" w:rsidRDefault="005F457E" w:rsidP="00964E30">
            <w:pPr>
              <w:pStyle w:val="1"/>
              <w:ind w:firstLine="420"/>
              <w:rPr>
                <w:del w:id="9356" w:author="Si-yuan LIU" w:date="2026-07-24T14:26:00Z" w16du:dateUtc="2026-07-24T06:26:00Z"/>
                <w:color w:val="000000" w:themeColor="text1"/>
                <w:sz w:val="21"/>
                <w:szCs w:val="21"/>
              </w:rPr>
              <w:pPrChange w:id="9357" w:author="Si-yuan LIU" w:date="2026-07-24T14:26:00Z" w16du:dateUtc="2026-07-24T06:26:00Z">
                <w:pPr>
                  <w:spacing w:after="0" w:line="240" w:lineRule="auto"/>
                  <w:ind w:firstLineChars="0" w:firstLine="0"/>
                  <w:textAlignment w:val="auto"/>
                </w:pPr>
              </w:pPrChange>
            </w:pPr>
          </w:p>
        </w:tc>
        <w:tc>
          <w:tcPr>
            <w:tcW w:w="2693" w:type="dxa"/>
            <w:vAlign w:val="center"/>
          </w:tcPr>
          <w:p w14:paraId="4BF5D875" w14:textId="48F143A3" w:rsidR="005F457E" w:rsidDel="00964E30" w:rsidRDefault="00000000" w:rsidP="00964E30">
            <w:pPr>
              <w:pStyle w:val="1"/>
              <w:ind w:firstLine="420"/>
              <w:rPr>
                <w:del w:id="9358" w:author="Si-yuan LIU" w:date="2026-07-24T14:26:00Z" w16du:dateUtc="2026-07-24T06:26:00Z"/>
                <w:rFonts w:eastAsia="仿宋"/>
                <w:color w:val="000000" w:themeColor="text1"/>
                <w:sz w:val="21"/>
                <w:szCs w:val="21"/>
              </w:rPr>
              <w:pPrChange w:id="9359" w:author="Si-yuan LIU" w:date="2026-07-24T14:26:00Z" w16du:dateUtc="2026-07-24T06:26:00Z">
                <w:pPr>
                  <w:pStyle w:val="afc"/>
                  <w:spacing w:after="0" w:line="240" w:lineRule="auto"/>
                  <w:ind w:firstLineChars="0" w:firstLine="0"/>
                  <w:jc w:val="center"/>
                  <w:textAlignment w:val="auto"/>
                </w:pPr>
              </w:pPrChange>
            </w:pPr>
            <w:del w:id="9360" w:author="Si-yuan LIU" w:date="2026-07-24T14:26:00Z" w16du:dateUtc="2026-07-24T06:26:00Z">
              <w:r w:rsidDel="00964E30">
                <w:rPr>
                  <w:rFonts w:eastAsia="仿宋"/>
                  <w:color w:val="000000" w:themeColor="text1"/>
                  <w:sz w:val="21"/>
                  <w:szCs w:val="21"/>
                </w:rPr>
                <w:delText>ABS</w:delText>
              </w:r>
            </w:del>
          </w:p>
        </w:tc>
        <w:tc>
          <w:tcPr>
            <w:tcW w:w="2622" w:type="dxa"/>
            <w:vAlign w:val="center"/>
          </w:tcPr>
          <w:p w14:paraId="317DE97B" w14:textId="6127EF55" w:rsidR="005F457E" w:rsidDel="00964E30" w:rsidRDefault="00000000" w:rsidP="00964E30">
            <w:pPr>
              <w:pStyle w:val="1"/>
              <w:ind w:firstLine="420"/>
              <w:rPr>
                <w:del w:id="9361" w:author="Si-yuan LIU" w:date="2026-07-24T14:26:00Z" w16du:dateUtc="2026-07-24T06:26:00Z"/>
                <w:rFonts w:eastAsia="仿宋"/>
                <w:color w:val="000000" w:themeColor="text1"/>
                <w:sz w:val="21"/>
                <w:szCs w:val="21"/>
              </w:rPr>
              <w:pPrChange w:id="9362" w:author="Si-yuan LIU" w:date="2026-07-24T14:26:00Z" w16du:dateUtc="2026-07-24T06:26:00Z">
                <w:pPr>
                  <w:pStyle w:val="afc"/>
                  <w:spacing w:after="0" w:line="240" w:lineRule="auto"/>
                  <w:ind w:rightChars="83" w:right="199" w:firstLineChars="0" w:firstLine="0"/>
                  <w:jc w:val="right"/>
                  <w:textAlignment w:val="auto"/>
                </w:pPr>
              </w:pPrChange>
            </w:pPr>
            <w:del w:id="9363" w:author="Si-yuan LIU" w:date="2026-07-24T14:26:00Z" w16du:dateUtc="2026-07-24T06:26:00Z">
              <w:r w:rsidDel="00964E30">
                <w:rPr>
                  <w:rFonts w:eastAsia="仿宋"/>
                  <w:color w:val="000000" w:themeColor="text1"/>
                  <w:sz w:val="21"/>
                  <w:szCs w:val="21"/>
                </w:rPr>
                <w:delText>-</w:delText>
              </w:r>
            </w:del>
          </w:p>
        </w:tc>
      </w:tr>
      <w:tr w:rsidR="005F457E" w:rsidDel="00964E30" w14:paraId="7BB88392" w14:textId="64E1DB01">
        <w:trPr>
          <w:trHeight w:val="20"/>
          <w:jc w:val="center"/>
          <w:del w:id="9364" w:author="Si-yuan LIU" w:date="2026-07-24T14:26:00Z" w16du:dateUtc="2026-07-24T06:26:00Z"/>
        </w:trPr>
        <w:tc>
          <w:tcPr>
            <w:tcW w:w="3114" w:type="dxa"/>
            <w:vMerge/>
          </w:tcPr>
          <w:p w14:paraId="3F0F81E2" w14:textId="5928B41A" w:rsidR="005F457E" w:rsidDel="00964E30" w:rsidRDefault="005F457E" w:rsidP="00964E30">
            <w:pPr>
              <w:pStyle w:val="1"/>
              <w:ind w:firstLine="420"/>
              <w:rPr>
                <w:del w:id="9365" w:author="Si-yuan LIU" w:date="2026-07-24T14:26:00Z" w16du:dateUtc="2026-07-24T06:26:00Z"/>
                <w:color w:val="000000" w:themeColor="text1"/>
                <w:sz w:val="21"/>
                <w:szCs w:val="21"/>
              </w:rPr>
              <w:pPrChange w:id="9366" w:author="Si-yuan LIU" w:date="2026-07-24T14:26:00Z" w16du:dateUtc="2026-07-24T06:26:00Z">
                <w:pPr>
                  <w:spacing w:after="0" w:line="240" w:lineRule="auto"/>
                  <w:ind w:firstLineChars="0" w:firstLine="0"/>
                  <w:textAlignment w:val="auto"/>
                </w:pPr>
              </w:pPrChange>
            </w:pPr>
          </w:p>
        </w:tc>
        <w:tc>
          <w:tcPr>
            <w:tcW w:w="2693" w:type="dxa"/>
          </w:tcPr>
          <w:p w14:paraId="50F68847" w14:textId="49F56FF0" w:rsidR="005F457E" w:rsidDel="00964E30" w:rsidRDefault="00000000" w:rsidP="00964E30">
            <w:pPr>
              <w:pStyle w:val="1"/>
              <w:ind w:firstLine="420"/>
              <w:rPr>
                <w:del w:id="9367" w:author="Si-yuan LIU" w:date="2026-07-24T14:26:00Z" w16du:dateUtc="2026-07-24T06:26:00Z"/>
                <w:rFonts w:eastAsia="仿宋"/>
                <w:color w:val="000000" w:themeColor="text1"/>
                <w:sz w:val="21"/>
                <w:szCs w:val="21"/>
              </w:rPr>
              <w:pPrChange w:id="9368" w:author="Si-yuan LIU" w:date="2026-07-24T14:26:00Z" w16du:dateUtc="2026-07-24T06:26:00Z">
                <w:pPr>
                  <w:pStyle w:val="afc"/>
                  <w:spacing w:after="0" w:line="240" w:lineRule="auto"/>
                  <w:ind w:firstLineChars="0" w:firstLine="0"/>
                  <w:jc w:val="center"/>
                  <w:textAlignment w:val="auto"/>
                </w:pPr>
              </w:pPrChange>
            </w:pPr>
            <w:del w:id="9369" w:author="Si-yuan LIU" w:date="2026-07-24T14:26:00Z" w16du:dateUtc="2026-07-24T06:26:00Z">
              <w:r w:rsidDel="00964E30">
                <w:rPr>
                  <w:rFonts w:eastAsia="仿宋" w:hint="eastAsia"/>
                  <w:color w:val="000000" w:themeColor="text1"/>
                  <w:sz w:val="21"/>
                  <w:szCs w:val="21"/>
                </w:rPr>
                <w:delText>其他</w:delText>
              </w:r>
            </w:del>
          </w:p>
        </w:tc>
        <w:tc>
          <w:tcPr>
            <w:tcW w:w="2622" w:type="dxa"/>
            <w:vAlign w:val="center"/>
          </w:tcPr>
          <w:p w14:paraId="1CD6E915" w14:textId="4EDBE4B5" w:rsidR="005F457E" w:rsidDel="00964E30" w:rsidRDefault="00000000" w:rsidP="00964E30">
            <w:pPr>
              <w:pStyle w:val="1"/>
              <w:ind w:firstLine="420"/>
              <w:rPr>
                <w:del w:id="9370" w:author="Si-yuan LIU" w:date="2026-07-24T14:26:00Z" w16du:dateUtc="2026-07-24T06:26:00Z"/>
                <w:rFonts w:eastAsia="仿宋"/>
                <w:color w:val="000000" w:themeColor="text1"/>
                <w:sz w:val="21"/>
                <w:szCs w:val="21"/>
              </w:rPr>
              <w:pPrChange w:id="9371" w:author="Si-yuan LIU" w:date="2026-07-24T14:26:00Z" w16du:dateUtc="2026-07-24T06:26:00Z">
                <w:pPr>
                  <w:pStyle w:val="afc"/>
                  <w:spacing w:after="0" w:line="240" w:lineRule="auto"/>
                  <w:ind w:rightChars="83" w:right="199" w:firstLineChars="0" w:firstLine="0"/>
                  <w:jc w:val="right"/>
                  <w:textAlignment w:val="auto"/>
                </w:pPr>
              </w:pPrChange>
            </w:pPr>
            <w:del w:id="9372" w:author="Si-yuan LIU" w:date="2026-07-24T14:26:00Z" w16du:dateUtc="2026-07-24T06:26:00Z">
              <w:r w:rsidDel="00964E30">
                <w:rPr>
                  <w:rFonts w:eastAsia="仿宋"/>
                  <w:color w:val="000000" w:themeColor="text1"/>
                  <w:sz w:val="21"/>
                  <w:szCs w:val="21"/>
                </w:rPr>
                <w:delText>-</w:delText>
              </w:r>
            </w:del>
          </w:p>
        </w:tc>
      </w:tr>
      <w:tr w:rsidR="005F457E" w:rsidDel="00964E30" w14:paraId="07B6D371" w14:textId="3AAB0678">
        <w:trPr>
          <w:trHeight w:val="20"/>
          <w:jc w:val="center"/>
          <w:del w:id="9373" w:author="Si-yuan LIU" w:date="2026-07-24T14:26:00Z" w16du:dateUtc="2026-07-24T06:26:00Z"/>
        </w:trPr>
        <w:tc>
          <w:tcPr>
            <w:tcW w:w="3114" w:type="dxa"/>
            <w:vMerge w:val="restart"/>
            <w:vAlign w:val="center"/>
          </w:tcPr>
          <w:p w14:paraId="709C7A09" w14:textId="378C3BA6" w:rsidR="005F457E" w:rsidDel="00964E30" w:rsidRDefault="00000000" w:rsidP="00964E30">
            <w:pPr>
              <w:pStyle w:val="1"/>
              <w:ind w:firstLine="420"/>
              <w:rPr>
                <w:del w:id="9374" w:author="Si-yuan LIU" w:date="2026-07-24T14:26:00Z" w16du:dateUtc="2026-07-24T06:26:00Z"/>
                <w:rFonts w:eastAsia="仿宋"/>
                <w:color w:val="000000" w:themeColor="text1"/>
                <w:sz w:val="21"/>
                <w:szCs w:val="21"/>
              </w:rPr>
              <w:pPrChange w:id="9375" w:author="Si-yuan LIU" w:date="2026-07-24T14:26:00Z" w16du:dateUtc="2026-07-24T06:26:00Z">
                <w:pPr>
                  <w:pStyle w:val="afc"/>
                  <w:spacing w:after="0" w:line="240" w:lineRule="auto"/>
                  <w:ind w:firstLineChars="0" w:firstLine="0"/>
                  <w:textAlignment w:val="auto"/>
                </w:pPr>
              </w:pPrChange>
            </w:pPr>
            <w:del w:id="9376" w:author="Si-yuan LIU" w:date="2026-07-24T14:26:00Z" w16du:dateUtc="2026-07-24T06:26:00Z">
              <w:r w:rsidDel="00964E30">
                <w:rPr>
                  <w:rFonts w:eastAsia="仿宋" w:hint="eastAsia"/>
                  <w:color w:val="000000" w:themeColor="text1"/>
                  <w:sz w:val="21"/>
                  <w:szCs w:val="21"/>
                </w:rPr>
                <w:delText>（拟）缴纳税费情况</w:delText>
              </w:r>
            </w:del>
          </w:p>
        </w:tc>
        <w:tc>
          <w:tcPr>
            <w:tcW w:w="2693" w:type="dxa"/>
            <w:vAlign w:val="center"/>
          </w:tcPr>
          <w:p w14:paraId="3E02B12B" w14:textId="37DBE6D8" w:rsidR="005F457E" w:rsidDel="00964E30" w:rsidRDefault="00000000" w:rsidP="00964E30">
            <w:pPr>
              <w:pStyle w:val="1"/>
              <w:ind w:firstLine="422"/>
              <w:rPr>
                <w:del w:id="9377" w:author="Si-yuan LIU" w:date="2026-07-24T14:26:00Z" w16du:dateUtc="2026-07-24T06:26:00Z"/>
                <w:rFonts w:eastAsia="仿宋"/>
                <w:b/>
                <w:bCs/>
                <w:color w:val="000000" w:themeColor="text1"/>
                <w:sz w:val="21"/>
                <w:szCs w:val="21"/>
              </w:rPr>
              <w:pPrChange w:id="9378" w:author="Si-yuan LIU" w:date="2026-07-24T14:26:00Z" w16du:dateUtc="2026-07-24T06:26:00Z">
                <w:pPr>
                  <w:pStyle w:val="afc"/>
                  <w:spacing w:after="0" w:line="240" w:lineRule="auto"/>
                  <w:ind w:firstLineChars="0" w:firstLine="0"/>
                  <w:jc w:val="center"/>
                  <w:textAlignment w:val="auto"/>
                </w:pPr>
              </w:pPrChange>
            </w:pPr>
            <w:del w:id="9379" w:author="Si-yuan LIU" w:date="2026-07-24T14:26:00Z" w16du:dateUtc="2026-07-24T06:26:00Z">
              <w:r w:rsidDel="00964E30">
                <w:rPr>
                  <w:rFonts w:eastAsia="仿宋" w:hint="eastAsia"/>
                  <w:b/>
                  <w:bCs/>
                  <w:color w:val="000000" w:themeColor="text1"/>
                  <w:sz w:val="21"/>
                  <w:szCs w:val="21"/>
                </w:rPr>
                <w:delText>合计</w:delText>
              </w:r>
            </w:del>
          </w:p>
        </w:tc>
        <w:tc>
          <w:tcPr>
            <w:tcW w:w="2622" w:type="dxa"/>
            <w:vAlign w:val="center"/>
          </w:tcPr>
          <w:p w14:paraId="085388E1" w14:textId="6559A20F" w:rsidR="005F457E" w:rsidRPr="005F457E" w:rsidDel="00964E30" w:rsidRDefault="00000000" w:rsidP="00964E30">
            <w:pPr>
              <w:pStyle w:val="1"/>
              <w:ind w:firstLine="420"/>
              <w:rPr>
                <w:del w:id="9380" w:author="Si-yuan LIU" w:date="2026-07-24T14:26:00Z" w16du:dateUtc="2026-07-24T06:26:00Z"/>
                <w:rFonts w:eastAsia="等线"/>
                <w:color w:val="000000"/>
                <w:sz w:val="21"/>
                <w:szCs w:val="21"/>
                <w:rPrChange w:id="9381" w:author="唐潇" w:date="2026-07-08T13:39:00Z">
                  <w:rPr>
                    <w:del w:id="9382" w:author="Si-yuan LIU" w:date="2026-07-24T14:26:00Z" w16du:dateUtc="2026-07-24T06:26:00Z"/>
                    <w:rFonts w:ascii="Times New Roman" w:eastAsia="仿宋" w:hAnsi="Times New Roman" w:cs="Times New Roman"/>
                    <w:b/>
                    <w:bCs/>
                    <w:color w:val="000000" w:themeColor="text1"/>
                    <w:sz w:val="21"/>
                    <w:szCs w:val="21"/>
                  </w:rPr>
                </w:rPrChange>
              </w:rPr>
              <w:pPrChange w:id="9383" w:author="Si-yuan LIU" w:date="2026-07-24T14:26:00Z" w16du:dateUtc="2026-07-24T06:26:00Z">
                <w:pPr>
                  <w:pStyle w:val="afc"/>
                  <w:spacing w:after="0" w:line="240" w:lineRule="auto"/>
                  <w:ind w:rightChars="83" w:right="199" w:firstLineChars="0" w:firstLine="0"/>
                  <w:jc w:val="right"/>
                  <w:textAlignment w:val="auto"/>
                </w:pPr>
              </w:pPrChange>
            </w:pPr>
            <w:ins w:id="9384" w:author="唐潇" w:date="2026-07-08T13:39:00Z">
              <w:del w:id="9385" w:author="Si-yuan LIU" w:date="2026-07-24T14:26:00Z" w16du:dateUtc="2026-07-24T06:26:00Z">
                <w:r w:rsidDel="00964E30">
                  <w:rPr>
                    <w:rFonts w:eastAsia="等线"/>
                    <w:color w:val="000000"/>
                    <w:sz w:val="21"/>
                    <w:szCs w:val="21"/>
                    <w:rPrChange w:id="9386" w:author="唐潇" w:date="2026-07-08T13:39:00Z">
                      <w:rPr/>
                    </w:rPrChange>
                  </w:rPr>
                  <w:delText xml:space="preserve"> 13,791.65</w:delText>
                </w:r>
              </w:del>
            </w:ins>
            <w:del w:id="9387" w:author="Si-yuan LIU" w:date="2026-07-24T14:26:00Z" w16du:dateUtc="2026-07-24T06:26:00Z">
              <w:r w:rsidDel="00964E30">
                <w:rPr>
                  <w:rFonts w:eastAsia="等线"/>
                  <w:color w:val="000000"/>
                  <w:sz w:val="21"/>
                  <w:szCs w:val="21"/>
                  <w:rPrChange w:id="9388" w:author="唐潇" w:date="2026-07-08T13:39:00Z">
                    <w:rPr>
                      <w:rFonts w:ascii="Times New Roman" w:eastAsia="等线" w:hAnsi="Times New Roman" w:cs="Times New Roman"/>
                      <w:b/>
                      <w:bCs/>
                      <w:color w:val="000000"/>
                      <w:sz w:val="21"/>
                      <w:szCs w:val="21"/>
                    </w:rPr>
                  </w:rPrChange>
                </w:rPr>
                <w:delText>1</w:delText>
              </w:r>
            </w:del>
            <w:ins w:id="9389" w:author="胡琳" w:date="2026-07-03T21:15:00Z">
              <w:del w:id="9390" w:author="Si-yuan LIU" w:date="2026-07-24T14:26:00Z" w16du:dateUtc="2026-07-24T06:26:00Z">
                <w:r w:rsidDel="00964E30">
                  <w:rPr>
                    <w:rFonts w:eastAsia="等线"/>
                    <w:color w:val="000000"/>
                    <w:sz w:val="21"/>
                    <w:szCs w:val="21"/>
                    <w:rPrChange w:id="9391" w:author="唐潇" w:date="2026-07-08T13:39:00Z">
                      <w:rPr>
                        <w:rFonts w:ascii="Times New Roman" w:eastAsia="等线" w:hAnsi="Times New Roman" w:cs="Times New Roman"/>
                        <w:b/>
                        <w:bCs/>
                        <w:color w:val="000000"/>
                        <w:sz w:val="21"/>
                        <w:szCs w:val="21"/>
                      </w:rPr>
                    </w:rPrChange>
                  </w:rPr>
                  <w:delText>2</w:delText>
                </w:r>
              </w:del>
            </w:ins>
            <w:del w:id="9392" w:author="Si-yuan LIU" w:date="2026-07-24T14:26:00Z" w16du:dateUtc="2026-07-24T06:26:00Z">
              <w:r w:rsidDel="00964E30">
                <w:rPr>
                  <w:rFonts w:eastAsia="等线"/>
                  <w:color w:val="000000"/>
                  <w:sz w:val="21"/>
                  <w:szCs w:val="21"/>
                  <w:rPrChange w:id="9393" w:author="唐潇" w:date="2026-07-08T13:39:00Z">
                    <w:rPr>
                      <w:rFonts w:ascii="Times New Roman" w:eastAsia="等线" w:hAnsi="Times New Roman" w:cs="Times New Roman"/>
                      <w:b/>
                      <w:bCs/>
                      <w:color w:val="000000"/>
                      <w:sz w:val="21"/>
                      <w:szCs w:val="21"/>
                    </w:rPr>
                  </w:rPrChange>
                </w:rPr>
                <w:delText>0,949</w:delText>
              </w:r>
            </w:del>
            <w:ins w:id="9394" w:author="胡琳" w:date="2026-07-03T21:15:00Z">
              <w:del w:id="9395" w:author="Si-yuan LIU" w:date="2026-07-24T14:26:00Z" w16du:dateUtc="2026-07-24T06:26:00Z">
                <w:r w:rsidDel="00964E30">
                  <w:rPr>
                    <w:rFonts w:eastAsia="等线"/>
                    <w:color w:val="000000"/>
                    <w:sz w:val="21"/>
                    <w:szCs w:val="21"/>
                    <w:rPrChange w:id="9396" w:author="唐潇" w:date="2026-07-08T13:39:00Z">
                      <w:rPr>
                        <w:rFonts w:ascii="Times New Roman" w:eastAsia="等线" w:hAnsi="Times New Roman" w:cs="Times New Roman"/>
                        <w:b/>
                        <w:bCs/>
                        <w:color w:val="000000"/>
                        <w:sz w:val="21"/>
                        <w:szCs w:val="21"/>
                      </w:rPr>
                    </w:rPrChange>
                  </w:rPr>
                  <w:delText>730</w:delText>
                </w:r>
              </w:del>
            </w:ins>
            <w:del w:id="9397" w:author="Si-yuan LIU" w:date="2026-07-24T14:26:00Z" w16du:dateUtc="2026-07-24T06:26:00Z">
              <w:r w:rsidDel="00964E30">
                <w:rPr>
                  <w:rFonts w:eastAsia="等线"/>
                  <w:color w:val="000000"/>
                  <w:sz w:val="21"/>
                  <w:szCs w:val="21"/>
                  <w:rPrChange w:id="9398" w:author="唐潇" w:date="2026-07-08T13:39:00Z">
                    <w:rPr>
                      <w:rFonts w:ascii="Times New Roman" w:eastAsia="等线" w:hAnsi="Times New Roman" w:cs="Times New Roman"/>
                      <w:b/>
                      <w:bCs/>
                      <w:color w:val="000000"/>
                      <w:sz w:val="21"/>
                      <w:szCs w:val="21"/>
                    </w:rPr>
                  </w:rPrChange>
                </w:rPr>
                <w:delText>.</w:delText>
              </w:r>
            </w:del>
            <w:ins w:id="9399" w:author="胡琳" w:date="2026-07-04T09:01:00Z">
              <w:del w:id="9400" w:author="Si-yuan LIU" w:date="2026-07-24T14:26:00Z" w16du:dateUtc="2026-07-24T06:26:00Z">
                <w:r w:rsidDel="00964E30">
                  <w:rPr>
                    <w:rFonts w:eastAsia="等线"/>
                    <w:color w:val="000000"/>
                    <w:sz w:val="21"/>
                    <w:szCs w:val="21"/>
                    <w:rPrChange w:id="9401" w:author="唐潇" w:date="2026-07-08T13:39:00Z">
                      <w:rPr>
                        <w:rFonts w:ascii="Times New Roman" w:eastAsia="等线" w:hAnsi="Times New Roman" w:cs="Times New Roman"/>
                        <w:b/>
                        <w:bCs/>
                        <w:color w:val="000000"/>
                        <w:sz w:val="21"/>
                        <w:szCs w:val="21"/>
                      </w:rPr>
                    </w:rPrChange>
                  </w:rPr>
                  <w:delText>4</w:delText>
                </w:r>
              </w:del>
            </w:ins>
            <w:ins w:id="9402" w:author="胡琳" w:date="2026-07-03T21:15:00Z">
              <w:del w:id="9403" w:author="Si-yuan LIU" w:date="2026-07-24T14:26:00Z" w16du:dateUtc="2026-07-24T06:26:00Z">
                <w:r w:rsidDel="00964E30">
                  <w:rPr>
                    <w:rFonts w:eastAsia="等线"/>
                    <w:color w:val="000000"/>
                    <w:sz w:val="21"/>
                    <w:szCs w:val="21"/>
                    <w:rPrChange w:id="9404" w:author="唐潇" w:date="2026-07-08T13:39:00Z">
                      <w:rPr>
                        <w:rFonts w:ascii="Times New Roman" w:eastAsia="等线" w:hAnsi="Times New Roman" w:cs="Times New Roman"/>
                        <w:b/>
                        <w:bCs/>
                        <w:color w:val="000000"/>
                        <w:sz w:val="21"/>
                        <w:szCs w:val="21"/>
                      </w:rPr>
                    </w:rPrChange>
                  </w:rPr>
                  <w:delText>5</w:delText>
                </w:r>
              </w:del>
            </w:ins>
            <w:del w:id="9405" w:author="Si-yuan LIU" w:date="2026-07-24T14:26:00Z" w16du:dateUtc="2026-07-24T06:26:00Z">
              <w:r w:rsidDel="00964E30">
                <w:rPr>
                  <w:rFonts w:eastAsia="等线"/>
                  <w:color w:val="000000"/>
                  <w:sz w:val="21"/>
                  <w:szCs w:val="21"/>
                  <w:rPrChange w:id="9406" w:author="唐潇" w:date="2026-07-08T13:39:00Z">
                    <w:rPr>
                      <w:rFonts w:ascii="Times New Roman" w:eastAsia="等线" w:hAnsi="Times New Roman" w:cs="Times New Roman"/>
                      <w:b/>
                      <w:bCs/>
                      <w:color w:val="000000"/>
                      <w:sz w:val="21"/>
                      <w:szCs w:val="21"/>
                    </w:rPr>
                  </w:rPrChange>
                </w:rPr>
                <w:delText>78</w:delText>
              </w:r>
            </w:del>
          </w:p>
        </w:tc>
      </w:tr>
      <w:tr w:rsidR="005F457E" w:rsidDel="00964E30" w14:paraId="39D465B5" w14:textId="7DB4736D">
        <w:trPr>
          <w:trHeight w:val="20"/>
          <w:jc w:val="center"/>
          <w:del w:id="9407" w:author="Si-yuan LIU" w:date="2026-07-24T14:26:00Z" w16du:dateUtc="2026-07-24T06:26:00Z"/>
        </w:trPr>
        <w:tc>
          <w:tcPr>
            <w:tcW w:w="3114" w:type="dxa"/>
            <w:vMerge/>
            <w:vAlign w:val="center"/>
          </w:tcPr>
          <w:p w14:paraId="0BDA5645" w14:textId="4E240E72" w:rsidR="005F457E" w:rsidDel="00964E30" w:rsidRDefault="005F457E" w:rsidP="00964E30">
            <w:pPr>
              <w:pStyle w:val="1"/>
              <w:ind w:firstLine="420"/>
              <w:rPr>
                <w:del w:id="9408" w:author="Si-yuan LIU" w:date="2026-07-24T14:26:00Z" w16du:dateUtc="2026-07-24T06:26:00Z"/>
                <w:color w:val="000000" w:themeColor="text1"/>
                <w:sz w:val="21"/>
                <w:szCs w:val="21"/>
              </w:rPr>
              <w:pPrChange w:id="9409" w:author="Si-yuan LIU" w:date="2026-07-24T14:26:00Z" w16du:dateUtc="2026-07-24T06:26:00Z">
                <w:pPr>
                  <w:spacing w:after="0" w:line="240" w:lineRule="auto"/>
                  <w:ind w:firstLineChars="0" w:firstLine="0"/>
                  <w:textAlignment w:val="auto"/>
                </w:pPr>
              </w:pPrChange>
            </w:pPr>
          </w:p>
        </w:tc>
        <w:tc>
          <w:tcPr>
            <w:tcW w:w="2693" w:type="dxa"/>
            <w:vAlign w:val="center"/>
          </w:tcPr>
          <w:p w14:paraId="522C3BBB" w14:textId="53E3FFF4" w:rsidR="005F457E" w:rsidDel="00964E30" w:rsidRDefault="00000000" w:rsidP="00964E30">
            <w:pPr>
              <w:pStyle w:val="1"/>
              <w:ind w:firstLine="420"/>
              <w:rPr>
                <w:del w:id="9410" w:author="Si-yuan LIU" w:date="2026-07-24T14:26:00Z" w16du:dateUtc="2026-07-24T06:26:00Z"/>
                <w:rFonts w:eastAsia="仿宋"/>
                <w:color w:val="000000" w:themeColor="text1"/>
                <w:sz w:val="21"/>
                <w:szCs w:val="21"/>
              </w:rPr>
              <w:pPrChange w:id="9411" w:author="Si-yuan LIU" w:date="2026-07-24T14:26:00Z" w16du:dateUtc="2026-07-24T06:26:00Z">
                <w:pPr>
                  <w:pStyle w:val="afc"/>
                  <w:spacing w:after="0" w:line="240" w:lineRule="auto"/>
                  <w:ind w:firstLineChars="0" w:firstLine="0"/>
                  <w:jc w:val="center"/>
                  <w:textAlignment w:val="auto"/>
                </w:pPr>
              </w:pPrChange>
            </w:pPr>
            <w:del w:id="9412" w:author="Si-yuan LIU" w:date="2026-07-24T14:26:00Z" w16du:dateUtc="2026-07-24T06:26:00Z">
              <w:r w:rsidDel="00964E30">
                <w:rPr>
                  <w:rFonts w:eastAsia="仿宋" w:hint="eastAsia"/>
                  <w:color w:val="000000" w:themeColor="text1"/>
                  <w:sz w:val="21"/>
                  <w:szCs w:val="21"/>
                </w:rPr>
                <w:delText>企业所得税</w:delText>
              </w:r>
            </w:del>
          </w:p>
        </w:tc>
        <w:tc>
          <w:tcPr>
            <w:tcW w:w="2622" w:type="dxa"/>
            <w:vAlign w:val="center"/>
          </w:tcPr>
          <w:p w14:paraId="05FC4449" w14:textId="2097E18C" w:rsidR="005F457E" w:rsidRPr="005F457E" w:rsidDel="00964E30" w:rsidRDefault="00000000" w:rsidP="00964E30">
            <w:pPr>
              <w:pStyle w:val="1"/>
              <w:ind w:firstLine="420"/>
              <w:rPr>
                <w:del w:id="9413" w:author="Si-yuan LIU" w:date="2026-07-24T14:26:00Z" w16du:dateUtc="2026-07-24T06:26:00Z"/>
                <w:rFonts w:eastAsia="等线"/>
                <w:color w:val="000000"/>
                <w:sz w:val="21"/>
                <w:szCs w:val="21"/>
                <w:rPrChange w:id="9414" w:author="唐潇" w:date="2026-07-08T13:39:00Z">
                  <w:rPr>
                    <w:del w:id="9415" w:author="Si-yuan LIU" w:date="2026-07-24T14:26:00Z" w16du:dateUtc="2026-07-24T06:26:00Z"/>
                    <w:rFonts w:ascii="Times New Roman" w:eastAsia="仿宋" w:hAnsi="Times New Roman" w:cs="Times New Roman"/>
                    <w:color w:val="000000" w:themeColor="text1"/>
                    <w:sz w:val="21"/>
                    <w:szCs w:val="21"/>
                  </w:rPr>
                </w:rPrChange>
              </w:rPr>
              <w:pPrChange w:id="9416" w:author="Si-yuan LIU" w:date="2026-07-24T14:26:00Z" w16du:dateUtc="2026-07-24T06:26:00Z">
                <w:pPr>
                  <w:pStyle w:val="afc"/>
                  <w:spacing w:after="0" w:line="240" w:lineRule="auto"/>
                  <w:ind w:rightChars="83" w:right="199" w:firstLineChars="0" w:firstLine="0"/>
                  <w:jc w:val="right"/>
                  <w:textAlignment w:val="auto"/>
                </w:pPr>
              </w:pPrChange>
            </w:pPr>
            <w:ins w:id="9417" w:author="唐潇" w:date="2026-07-08T13:39:00Z">
              <w:del w:id="9418" w:author="Si-yuan LIU" w:date="2026-07-24T14:26:00Z" w16du:dateUtc="2026-07-24T06:26:00Z">
                <w:r w:rsidDel="00964E30">
                  <w:rPr>
                    <w:rFonts w:eastAsia="等线"/>
                    <w:color w:val="000000"/>
                    <w:sz w:val="21"/>
                    <w:szCs w:val="21"/>
                    <w:rPrChange w:id="9419" w:author="唐潇" w:date="2026-07-08T13:39:00Z">
                      <w:rPr/>
                    </w:rPrChange>
                  </w:rPr>
                  <w:delText xml:space="preserve"> 12,505.06</w:delText>
                </w:r>
              </w:del>
            </w:ins>
            <w:del w:id="9420" w:author="Si-yuan LIU" w:date="2026-07-24T14:26:00Z" w16du:dateUtc="2026-07-24T06:26:00Z">
              <w:r w:rsidDel="00964E30">
                <w:rPr>
                  <w:rFonts w:eastAsia="等线"/>
                  <w:color w:val="000000"/>
                  <w:sz w:val="21"/>
                  <w:szCs w:val="21"/>
                </w:rPr>
                <w:delText>10</w:delText>
              </w:r>
            </w:del>
            <w:ins w:id="9421" w:author="胡琳" w:date="2026-07-03T21:15:00Z">
              <w:del w:id="9422" w:author="Si-yuan LIU" w:date="2026-07-24T14:26:00Z" w16du:dateUtc="2026-07-24T06:26:00Z">
                <w:r w:rsidDel="00964E30">
                  <w:rPr>
                    <w:rFonts w:eastAsia="等线"/>
                    <w:color w:val="000000"/>
                    <w:sz w:val="21"/>
                    <w:szCs w:val="21"/>
                  </w:rPr>
                  <w:delText>12</w:delText>
                </w:r>
              </w:del>
            </w:ins>
            <w:del w:id="9423" w:author="Si-yuan LIU" w:date="2026-07-24T14:26:00Z" w16du:dateUtc="2026-07-24T06:26:00Z">
              <w:r w:rsidDel="00964E30">
                <w:rPr>
                  <w:rFonts w:eastAsia="等线"/>
                  <w:color w:val="000000"/>
                  <w:sz w:val="21"/>
                  <w:szCs w:val="21"/>
                </w:rPr>
                <w:delText>,</w:delText>
              </w:r>
            </w:del>
            <w:ins w:id="9424" w:author="胡琳" w:date="2026-07-03T21:15:00Z">
              <w:del w:id="9425" w:author="Si-yuan LIU" w:date="2026-07-24T14:26:00Z" w16du:dateUtc="2026-07-24T06:26:00Z">
                <w:r w:rsidDel="00964E30">
                  <w:rPr>
                    <w:rFonts w:eastAsia="等线"/>
                    <w:color w:val="000000"/>
                    <w:sz w:val="21"/>
                    <w:szCs w:val="21"/>
                  </w:rPr>
                  <w:delText>421</w:delText>
                </w:r>
              </w:del>
            </w:ins>
            <w:del w:id="9426" w:author="Si-yuan LIU" w:date="2026-07-24T14:26:00Z" w16du:dateUtc="2026-07-24T06:26:00Z">
              <w:r w:rsidDel="00964E30">
                <w:rPr>
                  <w:rFonts w:eastAsia="等线"/>
                  <w:color w:val="000000"/>
                  <w:sz w:val="21"/>
                  <w:szCs w:val="21"/>
                </w:rPr>
                <w:delText>659.</w:delText>
              </w:r>
            </w:del>
            <w:ins w:id="9427" w:author="胡琳" w:date="2026-07-03T21:15:00Z">
              <w:del w:id="9428" w:author="Si-yuan LIU" w:date="2026-07-24T14:26:00Z" w16du:dateUtc="2026-07-24T06:26:00Z">
                <w:r w:rsidDel="00964E30">
                  <w:rPr>
                    <w:rFonts w:eastAsia="等线"/>
                    <w:color w:val="000000"/>
                    <w:sz w:val="21"/>
                    <w:szCs w:val="21"/>
                  </w:rPr>
                  <w:delText>54</w:delText>
                </w:r>
              </w:del>
            </w:ins>
            <w:del w:id="9429" w:author="Si-yuan LIU" w:date="2026-07-24T14:26:00Z" w16du:dateUtc="2026-07-24T06:26:00Z">
              <w:r w:rsidDel="00964E30">
                <w:rPr>
                  <w:rFonts w:eastAsia="等线"/>
                  <w:color w:val="000000"/>
                  <w:sz w:val="21"/>
                  <w:szCs w:val="21"/>
                </w:rPr>
                <w:delText>50</w:delText>
              </w:r>
            </w:del>
          </w:p>
        </w:tc>
      </w:tr>
      <w:tr w:rsidR="005F457E" w:rsidDel="00964E30" w14:paraId="6A71B37B" w14:textId="758DF0A8">
        <w:trPr>
          <w:trHeight w:val="20"/>
          <w:jc w:val="center"/>
          <w:del w:id="9430" w:author="Si-yuan LIU" w:date="2026-07-24T14:26:00Z" w16du:dateUtc="2026-07-24T06:26:00Z"/>
        </w:trPr>
        <w:tc>
          <w:tcPr>
            <w:tcW w:w="3114" w:type="dxa"/>
            <w:vMerge/>
            <w:vAlign w:val="center"/>
          </w:tcPr>
          <w:p w14:paraId="244EABA5" w14:textId="0EBD05F3" w:rsidR="005F457E" w:rsidDel="00964E30" w:rsidRDefault="005F457E" w:rsidP="00964E30">
            <w:pPr>
              <w:pStyle w:val="1"/>
              <w:ind w:firstLine="420"/>
              <w:rPr>
                <w:del w:id="9431" w:author="Si-yuan LIU" w:date="2026-07-24T14:26:00Z" w16du:dateUtc="2026-07-24T06:26:00Z"/>
                <w:color w:val="000000" w:themeColor="text1"/>
                <w:sz w:val="21"/>
                <w:szCs w:val="21"/>
              </w:rPr>
              <w:pPrChange w:id="9432" w:author="Si-yuan LIU" w:date="2026-07-24T14:26:00Z" w16du:dateUtc="2026-07-24T06:26:00Z">
                <w:pPr>
                  <w:spacing w:after="0" w:line="240" w:lineRule="auto"/>
                  <w:ind w:firstLineChars="0" w:firstLine="0"/>
                  <w:textAlignment w:val="auto"/>
                </w:pPr>
              </w:pPrChange>
            </w:pPr>
          </w:p>
        </w:tc>
        <w:tc>
          <w:tcPr>
            <w:tcW w:w="2693" w:type="dxa"/>
            <w:vAlign w:val="center"/>
          </w:tcPr>
          <w:p w14:paraId="791B9914" w14:textId="22A819EC" w:rsidR="005F457E" w:rsidDel="00964E30" w:rsidRDefault="00000000" w:rsidP="00964E30">
            <w:pPr>
              <w:pStyle w:val="1"/>
              <w:ind w:firstLine="420"/>
              <w:rPr>
                <w:del w:id="9433" w:author="Si-yuan LIU" w:date="2026-07-24T14:26:00Z" w16du:dateUtc="2026-07-24T06:26:00Z"/>
                <w:rFonts w:eastAsia="仿宋"/>
                <w:color w:val="000000" w:themeColor="text1"/>
                <w:sz w:val="21"/>
                <w:szCs w:val="21"/>
              </w:rPr>
              <w:pPrChange w:id="9434" w:author="Si-yuan LIU" w:date="2026-07-24T14:26:00Z" w16du:dateUtc="2026-07-24T06:26:00Z">
                <w:pPr>
                  <w:pStyle w:val="afc"/>
                  <w:spacing w:after="0" w:line="240" w:lineRule="auto"/>
                  <w:ind w:firstLineChars="0" w:firstLine="0"/>
                  <w:jc w:val="center"/>
                  <w:textAlignment w:val="auto"/>
                </w:pPr>
              </w:pPrChange>
            </w:pPr>
            <w:del w:id="9435" w:author="Si-yuan LIU" w:date="2026-07-24T14:26:00Z" w16du:dateUtc="2026-07-24T06:26:00Z">
              <w:r w:rsidDel="00964E30">
                <w:rPr>
                  <w:rFonts w:eastAsia="仿宋" w:hint="eastAsia"/>
                  <w:color w:val="000000" w:themeColor="text1"/>
                  <w:sz w:val="21"/>
                  <w:szCs w:val="21"/>
                </w:rPr>
                <w:delText>印花税</w:delText>
              </w:r>
            </w:del>
          </w:p>
        </w:tc>
        <w:tc>
          <w:tcPr>
            <w:tcW w:w="2622" w:type="dxa"/>
            <w:vAlign w:val="center"/>
          </w:tcPr>
          <w:p w14:paraId="32CC80B0" w14:textId="263FB84C" w:rsidR="005F457E" w:rsidDel="00964E30" w:rsidRDefault="00000000" w:rsidP="00964E30">
            <w:pPr>
              <w:pStyle w:val="1"/>
              <w:ind w:firstLine="420"/>
              <w:rPr>
                <w:del w:id="9436" w:author="Si-yuan LIU" w:date="2026-07-24T14:26:00Z" w16du:dateUtc="2026-07-24T06:26:00Z"/>
                <w:rFonts w:eastAsia="仿宋"/>
                <w:color w:val="000000" w:themeColor="text1"/>
                <w:sz w:val="21"/>
                <w:szCs w:val="21"/>
              </w:rPr>
              <w:pPrChange w:id="9437" w:author="Si-yuan LIU" w:date="2026-07-24T14:26:00Z" w16du:dateUtc="2026-07-24T06:26:00Z">
                <w:pPr>
                  <w:pStyle w:val="afc"/>
                  <w:spacing w:after="0" w:line="240" w:lineRule="auto"/>
                  <w:ind w:rightChars="83" w:right="199" w:firstLineChars="0" w:firstLine="0"/>
                  <w:jc w:val="right"/>
                  <w:textAlignment w:val="auto"/>
                </w:pPr>
              </w:pPrChange>
            </w:pPr>
            <w:ins w:id="9438" w:author="唐潇" w:date="2026-07-08T13:39:00Z">
              <w:del w:id="9439" w:author="Si-yuan LIU" w:date="2026-07-24T14:26:00Z" w16du:dateUtc="2026-07-24T06:26:00Z">
                <w:r w:rsidDel="00964E30">
                  <w:rPr>
                    <w:rFonts w:eastAsia="等线"/>
                    <w:color w:val="000000"/>
                    <w:sz w:val="21"/>
                    <w:szCs w:val="21"/>
                    <w:rPrChange w:id="9440" w:author="唐潇" w:date="2026-07-08T13:39:00Z">
                      <w:rPr/>
                    </w:rPrChange>
                  </w:rPr>
                  <w:delText xml:space="preserve"> 491.93</w:delText>
                </w:r>
              </w:del>
            </w:ins>
            <w:ins w:id="9441" w:author="胡琳" w:date="2026-07-03T21:15:00Z">
              <w:del w:id="9442" w:author="Si-yuan LIU" w:date="2026-07-24T14:26:00Z" w16du:dateUtc="2026-07-24T06:26:00Z">
                <w:r w:rsidDel="00964E30">
                  <w:rPr>
                    <w:rFonts w:eastAsia="等线"/>
                    <w:color w:val="000000"/>
                    <w:sz w:val="21"/>
                    <w:szCs w:val="21"/>
                  </w:rPr>
                  <w:delText>30</w:delText>
                </w:r>
              </w:del>
            </w:ins>
            <w:ins w:id="9443" w:author="胡琳" w:date="2026-07-04T09:02:00Z">
              <w:del w:id="9444" w:author="Si-yuan LIU" w:date="2026-07-24T14:26:00Z" w16du:dateUtc="2026-07-24T06:26:00Z">
                <w:r w:rsidDel="00964E30">
                  <w:rPr>
                    <w:rFonts w:eastAsia="等线"/>
                    <w:color w:val="000000"/>
                    <w:sz w:val="21"/>
                    <w:szCs w:val="21"/>
                  </w:rPr>
                  <w:delText>8</w:delText>
                </w:r>
              </w:del>
            </w:ins>
            <w:del w:id="9445" w:author="Si-yuan LIU" w:date="2026-07-24T14:26:00Z" w16du:dateUtc="2026-07-24T06:26:00Z">
              <w:r w:rsidDel="00964E30">
                <w:rPr>
                  <w:rFonts w:eastAsia="等线"/>
                  <w:color w:val="000000"/>
                  <w:sz w:val="21"/>
                  <w:szCs w:val="21"/>
                </w:rPr>
                <w:delText>290.</w:delText>
              </w:r>
            </w:del>
            <w:ins w:id="9446" w:author="胡琳" w:date="2026-07-04T09:02:00Z">
              <w:del w:id="9447" w:author="Si-yuan LIU" w:date="2026-07-24T14:26:00Z" w16du:dateUtc="2026-07-24T06:26:00Z">
                <w:r w:rsidDel="00964E30">
                  <w:rPr>
                    <w:rFonts w:eastAsia="等线"/>
                    <w:color w:val="000000"/>
                    <w:sz w:val="21"/>
                    <w:szCs w:val="21"/>
                  </w:rPr>
                  <w:delText>9</w:delText>
                </w:r>
              </w:del>
            </w:ins>
            <w:ins w:id="9448" w:author="胡琳" w:date="2026-07-03T20:43:00Z">
              <w:del w:id="9449" w:author="Si-yuan LIU" w:date="2026-07-24T14:26:00Z" w16du:dateUtc="2026-07-24T06:26:00Z">
                <w:r w:rsidDel="00964E30">
                  <w:rPr>
                    <w:rFonts w:eastAsia="等线"/>
                    <w:color w:val="000000"/>
                    <w:sz w:val="21"/>
                    <w:szCs w:val="21"/>
                  </w:rPr>
                  <w:delText>1</w:delText>
                </w:r>
              </w:del>
            </w:ins>
            <w:del w:id="9450" w:author="Si-yuan LIU" w:date="2026-07-24T14:26:00Z" w16du:dateUtc="2026-07-24T06:26:00Z">
              <w:r w:rsidDel="00964E30">
                <w:rPr>
                  <w:rFonts w:eastAsia="等线"/>
                  <w:color w:val="000000"/>
                  <w:sz w:val="21"/>
                  <w:szCs w:val="21"/>
                </w:rPr>
                <w:delText>28</w:delText>
              </w:r>
            </w:del>
          </w:p>
        </w:tc>
      </w:tr>
      <w:tr w:rsidR="005F457E" w:rsidDel="00964E30" w14:paraId="6085602A" w14:textId="56B3DC01">
        <w:trPr>
          <w:trHeight w:val="20"/>
          <w:jc w:val="center"/>
          <w:del w:id="9451" w:author="Si-yuan LIU" w:date="2026-07-24T14:26:00Z" w16du:dateUtc="2026-07-24T06:26:00Z"/>
        </w:trPr>
        <w:tc>
          <w:tcPr>
            <w:tcW w:w="3114" w:type="dxa"/>
            <w:vMerge/>
            <w:vAlign w:val="center"/>
          </w:tcPr>
          <w:p w14:paraId="26FF63D4" w14:textId="61564DF2" w:rsidR="005F457E" w:rsidDel="00964E30" w:rsidRDefault="005F457E" w:rsidP="00964E30">
            <w:pPr>
              <w:pStyle w:val="1"/>
              <w:ind w:firstLine="420"/>
              <w:rPr>
                <w:del w:id="9452" w:author="Si-yuan LIU" w:date="2026-07-24T14:26:00Z" w16du:dateUtc="2026-07-24T06:26:00Z"/>
                <w:color w:val="000000" w:themeColor="text1"/>
                <w:sz w:val="21"/>
                <w:szCs w:val="21"/>
              </w:rPr>
              <w:pPrChange w:id="9453" w:author="Si-yuan LIU" w:date="2026-07-24T14:26:00Z" w16du:dateUtc="2026-07-24T06:26:00Z">
                <w:pPr>
                  <w:spacing w:after="0" w:line="240" w:lineRule="auto"/>
                  <w:ind w:firstLineChars="0" w:firstLine="0"/>
                  <w:textAlignment w:val="auto"/>
                </w:pPr>
              </w:pPrChange>
            </w:pPr>
          </w:p>
        </w:tc>
        <w:tc>
          <w:tcPr>
            <w:tcW w:w="2693" w:type="dxa"/>
            <w:vAlign w:val="center"/>
          </w:tcPr>
          <w:p w14:paraId="2EA5964E" w14:textId="61238B28" w:rsidR="005F457E" w:rsidDel="00964E30" w:rsidRDefault="00000000" w:rsidP="00964E30">
            <w:pPr>
              <w:pStyle w:val="1"/>
              <w:ind w:firstLine="420"/>
              <w:rPr>
                <w:del w:id="9454" w:author="Si-yuan LIU" w:date="2026-07-24T14:26:00Z" w16du:dateUtc="2026-07-24T06:26:00Z"/>
                <w:rFonts w:eastAsia="仿宋"/>
                <w:color w:val="000000" w:themeColor="text1"/>
                <w:sz w:val="21"/>
                <w:szCs w:val="21"/>
              </w:rPr>
              <w:pPrChange w:id="9455" w:author="Si-yuan LIU" w:date="2026-07-24T14:26:00Z" w16du:dateUtc="2026-07-24T06:26:00Z">
                <w:pPr>
                  <w:pStyle w:val="afc"/>
                  <w:spacing w:after="0" w:line="240" w:lineRule="auto"/>
                  <w:ind w:firstLineChars="0" w:firstLine="0"/>
                  <w:jc w:val="center"/>
                  <w:textAlignment w:val="auto"/>
                </w:pPr>
              </w:pPrChange>
            </w:pPr>
            <w:del w:id="9456" w:author="Si-yuan LIU" w:date="2026-07-24T14:26:00Z" w16du:dateUtc="2026-07-24T06:26:00Z">
              <w:r w:rsidDel="00964E30">
                <w:rPr>
                  <w:rFonts w:eastAsia="仿宋" w:hint="eastAsia"/>
                  <w:color w:val="000000" w:themeColor="text1"/>
                  <w:sz w:val="21"/>
                  <w:szCs w:val="21"/>
                </w:rPr>
                <w:delText>增值税及附加税费</w:delText>
              </w:r>
            </w:del>
          </w:p>
        </w:tc>
        <w:tc>
          <w:tcPr>
            <w:tcW w:w="2622" w:type="dxa"/>
            <w:vAlign w:val="center"/>
          </w:tcPr>
          <w:p w14:paraId="21840375" w14:textId="77FA419B" w:rsidR="005F457E" w:rsidDel="00964E30" w:rsidRDefault="00000000" w:rsidP="00964E30">
            <w:pPr>
              <w:pStyle w:val="1"/>
              <w:ind w:firstLine="420"/>
              <w:rPr>
                <w:del w:id="9457" w:author="Si-yuan LIU" w:date="2026-07-24T14:26:00Z" w16du:dateUtc="2026-07-24T06:26:00Z"/>
                <w:rFonts w:eastAsia="仿宋"/>
                <w:color w:val="000000" w:themeColor="text1"/>
                <w:sz w:val="21"/>
                <w:szCs w:val="21"/>
              </w:rPr>
              <w:pPrChange w:id="9458" w:author="Si-yuan LIU" w:date="2026-07-24T14:26:00Z" w16du:dateUtc="2026-07-24T06:26:00Z">
                <w:pPr>
                  <w:pStyle w:val="afc"/>
                  <w:spacing w:after="0" w:line="240" w:lineRule="auto"/>
                  <w:ind w:rightChars="83" w:right="199" w:firstLineChars="0" w:firstLine="0"/>
                  <w:jc w:val="right"/>
                  <w:textAlignment w:val="auto"/>
                </w:pPr>
              </w:pPrChange>
            </w:pPr>
            <w:del w:id="9459" w:author="Si-yuan LIU" w:date="2026-07-24T14:26:00Z" w16du:dateUtc="2026-07-24T06:26:00Z">
              <w:r w:rsidDel="00964E30">
                <w:rPr>
                  <w:rFonts w:eastAsia="等线"/>
                  <w:color w:val="000000"/>
                  <w:sz w:val="21"/>
                  <w:szCs w:val="21"/>
                </w:rPr>
                <w:delText>-</w:delText>
              </w:r>
            </w:del>
          </w:p>
        </w:tc>
      </w:tr>
      <w:tr w:rsidR="005F457E" w:rsidDel="00964E30" w14:paraId="0506FB6F" w14:textId="472B5BFB">
        <w:trPr>
          <w:trHeight w:val="20"/>
          <w:jc w:val="center"/>
          <w:del w:id="9460" w:author="Si-yuan LIU" w:date="2026-07-24T14:26:00Z" w16du:dateUtc="2026-07-24T06:26:00Z"/>
        </w:trPr>
        <w:tc>
          <w:tcPr>
            <w:tcW w:w="3114" w:type="dxa"/>
            <w:vMerge/>
            <w:vAlign w:val="center"/>
          </w:tcPr>
          <w:p w14:paraId="77C72217" w14:textId="4D0C0694" w:rsidR="005F457E" w:rsidDel="00964E30" w:rsidRDefault="005F457E" w:rsidP="00964E30">
            <w:pPr>
              <w:pStyle w:val="1"/>
              <w:ind w:firstLine="420"/>
              <w:rPr>
                <w:del w:id="9461" w:author="Si-yuan LIU" w:date="2026-07-24T14:26:00Z" w16du:dateUtc="2026-07-24T06:26:00Z"/>
                <w:color w:val="000000" w:themeColor="text1"/>
                <w:sz w:val="21"/>
                <w:szCs w:val="21"/>
              </w:rPr>
              <w:pPrChange w:id="9462" w:author="Si-yuan LIU" w:date="2026-07-24T14:26:00Z" w16du:dateUtc="2026-07-24T06:26:00Z">
                <w:pPr>
                  <w:spacing w:after="0" w:line="240" w:lineRule="auto"/>
                  <w:ind w:firstLineChars="0" w:firstLine="0"/>
                  <w:textAlignment w:val="auto"/>
                </w:pPr>
              </w:pPrChange>
            </w:pPr>
          </w:p>
        </w:tc>
        <w:tc>
          <w:tcPr>
            <w:tcW w:w="2693" w:type="dxa"/>
            <w:vAlign w:val="center"/>
          </w:tcPr>
          <w:p w14:paraId="2D73CFB5" w14:textId="0130FF38" w:rsidR="005F457E" w:rsidDel="00964E30" w:rsidRDefault="00000000" w:rsidP="00964E30">
            <w:pPr>
              <w:pStyle w:val="1"/>
              <w:ind w:firstLine="420"/>
              <w:rPr>
                <w:del w:id="9463" w:author="Si-yuan LIU" w:date="2026-07-24T14:26:00Z" w16du:dateUtc="2026-07-24T06:26:00Z"/>
                <w:rFonts w:eastAsia="仿宋"/>
                <w:color w:val="000000" w:themeColor="text1"/>
                <w:sz w:val="21"/>
                <w:szCs w:val="21"/>
              </w:rPr>
              <w:pPrChange w:id="9464" w:author="Si-yuan LIU" w:date="2026-07-24T14:26:00Z" w16du:dateUtc="2026-07-24T06:26:00Z">
                <w:pPr>
                  <w:pStyle w:val="afc"/>
                  <w:spacing w:after="0" w:line="240" w:lineRule="auto"/>
                  <w:ind w:firstLineChars="0" w:firstLine="0"/>
                  <w:jc w:val="center"/>
                  <w:textAlignment w:val="auto"/>
                </w:pPr>
              </w:pPrChange>
            </w:pPr>
            <w:del w:id="9465" w:author="Si-yuan LIU" w:date="2026-07-24T14:26:00Z" w16du:dateUtc="2026-07-24T06:26:00Z">
              <w:r w:rsidDel="00964E30">
                <w:rPr>
                  <w:rFonts w:eastAsia="仿宋" w:hint="eastAsia"/>
                  <w:color w:val="000000" w:themeColor="text1"/>
                  <w:sz w:val="21"/>
                  <w:szCs w:val="21"/>
                </w:rPr>
                <w:delText>契税</w:delText>
              </w:r>
            </w:del>
          </w:p>
        </w:tc>
        <w:tc>
          <w:tcPr>
            <w:tcW w:w="2622" w:type="dxa"/>
            <w:vAlign w:val="center"/>
          </w:tcPr>
          <w:p w14:paraId="4EF41644" w14:textId="3ECFDBAD" w:rsidR="005F457E" w:rsidDel="00964E30" w:rsidRDefault="00000000" w:rsidP="00964E30">
            <w:pPr>
              <w:pStyle w:val="1"/>
              <w:ind w:firstLine="420"/>
              <w:rPr>
                <w:del w:id="9466" w:author="Si-yuan LIU" w:date="2026-07-24T14:26:00Z" w16du:dateUtc="2026-07-24T06:26:00Z"/>
                <w:rFonts w:eastAsia="仿宋"/>
                <w:color w:val="000000" w:themeColor="text1"/>
                <w:sz w:val="21"/>
                <w:szCs w:val="21"/>
              </w:rPr>
              <w:pPrChange w:id="9467" w:author="Si-yuan LIU" w:date="2026-07-24T14:26:00Z" w16du:dateUtc="2026-07-24T06:26:00Z">
                <w:pPr>
                  <w:pStyle w:val="afc"/>
                  <w:spacing w:after="0" w:line="240" w:lineRule="auto"/>
                  <w:ind w:rightChars="83" w:right="199" w:firstLineChars="0" w:firstLine="0"/>
                  <w:jc w:val="right"/>
                  <w:textAlignment w:val="auto"/>
                </w:pPr>
              </w:pPrChange>
            </w:pPr>
            <w:ins w:id="9468" w:author="唐潇" w:date="2026-07-08T13:39:00Z">
              <w:del w:id="9469" w:author="Si-yuan LIU" w:date="2026-07-24T14:26:00Z" w16du:dateUtc="2026-07-24T06:26:00Z">
                <w:r w:rsidDel="00964E30">
                  <w:rPr>
                    <w:rFonts w:eastAsia="等线"/>
                    <w:color w:val="000000"/>
                    <w:sz w:val="21"/>
                    <w:szCs w:val="21"/>
                    <w:rPrChange w:id="9470" w:author="唐潇" w:date="2026-07-08T13:39:00Z">
                      <w:rPr/>
                    </w:rPrChange>
                  </w:rPr>
                  <w:delText xml:space="preserve"> 794.66</w:delText>
                </w:r>
              </w:del>
            </w:ins>
            <w:del w:id="9471" w:author="Si-yuan LIU" w:date="2026-07-24T14:26:00Z" w16du:dateUtc="2026-07-24T06:26:00Z">
              <w:r w:rsidDel="00964E30">
                <w:rPr>
                  <w:rFonts w:eastAsia="等线"/>
                  <w:color w:val="000000"/>
                  <w:sz w:val="21"/>
                  <w:szCs w:val="21"/>
                </w:rPr>
                <w:delText>-</w:delText>
              </w:r>
            </w:del>
          </w:p>
        </w:tc>
      </w:tr>
      <w:tr w:rsidR="005F457E" w:rsidDel="00964E30" w14:paraId="6674BB58" w14:textId="1384AE4B">
        <w:trPr>
          <w:trHeight w:val="20"/>
          <w:jc w:val="center"/>
          <w:del w:id="9472" w:author="Si-yuan LIU" w:date="2026-07-24T14:26:00Z" w16du:dateUtc="2026-07-24T06:26:00Z"/>
        </w:trPr>
        <w:tc>
          <w:tcPr>
            <w:tcW w:w="3114" w:type="dxa"/>
            <w:vMerge w:val="restart"/>
            <w:vAlign w:val="center"/>
          </w:tcPr>
          <w:p w14:paraId="77E884CC" w14:textId="64F5BE61" w:rsidR="005F457E" w:rsidDel="00964E30" w:rsidRDefault="00000000" w:rsidP="00964E30">
            <w:pPr>
              <w:pStyle w:val="1"/>
              <w:ind w:firstLine="420"/>
              <w:rPr>
                <w:del w:id="9473" w:author="Si-yuan LIU" w:date="2026-07-24T14:26:00Z" w16du:dateUtc="2026-07-24T06:26:00Z"/>
                <w:rFonts w:eastAsia="仿宋"/>
                <w:color w:val="000000" w:themeColor="text1"/>
                <w:sz w:val="21"/>
                <w:szCs w:val="21"/>
              </w:rPr>
              <w:pPrChange w:id="9474" w:author="Si-yuan LIU" w:date="2026-07-24T14:26:00Z" w16du:dateUtc="2026-07-24T06:26:00Z">
                <w:pPr>
                  <w:pStyle w:val="afc"/>
                  <w:spacing w:after="0" w:line="240" w:lineRule="auto"/>
                  <w:ind w:firstLineChars="0" w:firstLine="0"/>
                  <w:textAlignment w:val="auto"/>
                </w:pPr>
              </w:pPrChange>
            </w:pPr>
            <w:del w:id="9475" w:author="Si-yuan LIU" w:date="2026-07-24T14:26:00Z" w16du:dateUtc="2026-07-24T06:26:00Z">
              <w:r w:rsidDel="00964E30">
                <w:rPr>
                  <w:rFonts w:eastAsia="仿宋" w:hint="eastAsia"/>
                  <w:color w:val="000000" w:themeColor="text1"/>
                  <w:sz w:val="21"/>
                  <w:szCs w:val="21"/>
                </w:rPr>
                <w:delText>偿还外部债务、缴纳税费后股东之间分配金额（</w:delText>
              </w:r>
              <w:r w:rsidDel="00964E30">
                <w:rPr>
                  <w:rFonts w:eastAsia="仿宋"/>
                  <w:color w:val="000000" w:themeColor="text1"/>
                  <w:sz w:val="21"/>
                  <w:szCs w:val="21"/>
                </w:rPr>
                <w:delText>A</w:delText>
              </w:r>
              <w:r w:rsidDel="00964E30">
                <w:rPr>
                  <w:rFonts w:eastAsia="仿宋" w:hint="eastAsia"/>
                  <w:color w:val="000000" w:themeColor="text1"/>
                  <w:sz w:val="21"/>
                  <w:szCs w:val="21"/>
                </w:rPr>
                <w:delText>）</w:delText>
              </w:r>
            </w:del>
          </w:p>
        </w:tc>
        <w:tc>
          <w:tcPr>
            <w:tcW w:w="2693" w:type="dxa"/>
            <w:vAlign w:val="center"/>
          </w:tcPr>
          <w:p w14:paraId="2E3B7E25" w14:textId="7BEC7367" w:rsidR="005F457E" w:rsidDel="00964E30" w:rsidRDefault="00000000" w:rsidP="00964E30">
            <w:pPr>
              <w:pStyle w:val="1"/>
              <w:ind w:firstLine="422"/>
              <w:rPr>
                <w:del w:id="9476" w:author="Si-yuan LIU" w:date="2026-07-24T14:26:00Z" w16du:dateUtc="2026-07-24T06:26:00Z"/>
                <w:rFonts w:eastAsia="仿宋"/>
                <w:b/>
                <w:bCs/>
                <w:color w:val="000000" w:themeColor="text1"/>
                <w:sz w:val="21"/>
                <w:szCs w:val="21"/>
              </w:rPr>
              <w:pPrChange w:id="9477" w:author="Si-yuan LIU" w:date="2026-07-24T14:26:00Z" w16du:dateUtc="2026-07-24T06:26:00Z">
                <w:pPr>
                  <w:pStyle w:val="afc"/>
                  <w:spacing w:after="0" w:line="240" w:lineRule="auto"/>
                  <w:ind w:firstLineChars="0" w:firstLine="0"/>
                  <w:jc w:val="center"/>
                  <w:textAlignment w:val="auto"/>
                </w:pPr>
              </w:pPrChange>
            </w:pPr>
            <w:del w:id="9478" w:author="Si-yuan LIU" w:date="2026-07-24T14:26:00Z" w16du:dateUtc="2026-07-24T06:26:00Z">
              <w:r w:rsidDel="00964E30">
                <w:rPr>
                  <w:rFonts w:eastAsia="仿宋" w:hint="eastAsia"/>
                  <w:b/>
                  <w:bCs/>
                  <w:color w:val="000000" w:themeColor="text1"/>
                  <w:sz w:val="21"/>
                  <w:szCs w:val="21"/>
                </w:rPr>
                <w:delText>合计</w:delText>
              </w:r>
            </w:del>
          </w:p>
        </w:tc>
        <w:tc>
          <w:tcPr>
            <w:tcW w:w="2622" w:type="dxa"/>
            <w:vAlign w:val="center"/>
          </w:tcPr>
          <w:p w14:paraId="3B632AFB" w14:textId="21995CAA" w:rsidR="005F457E" w:rsidDel="00964E30" w:rsidRDefault="00000000" w:rsidP="00964E30">
            <w:pPr>
              <w:pStyle w:val="1"/>
              <w:ind w:firstLine="420"/>
              <w:rPr>
                <w:del w:id="9479" w:author="Si-yuan LIU" w:date="2026-07-24T14:26:00Z" w16du:dateUtc="2026-07-24T06:26:00Z"/>
                <w:rFonts w:eastAsia="仿宋"/>
                <w:b/>
                <w:bCs/>
                <w:color w:val="000000" w:themeColor="text1"/>
                <w:sz w:val="21"/>
                <w:szCs w:val="21"/>
              </w:rPr>
              <w:pPrChange w:id="9480" w:author="Si-yuan LIU" w:date="2026-07-24T14:26:00Z" w16du:dateUtc="2026-07-24T06:26:00Z">
                <w:pPr>
                  <w:pStyle w:val="afc"/>
                  <w:spacing w:after="0" w:line="240" w:lineRule="auto"/>
                  <w:ind w:rightChars="83" w:right="199" w:firstLineChars="0" w:firstLine="0"/>
                  <w:jc w:val="right"/>
                  <w:textAlignment w:val="auto"/>
                </w:pPr>
              </w:pPrChange>
            </w:pPr>
            <w:ins w:id="9481" w:author="唐潇" w:date="2026-07-08T13:40:00Z">
              <w:del w:id="9482" w:author="Si-yuan LIU" w:date="2026-07-24T14:26:00Z" w16du:dateUtc="2026-07-24T06:26:00Z">
                <w:r w:rsidDel="00964E30">
                  <w:rPr>
                    <w:rFonts w:eastAsia="等线"/>
                    <w:b/>
                    <w:bCs/>
                    <w:color w:val="000000"/>
                    <w:sz w:val="21"/>
                    <w:szCs w:val="21"/>
                    <w:rPrChange w:id="9483" w:author="唐潇" w:date="2026-07-08T13:40:00Z">
                      <w:rPr/>
                    </w:rPrChange>
                  </w:rPr>
                  <w:delText xml:space="preserve"> 168,196.82 </w:delText>
                </w:r>
              </w:del>
            </w:ins>
            <w:del w:id="9484" w:author="Si-yuan LIU" w:date="2026-07-24T14:26:00Z" w16du:dateUtc="2026-07-24T06:26:00Z">
              <w:r w:rsidDel="00964E30">
                <w:rPr>
                  <w:rFonts w:eastAsia="等线"/>
                  <w:b/>
                  <w:bCs/>
                  <w:color w:val="000000"/>
                  <w:sz w:val="21"/>
                  <w:szCs w:val="21"/>
                </w:rPr>
                <w:delText>1</w:delText>
              </w:r>
            </w:del>
            <w:ins w:id="9485" w:author="胡琳" w:date="2026-07-03T21:16:00Z">
              <w:del w:id="9486" w:author="Si-yuan LIU" w:date="2026-07-24T14:26:00Z" w16du:dateUtc="2026-07-24T06:26:00Z">
                <w:r w:rsidDel="00964E30">
                  <w:rPr>
                    <w:rFonts w:eastAsia="等线"/>
                    <w:b/>
                    <w:bCs/>
                    <w:color w:val="000000"/>
                    <w:sz w:val="21"/>
                    <w:szCs w:val="21"/>
                  </w:rPr>
                  <w:delText>69</w:delText>
                </w:r>
              </w:del>
            </w:ins>
            <w:del w:id="9487" w:author="Si-yuan LIU" w:date="2026-07-24T14:26:00Z" w16du:dateUtc="2026-07-24T06:26:00Z">
              <w:r w:rsidDel="00964E30">
                <w:rPr>
                  <w:rFonts w:eastAsia="等线"/>
                  <w:b/>
                  <w:bCs/>
                  <w:color w:val="000000"/>
                  <w:sz w:val="21"/>
                  <w:szCs w:val="21"/>
                </w:rPr>
                <w:delText>71,</w:delText>
              </w:r>
            </w:del>
            <w:ins w:id="9488" w:author="胡琳" w:date="2026-07-03T21:16:00Z">
              <w:del w:id="9489" w:author="Si-yuan LIU" w:date="2026-07-24T14:26:00Z" w16du:dateUtc="2026-07-24T06:26:00Z">
                <w:r w:rsidDel="00964E30">
                  <w:rPr>
                    <w:rFonts w:eastAsia="等线"/>
                    <w:b/>
                    <w:bCs/>
                    <w:color w:val="000000"/>
                    <w:sz w:val="21"/>
                    <w:szCs w:val="21"/>
                  </w:rPr>
                  <w:delText>25</w:delText>
                </w:r>
              </w:del>
            </w:ins>
            <w:ins w:id="9490" w:author="胡琳" w:date="2026-07-04T09:02:00Z">
              <w:del w:id="9491" w:author="Si-yuan LIU" w:date="2026-07-24T14:26:00Z" w16du:dateUtc="2026-07-24T06:26:00Z">
                <w:r w:rsidDel="00964E30">
                  <w:rPr>
                    <w:rFonts w:eastAsia="等线"/>
                    <w:b/>
                    <w:bCs/>
                    <w:color w:val="000000"/>
                    <w:sz w:val="21"/>
                    <w:szCs w:val="21"/>
                  </w:rPr>
                  <w:delText>8</w:delText>
                </w:r>
              </w:del>
            </w:ins>
            <w:del w:id="9492" w:author="Si-yuan LIU" w:date="2026-07-24T14:26:00Z" w16du:dateUtc="2026-07-24T06:26:00Z">
              <w:r w:rsidDel="00964E30">
                <w:rPr>
                  <w:rFonts w:eastAsia="等线"/>
                  <w:b/>
                  <w:bCs/>
                  <w:color w:val="000000"/>
                  <w:sz w:val="21"/>
                  <w:szCs w:val="21"/>
                </w:rPr>
                <w:delText>038.</w:delText>
              </w:r>
            </w:del>
            <w:ins w:id="9493" w:author="胡琳" w:date="2026-07-04T09:02:00Z">
              <w:del w:id="9494" w:author="Si-yuan LIU" w:date="2026-07-24T14:26:00Z" w16du:dateUtc="2026-07-24T06:26:00Z">
                <w:r w:rsidDel="00964E30">
                  <w:rPr>
                    <w:rFonts w:eastAsia="等线"/>
                    <w:b/>
                    <w:bCs/>
                    <w:color w:val="000000"/>
                    <w:sz w:val="21"/>
                    <w:szCs w:val="21"/>
                  </w:rPr>
                  <w:delText>0</w:delText>
                </w:r>
              </w:del>
            </w:ins>
            <w:ins w:id="9495" w:author="胡琳" w:date="2026-07-03T21:16:00Z">
              <w:del w:id="9496" w:author="Si-yuan LIU" w:date="2026-07-24T14:26:00Z" w16du:dateUtc="2026-07-24T06:26:00Z">
                <w:r w:rsidDel="00964E30">
                  <w:rPr>
                    <w:rFonts w:eastAsia="等线"/>
                    <w:b/>
                    <w:bCs/>
                    <w:color w:val="000000"/>
                    <w:sz w:val="21"/>
                    <w:szCs w:val="21"/>
                  </w:rPr>
                  <w:delText>2</w:delText>
                </w:r>
              </w:del>
            </w:ins>
            <w:del w:id="9497" w:author="Si-yuan LIU" w:date="2026-07-24T14:26:00Z" w16du:dateUtc="2026-07-24T06:26:00Z">
              <w:r w:rsidDel="00964E30">
                <w:rPr>
                  <w:rFonts w:eastAsia="等线"/>
                  <w:b/>
                  <w:bCs/>
                  <w:color w:val="000000"/>
                  <w:sz w:val="21"/>
                  <w:szCs w:val="21"/>
                </w:rPr>
                <w:delText>69</w:delText>
              </w:r>
            </w:del>
          </w:p>
        </w:tc>
      </w:tr>
      <w:tr w:rsidR="005F457E" w:rsidDel="00964E30" w14:paraId="3D4ADB1C" w14:textId="4C6EB974">
        <w:trPr>
          <w:trHeight w:val="20"/>
          <w:jc w:val="center"/>
          <w:del w:id="9498" w:author="Si-yuan LIU" w:date="2026-07-24T14:26:00Z" w16du:dateUtc="2026-07-24T06:26:00Z"/>
        </w:trPr>
        <w:tc>
          <w:tcPr>
            <w:tcW w:w="3114" w:type="dxa"/>
            <w:vMerge/>
            <w:vAlign w:val="center"/>
          </w:tcPr>
          <w:p w14:paraId="274408D8" w14:textId="641F2020" w:rsidR="005F457E" w:rsidDel="00964E30" w:rsidRDefault="005F457E" w:rsidP="00964E30">
            <w:pPr>
              <w:pStyle w:val="1"/>
              <w:ind w:firstLine="420"/>
              <w:rPr>
                <w:del w:id="9499" w:author="Si-yuan LIU" w:date="2026-07-24T14:26:00Z" w16du:dateUtc="2026-07-24T06:26:00Z"/>
                <w:color w:val="000000" w:themeColor="text1"/>
                <w:sz w:val="21"/>
                <w:szCs w:val="21"/>
              </w:rPr>
              <w:pPrChange w:id="9500" w:author="Si-yuan LIU" w:date="2026-07-24T14:26:00Z" w16du:dateUtc="2026-07-24T06:26:00Z">
                <w:pPr>
                  <w:spacing w:after="0" w:line="240" w:lineRule="auto"/>
                  <w:ind w:firstLineChars="0" w:firstLine="0"/>
                  <w:textAlignment w:val="auto"/>
                </w:pPr>
              </w:pPrChange>
            </w:pPr>
          </w:p>
        </w:tc>
        <w:tc>
          <w:tcPr>
            <w:tcW w:w="2693" w:type="dxa"/>
            <w:vAlign w:val="center"/>
          </w:tcPr>
          <w:p w14:paraId="78141331" w14:textId="0AB322C1" w:rsidR="005F457E" w:rsidDel="00964E30" w:rsidRDefault="00000000" w:rsidP="00964E30">
            <w:pPr>
              <w:pStyle w:val="1"/>
              <w:ind w:firstLine="420"/>
              <w:rPr>
                <w:del w:id="9501" w:author="Si-yuan LIU" w:date="2026-07-24T14:26:00Z" w16du:dateUtc="2026-07-24T06:26:00Z"/>
                <w:rFonts w:eastAsia="仿宋"/>
                <w:color w:val="000000" w:themeColor="text1"/>
                <w:sz w:val="21"/>
                <w:szCs w:val="21"/>
              </w:rPr>
              <w:pPrChange w:id="9502" w:author="Si-yuan LIU" w:date="2026-07-24T14:26:00Z" w16du:dateUtc="2026-07-24T06:26:00Z">
                <w:pPr>
                  <w:pStyle w:val="afc"/>
                  <w:spacing w:after="0" w:line="240" w:lineRule="auto"/>
                  <w:ind w:firstLineChars="0" w:firstLine="0"/>
                  <w:jc w:val="center"/>
                  <w:textAlignment w:val="auto"/>
                </w:pPr>
              </w:pPrChange>
            </w:pPr>
            <w:del w:id="9503" w:author="Si-yuan LIU" w:date="2026-07-24T14:26:00Z" w16du:dateUtc="2026-07-24T06:26:00Z">
              <w:r w:rsidDel="00964E30">
                <w:rPr>
                  <w:rFonts w:eastAsia="仿宋" w:hint="eastAsia"/>
                  <w:color w:val="000000" w:themeColor="text1"/>
                  <w:sz w:val="21"/>
                  <w:szCs w:val="21"/>
                </w:rPr>
                <w:delText>奥飞数据</w:delText>
              </w:r>
            </w:del>
          </w:p>
        </w:tc>
        <w:tc>
          <w:tcPr>
            <w:tcW w:w="2622" w:type="dxa"/>
            <w:vAlign w:val="center"/>
          </w:tcPr>
          <w:p w14:paraId="35313F01" w14:textId="471D5C67" w:rsidR="005F457E" w:rsidDel="00964E30" w:rsidRDefault="00000000" w:rsidP="00964E30">
            <w:pPr>
              <w:pStyle w:val="1"/>
              <w:ind w:firstLine="420"/>
              <w:rPr>
                <w:del w:id="9504" w:author="Si-yuan LIU" w:date="2026-07-24T14:26:00Z" w16du:dateUtc="2026-07-24T06:26:00Z"/>
                <w:rFonts w:eastAsia="仿宋"/>
                <w:color w:val="000000" w:themeColor="text1"/>
                <w:sz w:val="21"/>
                <w:szCs w:val="21"/>
              </w:rPr>
              <w:pPrChange w:id="9505" w:author="Si-yuan LIU" w:date="2026-07-24T14:26:00Z" w16du:dateUtc="2026-07-24T06:26:00Z">
                <w:pPr>
                  <w:pStyle w:val="afc"/>
                  <w:spacing w:after="0" w:line="240" w:lineRule="auto"/>
                  <w:ind w:rightChars="83" w:right="199" w:firstLineChars="0" w:firstLine="0"/>
                  <w:jc w:val="right"/>
                  <w:textAlignment w:val="auto"/>
                </w:pPr>
              </w:pPrChange>
            </w:pPr>
            <w:del w:id="9506" w:author="Si-yuan LIU" w:date="2026-07-24T14:26:00Z" w16du:dateUtc="2026-07-24T06:26:00Z">
              <w:r w:rsidDel="00964E30">
                <w:rPr>
                  <w:rFonts w:eastAsia="等线"/>
                  <w:color w:val="000000"/>
                  <w:sz w:val="21"/>
                  <w:szCs w:val="21"/>
                </w:rPr>
                <w:delText>6</w:delText>
              </w:r>
            </w:del>
            <w:ins w:id="9507" w:author="胡琳" w:date="2026-07-03T21:16:00Z">
              <w:del w:id="9508" w:author="Si-yuan LIU" w:date="2026-07-24T14:26:00Z" w16du:dateUtc="2026-07-24T06:26:00Z">
                <w:r w:rsidDel="00964E30">
                  <w:rPr>
                    <w:rFonts w:eastAsia="等线"/>
                    <w:color w:val="000000"/>
                    <w:sz w:val="21"/>
                    <w:szCs w:val="21"/>
                  </w:rPr>
                  <w:delText>8</w:delText>
                </w:r>
              </w:del>
            </w:ins>
            <w:del w:id="9509" w:author="Si-yuan LIU" w:date="2026-07-24T14:26:00Z" w16du:dateUtc="2026-07-24T06:26:00Z">
              <w:r w:rsidDel="00964E30">
                <w:rPr>
                  <w:rFonts w:eastAsia="等线"/>
                  <w:color w:val="000000"/>
                  <w:sz w:val="21"/>
                  <w:szCs w:val="21"/>
                </w:rPr>
                <w:delText>9,</w:delText>
              </w:r>
            </w:del>
            <w:ins w:id="9510" w:author="胡琳" w:date="2026-07-03T20:44:00Z">
              <w:del w:id="9511" w:author="Si-yuan LIU" w:date="2026-07-24T14:26:00Z" w16du:dateUtc="2026-07-24T06:26:00Z">
                <w:r w:rsidDel="00964E30">
                  <w:rPr>
                    <w:rFonts w:eastAsia="等线"/>
                    <w:color w:val="000000"/>
                    <w:sz w:val="21"/>
                    <w:szCs w:val="21"/>
                  </w:rPr>
                  <w:delText>6</w:delText>
                </w:r>
              </w:del>
            </w:ins>
            <w:ins w:id="9512" w:author="胡琳" w:date="2026-07-03T21:16:00Z">
              <w:del w:id="9513" w:author="Si-yuan LIU" w:date="2026-07-24T14:26:00Z" w16du:dateUtc="2026-07-24T06:26:00Z">
                <w:r w:rsidDel="00964E30">
                  <w:rPr>
                    <w:rFonts w:eastAsia="等线"/>
                    <w:color w:val="000000"/>
                    <w:sz w:val="21"/>
                    <w:szCs w:val="21"/>
                  </w:rPr>
                  <w:delText>00</w:delText>
                </w:r>
              </w:del>
            </w:ins>
            <w:del w:id="9514" w:author="Si-yuan LIU" w:date="2026-07-24T14:26:00Z" w16du:dateUtc="2026-07-24T06:26:00Z">
              <w:r w:rsidDel="00964E30">
                <w:rPr>
                  <w:rFonts w:eastAsia="等线"/>
                  <w:color w:val="000000"/>
                  <w:sz w:val="21"/>
                  <w:szCs w:val="21"/>
                </w:rPr>
                <w:delText>321.</w:delText>
              </w:r>
            </w:del>
            <w:ins w:id="9515" w:author="胡琳" w:date="2026-07-04T09:02:00Z">
              <w:del w:id="9516" w:author="Si-yuan LIU" w:date="2026-07-24T14:26:00Z" w16du:dateUtc="2026-07-24T06:26:00Z">
                <w:r w:rsidDel="00964E30">
                  <w:rPr>
                    <w:rFonts w:eastAsia="等线"/>
                    <w:color w:val="000000"/>
                    <w:sz w:val="21"/>
                    <w:szCs w:val="21"/>
                  </w:rPr>
                  <w:delText>28</w:delText>
                </w:r>
              </w:del>
            </w:ins>
            <w:del w:id="9517" w:author="Si-yuan LIU" w:date="2026-07-24T14:26:00Z" w16du:dateUtc="2026-07-24T06:26:00Z">
              <w:r w:rsidDel="00964E30">
                <w:rPr>
                  <w:rFonts w:eastAsia="等线"/>
                  <w:color w:val="000000"/>
                  <w:sz w:val="21"/>
                  <w:szCs w:val="21"/>
                </w:rPr>
                <w:delText>98</w:delText>
              </w:r>
            </w:del>
          </w:p>
        </w:tc>
      </w:tr>
      <w:tr w:rsidR="005F457E" w:rsidDel="00964E30" w14:paraId="6089BC2B" w14:textId="635621B1">
        <w:trPr>
          <w:trHeight w:val="20"/>
          <w:jc w:val="center"/>
          <w:del w:id="9518" w:author="Si-yuan LIU" w:date="2026-07-24T14:26:00Z" w16du:dateUtc="2026-07-24T06:26:00Z"/>
        </w:trPr>
        <w:tc>
          <w:tcPr>
            <w:tcW w:w="3114" w:type="dxa"/>
            <w:vMerge/>
            <w:vAlign w:val="center"/>
          </w:tcPr>
          <w:p w14:paraId="7BC4A187" w14:textId="4ECD6F68" w:rsidR="005F457E" w:rsidDel="00964E30" w:rsidRDefault="005F457E" w:rsidP="00964E30">
            <w:pPr>
              <w:pStyle w:val="1"/>
              <w:ind w:firstLine="420"/>
              <w:rPr>
                <w:del w:id="9519" w:author="Si-yuan LIU" w:date="2026-07-24T14:26:00Z" w16du:dateUtc="2026-07-24T06:26:00Z"/>
                <w:color w:val="000000" w:themeColor="text1"/>
                <w:sz w:val="21"/>
                <w:szCs w:val="21"/>
              </w:rPr>
              <w:pPrChange w:id="9520" w:author="Si-yuan LIU" w:date="2026-07-24T14:26:00Z" w16du:dateUtc="2026-07-24T06:26:00Z">
                <w:pPr>
                  <w:spacing w:after="0" w:line="240" w:lineRule="auto"/>
                  <w:ind w:firstLineChars="0" w:firstLine="0"/>
                  <w:textAlignment w:val="auto"/>
                </w:pPr>
              </w:pPrChange>
            </w:pPr>
          </w:p>
        </w:tc>
        <w:tc>
          <w:tcPr>
            <w:tcW w:w="2693" w:type="dxa"/>
            <w:vAlign w:val="center"/>
          </w:tcPr>
          <w:p w14:paraId="4175A883" w14:textId="0809E13F" w:rsidR="005F457E" w:rsidDel="00964E30" w:rsidRDefault="00000000" w:rsidP="00964E30">
            <w:pPr>
              <w:pStyle w:val="1"/>
              <w:ind w:firstLine="420"/>
              <w:rPr>
                <w:del w:id="9521" w:author="Si-yuan LIU" w:date="2026-07-24T14:26:00Z" w16du:dateUtc="2026-07-24T06:26:00Z"/>
                <w:rFonts w:eastAsia="仿宋"/>
                <w:color w:val="000000" w:themeColor="text1"/>
                <w:sz w:val="21"/>
                <w:szCs w:val="21"/>
              </w:rPr>
              <w:pPrChange w:id="9522" w:author="Si-yuan LIU" w:date="2026-07-24T14:26:00Z" w16du:dateUtc="2026-07-24T06:26:00Z">
                <w:pPr>
                  <w:pStyle w:val="afc"/>
                  <w:spacing w:after="0" w:line="240" w:lineRule="auto"/>
                  <w:ind w:firstLineChars="0" w:firstLine="0"/>
                  <w:jc w:val="center"/>
                  <w:textAlignment w:val="auto"/>
                </w:pPr>
              </w:pPrChange>
            </w:pPr>
            <w:del w:id="9523" w:author="Si-yuan LIU" w:date="2026-07-24T14:26:00Z" w16du:dateUtc="2026-07-24T06:26:00Z">
              <w:r w:rsidDel="00964E30">
                <w:rPr>
                  <w:rFonts w:eastAsia="仿宋" w:hint="eastAsia"/>
                  <w:color w:val="000000" w:themeColor="text1"/>
                  <w:sz w:val="21"/>
                  <w:szCs w:val="21"/>
                </w:rPr>
                <w:delText>固安聚龙</w:delText>
              </w:r>
            </w:del>
          </w:p>
        </w:tc>
        <w:tc>
          <w:tcPr>
            <w:tcW w:w="2622" w:type="dxa"/>
            <w:vAlign w:val="center"/>
          </w:tcPr>
          <w:p w14:paraId="59CE75CA" w14:textId="0FCA6A21" w:rsidR="005F457E" w:rsidDel="00964E30" w:rsidRDefault="00000000" w:rsidP="00964E30">
            <w:pPr>
              <w:pStyle w:val="1"/>
              <w:ind w:firstLine="420"/>
              <w:rPr>
                <w:del w:id="9524" w:author="Si-yuan LIU" w:date="2026-07-24T14:26:00Z" w16du:dateUtc="2026-07-24T06:26:00Z"/>
                <w:rFonts w:eastAsia="仿宋"/>
                <w:color w:val="000000" w:themeColor="text1"/>
                <w:sz w:val="21"/>
                <w:szCs w:val="21"/>
              </w:rPr>
              <w:pPrChange w:id="9525" w:author="Si-yuan LIU" w:date="2026-07-24T14:26:00Z" w16du:dateUtc="2026-07-24T06:26:00Z">
                <w:pPr>
                  <w:pStyle w:val="afc"/>
                  <w:spacing w:after="0" w:line="240" w:lineRule="auto"/>
                  <w:ind w:rightChars="83" w:right="199" w:firstLineChars="0" w:firstLine="0"/>
                  <w:jc w:val="right"/>
                  <w:textAlignment w:val="auto"/>
                </w:pPr>
              </w:pPrChange>
            </w:pPr>
            <w:del w:id="9526" w:author="Si-yuan LIU" w:date="2026-07-24T14:26:00Z" w16du:dateUtc="2026-07-24T06:26:00Z">
              <w:r w:rsidDel="00964E30">
                <w:rPr>
                  <w:rFonts w:eastAsia="仿宋"/>
                  <w:color w:val="000000" w:themeColor="text1"/>
                  <w:sz w:val="21"/>
                  <w:szCs w:val="21"/>
                </w:rPr>
                <w:delText>6</w:delText>
              </w:r>
            </w:del>
            <w:ins w:id="9527" w:author="胡琳" w:date="2026-07-03T21:17:00Z">
              <w:del w:id="9528" w:author="Si-yuan LIU" w:date="2026-07-24T14:26:00Z" w16du:dateUtc="2026-07-24T06:26:00Z">
                <w:r w:rsidDel="00964E30">
                  <w:rPr>
                    <w:rFonts w:eastAsia="仿宋"/>
                    <w:color w:val="000000" w:themeColor="text1"/>
                    <w:sz w:val="21"/>
                    <w:szCs w:val="21"/>
                  </w:rPr>
                  <w:delText>0</w:delText>
                </w:r>
              </w:del>
            </w:ins>
            <w:del w:id="9529" w:author="Si-yuan LIU" w:date="2026-07-24T14:26:00Z" w16du:dateUtc="2026-07-24T06:26:00Z">
              <w:r w:rsidDel="00964E30">
                <w:rPr>
                  <w:rFonts w:eastAsia="仿宋"/>
                  <w:color w:val="000000" w:themeColor="text1"/>
                  <w:sz w:val="21"/>
                  <w:szCs w:val="21"/>
                </w:rPr>
                <w:delText>1,</w:delText>
              </w:r>
            </w:del>
            <w:ins w:id="9530" w:author="胡琳" w:date="2026-07-03T21:17:00Z">
              <w:del w:id="9531" w:author="Si-yuan LIU" w:date="2026-07-24T14:26:00Z" w16du:dateUtc="2026-07-24T06:26:00Z">
                <w:r w:rsidDel="00964E30">
                  <w:rPr>
                    <w:rFonts w:eastAsia="仿宋"/>
                    <w:color w:val="000000" w:themeColor="text1"/>
                    <w:sz w:val="21"/>
                    <w:szCs w:val="21"/>
                  </w:rPr>
                  <w:delText>932</w:delText>
                </w:r>
              </w:del>
            </w:ins>
            <w:del w:id="9532" w:author="Si-yuan LIU" w:date="2026-07-24T14:26:00Z" w16du:dateUtc="2026-07-24T06:26:00Z">
              <w:r w:rsidDel="00964E30">
                <w:rPr>
                  <w:rFonts w:eastAsia="仿宋"/>
                  <w:color w:val="000000" w:themeColor="text1"/>
                  <w:sz w:val="21"/>
                  <w:szCs w:val="21"/>
                </w:rPr>
                <w:delText>573.</w:delText>
              </w:r>
            </w:del>
            <w:ins w:id="9533" w:author="胡琳" w:date="2026-07-04T09:02:00Z">
              <w:del w:id="9534" w:author="Si-yuan LIU" w:date="2026-07-24T14:26:00Z" w16du:dateUtc="2026-07-24T06:26:00Z">
                <w:r w:rsidDel="00964E30">
                  <w:rPr>
                    <w:rFonts w:eastAsia="仿宋"/>
                    <w:color w:val="000000" w:themeColor="text1"/>
                    <w:sz w:val="21"/>
                    <w:szCs w:val="21"/>
                  </w:rPr>
                  <w:delText>89</w:delText>
                </w:r>
              </w:del>
            </w:ins>
            <w:del w:id="9535" w:author="Si-yuan LIU" w:date="2026-07-24T14:26:00Z" w16du:dateUtc="2026-07-24T06:26:00Z">
              <w:r w:rsidDel="00964E30">
                <w:rPr>
                  <w:rFonts w:eastAsia="仿宋"/>
                  <w:color w:val="000000" w:themeColor="text1"/>
                  <w:sz w:val="21"/>
                  <w:szCs w:val="21"/>
                </w:rPr>
                <w:delText>93</w:delText>
              </w:r>
            </w:del>
          </w:p>
        </w:tc>
      </w:tr>
      <w:tr w:rsidR="005F457E" w:rsidDel="00964E30" w14:paraId="7420D8DE" w14:textId="73B537BA">
        <w:trPr>
          <w:trHeight w:val="20"/>
          <w:jc w:val="center"/>
          <w:del w:id="9536" w:author="Si-yuan LIU" w:date="2026-07-24T14:26:00Z" w16du:dateUtc="2026-07-24T06:26:00Z"/>
        </w:trPr>
        <w:tc>
          <w:tcPr>
            <w:tcW w:w="3114" w:type="dxa"/>
            <w:vMerge/>
            <w:vAlign w:val="center"/>
          </w:tcPr>
          <w:p w14:paraId="1F04AC25" w14:textId="7A577BDB" w:rsidR="005F457E" w:rsidDel="00964E30" w:rsidRDefault="005F457E" w:rsidP="00964E30">
            <w:pPr>
              <w:pStyle w:val="1"/>
              <w:ind w:firstLine="420"/>
              <w:rPr>
                <w:del w:id="9537" w:author="Si-yuan LIU" w:date="2026-07-24T14:26:00Z" w16du:dateUtc="2026-07-24T06:26:00Z"/>
                <w:color w:val="000000" w:themeColor="text1"/>
                <w:sz w:val="21"/>
                <w:szCs w:val="21"/>
              </w:rPr>
              <w:pPrChange w:id="9538" w:author="Si-yuan LIU" w:date="2026-07-24T14:26:00Z" w16du:dateUtc="2026-07-24T06:26:00Z">
                <w:pPr>
                  <w:spacing w:after="0" w:line="240" w:lineRule="auto"/>
                  <w:ind w:firstLineChars="0" w:firstLine="0"/>
                  <w:textAlignment w:val="auto"/>
                </w:pPr>
              </w:pPrChange>
            </w:pPr>
          </w:p>
        </w:tc>
        <w:tc>
          <w:tcPr>
            <w:tcW w:w="2693" w:type="dxa"/>
            <w:vAlign w:val="center"/>
          </w:tcPr>
          <w:p w14:paraId="114CB7D9" w14:textId="32D1D950" w:rsidR="005F457E" w:rsidDel="00964E30" w:rsidRDefault="00000000" w:rsidP="00964E30">
            <w:pPr>
              <w:pStyle w:val="1"/>
              <w:ind w:firstLine="420"/>
              <w:rPr>
                <w:del w:id="9539" w:author="Si-yuan LIU" w:date="2026-07-24T14:26:00Z" w16du:dateUtc="2026-07-24T06:26:00Z"/>
                <w:rFonts w:eastAsia="仿宋"/>
                <w:color w:val="000000" w:themeColor="text1"/>
                <w:sz w:val="21"/>
                <w:szCs w:val="21"/>
              </w:rPr>
              <w:pPrChange w:id="9540" w:author="Si-yuan LIU" w:date="2026-07-24T14:26:00Z" w16du:dateUtc="2026-07-24T06:26:00Z">
                <w:pPr>
                  <w:pStyle w:val="afc"/>
                  <w:spacing w:after="0" w:line="240" w:lineRule="auto"/>
                  <w:ind w:firstLineChars="0" w:firstLine="0"/>
                  <w:jc w:val="center"/>
                  <w:textAlignment w:val="auto"/>
                </w:pPr>
              </w:pPrChange>
            </w:pPr>
            <w:del w:id="9541" w:author="Si-yuan LIU" w:date="2026-07-24T14:26:00Z" w16du:dateUtc="2026-07-24T06:26:00Z">
              <w:r w:rsidDel="00964E30">
                <w:rPr>
                  <w:rFonts w:eastAsia="仿宋" w:hint="eastAsia"/>
                  <w:color w:val="000000" w:themeColor="text1"/>
                  <w:sz w:val="21"/>
                  <w:szCs w:val="21"/>
                </w:rPr>
                <w:delText>昊盈科技</w:delText>
              </w:r>
            </w:del>
          </w:p>
        </w:tc>
        <w:tc>
          <w:tcPr>
            <w:tcW w:w="2622" w:type="dxa"/>
            <w:vAlign w:val="center"/>
          </w:tcPr>
          <w:p w14:paraId="4735C058" w14:textId="0A1571A3" w:rsidR="005F457E" w:rsidDel="00964E30" w:rsidRDefault="00000000" w:rsidP="00964E30">
            <w:pPr>
              <w:pStyle w:val="1"/>
              <w:ind w:firstLine="420"/>
              <w:rPr>
                <w:del w:id="9542" w:author="Si-yuan LIU" w:date="2026-07-24T14:26:00Z" w16du:dateUtc="2026-07-24T06:26:00Z"/>
                <w:rFonts w:eastAsia="仿宋"/>
                <w:color w:val="000000" w:themeColor="text1"/>
                <w:sz w:val="21"/>
                <w:szCs w:val="21"/>
              </w:rPr>
              <w:pPrChange w:id="9543" w:author="Si-yuan LIU" w:date="2026-07-24T14:26:00Z" w16du:dateUtc="2026-07-24T06:26:00Z">
                <w:pPr>
                  <w:pStyle w:val="afc"/>
                  <w:spacing w:after="0" w:line="240" w:lineRule="auto"/>
                  <w:ind w:rightChars="83" w:right="199" w:firstLineChars="0" w:firstLine="0"/>
                  <w:jc w:val="right"/>
                  <w:textAlignment w:val="auto"/>
                </w:pPr>
              </w:pPrChange>
            </w:pPr>
            <w:ins w:id="9544" w:author="胡琳" w:date="2026-07-03T21:17:00Z">
              <w:del w:id="9545" w:author="Si-yuan LIU" w:date="2026-07-24T14:26:00Z" w16du:dateUtc="2026-07-24T06:26:00Z">
                <w:r w:rsidDel="00964E30">
                  <w:rPr>
                    <w:rFonts w:eastAsia="仿宋"/>
                    <w:color w:val="000000" w:themeColor="text1"/>
                    <w:sz w:val="21"/>
                    <w:szCs w:val="21"/>
                  </w:rPr>
                  <w:delText>39</w:delText>
                </w:r>
              </w:del>
            </w:ins>
            <w:del w:id="9546" w:author="Si-yuan LIU" w:date="2026-07-24T14:26:00Z" w16du:dateUtc="2026-07-24T06:26:00Z">
              <w:r w:rsidDel="00964E30">
                <w:rPr>
                  <w:rFonts w:eastAsia="仿宋"/>
                  <w:color w:val="000000" w:themeColor="text1"/>
                  <w:sz w:val="21"/>
                  <w:szCs w:val="21"/>
                </w:rPr>
                <w:delText>40,</w:delText>
              </w:r>
            </w:del>
            <w:ins w:id="9547" w:author="胡琳" w:date="2026-07-03T21:17:00Z">
              <w:del w:id="9548" w:author="Si-yuan LIU" w:date="2026-07-24T14:26:00Z" w16du:dateUtc="2026-07-24T06:26:00Z">
                <w:r w:rsidDel="00964E30">
                  <w:rPr>
                    <w:rFonts w:eastAsia="仿宋"/>
                    <w:color w:val="000000" w:themeColor="text1"/>
                    <w:sz w:val="21"/>
                    <w:szCs w:val="21"/>
                  </w:rPr>
                  <w:delText>724</w:delText>
                </w:r>
              </w:del>
            </w:ins>
            <w:del w:id="9549" w:author="Si-yuan LIU" w:date="2026-07-24T14:26:00Z" w16du:dateUtc="2026-07-24T06:26:00Z">
              <w:r w:rsidDel="00964E30">
                <w:rPr>
                  <w:rFonts w:eastAsia="仿宋"/>
                  <w:color w:val="000000" w:themeColor="text1"/>
                  <w:sz w:val="21"/>
                  <w:szCs w:val="21"/>
                </w:rPr>
                <w:delText>142.</w:delText>
              </w:r>
            </w:del>
            <w:ins w:id="9550" w:author="胡琳" w:date="2026-07-04T09:02:00Z">
              <w:del w:id="9551" w:author="Si-yuan LIU" w:date="2026-07-24T14:26:00Z" w16du:dateUtc="2026-07-24T06:26:00Z">
                <w:r w:rsidDel="00964E30">
                  <w:rPr>
                    <w:rFonts w:eastAsia="仿宋"/>
                    <w:color w:val="000000" w:themeColor="text1"/>
                    <w:sz w:val="21"/>
                    <w:szCs w:val="21"/>
                  </w:rPr>
                  <w:delText>86</w:delText>
                </w:r>
              </w:del>
            </w:ins>
            <w:del w:id="9552" w:author="Si-yuan LIU" w:date="2026-07-24T14:26:00Z" w16du:dateUtc="2026-07-24T06:26:00Z">
              <w:r w:rsidDel="00964E30">
                <w:rPr>
                  <w:rFonts w:eastAsia="仿宋"/>
                  <w:color w:val="000000" w:themeColor="text1"/>
                  <w:sz w:val="21"/>
                  <w:szCs w:val="21"/>
                </w:rPr>
                <w:delText>78</w:delText>
              </w:r>
            </w:del>
          </w:p>
        </w:tc>
      </w:tr>
      <w:tr w:rsidR="005F457E" w:rsidDel="00964E30" w14:paraId="4C3ADCC1" w14:textId="18652DB3">
        <w:trPr>
          <w:trHeight w:val="20"/>
          <w:jc w:val="center"/>
          <w:del w:id="9553" w:author="Si-yuan LIU" w:date="2026-07-24T14:26:00Z" w16du:dateUtc="2026-07-24T06:26:00Z"/>
        </w:trPr>
        <w:tc>
          <w:tcPr>
            <w:tcW w:w="3114" w:type="dxa"/>
            <w:vMerge w:val="restart"/>
            <w:vAlign w:val="center"/>
          </w:tcPr>
          <w:p w14:paraId="2B2CA1E1" w14:textId="1B718EA6" w:rsidR="005F457E" w:rsidDel="00964E30" w:rsidRDefault="00000000" w:rsidP="00964E30">
            <w:pPr>
              <w:pStyle w:val="1"/>
              <w:ind w:firstLine="420"/>
              <w:rPr>
                <w:del w:id="9554" w:author="Si-yuan LIU" w:date="2026-07-24T14:26:00Z" w16du:dateUtc="2026-07-24T06:26:00Z"/>
                <w:rFonts w:eastAsia="仿宋"/>
                <w:color w:val="000000" w:themeColor="text1"/>
                <w:sz w:val="21"/>
                <w:szCs w:val="21"/>
              </w:rPr>
              <w:pPrChange w:id="9555" w:author="Si-yuan LIU" w:date="2026-07-24T14:26:00Z" w16du:dateUtc="2026-07-24T06:26:00Z">
                <w:pPr>
                  <w:pStyle w:val="afc"/>
                  <w:spacing w:after="0" w:line="240" w:lineRule="auto"/>
                  <w:ind w:firstLineChars="0" w:firstLine="0"/>
                  <w:textAlignment w:val="auto"/>
                </w:pPr>
              </w:pPrChange>
            </w:pPr>
            <w:del w:id="9556" w:author="Si-yuan LIU" w:date="2026-07-24T14:26:00Z" w16du:dateUtc="2026-07-24T06:26:00Z">
              <w:r w:rsidDel="00964E30">
                <w:rPr>
                  <w:rFonts w:eastAsia="仿宋" w:hint="eastAsia"/>
                  <w:color w:val="000000" w:themeColor="text1"/>
                  <w:sz w:val="21"/>
                  <w:szCs w:val="21"/>
                </w:rPr>
                <w:delText>原始权益人及相关方拟认购基金金额（</w:delText>
              </w:r>
              <w:r w:rsidDel="00964E30">
                <w:rPr>
                  <w:rFonts w:eastAsia="仿宋"/>
                  <w:color w:val="000000" w:themeColor="text1"/>
                  <w:sz w:val="21"/>
                  <w:szCs w:val="21"/>
                </w:rPr>
                <w:delText>B</w:delText>
              </w:r>
              <w:r w:rsidDel="00964E30">
                <w:rPr>
                  <w:rFonts w:eastAsia="仿宋" w:hint="eastAsia"/>
                  <w:color w:val="000000" w:themeColor="text1"/>
                  <w:sz w:val="21"/>
                  <w:szCs w:val="21"/>
                </w:rPr>
                <w:delText>）</w:delText>
              </w:r>
            </w:del>
          </w:p>
        </w:tc>
        <w:tc>
          <w:tcPr>
            <w:tcW w:w="2693" w:type="dxa"/>
            <w:vAlign w:val="center"/>
          </w:tcPr>
          <w:p w14:paraId="6A4AF77F" w14:textId="6375E33A" w:rsidR="005F457E" w:rsidDel="00964E30" w:rsidRDefault="00000000" w:rsidP="00964E30">
            <w:pPr>
              <w:pStyle w:val="1"/>
              <w:ind w:firstLine="422"/>
              <w:rPr>
                <w:del w:id="9557" w:author="Si-yuan LIU" w:date="2026-07-24T14:26:00Z" w16du:dateUtc="2026-07-24T06:26:00Z"/>
                <w:rFonts w:eastAsia="仿宋"/>
                <w:b/>
                <w:bCs/>
                <w:color w:val="000000" w:themeColor="text1"/>
                <w:sz w:val="21"/>
                <w:szCs w:val="21"/>
              </w:rPr>
              <w:pPrChange w:id="9558" w:author="Si-yuan LIU" w:date="2026-07-24T14:26:00Z" w16du:dateUtc="2026-07-24T06:26:00Z">
                <w:pPr>
                  <w:pStyle w:val="afc"/>
                  <w:spacing w:after="0" w:line="240" w:lineRule="auto"/>
                  <w:ind w:firstLineChars="0" w:firstLine="0"/>
                  <w:jc w:val="center"/>
                  <w:textAlignment w:val="auto"/>
                </w:pPr>
              </w:pPrChange>
            </w:pPr>
            <w:del w:id="9559" w:author="Si-yuan LIU" w:date="2026-07-24T14:26:00Z" w16du:dateUtc="2026-07-24T06:26:00Z">
              <w:r w:rsidDel="00964E30">
                <w:rPr>
                  <w:rFonts w:eastAsia="仿宋" w:hint="eastAsia"/>
                  <w:b/>
                  <w:bCs/>
                  <w:color w:val="000000" w:themeColor="text1"/>
                  <w:sz w:val="21"/>
                  <w:szCs w:val="21"/>
                </w:rPr>
                <w:delText>合计</w:delText>
              </w:r>
            </w:del>
          </w:p>
        </w:tc>
        <w:tc>
          <w:tcPr>
            <w:tcW w:w="2622" w:type="dxa"/>
            <w:vAlign w:val="center"/>
          </w:tcPr>
          <w:p w14:paraId="5905BD45" w14:textId="23B60186" w:rsidR="005F457E" w:rsidDel="00964E30" w:rsidRDefault="00000000" w:rsidP="00964E30">
            <w:pPr>
              <w:pStyle w:val="1"/>
              <w:ind w:firstLine="420"/>
              <w:rPr>
                <w:del w:id="9560" w:author="Si-yuan LIU" w:date="2026-07-24T14:26:00Z" w16du:dateUtc="2026-07-24T06:26:00Z"/>
                <w:rFonts w:eastAsia="仿宋"/>
                <w:b/>
                <w:bCs/>
                <w:color w:val="000000" w:themeColor="text1"/>
                <w:sz w:val="21"/>
                <w:szCs w:val="21"/>
              </w:rPr>
              <w:pPrChange w:id="9561" w:author="Si-yuan LIU" w:date="2026-07-24T14:26:00Z" w16du:dateUtc="2026-07-24T06:26:00Z">
                <w:pPr>
                  <w:pStyle w:val="afc"/>
                  <w:spacing w:after="0" w:line="240" w:lineRule="auto"/>
                  <w:ind w:rightChars="83" w:right="199" w:firstLineChars="0" w:firstLine="0"/>
                  <w:jc w:val="right"/>
                  <w:textAlignment w:val="auto"/>
                </w:pPr>
              </w:pPrChange>
            </w:pPr>
            <w:del w:id="9562" w:author="Si-yuan LIU" w:date="2026-07-24T14:26:00Z" w16du:dateUtc="2026-07-24T06:26:00Z">
              <w:r w:rsidDel="00964E30">
                <w:rPr>
                  <w:rFonts w:eastAsia="等线"/>
                  <w:b/>
                  <w:bCs/>
                  <w:color w:val="000000"/>
                  <w:sz w:val="21"/>
                  <w:szCs w:val="21"/>
                </w:rPr>
                <w:delText>73,424.10</w:delText>
              </w:r>
            </w:del>
          </w:p>
        </w:tc>
      </w:tr>
      <w:tr w:rsidR="005F457E" w:rsidDel="00964E30" w14:paraId="76EC851F" w14:textId="0E5F944B">
        <w:trPr>
          <w:trHeight w:val="20"/>
          <w:jc w:val="center"/>
          <w:del w:id="9563" w:author="Si-yuan LIU" w:date="2026-07-24T14:26:00Z" w16du:dateUtc="2026-07-24T06:26:00Z"/>
        </w:trPr>
        <w:tc>
          <w:tcPr>
            <w:tcW w:w="3114" w:type="dxa"/>
            <w:vMerge/>
            <w:vAlign w:val="center"/>
          </w:tcPr>
          <w:p w14:paraId="0933A60B" w14:textId="7C96F275" w:rsidR="005F457E" w:rsidDel="00964E30" w:rsidRDefault="005F457E" w:rsidP="00964E30">
            <w:pPr>
              <w:pStyle w:val="1"/>
              <w:ind w:firstLine="420"/>
              <w:rPr>
                <w:del w:id="9564" w:author="Si-yuan LIU" w:date="2026-07-24T14:26:00Z" w16du:dateUtc="2026-07-24T06:26:00Z"/>
                <w:color w:val="000000" w:themeColor="text1"/>
                <w:sz w:val="21"/>
                <w:szCs w:val="21"/>
              </w:rPr>
              <w:pPrChange w:id="9565" w:author="Si-yuan LIU" w:date="2026-07-24T14:26:00Z" w16du:dateUtc="2026-07-24T06:26:00Z">
                <w:pPr>
                  <w:spacing w:after="0" w:line="240" w:lineRule="auto"/>
                  <w:ind w:firstLineChars="0" w:firstLine="0"/>
                  <w:textAlignment w:val="auto"/>
                </w:pPr>
              </w:pPrChange>
            </w:pPr>
          </w:p>
        </w:tc>
        <w:tc>
          <w:tcPr>
            <w:tcW w:w="2693" w:type="dxa"/>
            <w:vAlign w:val="center"/>
          </w:tcPr>
          <w:p w14:paraId="1D75A3E1" w14:textId="4D21EC92" w:rsidR="005F457E" w:rsidDel="00964E30" w:rsidRDefault="00000000" w:rsidP="00964E30">
            <w:pPr>
              <w:pStyle w:val="1"/>
              <w:ind w:firstLine="420"/>
              <w:rPr>
                <w:del w:id="9566" w:author="Si-yuan LIU" w:date="2026-07-24T14:26:00Z" w16du:dateUtc="2026-07-24T06:26:00Z"/>
                <w:rFonts w:eastAsia="仿宋"/>
                <w:color w:val="000000" w:themeColor="text1"/>
                <w:sz w:val="21"/>
                <w:szCs w:val="21"/>
              </w:rPr>
              <w:pPrChange w:id="9567" w:author="Si-yuan LIU" w:date="2026-07-24T14:26:00Z" w16du:dateUtc="2026-07-24T06:26:00Z">
                <w:pPr>
                  <w:pStyle w:val="afc"/>
                  <w:spacing w:after="0" w:line="240" w:lineRule="auto"/>
                  <w:ind w:firstLineChars="0" w:firstLine="0"/>
                  <w:jc w:val="center"/>
                  <w:textAlignment w:val="auto"/>
                </w:pPr>
              </w:pPrChange>
            </w:pPr>
            <w:del w:id="9568" w:author="Si-yuan LIU" w:date="2026-07-24T14:26:00Z" w16du:dateUtc="2026-07-24T06:26:00Z">
              <w:r w:rsidDel="00964E30">
                <w:rPr>
                  <w:rFonts w:eastAsia="仿宋" w:hint="eastAsia"/>
                  <w:color w:val="000000" w:themeColor="text1"/>
                  <w:sz w:val="21"/>
                  <w:szCs w:val="21"/>
                </w:rPr>
                <w:delText>奥飞数据</w:delText>
              </w:r>
            </w:del>
          </w:p>
        </w:tc>
        <w:tc>
          <w:tcPr>
            <w:tcW w:w="2622" w:type="dxa"/>
            <w:vAlign w:val="center"/>
          </w:tcPr>
          <w:p w14:paraId="451CA4D6" w14:textId="2203FF23" w:rsidR="005F457E" w:rsidDel="00964E30" w:rsidRDefault="00000000" w:rsidP="00964E30">
            <w:pPr>
              <w:pStyle w:val="1"/>
              <w:ind w:firstLine="420"/>
              <w:rPr>
                <w:del w:id="9569" w:author="Si-yuan LIU" w:date="2026-07-24T14:26:00Z" w16du:dateUtc="2026-07-24T06:26:00Z"/>
                <w:rFonts w:eastAsia="仿宋"/>
                <w:color w:val="000000" w:themeColor="text1"/>
                <w:sz w:val="21"/>
                <w:szCs w:val="21"/>
              </w:rPr>
              <w:pPrChange w:id="9570" w:author="Si-yuan LIU" w:date="2026-07-24T14:26:00Z" w16du:dateUtc="2026-07-24T06:26:00Z">
                <w:pPr>
                  <w:pStyle w:val="afc"/>
                  <w:spacing w:after="0" w:line="240" w:lineRule="auto"/>
                  <w:ind w:rightChars="83" w:right="199" w:firstLineChars="0" w:firstLine="0"/>
                  <w:jc w:val="right"/>
                  <w:textAlignment w:val="auto"/>
                </w:pPr>
              </w:pPrChange>
            </w:pPr>
            <w:del w:id="9571" w:author="Si-yuan LIU" w:date="2026-07-24T14:26:00Z" w16du:dateUtc="2026-07-24T06:26:00Z">
              <w:r w:rsidDel="00964E30">
                <w:rPr>
                  <w:rFonts w:eastAsia="仿宋"/>
                  <w:color w:val="000000" w:themeColor="text1"/>
                  <w:sz w:val="21"/>
                  <w:szCs w:val="21"/>
                </w:rPr>
                <w:delText>29</w:delText>
              </w:r>
            </w:del>
            <w:ins w:id="9572" w:author="胡琳" w:date="2026-07-03T20:45:00Z">
              <w:del w:id="9573" w:author="Si-yuan LIU" w:date="2026-07-24T14:26:00Z" w16du:dateUtc="2026-07-24T06:26:00Z">
                <w:r w:rsidDel="00964E30">
                  <w:rPr>
                    <w:rFonts w:eastAsia="仿宋"/>
                    <w:color w:val="000000" w:themeColor="text1"/>
                    <w:sz w:val="21"/>
                    <w:szCs w:val="21"/>
                  </w:rPr>
                  <w:delText>73</w:delText>
                </w:r>
              </w:del>
            </w:ins>
            <w:del w:id="9574" w:author="Si-yuan LIU" w:date="2026-07-24T14:26:00Z" w16du:dateUtc="2026-07-24T06:26:00Z">
              <w:r w:rsidDel="00964E30">
                <w:rPr>
                  <w:rFonts w:eastAsia="仿宋"/>
                  <w:color w:val="000000" w:themeColor="text1"/>
                  <w:sz w:val="21"/>
                  <w:szCs w:val="21"/>
                </w:rPr>
                <w:delText>,</w:delText>
              </w:r>
            </w:del>
            <w:ins w:id="9575" w:author="胡琳" w:date="2026-07-03T20:46:00Z">
              <w:del w:id="9576" w:author="Si-yuan LIU" w:date="2026-07-24T14:26:00Z" w16du:dateUtc="2026-07-24T06:26:00Z">
                <w:r w:rsidDel="00964E30">
                  <w:rPr>
                    <w:rFonts w:eastAsia="仿宋"/>
                    <w:color w:val="000000" w:themeColor="text1"/>
                    <w:sz w:val="21"/>
                    <w:szCs w:val="21"/>
                  </w:rPr>
                  <w:delText>424</w:delText>
                </w:r>
              </w:del>
            </w:ins>
            <w:del w:id="9577" w:author="Si-yuan LIU" w:date="2026-07-24T14:26:00Z" w16du:dateUtc="2026-07-24T06:26:00Z">
              <w:r w:rsidDel="00964E30">
                <w:rPr>
                  <w:rFonts w:eastAsia="仿宋"/>
                  <w:color w:val="000000" w:themeColor="text1"/>
                  <w:sz w:val="21"/>
                  <w:szCs w:val="21"/>
                </w:rPr>
                <w:delText>758.</w:delText>
              </w:r>
            </w:del>
            <w:ins w:id="9578" w:author="胡琳" w:date="2026-07-03T20:46:00Z">
              <w:del w:id="9579" w:author="Si-yuan LIU" w:date="2026-07-24T14:26:00Z" w16du:dateUtc="2026-07-24T06:26:00Z">
                <w:r w:rsidDel="00964E30">
                  <w:rPr>
                    <w:rFonts w:eastAsia="仿宋"/>
                    <w:color w:val="000000" w:themeColor="text1"/>
                    <w:sz w:val="21"/>
                    <w:szCs w:val="21"/>
                  </w:rPr>
                  <w:delText>10</w:delText>
                </w:r>
              </w:del>
            </w:ins>
            <w:del w:id="9580" w:author="Si-yuan LIU" w:date="2026-07-24T14:26:00Z" w16du:dateUtc="2026-07-24T06:26:00Z">
              <w:r w:rsidDel="00964E30">
                <w:rPr>
                  <w:rFonts w:eastAsia="仿宋"/>
                  <w:color w:val="000000" w:themeColor="text1"/>
                  <w:sz w:val="21"/>
                  <w:szCs w:val="21"/>
                </w:rPr>
                <w:delText>79</w:delText>
              </w:r>
            </w:del>
          </w:p>
        </w:tc>
      </w:tr>
      <w:tr w:rsidR="005F457E" w:rsidDel="00964E30" w14:paraId="5DD691DF" w14:textId="2D6B0356">
        <w:trPr>
          <w:trHeight w:val="396"/>
          <w:jc w:val="center"/>
          <w:del w:id="9581" w:author="Si-yuan LIU" w:date="2026-07-24T14:26:00Z" w16du:dateUtc="2026-07-24T06:26:00Z"/>
        </w:trPr>
        <w:tc>
          <w:tcPr>
            <w:tcW w:w="3114" w:type="dxa"/>
            <w:vAlign w:val="center"/>
          </w:tcPr>
          <w:p w14:paraId="610933AF" w14:textId="5879BA46" w:rsidR="005F457E" w:rsidDel="00964E30" w:rsidRDefault="00000000" w:rsidP="00964E30">
            <w:pPr>
              <w:pStyle w:val="1"/>
              <w:ind w:firstLine="420"/>
              <w:rPr>
                <w:del w:id="9582" w:author="Si-yuan LIU" w:date="2026-07-24T14:26:00Z" w16du:dateUtc="2026-07-24T06:26:00Z"/>
                <w:rFonts w:eastAsia="仿宋"/>
                <w:color w:val="000000" w:themeColor="text1"/>
                <w:sz w:val="21"/>
                <w:szCs w:val="21"/>
              </w:rPr>
              <w:pPrChange w:id="9583" w:author="Si-yuan LIU" w:date="2026-07-24T14:26:00Z" w16du:dateUtc="2026-07-24T06:26:00Z">
                <w:pPr>
                  <w:pStyle w:val="afc"/>
                  <w:spacing w:after="0" w:line="240" w:lineRule="auto"/>
                  <w:ind w:firstLineChars="0" w:firstLine="0"/>
                  <w:textAlignment w:val="auto"/>
                </w:pPr>
              </w:pPrChange>
            </w:pPr>
            <w:del w:id="9584" w:author="Si-yuan LIU" w:date="2026-07-24T14:26:00Z" w16du:dateUtc="2026-07-24T06:26:00Z">
              <w:r w:rsidDel="00964E30">
                <w:rPr>
                  <w:rFonts w:eastAsia="仿宋" w:hint="eastAsia"/>
                  <w:color w:val="000000" w:themeColor="text1"/>
                  <w:sz w:val="21"/>
                  <w:szCs w:val="21"/>
                </w:rPr>
                <w:delText>净回收资金（</w:delText>
              </w:r>
              <w:r w:rsidDel="00964E30">
                <w:rPr>
                  <w:rFonts w:eastAsia="仿宋"/>
                  <w:color w:val="000000" w:themeColor="text1"/>
                  <w:sz w:val="21"/>
                  <w:szCs w:val="21"/>
                </w:rPr>
                <w:delText>C</w:delText>
              </w:r>
              <w:r w:rsidDel="00964E30">
                <w:rPr>
                  <w:rFonts w:eastAsia="仿宋" w:hint="eastAsia"/>
                  <w:color w:val="000000" w:themeColor="text1"/>
                  <w:sz w:val="21"/>
                  <w:szCs w:val="21"/>
                </w:rPr>
                <w:delText>）</w:delText>
              </w:r>
            </w:del>
          </w:p>
        </w:tc>
        <w:tc>
          <w:tcPr>
            <w:tcW w:w="2693" w:type="dxa"/>
            <w:vAlign w:val="center"/>
          </w:tcPr>
          <w:p w14:paraId="3910A847" w14:textId="05DC682E" w:rsidR="005F457E" w:rsidDel="00964E30" w:rsidRDefault="00000000" w:rsidP="00964E30">
            <w:pPr>
              <w:pStyle w:val="1"/>
              <w:ind w:firstLine="422"/>
              <w:rPr>
                <w:del w:id="9585" w:author="Si-yuan LIU" w:date="2026-07-24T14:26:00Z" w16du:dateUtc="2026-07-24T06:26:00Z"/>
                <w:rFonts w:eastAsia="仿宋"/>
                <w:b/>
                <w:bCs/>
                <w:color w:val="000000" w:themeColor="text1"/>
                <w:sz w:val="21"/>
                <w:szCs w:val="21"/>
              </w:rPr>
              <w:pPrChange w:id="9586" w:author="Si-yuan LIU" w:date="2026-07-24T14:26:00Z" w16du:dateUtc="2026-07-24T06:26:00Z">
                <w:pPr>
                  <w:pStyle w:val="afc"/>
                  <w:spacing w:after="0" w:line="240" w:lineRule="auto"/>
                  <w:ind w:firstLineChars="0" w:firstLine="0"/>
                  <w:jc w:val="center"/>
                  <w:textAlignment w:val="auto"/>
                </w:pPr>
              </w:pPrChange>
            </w:pPr>
            <w:del w:id="9587" w:author="Si-yuan LIU" w:date="2026-07-24T14:26:00Z" w16du:dateUtc="2026-07-24T06:26:00Z">
              <w:r w:rsidDel="00964E30">
                <w:rPr>
                  <w:rFonts w:eastAsia="仿宋" w:hint="eastAsia"/>
                  <w:b/>
                  <w:bCs/>
                  <w:color w:val="000000" w:themeColor="text1"/>
                  <w:sz w:val="21"/>
                  <w:szCs w:val="21"/>
                </w:rPr>
                <w:delText>合计</w:delText>
              </w:r>
            </w:del>
          </w:p>
        </w:tc>
        <w:tc>
          <w:tcPr>
            <w:tcW w:w="2622" w:type="dxa"/>
            <w:vAlign w:val="center"/>
          </w:tcPr>
          <w:p w14:paraId="4F146E41" w14:textId="7B274ABC" w:rsidR="005F457E" w:rsidDel="00964E30" w:rsidRDefault="00000000" w:rsidP="00964E30">
            <w:pPr>
              <w:pStyle w:val="1"/>
              <w:ind w:firstLine="420"/>
              <w:rPr>
                <w:del w:id="9588" w:author="Si-yuan LIU" w:date="2026-07-24T14:26:00Z" w16du:dateUtc="2026-07-24T06:26:00Z"/>
                <w:rFonts w:eastAsia="仿宋"/>
                <w:b/>
                <w:bCs/>
                <w:color w:val="000000" w:themeColor="text1"/>
                <w:sz w:val="21"/>
                <w:szCs w:val="21"/>
              </w:rPr>
              <w:pPrChange w:id="9589" w:author="Si-yuan LIU" w:date="2026-07-24T14:26:00Z" w16du:dateUtc="2026-07-24T06:26:00Z">
                <w:pPr>
                  <w:pStyle w:val="afc"/>
                  <w:spacing w:after="0" w:line="240" w:lineRule="auto"/>
                  <w:ind w:rightChars="83" w:right="199" w:firstLineChars="0" w:firstLine="0"/>
                  <w:jc w:val="right"/>
                  <w:textAlignment w:val="auto"/>
                </w:pPr>
              </w:pPrChange>
            </w:pPr>
            <w:ins w:id="9590" w:author="唐潇" w:date="2026-07-08T13:40:00Z">
              <w:del w:id="9591" w:author="Si-yuan LIU" w:date="2026-07-24T14:26:00Z" w16du:dateUtc="2026-07-24T06:26:00Z">
                <w:r w:rsidDel="00964E30">
                  <w:rPr>
                    <w:rFonts w:eastAsia="等线"/>
                    <w:b/>
                    <w:bCs/>
                    <w:color w:val="000000"/>
                    <w:sz w:val="21"/>
                    <w:szCs w:val="21"/>
                    <w:rPrChange w:id="9592" w:author="唐潇" w:date="2026-07-08T13:40:00Z">
                      <w:rPr/>
                    </w:rPrChange>
                  </w:rPr>
                  <w:delText xml:space="preserve"> 94,772.72</w:delText>
                </w:r>
              </w:del>
            </w:ins>
            <w:del w:id="9593" w:author="Si-yuan LIU" w:date="2026-07-24T14:26:00Z" w16du:dateUtc="2026-07-24T06:26:00Z">
              <w:r w:rsidDel="00964E30">
                <w:rPr>
                  <w:rFonts w:eastAsia="等线"/>
                  <w:b/>
                  <w:bCs/>
                  <w:color w:val="000000"/>
                  <w:sz w:val="21"/>
                  <w:szCs w:val="21"/>
                </w:rPr>
                <w:delText>97</w:delText>
              </w:r>
            </w:del>
            <w:ins w:id="9594" w:author="胡琳" w:date="2026-07-03T20:46:00Z">
              <w:del w:id="9595" w:author="Si-yuan LIU" w:date="2026-07-24T14:26:00Z" w16du:dateUtc="2026-07-24T06:26:00Z">
                <w:r w:rsidDel="00964E30">
                  <w:rPr>
                    <w:rFonts w:eastAsia="等线"/>
                    <w:b/>
                    <w:bCs/>
                    <w:color w:val="000000"/>
                    <w:sz w:val="21"/>
                    <w:szCs w:val="21"/>
                  </w:rPr>
                  <w:delText>9</w:delText>
                </w:r>
              </w:del>
            </w:ins>
            <w:ins w:id="9596" w:author="胡琳" w:date="2026-07-03T21:17:00Z">
              <w:del w:id="9597" w:author="Si-yuan LIU" w:date="2026-07-24T14:26:00Z" w16du:dateUtc="2026-07-24T06:26:00Z">
                <w:r w:rsidDel="00964E30">
                  <w:rPr>
                    <w:rFonts w:eastAsia="等线"/>
                    <w:b/>
                    <w:bCs/>
                    <w:color w:val="000000"/>
                    <w:sz w:val="21"/>
                    <w:szCs w:val="21"/>
                  </w:rPr>
                  <w:delText>5</w:delText>
                </w:r>
              </w:del>
            </w:ins>
            <w:del w:id="9598" w:author="Si-yuan LIU" w:date="2026-07-24T14:26:00Z" w16du:dateUtc="2026-07-24T06:26:00Z">
              <w:r w:rsidDel="00964E30">
                <w:rPr>
                  <w:rFonts w:eastAsia="等线"/>
                  <w:b/>
                  <w:bCs/>
                  <w:color w:val="000000"/>
                  <w:sz w:val="21"/>
                  <w:szCs w:val="21"/>
                </w:rPr>
                <w:delText>,</w:delText>
              </w:r>
            </w:del>
            <w:ins w:id="9599" w:author="胡琳" w:date="2026-07-03T21:18:00Z">
              <w:del w:id="9600" w:author="Si-yuan LIU" w:date="2026-07-24T14:26:00Z" w16du:dateUtc="2026-07-24T06:26:00Z">
                <w:r w:rsidDel="00964E30">
                  <w:rPr>
                    <w:rFonts w:eastAsia="等线"/>
                    <w:b/>
                    <w:bCs/>
                    <w:color w:val="000000"/>
                    <w:sz w:val="21"/>
                    <w:szCs w:val="21"/>
                  </w:rPr>
                  <w:delText>833</w:delText>
                </w:r>
              </w:del>
            </w:ins>
            <w:del w:id="9601" w:author="Si-yuan LIU" w:date="2026-07-24T14:26:00Z" w16du:dateUtc="2026-07-24T06:26:00Z">
              <w:r w:rsidDel="00964E30">
                <w:rPr>
                  <w:rFonts w:eastAsia="等线"/>
                  <w:b/>
                  <w:bCs/>
                  <w:color w:val="000000"/>
                  <w:sz w:val="21"/>
                  <w:szCs w:val="21"/>
                </w:rPr>
                <w:delText>188.</w:delText>
              </w:r>
            </w:del>
            <w:ins w:id="9602" w:author="胡琳" w:date="2026-07-04T09:02:00Z">
              <w:del w:id="9603" w:author="Si-yuan LIU" w:date="2026-07-24T14:26:00Z" w16du:dateUtc="2026-07-24T06:26:00Z">
                <w:r w:rsidDel="00964E30">
                  <w:rPr>
                    <w:rFonts w:eastAsia="等线"/>
                    <w:b/>
                    <w:bCs/>
                    <w:color w:val="000000"/>
                    <w:sz w:val="21"/>
                    <w:szCs w:val="21"/>
                  </w:rPr>
                  <w:delText>9</w:delText>
                </w:r>
              </w:del>
            </w:ins>
            <w:ins w:id="9604" w:author="胡琳" w:date="2026-07-03T21:18:00Z">
              <w:del w:id="9605" w:author="Si-yuan LIU" w:date="2026-07-24T14:26:00Z" w16du:dateUtc="2026-07-24T06:26:00Z">
                <w:r w:rsidDel="00964E30">
                  <w:rPr>
                    <w:rFonts w:eastAsia="等线"/>
                    <w:b/>
                    <w:bCs/>
                    <w:color w:val="000000"/>
                    <w:sz w:val="21"/>
                    <w:szCs w:val="21"/>
                  </w:rPr>
                  <w:delText>2</w:delText>
                </w:r>
              </w:del>
            </w:ins>
            <w:del w:id="9606" w:author="Si-yuan LIU" w:date="2026-07-24T14:26:00Z" w16du:dateUtc="2026-07-24T06:26:00Z">
              <w:r w:rsidDel="00964E30">
                <w:rPr>
                  <w:rFonts w:eastAsia="等线"/>
                  <w:b/>
                  <w:bCs/>
                  <w:color w:val="000000"/>
                  <w:sz w:val="21"/>
                  <w:szCs w:val="21"/>
                </w:rPr>
                <w:delText>81</w:delText>
              </w:r>
            </w:del>
          </w:p>
        </w:tc>
      </w:tr>
      <w:tr w:rsidR="005F457E" w:rsidDel="00964E30" w14:paraId="63F7EC65" w14:textId="0AE6211F">
        <w:trPr>
          <w:trHeight w:val="20"/>
          <w:jc w:val="center"/>
          <w:del w:id="9607" w:author="Si-yuan LIU" w:date="2026-07-24T14:26:00Z" w16du:dateUtc="2026-07-24T06:26:00Z"/>
        </w:trPr>
        <w:tc>
          <w:tcPr>
            <w:tcW w:w="3114" w:type="dxa"/>
            <w:vAlign w:val="center"/>
          </w:tcPr>
          <w:p w14:paraId="651A8349" w14:textId="0291AB5E" w:rsidR="005F457E" w:rsidDel="00964E30" w:rsidRDefault="00000000" w:rsidP="00964E30">
            <w:pPr>
              <w:pStyle w:val="1"/>
              <w:ind w:firstLine="420"/>
              <w:rPr>
                <w:del w:id="9608" w:author="Si-yuan LIU" w:date="2026-07-24T14:26:00Z" w16du:dateUtc="2026-07-24T06:26:00Z"/>
                <w:rFonts w:eastAsia="仿宋"/>
                <w:color w:val="000000" w:themeColor="text1"/>
                <w:sz w:val="21"/>
                <w:szCs w:val="21"/>
              </w:rPr>
              <w:pPrChange w:id="9609" w:author="Si-yuan LIU" w:date="2026-07-24T14:26:00Z" w16du:dateUtc="2026-07-24T06:26:00Z">
                <w:pPr>
                  <w:pStyle w:val="afc"/>
                  <w:spacing w:after="0" w:line="240" w:lineRule="auto"/>
                  <w:ind w:firstLineChars="0" w:firstLine="0"/>
                  <w:textAlignment w:val="auto"/>
                </w:pPr>
              </w:pPrChange>
            </w:pPr>
            <w:del w:id="9610" w:author="Si-yuan LIU" w:date="2026-07-24T14:26:00Z" w16du:dateUtc="2026-07-24T06:26:00Z">
              <w:r w:rsidDel="00964E30">
                <w:rPr>
                  <w:rFonts w:eastAsia="仿宋" w:hint="eastAsia"/>
                  <w:color w:val="000000" w:themeColor="text1"/>
                  <w:sz w:val="21"/>
                  <w:szCs w:val="21"/>
                </w:rPr>
                <w:delText>拟用于在建项目、前期工作成熟的新建（含改扩建）项目金额（</w:delText>
              </w:r>
              <w:r w:rsidDel="00964E30">
                <w:rPr>
                  <w:rFonts w:eastAsia="仿宋"/>
                  <w:color w:val="000000" w:themeColor="text1"/>
                  <w:sz w:val="21"/>
                  <w:szCs w:val="21"/>
                </w:rPr>
                <w:delText>D</w:delText>
              </w:r>
              <w:r w:rsidDel="00964E30">
                <w:rPr>
                  <w:rFonts w:eastAsia="仿宋" w:hint="eastAsia"/>
                  <w:color w:val="000000" w:themeColor="text1"/>
                  <w:sz w:val="21"/>
                  <w:szCs w:val="21"/>
                </w:rPr>
                <w:delText>）</w:delText>
              </w:r>
            </w:del>
          </w:p>
        </w:tc>
        <w:tc>
          <w:tcPr>
            <w:tcW w:w="2693" w:type="dxa"/>
            <w:vAlign w:val="center"/>
          </w:tcPr>
          <w:p w14:paraId="452B6D7F" w14:textId="13E0C1F5" w:rsidR="005F457E" w:rsidDel="00964E30" w:rsidRDefault="00000000" w:rsidP="00964E30">
            <w:pPr>
              <w:pStyle w:val="1"/>
              <w:ind w:firstLine="422"/>
              <w:rPr>
                <w:del w:id="9611" w:author="Si-yuan LIU" w:date="2026-07-24T14:26:00Z" w16du:dateUtc="2026-07-24T06:26:00Z"/>
                <w:rFonts w:eastAsia="仿宋"/>
                <w:b/>
                <w:bCs/>
                <w:color w:val="000000" w:themeColor="text1"/>
                <w:sz w:val="21"/>
                <w:szCs w:val="21"/>
              </w:rPr>
              <w:pPrChange w:id="9612" w:author="Si-yuan LIU" w:date="2026-07-24T14:26:00Z" w16du:dateUtc="2026-07-24T06:26:00Z">
                <w:pPr>
                  <w:pStyle w:val="afc"/>
                  <w:spacing w:after="0" w:line="240" w:lineRule="auto"/>
                  <w:ind w:firstLineChars="0" w:firstLine="0"/>
                  <w:jc w:val="center"/>
                  <w:textAlignment w:val="auto"/>
                </w:pPr>
              </w:pPrChange>
            </w:pPr>
            <w:del w:id="9613" w:author="Si-yuan LIU" w:date="2026-07-24T14:26:00Z" w16du:dateUtc="2026-07-24T06:26:00Z">
              <w:r w:rsidDel="00964E30">
                <w:rPr>
                  <w:rFonts w:eastAsia="仿宋" w:hint="eastAsia"/>
                  <w:b/>
                  <w:bCs/>
                  <w:color w:val="000000" w:themeColor="text1"/>
                  <w:sz w:val="21"/>
                  <w:szCs w:val="21"/>
                </w:rPr>
                <w:delText>合计</w:delText>
              </w:r>
            </w:del>
          </w:p>
        </w:tc>
        <w:tc>
          <w:tcPr>
            <w:tcW w:w="2622" w:type="dxa"/>
            <w:vAlign w:val="center"/>
          </w:tcPr>
          <w:p w14:paraId="2E148325" w14:textId="58C7FA9C" w:rsidR="005F457E" w:rsidDel="00964E30" w:rsidRDefault="00000000" w:rsidP="00964E30">
            <w:pPr>
              <w:pStyle w:val="1"/>
              <w:ind w:firstLine="420"/>
              <w:rPr>
                <w:del w:id="9614" w:author="Si-yuan LIU" w:date="2026-07-24T14:26:00Z" w16du:dateUtc="2026-07-24T06:26:00Z"/>
                <w:rFonts w:eastAsia="仿宋"/>
                <w:color w:val="000000" w:themeColor="text1"/>
                <w:sz w:val="21"/>
                <w:szCs w:val="21"/>
              </w:rPr>
              <w:pPrChange w:id="9615" w:author="Si-yuan LIU" w:date="2026-07-24T14:26:00Z" w16du:dateUtc="2026-07-24T06:26:00Z">
                <w:pPr>
                  <w:pStyle w:val="afc"/>
                  <w:spacing w:after="0" w:line="240" w:lineRule="auto"/>
                  <w:ind w:rightChars="83" w:right="199" w:firstLineChars="0" w:firstLine="0"/>
                  <w:jc w:val="right"/>
                  <w:textAlignment w:val="auto"/>
                </w:pPr>
              </w:pPrChange>
            </w:pPr>
            <w:ins w:id="9616" w:author="唐潇" w:date="2026-07-08T13:40:00Z">
              <w:del w:id="9617" w:author="Si-yuan LIU" w:date="2026-07-24T14:26:00Z" w16du:dateUtc="2026-07-24T06:26:00Z">
                <w:r w:rsidDel="00964E30">
                  <w:rPr>
                    <w:rFonts w:eastAsia="等线"/>
                    <w:b/>
                    <w:bCs/>
                    <w:color w:val="000000"/>
                    <w:sz w:val="21"/>
                    <w:szCs w:val="21"/>
                    <w:rPrChange w:id="9618" w:author="唐潇" w:date="2026-07-08T13:40:00Z">
                      <w:rPr/>
                    </w:rPrChange>
                  </w:rPr>
                  <w:delText xml:space="preserve"> 80,556.81</w:delText>
                </w:r>
              </w:del>
            </w:ins>
            <w:del w:id="9619" w:author="Si-yuan LIU" w:date="2026-07-24T14:26:00Z" w16du:dateUtc="2026-07-24T06:26:00Z">
              <w:r w:rsidDel="00964E30">
                <w:rPr>
                  <w:rFonts w:eastAsia="等线"/>
                  <w:b/>
                  <w:bCs/>
                  <w:color w:val="000000"/>
                  <w:sz w:val="21"/>
                  <w:szCs w:val="21"/>
                </w:rPr>
                <w:delText>8</w:delText>
              </w:r>
            </w:del>
            <w:ins w:id="9620" w:author="胡琳" w:date="2026-07-03T21:18:00Z">
              <w:del w:id="9621" w:author="Si-yuan LIU" w:date="2026-07-24T14:26:00Z" w16du:dateUtc="2026-07-24T06:26:00Z">
                <w:r w:rsidDel="00964E30">
                  <w:rPr>
                    <w:rFonts w:eastAsia="等线"/>
                    <w:b/>
                    <w:bCs/>
                    <w:color w:val="000000"/>
                    <w:sz w:val="21"/>
                    <w:szCs w:val="21"/>
                  </w:rPr>
                  <w:delText>1</w:delText>
                </w:r>
              </w:del>
            </w:ins>
            <w:del w:id="9622" w:author="Si-yuan LIU" w:date="2026-07-24T14:26:00Z" w16du:dateUtc="2026-07-24T06:26:00Z">
              <w:r w:rsidDel="00964E30">
                <w:rPr>
                  <w:rFonts w:eastAsia="等线"/>
                  <w:b/>
                  <w:bCs/>
                  <w:color w:val="000000"/>
                  <w:sz w:val="21"/>
                  <w:szCs w:val="21"/>
                </w:rPr>
                <w:delText>2,</w:delText>
              </w:r>
            </w:del>
            <w:ins w:id="9623" w:author="胡琳" w:date="2026-07-03T21:18:00Z">
              <w:del w:id="9624" w:author="Si-yuan LIU" w:date="2026-07-24T14:26:00Z" w16du:dateUtc="2026-07-24T06:26:00Z">
                <w:r w:rsidDel="00964E30">
                  <w:rPr>
                    <w:rFonts w:eastAsia="等线"/>
                    <w:b/>
                    <w:bCs/>
                    <w:color w:val="000000"/>
                    <w:sz w:val="21"/>
                    <w:szCs w:val="21"/>
                  </w:rPr>
                  <w:delText>458</w:delText>
                </w:r>
              </w:del>
            </w:ins>
            <w:del w:id="9625" w:author="Si-yuan LIU" w:date="2026-07-24T14:26:00Z" w16du:dateUtc="2026-07-24T06:26:00Z">
              <w:r w:rsidDel="00964E30">
                <w:rPr>
                  <w:rFonts w:eastAsia="等线"/>
                  <w:b/>
                  <w:bCs/>
                  <w:color w:val="000000"/>
                  <w:sz w:val="21"/>
                  <w:szCs w:val="21"/>
                </w:rPr>
                <w:delText>610.</w:delText>
              </w:r>
            </w:del>
            <w:ins w:id="9626" w:author="胡琳" w:date="2026-07-04T09:03:00Z">
              <w:del w:id="9627" w:author="Si-yuan LIU" w:date="2026-07-24T14:26:00Z" w16du:dateUtc="2026-07-24T06:26:00Z">
                <w:r w:rsidDel="00964E30">
                  <w:rPr>
                    <w:rFonts w:eastAsia="等线"/>
                    <w:b/>
                    <w:bCs/>
                    <w:color w:val="000000"/>
                    <w:sz w:val="21"/>
                    <w:szCs w:val="21"/>
                  </w:rPr>
                  <w:delText>83</w:delText>
                </w:r>
              </w:del>
            </w:ins>
            <w:del w:id="9628" w:author="Si-yuan LIU" w:date="2026-07-24T14:26:00Z" w16du:dateUtc="2026-07-24T06:26:00Z">
              <w:r w:rsidDel="00964E30">
                <w:rPr>
                  <w:rFonts w:eastAsia="等线"/>
                  <w:b/>
                  <w:bCs/>
                  <w:color w:val="000000"/>
                  <w:sz w:val="21"/>
                  <w:szCs w:val="21"/>
                </w:rPr>
                <w:delText>49</w:delText>
              </w:r>
            </w:del>
          </w:p>
        </w:tc>
      </w:tr>
      <w:tr w:rsidR="005F457E" w:rsidDel="00964E30" w14:paraId="6E862674" w14:textId="33DDDF61">
        <w:trPr>
          <w:trHeight w:val="442"/>
          <w:jc w:val="center"/>
          <w:del w:id="9629" w:author="Si-yuan LIU" w:date="2026-07-24T14:26:00Z" w16du:dateUtc="2026-07-24T06:26:00Z"/>
        </w:trPr>
        <w:tc>
          <w:tcPr>
            <w:tcW w:w="3114" w:type="dxa"/>
            <w:vAlign w:val="center"/>
          </w:tcPr>
          <w:p w14:paraId="2CEC8030" w14:textId="4DD4951F" w:rsidR="005F457E" w:rsidDel="00964E30" w:rsidRDefault="00000000" w:rsidP="00964E30">
            <w:pPr>
              <w:pStyle w:val="1"/>
              <w:ind w:firstLine="420"/>
              <w:rPr>
                <w:del w:id="9630" w:author="Si-yuan LIU" w:date="2026-07-24T14:26:00Z" w16du:dateUtc="2026-07-24T06:26:00Z"/>
                <w:color w:val="000000" w:themeColor="text1"/>
                <w:sz w:val="21"/>
                <w:szCs w:val="21"/>
              </w:rPr>
              <w:pPrChange w:id="9631" w:author="Si-yuan LIU" w:date="2026-07-24T14:26:00Z" w16du:dateUtc="2026-07-24T06:26:00Z">
                <w:pPr>
                  <w:spacing w:after="0" w:line="240" w:lineRule="auto"/>
                  <w:ind w:firstLineChars="0" w:firstLine="0"/>
                  <w:textAlignment w:val="auto"/>
                </w:pPr>
              </w:pPrChange>
            </w:pPr>
            <w:del w:id="9632" w:author="Si-yuan LIU" w:date="2026-07-24T14:26:00Z" w16du:dateUtc="2026-07-24T06:26:00Z">
              <w:r w:rsidDel="00964E30">
                <w:rPr>
                  <w:rFonts w:hint="eastAsia"/>
                  <w:color w:val="000000" w:themeColor="text1"/>
                  <w:sz w:val="21"/>
                  <w:szCs w:val="21"/>
                </w:rPr>
                <w:delText>拟用于存量资产收购金额（</w:delText>
              </w:r>
              <w:r w:rsidDel="00964E30">
                <w:rPr>
                  <w:color w:val="000000" w:themeColor="text1"/>
                  <w:sz w:val="21"/>
                  <w:szCs w:val="21"/>
                </w:rPr>
                <w:delText>E</w:delText>
              </w:r>
              <w:r w:rsidDel="00964E30">
                <w:rPr>
                  <w:rFonts w:hint="eastAsia"/>
                  <w:color w:val="000000" w:themeColor="text1"/>
                  <w:sz w:val="21"/>
                  <w:szCs w:val="21"/>
                </w:rPr>
                <w:delText>）</w:delText>
              </w:r>
            </w:del>
          </w:p>
        </w:tc>
        <w:tc>
          <w:tcPr>
            <w:tcW w:w="2693" w:type="dxa"/>
            <w:vAlign w:val="center"/>
          </w:tcPr>
          <w:p w14:paraId="07FE7AF2" w14:textId="41CE1B84" w:rsidR="005F457E" w:rsidDel="00964E30" w:rsidRDefault="00000000" w:rsidP="00964E30">
            <w:pPr>
              <w:pStyle w:val="1"/>
              <w:ind w:firstLine="422"/>
              <w:rPr>
                <w:del w:id="9633" w:author="Si-yuan LIU" w:date="2026-07-24T14:26:00Z" w16du:dateUtc="2026-07-24T06:26:00Z"/>
                <w:b/>
                <w:color w:val="000000" w:themeColor="text1"/>
                <w:sz w:val="21"/>
                <w:szCs w:val="21"/>
              </w:rPr>
              <w:pPrChange w:id="9634" w:author="Si-yuan LIU" w:date="2026-07-24T14:26:00Z" w16du:dateUtc="2026-07-24T06:26:00Z">
                <w:pPr>
                  <w:spacing w:after="0" w:line="240" w:lineRule="auto"/>
                  <w:ind w:firstLineChars="0" w:firstLine="0"/>
                  <w:jc w:val="center"/>
                  <w:textAlignment w:val="auto"/>
                </w:pPr>
              </w:pPrChange>
            </w:pPr>
            <w:del w:id="9635" w:author="Si-yuan LIU" w:date="2026-07-24T14:26:00Z" w16du:dateUtc="2026-07-24T06:26:00Z">
              <w:r w:rsidDel="00964E30">
                <w:rPr>
                  <w:rFonts w:hint="eastAsia"/>
                  <w:b/>
                  <w:color w:val="000000" w:themeColor="text1"/>
                  <w:sz w:val="21"/>
                  <w:szCs w:val="21"/>
                </w:rPr>
                <w:delText>合计</w:delText>
              </w:r>
            </w:del>
          </w:p>
        </w:tc>
        <w:tc>
          <w:tcPr>
            <w:tcW w:w="2622" w:type="dxa"/>
            <w:vAlign w:val="center"/>
          </w:tcPr>
          <w:p w14:paraId="48BF50A8" w14:textId="459D0537" w:rsidR="005F457E" w:rsidDel="00964E30" w:rsidRDefault="00000000" w:rsidP="00964E30">
            <w:pPr>
              <w:pStyle w:val="1"/>
              <w:ind w:firstLine="420"/>
              <w:rPr>
                <w:del w:id="9636" w:author="Si-yuan LIU" w:date="2026-07-24T14:26:00Z" w16du:dateUtc="2026-07-24T06:26:00Z"/>
                <w:rFonts w:eastAsia="仿宋"/>
                <w:color w:val="000000" w:themeColor="text1"/>
                <w:sz w:val="21"/>
                <w:szCs w:val="21"/>
              </w:rPr>
              <w:pPrChange w:id="9637" w:author="Si-yuan LIU" w:date="2026-07-24T14:26:00Z" w16du:dateUtc="2026-07-24T06:26:00Z">
                <w:pPr>
                  <w:pStyle w:val="afc"/>
                  <w:spacing w:after="0" w:line="240" w:lineRule="auto"/>
                  <w:ind w:rightChars="83" w:right="199" w:firstLineChars="0" w:firstLine="0"/>
                  <w:jc w:val="right"/>
                  <w:textAlignment w:val="auto"/>
                </w:pPr>
              </w:pPrChange>
            </w:pPr>
            <w:del w:id="9638" w:author="Si-yuan LIU" w:date="2026-07-24T14:26:00Z" w16du:dateUtc="2026-07-24T06:26:00Z">
              <w:r w:rsidDel="00964E30">
                <w:rPr>
                  <w:rFonts w:eastAsia="等线"/>
                  <w:color w:val="000000"/>
                  <w:sz w:val="21"/>
                  <w:szCs w:val="21"/>
                </w:rPr>
                <w:delText>-</w:delText>
              </w:r>
            </w:del>
          </w:p>
        </w:tc>
      </w:tr>
      <w:tr w:rsidR="005F457E" w:rsidDel="00964E30" w14:paraId="4BA8850A" w14:textId="1AEE1AA3">
        <w:trPr>
          <w:trHeight w:val="406"/>
          <w:jc w:val="center"/>
          <w:del w:id="9639" w:author="Si-yuan LIU" w:date="2026-07-24T14:26:00Z" w16du:dateUtc="2026-07-24T06:26:00Z"/>
        </w:trPr>
        <w:tc>
          <w:tcPr>
            <w:tcW w:w="3114" w:type="dxa"/>
            <w:vAlign w:val="center"/>
          </w:tcPr>
          <w:p w14:paraId="7A96492A" w14:textId="3141DFCD" w:rsidR="005F457E" w:rsidDel="00964E30" w:rsidRDefault="00000000" w:rsidP="00964E30">
            <w:pPr>
              <w:pStyle w:val="1"/>
              <w:ind w:firstLine="420"/>
              <w:rPr>
                <w:del w:id="9640" w:author="Si-yuan LIU" w:date="2026-07-24T14:26:00Z" w16du:dateUtc="2026-07-24T06:26:00Z"/>
                <w:color w:val="000000" w:themeColor="text1"/>
                <w:sz w:val="21"/>
                <w:szCs w:val="21"/>
              </w:rPr>
              <w:pPrChange w:id="9641" w:author="Si-yuan LIU" w:date="2026-07-24T14:26:00Z" w16du:dateUtc="2026-07-24T06:26:00Z">
                <w:pPr>
                  <w:spacing w:after="0" w:line="240" w:lineRule="auto"/>
                  <w:ind w:firstLineChars="0" w:firstLine="0"/>
                  <w:textAlignment w:val="auto"/>
                </w:pPr>
              </w:pPrChange>
            </w:pPr>
            <w:del w:id="9642" w:author="Si-yuan LIU" w:date="2026-07-24T14:26:00Z" w16du:dateUtc="2026-07-24T06:26:00Z">
              <w:r w:rsidDel="00964E30">
                <w:rPr>
                  <w:rFonts w:hint="eastAsia"/>
                  <w:color w:val="000000" w:themeColor="text1"/>
                  <w:sz w:val="21"/>
                  <w:szCs w:val="21"/>
                </w:rPr>
                <w:delText>拟用于补充流动资金（</w:delText>
              </w:r>
              <w:r w:rsidDel="00964E30">
                <w:rPr>
                  <w:rFonts w:hint="eastAsia"/>
                  <w:color w:val="000000" w:themeColor="text1"/>
                  <w:sz w:val="21"/>
                  <w:szCs w:val="21"/>
                </w:rPr>
                <w:delText>F</w:delText>
              </w:r>
              <w:r w:rsidDel="00964E30">
                <w:rPr>
                  <w:rFonts w:hint="eastAsia"/>
                  <w:color w:val="000000" w:themeColor="text1"/>
                  <w:sz w:val="21"/>
                  <w:szCs w:val="21"/>
                </w:rPr>
                <w:delText>）</w:delText>
              </w:r>
            </w:del>
          </w:p>
        </w:tc>
        <w:tc>
          <w:tcPr>
            <w:tcW w:w="2693" w:type="dxa"/>
            <w:vAlign w:val="center"/>
          </w:tcPr>
          <w:p w14:paraId="7281BDA6" w14:textId="1F19A513" w:rsidR="005F457E" w:rsidDel="00964E30" w:rsidRDefault="00000000" w:rsidP="00964E30">
            <w:pPr>
              <w:pStyle w:val="1"/>
              <w:ind w:firstLine="422"/>
              <w:rPr>
                <w:del w:id="9643" w:author="Si-yuan LIU" w:date="2026-07-24T14:26:00Z" w16du:dateUtc="2026-07-24T06:26:00Z"/>
                <w:b/>
                <w:color w:val="000000" w:themeColor="text1"/>
                <w:sz w:val="21"/>
                <w:szCs w:val="21"/>
              </w:rPr>
              <w:pPrChange w:id="9644" w:author="Si-yuan LIU" w:date="2026-07-24T14:26:00Z" w16du:dateUtc="2026-07-24T06:26:00Z">
                <w:pPr>
                  <w:spacing w:after="0" w:line="240" w:lineRule="auto"/>
                  <w:ind w:firstLineChars="0" w:firstLine="0"/>
                  <w:jc w:val="center"/>
                  <w:textAlignment w:val="auto"/>
                </w:pPr>
              </w:pPrChange>
            </w:pPr>
            <w:del w:id="9645" w:author="Si-yuan LIU" w:date="2026-07-24T14:26:00Z" w16du:dateUtc="2026-07-24T06:26:00Z">
              <w:r w:rsidDel="00964E30">
                <w:rPr>
                  <w:rFonts w:hint="eastAsia"/>
                  <w:b/>
                  <w:color w:val="000000" w:themeColor="text1"/>
                  <w:sz w:val="21"/>
                  <w:szCs w:val="21"/>
                </w:rPr>
                <w:delText>合计</w:delText>
              </w:r>
            </w:del>
          </w:p>
        </w:tc>
        <w:tc>
          <w:tcPr>
            <w:tcW w:w="2622" w:type="dxa"/>
            <w:vAlign w:val="center"/>
          </w:tcPr>
          <w:p w14:paraId="765590FF" w14:textId="2CBAF24C" w:rsidR="005F457E" w:rsidDel="00964E30" w:rsidRDefault="00000000" w:rsidP="00964E30">
            <w:pPr>
              <w:pStyle w:val="1"/>
              <w:ind w:firstLine="420"/>
              <w:rPr>
                <w:del w:id="9646" w:author="Si-yuan LIU" w:date="2026-07-24T14:26:00Z" w16du:dateUtc="2026-07-24T06:26:00Z"/>
                <w:rFonts w:eastAsia="等线"/>
                <w:b/>
                <w:color w:val="000000" w:themeColor="text1"/>
                <w:sz w:val="21"/>
                <w:szCs w:val="21"/>
              </w:rPr>
              <w:pPrChange w:id="9647" w:author="Si-yuan LIU" w:date="2026-07-24T14:26:00Z" w16du:dateUtc="2026-07-24T06:26:00Z">
                <w:pPr>
                  <w:pStyle w:val="afc"/>
                  <w:spacing w:after="0" w:line="240" w:lineRule="auto"/>
                  <w:ind w:rightChars="83" w:right="199" w:firstLineChars="0" w:firstLine="0"/>
                  <w:jc w:val="right"/>
                  <w:textAlignment w:val="auto"/>
                </w:pPr>
              </w:pPrChange>
            </w:pPr>
            <w:ins w:id="9648" w:author="唐潇" w:date="2026-07-08T13:40:00Z">
              <w:del w:id="9649" w:author="Si-yuan LIU" w:date="2026-07-24T14:26:00Z" w16du:dateUtc="2026-07-24T06:26:00Z">
                <w:r w:rsidDel="00964E30">
                  <w:rPr>
                    <w:rFonts w:eastAsia="等线"/>
                    <w:b/>
                    <w:bCs/>
                    <w:color w:val="000000"/>
                    <w:sz w:val="21"/>
                    <w:szCs w:val="21"/>
                    <w:rPrChange w:id="9650" w:author="唐潇" w:date="2026-07-08T13:40:00Z">
                      <w:rPr/>
                    </w:rPrChange>
                  </w:rPr>
                  <w:delText>14,215.91</w:delText>
                </w:r>
              </w:del>
            </w:ins>
            <w:del w:id="9651" w:author="Si-yuan LIU" w:date="2026-07-24T14:26:00Z" w16du:dateUtc="2026-07-24T06:26:00Z">
              <w:r w:rsidDel="00964E30">
                <w:rPr>
                  <w:rFonts w:eastAsia="等线"/>
                  <w:b/>
                  <w:bCs/>
                  <w:color w:val="000000"/>
                  <w:sz w:val="21"/>
                  <w:szCs w:val="21"/>
                </w:rPr>
                <w:delText>14,</w:delText>
              </w:r>
            </w:del>
            <w:ins w:id="9652" w:author="胡琳" w:date="2026-07-03T21:18:00Z">
              <w:del w:id="9653" w:author="Si-yuan LIU" w:date="2026-07-24T14:26:00Z" w16du:dateUtc="2026-07-24T06:26:00Z">
                <w:r w:rsidDel="00964E30">
                  <w:rPr>
                    <w:rFonts w:eastAsia="等线"/>
                    <w:b/>
                    <w:bCs/>
                    <w:color w:val="000000"/>
                    <w:sz w:val="21"/>
                    <w:szCs w:val="21"/>
                  </w:rPr>
                  <w:delText>375</w:delText>
                </w:r>
              </w:del>
            </w:ins>
            <w:del w:id="9654" w:author="Si-yuan LIU" w:date="2026-07-24T14:26:00Z" w16du:dateUtc="2026-07-24T06:26:00Z">
              <w:r w:rsidDel="00964E30">
                <w:rPr>
                  <w:rFonts w:eastAsia="等线"/>
                  <w:b/>
                  <w:bCs/>
                  <w:color w:val="000000"/>
                  <w:sz w:val="21"/>
                  <w:szCs w:val="21"/>
                </w:rPr>
                <w:delText>578.</w:delText>
              </w:r>
            </w:del>
            <w:ins w:id="9655" w:author="胡琳" w:date="2026-07-03T21:18:00Z">
              <w:del w:id="9656" w:author="Si-yuan LIU" w:date="2026-07-24T14:26:00Z" w16du:dateUtc="2026-07-24T06:26:00Z">
                <w:r w:rsidDel="00964E30">
                  <w:rPr>
                    <w:rFonts w:eastAsia="等线"/>
                    <w:b/>
                    <w:bCs/>
                    <w:color w:val="000000"/>
                    <w:sz w:val="21"/>
                    <w:szCs w:val="21"/>
                  </w:rPr>
                  <w:delText>0</w:delText>
                </w:r>
              </w:del>
            </w:ins>
            <w:ins w:id="9657" w:author="胡琳" w:date="2026-07-04T09:03:00Z">
              <w:del w:id="9658" w:author="Si-yuan LIU" w:date="2026-07-24T14:26:00Z" w16du:dateUtc="2026-07-24T06:26:00Z">
                <w:r w:rsidDel="00964E30">
                  <w:rPr>
                    <w:rFonts w:eastAsia="等线"/>
                    <w:b/>
                    <w:bCs/>
                    <w:color w:val="000000"/>
                    <w:sz w:val="21"/>
                    <w:szCs w:val="21"/>
                  </w:rPr>
                  <w:delText>9</w:delText>
                </w:r>
              </w:del>
            </w:ins>
            <w:del w:id="9659" w:author="Si-yuan LIU" w:date="2026-07-24T14:26:00Z" w16du:dateUtc="2026-07-24T06:26:00Z">
              <w:r w:rsidDel="00964E30">
                <w:rPr>
                  <w:rFonts w:eastAsia="等线"/>
                  <w:b/>
                  <w:bCs/>
                  <w:color w:val="000000"/>
                  <w:sz w:val="21"/>
                  <w:szCs w:val="21"/>
                </w:rPr>
                <w:delText>32</w:delText>
              </w:r>
            </w:del>
          </w:p>
        </w:tc>
      </w:tr>
    </w:tbl>
    <w:p w14:paraId="4B53F172" w14:textId="0CE60444" w:rsidR="005F457E" w:rsidDel="00964E30" w:rsidRDefault="00000000" w:rsidP="00964E30">
      <w:pPr>
        <w:pStyle w:val="1"/>
        <w:rPr>
          <w:del w:id="9660" w:author="Si-yuan LIU" w:date="2026-07-24T14:26:00Z" w16du:dateUtc="2026-07-24T06:26:00Z"/>
          <w:color w:val="000000" w:themeColor="text1"/>
          <w:szCs w:val="24"/>
        </w:rPr>
        <w:pPrChange w:id="9661" w:author="Si-yuan LIU" w:date="2026-07-24T14:26:00Z" w16du:dateUtc="2026-07-24T06:26:00Z">
          <w:pPr>
            <w:spacing w:beforeLines="50" w:before="120" w:after="0" w:line="312" w:lineRule="auto"/>
            <w:ind w:firstLine="480"/>
          </w:pPr>
        </w:pPrChange>
      </w:pPr>
      <w:del w:id="9662" w:author="Si-yuan LIU" w:date="2026-07-24T14:26:00Z" w16du:dateUtc="2026-07-24T06:26:00Z">
        <w:r w:rsidDel="00964E30">
          <w:rPr>
            <w:rFonts w:hint="eastAsia"/>
            <w:color w:val="000000" w:themeColor="text1"/>
            <w:szCs w:val="24"/>
          </w:rPr>
          <w:delText>注</w:delText>
        </w:r>
        <w:r w:rsidDel="00964E30">
          <w:rPr>
            <w:color w:val="000000" w:themeColor="text1"/>
            <w:szCs w:val="24"/>
          </w:rPr>
          <w:delText>1</w:delText>
        </w:r>
        <w:r w:rsidDel="00964E30">
          <w:rPr>
            <w:rFonts w:hint="eastAsia"/>
            <w:color w:val="000000" w:themeColor="text1"/>
            <w:szCs w:val="24"/>
          </w:rPr>
          <w:delText>：净回收资金（</w:delText>
        </w:r>
        <w:r w:rsidDel="00964E30">
          <w:rPr>
            <w:color w:val="000000" w:themeColor="text1"/>
            <w:szCs w:val="24"/>
          </w:rPr>
          <w:delText>C</w:delText>
        </w:r>
        <w:r w:rsidDel="00964E30">
          <w:rPr>
            <w:rFonts w:hint="eastAsia"/>
            <w:color w:val="000000" w:themeColor="text1"/>
            <w:szCs w:val="24"/>
          </w:rPr>
          <w:delText>）小于股东之间分配金额（</w:delText>
        </w:r>
        <w:r w:rsidDel="00964E30">
          <w:rPr>
            <w:color w:val="000000" w:themeColor="text1"/>
            <w:szCs w:val="24"/>
          </w:rPr>
          <w:delText>A</w:delText>
        </w:r>
        <w:r w:rsidDel="00964E30">
          <w:rPr>
            <w:rFonts w:hint="eastAsia"/>
            <w:color w:val="000000" w:themeColor="text1"/>
            <w:szCs w:val="24"/>
          </w:rPr>
          <w:delText>）减原始权益人及相关方拟认购基金金额（</w:delText>
        </w:r>
        <w:r w:rsidDel="00964E30">
          <w:rPr>
            <w:color w:val="000000" w:themeColor="text1"/>
            <w:szCs w:val="24"/>
          </w:rPr>
          <w:delText>B</w:delText>
        </w:r>
        <w:r w:rsidDel="00964E30">
          <w:rPr>
            <w:rFonts w:hint="eastAsia"/>
            <w:color w:val="000000" w:themeColor="text1"/>
            <w:szCs w:val="24"/>
          </w:rPr>
          <w:delText>）的金额，资金差额主要系基金端及专项计划端预留费用，包含交割审计费、专项计划登记挂牌费以及不可预见费用等合计</w:delText>
        </w:r>
        <w:r w:rsidDel="00964E30">
          <w:rPr>
            <w:color w:val="000000" w:themeColor="text1"/>
            <w:szCs w:val="24"/>
          </w:rPr>
          <w:delText>425.78</w:delText>
        </w:r>
        <w:r w:rsidDel="00964E30">
          <w:rPr>
            <w:rFonts w:hint="eastAsia"/>
            <w:color w:val="000000" w:themeColor="text1"/>
            <w:szCs w:val="24"/>
          </w:rPr>
          <w:delText>万元。</w:delText>
        </w:r>
      </w:del>
    </w:p>
    <w:p w14:paraId="0D09FEF2" w14:textId="295D4970" w:rsidR="005F457E" w:rsidDel="00964E30" w:rsidRDefault="00000000" w:rsidP="00964E30">
      <w:pPr>
        <w:pStyle w:val="1"/>
        <w:rPr>
          <w:del w:id="9663" w:author="Si-yuan LIU" w:date="2026-07-24T14:26:00Z" w16du:dateUtc="2026-07-24T06:26:00Z"/>
        </w:rPr>
        <w:pPrChange w:id="9664" w:author="Si-yuan LIU" w:date="2026-07-24T14:26:00Z" w16du:dateUtc="2026-07-24T06:26:00Z">
          <w:pPr>
            <w:pStyle w:val="2"/>
            <w:spacing w:beforeLines="50" w:before="120"/>
          </w:pPr>
        </w:pPrChange>
      </w:pPr>
      <w:bookmarkStart w:id="9665" w:name="_Toc760670463_WPSOffice_Level2"/>
      <w:bookmarkStart w:id="9666" w:name="_Toc223783782"/>
      <w:bookmarkStart w:id="9667" w:name="_Toc486081054_WPSOffice_Level2"/>
      <w:bookmarkStart w:id="9668" w:name="_Toc2078161334_WPSOffice_Level2"/>
      <w:del w:id="9669" w:author="Si-yuan LIU" w:date="2026-07-24T14:26:00Z" w16du:dateUtc="2026-07-24T06:26:00Z">
        <w:r w:rsidDel="00964E30">
          <w:rPr>
            <w:rFonts w:hint="eastAsia"/>
          </w:rPr>
          <w:delText>（二）资金流向图</w:delText>
        </w:r>
        <w:bookmarkEnd w:id="9665"/>
        <w:bookmarkEnd w:id="9666"/>
        <w:bookmarkEnd w:id="9667"/>
        <w:bookmarkEnd w:id="9668"/>
      </w:del>
    </w:p>
    <w:p w14:paraId="0FD0F9C1" w14:textId="22815135" w:rsidR="005F457E" w:rsidDel="00964E30" w:rsidRDefault="00000000" w:rsidP="00964E30">
      <w:pPr>
        <w:pStyle w:val="1"/>
        <w:rPr>
          <w:del w:id="9670" w:author="Si-yuan LIU" w:date="2026-07-24T14:26:00Z" w16du:dateUtc="2026-07-24T06:26:00Z"/>
          <w:color w:val="000000" w:themeColor="text1"/>
          <w:szCs w:val="24"/>
        </w:rPr>
        <w:pPrChange w:id="9671" w:author="Si-yuan LIU" w:date="2026-07-24T14:26:00Z" w16du:dateUtc="2026-07-24T06:26:00Z">
          <w:pPr>
            <w:spacing w:after="0" w:line="312" w:lineRule="auto"/>
            <w:ind w:firstLine="480"/>
          </w:pPr>
        </w:pPrChange>
      </w:pPr>
      <w:bookmarkStart w:id="9672" w:name="_Toc2018003890_WPSOffice_Level2"/>
      <w:bookmarkStart w:id="9673" w:name="_Toc1943370016_WPSOffice_Level2"/>
      <w:bookmarkStart w:id="9674" w:name="_Toc1791743830_WPSOffice_Level2"/>
      <w:del w:id="9675" w:author="Si-yuan LIU" w:date="2026-07-24T14:26:00Z" w16du:dateUtc="2026-07-24T06:26:00Z">
        <w:r w:rsidDel="00964E30">
          <w:rPr>
            <w:color w:val="000000" w:themeColor="text1"/>
            <w:szCs w:val="24"/>
          </w:rPr>
          <w:delText>1.</w:delText>
        </w:r>
        <w:r w:rsidDel="00964E30">
          <w:rPr>
            <w:rFonts w:hint="eastAsia"/>
            <w:color w:val="000000" w:themeColor="text1"/>
            <w:szCs w:val="24"/>
          </w:rPr>
          <w:delText>资金流向图</w:delText>
        </w:r>
      </w:del>
    </w:p>
    <w:p w14:paraId="6A496B02" w14:textId="22081464" w:rsidR="005F457E" w:rsidDel="00964E30" w:rsidRDefault="00000000" w:rsidP="00964E30">
      <w:pPr>
        <w:pStyle w:val="1"/>
        <w:rPr>
          <w:del w:id="9676" w:author="Si-yuan LIU" w:date="2026-07-24T14:26:00Z" w16du:dateUtc="2026-07-24T06:26:00Z"/>
          <w:color w:val="000000" w:themeColor="text1"/>
          <w:szCs w:val="24"/>
        </w:rPr>
        <w:pPrChange w:id="9677" w:author="Si-yuan LIU" w:date="2026-07-24T14:26:00Z" w16du:dateUtc="2026-07-24T06:26:00Z">
          <w:pPr>
            <w:spacing w:after="0" w:line="312" w:lineRule="auto"/>
            <w:ind w:firstLineChars="0" w:firstLine="0"/>
            <w:jc w:val="center"/>
          </w:pPr>
        </w:pPrChange>
      </w:pPr>
      <w:del w:id="9678" w:author="Si-yuan LIU" w:date="2026-07-24T14:26:00Z" w16du:dateUtc="2026-07-24T06:26:00Z">
        <w:r w:rsidDel="00964E30">
          <w:rPr>
            <w:noProof/>
            <w:color w:val="000000" w:themeColor="text1"/>
            <w:szCs w:val="24"/>
          </w:rPr>
          <w:drawing>
            <wp:inline distT="0" distB="0" distL="0" distR="0" wp14:anchorId="1729E5D7" wp14:editId="3D632247">
              <wp:extent cx="5507990" cy="3953510"/>
              <wp:effectExtent l="0" t="0" r="0" b="8890"/>
              <wp:docPr id="2485553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555339" name="图片 1"/>
                      <pic:cNvPicPr>
                        <a:picLocks noChangeAspect="1"/>
                      </pic:cNvPicPr>
                    </pic:nvPicPr>
                    <pic:blipFill>
                      <a:blip r:embed="rId45"/>
                      <a:stretch>
                        <a:fillRect/>
                      </a:stretch>
                    </pic:blipFill>
                    <pic:spPr>
                      <a:xfrm>
                        <a:off x="0" y="0"/>
                        <a:ext cx="5507990" cy="3953510"/>
                      </a:xfrm>
                      <a:prstGeom prst="rect">
                        <a:avLst/>
                      </a:prstGeom>
                    </pic:spPr>
                  </pic:pic>
                </a:graphicData>
              </a:graphic>
            </wp:inline>
          </w:drawing>
        </w:r>
      </w:del>
      <w:ins w:id="9679" w:author="唐潇" w:date="2026-07-08T13:41:00Z">
        <w:del w:id="9680" w:author="Si-yuan LIU" w:date="2026-07-24T14:26:00Z" w16du:dateUtc="2026-07-24T06:26:00Z">
          <w:r w:rsidDel="00964E30">
            <w:rPr>
              <w:noProof/>
              <w:color w:val="000000" w:themeColor="text1"/>
              <w:szCs w:val="24"/>
            </w:rPr>
            <w:drawing>
              <wp:inline distT="0" distB="0" distL="0" distR="0" wp14:anchorId="1F26C7F9" wp14:editId="2DD26E8E">
                <wp:extent cx="5507990" cy="3953510"/>
                <wp:effectExtent l="0" t="0" r="3810" b="889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45"/>
                        <a:stretch>
                          <a:fillRect/>
                        </a:stretch>
                      </pic:blipFill>
                      <pic:spPr>
                        <a:xfrm>
                          <a:off x="0" y="0"/>
                          <a:ext cx="5507990" cy="3953510"/>
                        </a:xfrm>
                        <a:prstGeom prst="rect">
                          <a:avLst/>
                        </a:prstGeom>
                      </pic:spPr>
                    </pic:pic>
                  </a:graphicData>
                </a:graphic>
              </wp:inline>
            </w:drawing>
          </w:r>
        </w:del>
      </w:ins>
    </w:p>
    <w:p w14:paraId="3444EE25" w14:textId="3516CE46" w:rsidR="005F457E" w:rsidDel="00964E30" w:rsidRDefault="00000000" w:rsidP="00964E30">
      <w:pPr>
        <w:pStyle w:val="1"/>
        <w:rPr>
          <w:del w:id="9681" w:author="Si-yuan LIU" w:date="2026-07-24T14:26:00Z" w16du:dateUtc="2026-07-24T06:26:00Z"/>
          <w:color w:val="000000" w:themeColor="text1"/>
          <w:szCs w:val="24"/>
        </w:rPr>
        <w:pPrChange w:id="9682" w:author="Si-yuan LIU" w:date="2026-07-24T14:26:00Z" w16du:dateUtc="2026-07-24T06:26:00Z">
          <w:pPr>
            <w:keepNext/>
            <w:spacing w:after="0" w:line="312" w:lineRule="auto"/>
            <w:ind w:firstLine="480"/>
            <w:jc w:val="center"/>
          </w:pPr>
        </w:pPrChange>
      </w:pPr>
      <w:del w:id="9683" w:author="Si-yuan LIU" w:date="2026-07-24T14:26:00Z" w16du:dateUtc="2026-07-24T06:26:00Z">
        <w:r w:rsidDel="00964E30">
          <w:rPr>
            <w:rFonts w:hint="eastAsia"/>
            <w:color w:val="000000" w:themeColor="text1"/>
            <w:szCs w:val="24"/>
          </w:rPr>
          <w:delText>图</w:delText>
        </w:r>
        <w:r w:rsidDel="00964E30">
          <w:rPr>
            <w:color w:val="000000" w:themeColor="text1"/>
            <w:szCs w:val="24"/>
          </w:rPr>
          <w:delText xml:space="preserve"> </w:delText>
        </w:r>
        <w:r w:rsidDel="00964E30">
          <w:rPr>
            <w:color w:val="000000" w:themeColor="text1"/>
            <w:szCs w:val="24"/>
          </w:rPr>
          <w:fldChar w:fldCharType="begin"/>
        </w:r>
        <w:r w:rsidDel="00964E30">
          <w:rPr>
            <w:color w:val="000000" w:themeColor="text1"/>
            <w:szCs w:val="24"/>
          </w:rPr>
          <w:delInstrText xml:space="preserve"> SEQ </w:delInstrText>
        </w:r>
        <w:r w:rsidDel="00964E30">
          <w:rPr>
            <w:color w:val="000000" w:themeColor="text1"/>
            <w:szCs w:val="24"/>
          </w:rPr>
          <w:delInstrText>图</w:delInstrText>
        </w:r>
        <w:r w:rsidDel="00964E30">
          <w:rPr>
            <w:color w:val="000000" w:themeColor="text1"/>
            <w:szCs w:val="24"/>
          </w:rPr>
          <w:delInstrText xml:space="preserve"> \* ARABIC </w:delInstrText>
        </w:r>
        <w:r w:rsidDel="00964E30">
          <w:rPr>
            <w:color w:val="000000" w:themeColor="text1"/>
            <w:szCs w:val="24"/>
          </w:rPr>
          <w:fldChar w:fldCharType="separate"/>
        </w:r>
        <w:r w:rsidR="004A5B2B" w:rsidDel="00964E30">
          <w:rPr>
            <w:noProof/>
            <w:color w:val="000000" w:themeColor="text1"/>
            <w:szCs w:val="24"/>
          </w:rPr>
          <w:delText>15</w:delText>
        </w:r>
        <w:r w:rsidDel="00964E30">
          <w:rPr>
            <w:color w:val="000000" w:themeColor="text1"/>
            <w:szCs w:val="24"/>
          </w:rPr>
          <w:fldChar w:fldCharType="end"/>
        </w:r>
        <w:r w:rsidDel="00964E30">
          <w:rPr>
            <w:color w:val="000000" w:themeColor="text1"/>
            <w:szCs w:val="24"/>
          </w:rPr>
          <w:delText xml:space="preserve"> </w:delText>
        </w:r>
        <w:r w:rsidDel="00964E30">
          <w:rPr>
            <w:rFonts w:hint="eastAsia"/>
            <w:color w:val="000000" w:themeColor="text1"/>
            <w:szCs w:val="24"/>
          </w:rPr>
          <w:delText>资金流向图</w:delText>
        </w:r>
      </w:del>
    </w:p>
    <w:p w14:paraId="2BEED9D0" w14:textId="18499ADB" w:rsidR="005F457E" w:rsidDel="00964E30" w:rsidRDefault="00000000" w:rsidP="00964E30">
      <w:pPr>
        <w:pStyle w:val="1"/>
        <w:rPr>
          <w:del w:id="9684" w:author="Si-yuan LIU" w:date="2026-07-24T14:26:00Z" w16du:dateUtc="2026-07-24T06:26:00Z"/>
          <w:color w:val="000000" w:themeColor="text1"/>
          <w:szCs w:val="24"/>
        </w:rPr>
        <w:pPrChange w:id="9685" w:author="Si-yuan LIU" w:date="2026-07-24T14:26:00Z" w16du:dateUtc="2026-07-24T06:26:00Z">
          <w:pPr>
            <w:widowControl/>
            <w:spacing w:after="0" w:line="312" w:lineRule="auto"/>
            <w:ind w:firstLine="480"/>
            <w:textAlignment w:val="auto"/>
          </w:pPr>
        </w:pPrChange>
      </w:pPr>
      <w:del w:id="9686" w:author="Si-yuan LIU" w:date="2026-07-24T14:26:00Z" w16du:dateUtc="2026-07-24T06:26:00Z">
        <w:r w:rsidDel="00964E30">
          <w:rPr>
            <w:rFonts w:hint="eastAsia"/>
            <w:color w:val="000000" w:themeColor="text1"/>
            <w:szCs w:val="24"/>
          </w:rPr>
          <w:delText>（</w:delText>
        </w:r>
        <w:r w:rsidDel="00964E30">
          <w:rPr>
            <w:color w:val="000000" w:themeColor="text1"/>
            <w:szCs w:val="24"/>
          </w:rPr>
          <w:delText>1</w:delText>
        </w:r>
        <w:r w:rsidDel="00964E30">
          <w:rPr>
            <w:rFonts w:hint="eastAsia"/>
            <w:color w:val="000000" w:themeColor="text1"/>
            <w:szCs w:val="24"/>
          </w:rPr>
          <w:delText>）本项目拟募集资金约</w:delText>
        </w:r>
        <w:r w:rsidDel="00964E30">
          <w:rPr>
            <w:color w:val="000000" w:themeColor="text1"/>
            <w:szCs w:val="24"/>
          </w:rPr>
          <w:delText>20.98</w:delText>
        </w:r>
        <w:r w:rsidDel="00964E30">
          <w:rPr>
            <w:rFonts w:hint="eastAsia"/>
            <w:color w:val="000000" w:themeColor="text1"/>
            <w:szCs w:val="24"/>
          </w:rPr>
          <w:delText>亿元，奥飞数据</w:delText>
        </w:r>
        <w:commentRangeStart w:id="9687"/>
        <w:r w:rsidDel="00964E30">
          <w:rPr>
            <w:rFonts w:hint="eastAsia"/>
            <w:color w:val="000000" w:themeColor="text1"/>
            <w:szCs w:val="24"/>
          </w:rPr>
          <w:delText>、固安聚龙、昊盈科技</w:delText>
        </w:r>
      </w:del>
      <w:commentRangeEnd w:id="9687"/>
      <w:del w:id="9688" w:author="怡然 刘 [2]" w:date="2026-07-07T11:10:00Z">
        <w:r>
          <w:rPr>
            <w:rStyle w:val="afa"/>
            <w:rFonts w:hint="eastAsia"/>
            <w:color w:val="000000" w:themeColor="text1"/>
            <w:sz w:val="24"/>
            <w:szCs w:val="24"/>
          </w:rPr>
          <w:commentReference w:id="9687"/>
        </w:r>
      </w:del>
      <w:del w:id="9689" w:author="Si-yuan LIU" w:date="2026-07-24T14:26:00Z" w16du:dateUtc="2026-07-24T06:26:00Z">
        <w:r w:rsidDel="00964E30">
          <w:rPr>
            <w:rFonts w:hint="eastAsia"/>
            <w:color w:val="000000" w:themeColor="text1"/>
            <w:szCs w:val="24"/>
          </w:rPr>
          <w:delText>拟认购</w:delText>
        </w:r>
        <w:r w:rsidDel="00964E30">
          <w:rPr>
            <w:color w:val="000000" w:themeColor="text1"/>
            <w:szCs w:val="24"/>
          </w:rPr>
          <w:delText>35%</w:delText>
        </w:r>
        <w:r w:rsidDel="00964E30">
          <w:rPr>
            <w:rFonts w:hint="eastAsia"/>
            <w:color w:val="000000" w:themeColor="text1"/>
            <w:szCs w:val="24"/>
          </w:rPr>
          <w:delText>的基础设施</w:delText>
        </w:r>
        <w:r w:rsidDel="00964E30">
          <w:rPr>
            <w:color w:val="000000" w:themeColor="text1"/>
            <w:szCs w:val="24"/>
          </w:rPr>
          <w:delText>REIT</w:delText>
        </w:r>
        <w:r w:rsidDel="00964E30">
          <w:rPr>
            <w:rFonts w:hint="eastAsia"/>
            <w:color w:val="000000" w:themeColor="text1"/>
            <w:szCs w:val="24"/>
          </w:rPr>
          <w:delText>基金份额，金额合计约</w:delText>
        </w:r>
        <w:r w:rsidDel="00964E30">
          <w:rPr>
            <w:color w:val="000000" w:themeColor="text1"/>
            <w:szCs w:val="24"/>
          </w:rPr>
          <w:delText>7.34</w:delText>
        </w:r>
        <w:r w:rsidDel="00964E30">
          <w:rPr>
            <w:rFonts w:hint="eastAsia"/>
            <w:color w:val="000000" w:themeColor="text1"/>
            <w:szCs w:val="24"/>
          </w:rPr>
          <w:delText>亿元；</w:delText>
        </w:r>
      </w:del>
    </w:p>
    <w:p w14:paraId="0526CB58" w14:textId="47B396C0" w:rsidR="005F457E" w:rsidDel="00964E30" w:rsidRDefault="00000000" w:rsidP="00964E30">
      <w:pPr>
        <w:pStyle w:val="1"/>
        <w:rPr>
          <w:del w:id="9690" w:author="Si-yuan LIU" w:date="2026-07-24T14:26:00Z" w16du:dateUtc="2026-07-24T06:26:00Z"/>
          <w:color w:val="000000" w:themeColor="text1"/>
          <w:szCs w:val="24"/>
        </w:rPr>
        <w:pPrChange w:id="9691" w:author="Si-yuan LIU" w:date="2026-07-24T14:26:00Z" w16du:dateUtc="2026-07-24T06:26:00Z">
          <w:pPr>
            <w:widowControl/>
            <w:spacing w:after="0" w:line="312" w:lineRule="auto"/>
            <w:ind w:firstLine="480"/>
            <w:textAlignment w:val="auto"/>
          </w:pPr>
        </w:pPrChange>
      </w:pPr>
      <w:del w:id="9692" w:author="Si-yuan LIU" w:date="2026-07-24T14:26:00Z" w16du:dateUtc="2026-07-24T06:26:00Z">
        <w:r w:rsidDel="00964E30">
          <w:rPr>
            <w:rFonts w:hint="eastAsia"/>
            <w:color w:val="000000" w:themeColor="text1"/>
            <w:szCs w:val="24"/>
          </w:rPr>
          <w:delText>（</w:delText>
        </w:r>
        <w:r w:rsidDel="00964E30">
          <w:rPr>
            <w:color w:val="000000" w:themeColor="text1"/>
            <w:szCs w:val="24"/>
          </w:rPr>
          <w:delText>2</w:delText>
        </w:r>
        <w:r w:rsidDel="00964E30">
          <w:rPr>
            <w:rFonts w:hint="eastAsia"/>
            <w:color w:val="000000" w:themeColor="text1"/>
            <w:szCs w:val="24"/>
          </w:rPr>
          <w:delText>）基础设施</w:delText>
        </w:r>
        <w:r w:rsidDel="00964E30">
          <w:rPr>
            <w:color w:val="000000" w:themeColor="text1"/>
            <w:szCs w:val="24"/>
          </w:rPr>
          <w:delText>REIT</w:delText>
        </w:r>
        <w:r w:rsidDel="00964E30">
          <w:rPr>
            <w:rFonts w:hint="eastAsia"/>
            <w:color w:val="000000" w:themeColor="text1"/>
            <w:szCs w:val="24"/>
          </w:rPr>
          <w:delText>基金设立后，基金管理人</w:delText>
        </w:r>
      </w:del>
      <w:ins w:id="9693" w:author="胡琳" w:date="2026-07-03T21:21:00Z">
        <w:del w:id="9694" w:author="Si-yuan LIU" w:date="2026-07-24T14:26:00Z" w16du:dateUtc="2026-07-24T06:26:00Z">
          <w:r w:rsidDel="00964E30">
            <w:rPr>
              <w:rFonts w:hint="eastAsia"/>
              <w:color w:val="000000" w:themeColor="text1"/>
              <w:szCs w:val="24"/>
            </w:rPr>
            <w:delText>将募集资金</w:delText>
          </w:r>
        </w:del>
      </w:ins>
      <w:del w:id="9695" w:author="Si-yuan LIU" w:date="2026-07-24T14:26:00Z" w16du:dateUtc="2026-07-24T06:26:00Z">
        <w:r w:rsidDel="00964E30">
          <w:rPr>
            <w:rFonts w:hint="eastAsia"/>
            <w:color w:val="000000" w:themeColor="text1"/>
            <w:szCs w:val="24"/>
          </w:rPr>
          <w:delText>在进行合理预留后剩余资金</w:delText>
        </w:r>
        <w:r w:rsidDel="00964E30">
          <w:rPr>
            <w:color w:val="000000" w:themeColor="text1"/>
            <w:szCs w:val="24"/>
          </w:rPr>
          <w:delText>100%</w:delText>
        </w:r>
        <w:r w:rsidDel="00964E30">
          <w:rPr>
            <w:rFonts w:hint="eastAsia"/>
            <w:color w:val="000000" w:themeColor="text1"/>
            <w:szCs w:val="24"/>
          </w:rPr>
          <w:delText>投资于计划管理人发行的基础设施资产支持证券全部份额。基金端及专项计划端预留费用，包含交割审计费、专项计划登记挂牌费以及不可预见费用等合计</w:delText>
        </w:r>
        <w:r w:rsidDel="00964E30">
          <w:rPr>
            <w:color w:val="000000" w:themeColor="text1"/>
            <w:szCs w:val="24"/>
          </w:rPr>
          <w:delText>425.78</w:delText>
        </w:r>
        <w:r w:rsidDel="00964E30">
          <w:rPr>
            <w:rFonts w:hint="eastAsia"/>
            <w:color w:val="000000" w:themeColor="text1"/>
            <w:szCs w:val="24"/>
          </w:rPr>
          <w:delText>万元；</w:delText>
        </w:r>
      </w:del>
    </w:p>
    <w:p w14:paraId="3C53AD16" w14:textId="68CEAA97" w:rsidR="005F457E" w:rsidDel="00964E30" w:rsidRDefault="00000000" w:rsidP="00964E30">
      <w:pPr>
        <w:pStyle w:val="1"/>
        <w:rPr>
          <w:del w:id="9696" w:author="Si-yuan LIU" w:date="2026-07-24T14:26:00Z" w16du:dateUtc="2026-07-24T06:26:00Z"/>
          <w:color w:val="000000" w:themeColor="text1"/>
          <w:szCs w:val="24"/>
        </w:rPr>
        <w:pPrChange w:id="9697" w:author="Si-yuan LIU" w:date="2026-07-24T14:26:00Z" w16du:dateUtc="2026-07-24T06:26:00Z">
          <w:pPr>
            <w:widowControl/>
            <w:spacing w:after="0" w:line="312" w:lineRule="auto"/>
            <w:ind w:firstLine="480"/>
            <w:textAlignment w:val="auto"/>
          </w:pPr>
        </w:pPrChange>
      </w:pPr>
      <w:del w:id="9698" w:author="Si-yuan LIU" w:date="2026-07-24T14:26:00Z" w16du:dateUtc="2026-07-24T06:26:00Z">
        <w:r w:rsidDel="00964E30">
          <w:rPr>
            <w:rFonts w:hint="eastAsia"/>
            <w:color w:val="000000" w:themeColor="text1"/>
            <w:szCs w:val="24"/>
          </w:rPr>
          <w:delText>（</w:delText>
        </w:r>
        <w:r w:rsidDel="00964E30">
          <w:rPr>
            <w:color w:val="000000" w:themeColor="text1"/>
            <w:szCs w:val="24"/>
          </w:rPr>
          <w:delText>3</w:delText>
        </w:r>
        <w:r w:rsidDel="00964E30">
          <w:rPr>
            <w:rFonts w:hint="eastAsia"/>
            <w:color w:val="000000" w:themeColor="text1"/>
            <w:szCs w:val="24"/>
          </w:rPr>
          <w:delText>）专项计划根据专项计划文件约定的交易安排，向原始权益人支付</w:delText>
        </w:r>
        <w:r w:rsidDel="00964E30">
          <w:rPr>
            <w:color w:val="000000" w:themeColor="text1"/>
            <w:szCs w:val="24"/>
          </w:rPr>
          <w:delText>SPV</w:delText>
        </w:r>
        <w:r w:rsidDel="00964E30">
          <w:rPr>
            <w:rFonts w:hint="eastAsia"/>
            <w:color w:val="000000" w:themeColor="text1"/>
            <w:szCs w:val="24"/>
          </w:rPr>
          <w:delText>公司股权转让价款</w:delText>
        </w:r>
        <w:r w:rsidDel="00964E30">
          <w:rPr>
            <w:color w:val="000000" w:themeColor="text1"/>
            <w:szCs w:val="24"/>
          </w:rPr>
          <w:delText>1</w:delText>
        </w:r>
        <w:r w:rsidDel="00964E30">
          <w:rPr>
            <w:rFonts w:hint="eastAsia"/>
            <w:color w:val="000000" w:themeColor="text1"/>
            <w:szCs w:val="24"/>
          </w:rPr>
          <w:delText>元，并向</w:delText>
        </w:r>
        <w:r w:rsidDel="00964E30">
          <w:rPr>
            <w:color w:val="000000" w:themeColor="text1"/>
            <w:szCs w:val="24"/>
          </w:rPr>
          <w:delText>SPV</w:delText>
        </w:r>
        <w:r w:rsidDel="00964E30">
          <w:rPr>
            <w:rFonts w:hint="eastAsia"/>
            <w:color w:val="000000" w:themeColor="text1"/>
            <w:szCs w:val="24"/>
          </w:rPr>
          <w:delText>公司实缴出资及增资合计约</w:delText>
        </w:r>
        <w:r w:rsidDel="00964E30">
          <w:rPr>
            <w:color w:val="000000" w:themeColor="text1"/>
            <w:szCs w:val="24"/>
          </w:rPr>
          <w:delText>6.99</w:delText>
        </w:r>
        <w:r w:rsidDel="00964E30">
          <w:rPr>
            <w:rFonts w:hint="eastAsia"/>
            <w:color w:val="000000" w:themeColor="text1"/>
            <w:szCs w:val="24"/>
          </w:rPr>
          <w:delText>亿元，同时分别向项目公司和</w:delText>
        </w:r>
        <w:r w:rsidDel="00964E30">
          <w:rPr>
            <w:color w:val="000000" w:themeColor="text1"/>
            <w:szCs w:val="24"/>
          </w:rPr>
          <w:delText>SPV</w:delText>
        </w:r>
        <w:r w:rsidDel="00964E30">
          <w:rPr>
            <w:rFonts w:hint="eastAsia"/>
            <w:color w:val="000000" w:themeColor="text1"/>
            <w:szCs w:val="24"/>
          </w:rPr>
          <w:delText>公司发放关联方借款约</w:delText>
        </w:r>
        <w:r w:rsidDel="00964E30">
          <w:rPr>
            <w:color w:val="000000" w:themeColor="text1"/>
            <w:szCs w:val="24"/>
          </w:rPr>
          <w:delText>2.78</w:delText>
        </w:r>
        <w:r w:rsidDel="00964E30">
          <w:rPr>
            <w:rFonts w:hint="eastAsia"/>
            <w:color w:val="000000" w:themeColor="text1"/>
            <w:szCs w:val="24"/>
          </w:rPr>
          <w:delText>亿元和约</w:delText>
        </w:r>
        <w:r w:rsidDel="00964E30">
          <w:rPr>
            <w:color w:val="000000" w:themeColor="text1"/>
            <w:szCs w:val="24"/>
          </w:rPr>
          <w:delText>11.19</w:delText>
        </w:r>
        <w:r w:rsidDel="00964E30">
          <w:rPr>
            <w:rFonts w:hint="eastAsia"/>
            <w:color w:val="000000" w:themeColor="text1"/>
            <w:szCs w:val="24"/>
          </w:rPr>
          <w:delText>亿元；</w:delText>
        </w:r>
      </w:del>
    </w:p>
    <w:p w14:paraId="7123EEB8" w14:textId="311873B8" w:rsidR="005F457E" w:rsidDel="00964E30" w:rsidRDefault="00000000" w:rsidP="00964E30">
      <w:pPr>
        <w:pStyle w:val="1"/>
        <w:rPr>
          <w:del w:id="9699" w:author="Si-yuan LIU" w:date="2026-07-24T14:26:00Z" w16du:dateUtc="2026-07-24T06:26:00Z"/>
          <w:color w:val="000000" w:themeColor="text1"/>
          <w:szCs w:val="24"/>
        </w:rPr>
        <w:pPrChange w:id="9700" w:author="Si-yuan LIU" w:date="2026-07-24T14:26:00Z" w16du:dateUtc="2026-07-24T06:26:00Z">
          <w:pPr>
            <w:widowControl/>
            <w:spacing w:after="0" w:line="312" w:lineRule="auto"/>
            <w:ind w:firstLine="480"/>
            <w:textAlignment w:val="auto"/>
          </w:pPr>
        </w:pPrChange>
      </w:pPr>
      <w:del w:id="9701" w:author="Si-yuan LIU" w:date="2026-07-24T14:26:00Z" w16du:dateUtc="2026-07-24T06:26:00Z">
        <w:r w:rsidDel="00964E30">
          <w:rPr>
            <w:rFonts w:hint="eastAsia"/>
            <w:color w:val="000000" w:themeColor="text1"/>
            <w:szCs w:val="24"/>
          </w:rPr>
          <w:delText>（</w:delText>
        </w:r>
        <w:r w:rsidDel="00964E30">
          <w:rPr>
            <w:color w:val="000000" w:themeColor="text1"/>
            <w:szCs w:val="24"/>
          </w:rPr>
          <w:delText>4</w:delText>
        </w:r>
        <w:r w:rsidDel="00964E30">
          <w:rPr>
            <w:rFonts w:hint="eastAsia"/>
            <w:color w:val="000000" w:themeColor="text1"/>
            <w:szCs w:val="24"/>
          </w:rPr>
          <w:delText>）</w:delText>
        </w:r>
        <w:r w:rsidDel="00964E30">
          <w:rPr>
            <w:color w:val="000000" w:themeColor="text1"/>
            <w:szCs w:val="24"/>
          </w:rPr>
          <w:delText>SPV</w:delText>
        </w:r>
        <w:r w:rsidDel="00964E30">
          <w:rPr>
            <w:rFonts w:hint="eastAsia"/>
            <w:color w:val="000000" w:themeColor="text1"/>
            <w:szCs w:val="24"/>
          </w:rPr>
          <w:delText>公司合计取得约</w:delText>
        </w:r>
        <w:r w:rsidDel="00964E30">
          <w:rPr>
            <w:color w:val="000000" w:themeColor="text1"/>
            <w:szCs w:val="24"/>
          </w:rPr>
          <w:delText>18.18</w:delText>
        </w:r>
        <w:r w:rsidDel="00964E30">
          <w:rPr>
            <w:rFonts w:hint="eastAsia"/>
            <w:color w:val="000000" w:themeColor="text1"/>
            <w:szCs w:val="24"/>
          </w:rPr>
          <w:delText>亿元，其中约</w:delText>
        </w:r>
        <w:r w:rsidDel="00964E30">
          <w:rPr>
            <w:color w:val="000000" w:themeColor="text1"/>
            <w:szCs w:val="24"/>
          </w:rPr>
          <w:delText>18.16</w:delText>
        </w:r>
        <w:r w:rsidDel="00964E30">
          <w:rPr>
            <w:rFonts w:hint="eastAsia"/>
            <w:color w:val="000000" w:themeColor="text1"/>
            <w:szCs w:val="24"/>
          </w:rPr>
          <w:delText>亿元用于向原始权益人奥飞数据、固安聚龙、昊盈科技支付项目公司股权转让价款，剩余</w:delText>
        </w:r>
        <w:r w:rsidDel="00964E30">
          <w:rPr>
            <w:color w:val="000000" w:themeColor="text1"/>
            <w:szCs w:val="24"/>
          </w:rPr>
          <w:delText>210</w:delText>
        </w:r>
        <w:r w:rsidDel="00964E30">
          <w:rPr>
            <w:rFonts w:hint="eastAsia"/>
            <w:color w:val="000000" w:themeColor="text1"/>
            <w:szCs w:val="24"/>
          </w:rPr>
          <w:delText>万元主要用于支付上述交易过程中涉及</w:delText>
        </w:r>
        <w:r w:rsidDel="00964E30">
          <w:rPr>
            <w:color w:val="000000" w:themeColor="text1"/>
            <w:szCs w:val="24"/>
          </w:rPr>
          <w:delText>SPV</w:delText>
        </w:r>
        <w:r w:rsidDel="00964E30">
          <w:rPr>
            <w:rFonts w:hint="eastAsia"/>
            <w:color w:val="000000" w:themeColor="text1"/>
            <w:szCs w:val="24"/>
          </w:rPr>
          <w:delText>公司相应税费；</w:delText>
        </w:r>
      </w:del>
    </w:p>
    <w:p w14:paraId="0A89FEDC" w14:textId="17DADDE5" w:rsidR="005F457E" w:rsidDel="00964E30" w:rsidRDefault="00000000" w:rsidP="00964E30">
      <w:pPr>
        <w:pStyle w:val="1"/>
        <w:rPr>
          <w:del w:id="9702" w:author="Si-yuan LIU" w:date="2026-07-24T14:26:00Z" w16du:dateUtc="2026-07-24T06:26:00Z"/>
          <w:color w:val="000000" w:themeColor="text1"/>
          <w:szCs w:val="24"/>
        </w:rPr>
        <w:pPrChange w:id="9703" w:author="Si-yuan LIU" w:date="2026-07-24T14:26:00Z" w16du:dateUtc="2026-07-24T06:26:00Z">
          <w:pPr>
            <w:widowControl/>
            <w:spacing w:after="0" w:line="312" w:lineRule="auto"/>
            <w:ind w:firstLine="480"/>
            <w:textAlignment w:val="auto"/>
          </w:pPr>
        </w:pPrChange>
      </w:pPr>
      <w:del w:id="9704" w:author="Si-yuan LIU" w:date="2026-07-24T14:26:00Z" w16du:dateUtc="2026-07-24T06:26:00Z">
        <w:r w:rsidDel="00964E30">
          <w:rPr>
            <w:rFonts w:hint="eastAsia"/>
            <w:color w:val="000000" w:themeColor="text1"/>
            <w:szCs w:val="24"/>
          </w:rPr>
          <w:delText>（</w:delText>
        </w:r>
        <w:r w:rsidDel="00964E30">
          <w:rPr>
            <w:color w:val="000000" w:themeColor="text1"/>
            <w:szCs w:val="24"/>
          </w:rPr>
          <w:delText>5</w:delText>
        </w:r>
        <w:r w:rsidDel="00964E30">
          <w:rPr>
            <w:rFonts w:hint="eastAsia"/>
            <w:color w:val="000000" w:themeColor="text1"/>
            <w:szCs w:val="24"/>
          </w:rPr>
          <w:delText>）项目公司取得的关联方借款约</w:delText>
        </w:r>
        <w:r w:rsidDel="00964E30">
          <w:rPr>
            <w:color w:val="000000" w:themeColor="text1"/>
            <w:szCs w:val="24"/>
          </w:rPr>
          <w:delText>2.78</w:delText>
        </w:r>
        <w:r w:rsidDel="00964E30">
          <w:rPr>
            <w:rFonts w:hint="eastAsia"/>
            <w:color w:val="000000" w:themeColor="text1"/>
            <w:szCs w:val="24"/>
          </w:rPr>
          <w:delText>亿元主要用于偿还存量银行贷款；</w:delText>
        </w:r>
      </w:del>
    </w:p>
    <w:p w14:paraId="6B02F4B1" w14:textId="5885E94C" w:rsidR="005F457E" w:rsidDel="00964E30" w:rsidRDefault="00000000" w:rsidP="00964E30">
      <w:pPr>
        <w:pStyle w:val="1"/>
        <w:rPr>
          <w:del w:id="9705" w:author="Si-yuan LIU" w:date="2026-07-24T14:26:00Z" w16du:dateUtc="2026-07-24T06:26:00Z"/>
          <w:color w:val="000000" w:themeColor="text1"/>
          <w:szCs w:val="24"/>
        </w:rPr>
        <w:pPrChange w:id="9706" w:author="Si-yuan LIU" w:date="2026-07-24T14:26:00Z" w16du:dateUtc="2026-07-24T06:26:00Z">
          <w:pPr>
            <w:widowControl/>
            <w:spacing w:after="0" w:line="312" w:lineRule="auto"/>
            <w:ind w:firstLine="480"/>
            <w:textAlignment w:val="auto"/>
          </w:pPr>
        </w:pPrChange>
      </w:pPr>
      <w:bookmarkStart w:id="9707" w:name="OLE_LINK44"/>
      <w:del w:id="9708" w:author="Si-yuan LIU" w:date="2026-07-24T14:26:00Z" w16du:dateUtc="2026-07-24T06:26:00Z">
        <w:r w:rsidDel="00964E30">
          <w:rPr>
            <w:rFonts w:hint="eastAsia"/>
            <w:color w:val="000000" w:themeColor="text1"/>
            <w:szCs w:val="24"/>
          </w:rPr>
          <w:delText>（</w:delText>
        </w:r>
        <w:r w:rsidDel="00964E30">
          <w:rPr>
            <w:color w:val="000000" w:themeColor="text1"/>
            <w:szCs w:val="24"/>
          </w:rPr>
          <w:delText>6</w:delText>
        </w:r>
        <w:r w:rsidDel="00964E30">
          <w:rPr>
            <w:rFonts w:hint="eastAsia"/>
            <w:color w:val="000000" w:themeColor="text1"/>
            <w:szCs w:val="24"/>
          </w:rPr>
          <w:delText>）原始权益人取得股权转让价款约</w:delText>
        </w:r>
        <w:r w:rsidDel="00964E30">
          <w:rPr>
            <w:rFonts w:hint="eastAsia"/>
            <w:color w:val="000000" w:themeColor="text1"/>
            <w:szCs w:val="24"/>
          </w:rPr>
          <w:delText>1</w:delText>
        </w:r>
        <w:r w:rsidDel="00964E30">
          <w:rPr>
            <w:color w:val="000000" w:themeColor="text1"/>
            <w:szCs w:val="24"/>
          </w:rPr>
          <w:delText>8.16</w:delText>
        </w:r>
        <w:r w:rsidDel="00964E30">
          <w:rPr>
            <w:rFonts w:hint="eastAsia"/>
            <w:color w:val="000000" w:themeColor="text1"/>
            <w:szCs w:val="24"/>
          </w:rPr>
          <w:delText>亿元，净回收资金</w:delText>
        </w:r>
      </w:del>
      <w:ins w:id="9709" w:author="唐潇" w:date="2026-07-05T15:37:00Z">
        <w:del w:id="9710" w:author="Si-yuan LIU" w:date="2026-07-24T14:26:00Z" w16du:dateUtc="2026-07-24T06:26:00Z">
          <w:r w:rsidDel="00964E30">
            <w:rPr>
              <w:rFonts w:hint="eastAsia"/>
              <w:color w:val="000000" w:themeColor="text1"/>
              <w:szCs w:val="24"/>
            </w:rPr>
            <w:delText>f</w:delText>
          </w:r>
        </w:del>
      </w:ins>
      <w:del w:id="9711" w:author="Si-yuan LIU" w:date="2026-07-24T14:26:00Z" w16du:dateUtc="2026-07-24T06:26:00Z">
        <w:r w:rsidDel="00964E30">
          <w:rPr>
            <w:rFonts w:hint="eastAsia"/>
            <w:color w:val="000000" w:themeColor="text1"/>
            <w:szCs w:val="24"/>
          </w:rPr>
          <w:delText>约</w:delText>
        </w:r>
        <w:r w:rsidDel="00964E30">
          <w:rPr>
            <w:color w:val="000000" w:themeColor="text1"/>
            <w:szCs w:val="24"/>
          </w:rPr>
          <w:delText>9.72</w:delText>
        </w:r>
      </w:del>
      <w:ins w:id="9712" w:author="唐潇" w:date="2026-07-08T13:54:00Z">
        <w:del w:id="9713" w:author="Si-yuan LIU" w:date="2026-07-24T14:26:00Z" w16du:dateUtc="2026-07-24T06:26:00Z">
          <w:r w:rsidDel="00964E30">
            <w:rPr>
              <w:rFonts w:hint="eastAsia"/>
              <w:color w:val="000000" w:themeColor="text1"/>
              <w:szCs w:val="24"/>
            </w:rPr>
            <w:delText>4</w:delText>
          </w:r>
        </w:del>
      </w:ins>
      <w:ins w:id="9714" w:author="胡琳" w:date="2026-07-03T21:23:00Z">
        <w:del w:id="9715" w:author="Si-yuan LIU" w:date="2026-07-24T14:26:00Z" w16du:dateUtc="2026-07-24T06:26:00Z">
          <w:r w:rsidDel="00964E30">
            <w:rPr>
              <w:color w:val="000000" w:themeColor="text1"/>
              <w:szCs w:val="24"/>
            </w:rPr>
            <w:delText>58</w:delText>
          </w:r>
        </w:del>
      </w:ins>
      <w:del w:id="9716" w:author="Si-yuan LIU" w:date="2026-07-24T14:26:00Z" w16du:dateUtc="2026-07-24T06:26:00Z">
        <w:r w:rsidDel="00964E30">
          <w:rPr>
            <w:rFonts w:hint="eastAsia"/>
            <w:color w:val="000000" w:themeColor="text1"/>
            <w:szCs w:val="24"/>
          </w:rPr>
          <w:delText>亿元，其中不低于</w:delText>
        </w:r>
        <w:r w:rsidDel="00964E30">
          <w:rPr>
            <w:color w:val="000000" w:themeColor="text1"/>
            <w:szCs w:val="24"/>
          </w:rPr>
          <w:delText>85%</w:delText>
        </w:r>
        <w:r w:rsidDel="00964E30">
          <w:rPr>
            <w:rFonts w:hint="eastAsia"/>
            <w:color w:val="000000" w:themeColor="text1"/>
            <w:szCs w:val="24"/>
          </w:rPr>
          <w:delText>约</w:delText>
        </w:r>
        <w:r w:rsidDel="00964E30">
          <w:rPr>
            <w:color w:val="000000" w:themeColor="text1"/>
            <w:szCs w:val="24"/>
          </w:rPr>
          <w:delText>8.26</w:delText>
        </w:r>
      </w:del>
      <w:ins w:id="9717" w:author="胡琳" w:date="2026-07-03T21:23:00Z">
        <w:del w:id="9718" w:author="Si-yuan LIU" w:date="2026-07-24T14:26:00Z" w16du:dateUtc="2026-07-24T06:26:00Z">
          <w:r w:rsidDel="00964E30">
            <w:rPr>
              <w:color w:val="000000" w:themeColor="text1"/>
              <w:szCs w:val="24"/>
            </w:rPr>
            <w:delText>15</w:delText>
          </w:r>
        </w:del>
      </w:ins>
      <w:ins w:id="9719" w:author="唐潇" w:date="2026-07-08T13:54:00Z">
        <w:del w:id="9720" w:author="Si-yuan LIU" w:date="2026-07-24T14:26:00Z" w16du:dateUtc="2026-07-24T06:26:00Z">
          <w:r w:rsidDel="00964E30">
            <w:rPr>
              <w:rFonts w:hint="eastAsia"/>
              <w:color w:val="000000" w:themeColor="text1"/>
              <w:szCs w:val="24"/>
            </w:rPr>
            <w:delText>06</w:delText>
          </w:r>
        </w:del>
      </w:ins>
      <w:del w:id="9721" w:author="Si-yuan LIU" w:date="2026-07-24T14:26:00Z" w16du:dateUtc="2026-07-24T06:26:00Z">
        <w:r w:rsidDel="00964E30">
          <w:rPr>
            <w:rFonts w:hint="eastAsia"/>
            <w:color w:val="000000" w:themeColor="text1"/>
            <w:szCs w:val="24"/>
          </w:rPr>
          <w:delText>亿元以资本金或关联方借款形式投资于募投项目，剩余不超过</w:delText>
        </w:r>
        <w:r w:rsidDel="00964E30">
          <w:rPr>
            <w:color w:val="000000" w:themeColor="text1"/>
            <w:szCs w:val="24"/>
          </w:rPr>
          <w:delText>15%</w:delText>
        </w:r>
        <w:r w:rsidDel="00964E30">
          <w:rPr>
            <w:rFonts w:hint="eastAsia"/>
            <w:color w:val="000000" w:themeColor="text1"/>
            <w:szCs w:val="24"/>
          </w:rPr>
          <w:delText>约</w:delText>
        </w:r>
        <w:r w:rsidDel="00964E30">
          <w:rPr>
            <w:color w:val="000000" w:themeColor="text1"/>
            <w:szCs w:val="24"/>
          </w:rPr>
          <w:delText>1.46</w:delText>
        </w:r>
      </w:del>
      <w:ins w:id="9722" w:author="胡琳" w:date="2026-07-03T21:23:00Z">
        <w:del w:id="9723" w:author="Si-yuan LIU" w:date="2026-07-24T14:26:00Z" w16du:dateUtc="2026-07-24T06:26:00Z">
          <w:r w:rsidDel="00964E30">
            <w:rPr>
              <w:color w:val="000000" w:themeColor="text1"/>
              <w:szCs w:val="24"/>
            </w:rPr>
            <w:delText>4</w:delText>
          </w:r>
        </w:del>
      </w:ins>
      <w:ins w:id="9724" w:author="唐潇" w:date="2026-07-08T13:54:00Z">
        <w:del w:id="9725" w:author="Si-yuan LIU" w:date="2026-07-24T14:26:00Z" w16du:dateUtc="2026-07-24T06:26:00Z">
          <w:r w:rsidDel="00964E30">
            <w:rPr>
              <w:rFonts w:hint="eastAsia"/>
              <w:color w:val="000000" w:themeColor="text1"/>
              <w:szCs w:val="24"/>
            </w:rPr>
            <w:delText>2</w:delText>
          </w:r>
        </w:del>
      </w:ins>
      <w:ins w:id="9726" w:author="胡琳" w:date="2026-07-03T21:23:00Z">
        <w:del w:id="9727" w:author="Si-yuan LIU" w:date="2026-07-24T14:26:00Z" w16du:dateUtc="2026-07-24T06:26:00Z">
          <w:r w:rsidDel="00964E30">
            <w:rPr>
              <w:color w:val="000000" w:themeColor="text1"/>
              <w:szCs w:val="24"/>
            </w:rPr>
            <w:delText>4</w:delText>
          </w:r>
        </w:del>
      </w:ins>
      <w:del w:id="9728" w:author="Si-yuan LIU" w:date="2026-07-24T14:26:00Z" w16du:dateUtc="2026-07-24T06:26:00Z">
        <w:r w:rsidDel="00964E30">
          <w:rPr>
            <w:rFonts w:hint="eastAsia"/>
            <w:color w:val="000000" w:themeColor="text1"/>
            <w:szCs w:val="24"/>
          </w:rPr>
          <w:delText>亿元用于补充流动资金。</w:delText>
        </w:r>
      </w:del>
    </w:p>
    <w:bookmarkEnd w:id="9707"/>
    <w:p w14:paraId="6B722209" w14:textId="0873EFE0" w:rsidR="005F457E" w:rsidDel="00964E30" w:rsidRDefault="00000000" w:rsidP="00964E30">
      <w:pPr>
        <w:pStyle w:val="1"/>
        <w:rPr>
          <w:del w:id="9729" w:author="Si-yuan LIU" w:date="2026-07-24T14:26:00Z" w16du:dateUtc="2026-07-24T06:26:00Z"/>
          <w:color w:val="000000" w:themeColor="text1"/>
          <w:szCs w:val="24"/>
        </w:rPr>
        <w:pPrChange w:id="9730" w:author="Si-yuan LIU" w:date="2026-07-24T14:26:00Z" w16du:dateUtc="2026-07-24T06:26:00Z">
          <w:pPr>
            <w:widowControl/>
            <w:spacing w:after="0" w:line="312" w:lineRule="auto"/>
            <w:ind w:firstLine="480"/>
            <w:textAlignment w:val="auto"/>
          </w:pPr>
        </w:pPrChange>
      </w:pPr>
      <w:del w:id="9731" w:author="Si-yuan LIU" w:date="2026-07-24T14:26:00Z" w16du:dateUtc="2026-07-24T06:26:00Z">
        <w:r w:rsidDel="00964E30">
          <w:rPr>
            <w:color w:val="000000" w:themeColor="text1"/>
            <w:szCs w:val="24"/>
          </w:rPr>
          <w:delText>2.</w:delText>
        </w:r>
        <w:r w:rsidDel="00964E30">
          <w:rPr>
            <w:rFonts w:hint="eastAsia"/>
            <w:color w:val="000000" w:themeColor="text1"/>
            <w:szCs w:val="24"/>
          </w:rPr>
          <w:delText>回收资金不流入商品住宅开发领域的措施</w:delText>
        </w:r>
      </w:del>
    </w:p>
    <w:p w14:paraId="7CA1D866" w14:textId="0B9076B7" w:rsidR="005F457E" w:rsidDel="00964E30" w:rsidRDefault="00000000" w:rsidP="00964E30">
      <w:pPr>
        <w:pStyle w:val="1"/>
        <w:rPr>
          <w:del w:id="9732" w:author="Si-yuan LIU" w:date="2026-07-24T14:26:00Z" w16du:dateUtc="2026-07-24T06:26:00Z"/>
          <w:color w:val="000000" w:themeColor="text1"/>
          <w:szCs w:val="24"/>
        </w:rPr>
        <w:pPrChange w:id="9733" w:author="Si-yuan LIU" w:date="2026-07-24T14:26:00Z" w16du:dateUtc="2026-07-24T06:26:00Z">
          <w:pPr>
            <w:spacing w:after="0" w:line="312" w:lineRule="auto"/>
            <w:ind w:firstLine="480"/>
          </w:pPr>
        </w:pPrChange>
      </w:pPr>
      <w:del w:id="9734" w:author="Si-yuan LIU" w:date="2026-07-24T14:26:00Z" w16du:dateUtc="2026-07-24T06:26:00Z">
        <w:r w:rsidDel="00964E30">
          <w:rPr>
            <w:rFonts w:hint="eastAsia"/>
            <w:color w:val="000000" w:themeColor="text1"/>
            <w:szCs w:val="24"/>
          </w:rPr>
          <w:delText>原始权益人奥飞数据、固安聚龙、昊盈科技分别于</w:delText>
        </w:r>
        <w:r w:rsidDel="00964E30">
          <w:rPr>
            <w:color w:val="000000" w:themeColor="text1"/>
            <w:szCs w:val="24"/>
          </w:rPr>
          <w:delText>2026</w:delText>
        </w:r>
        <w:r w:rsidDel="00964E30">
          <w:rPr>
            <w:rFonts w:hint="eastAsia"/>
            <w:color w:val="000000" w:themeColor="text1"/>
            <w:szCs w:val="24"/>
          </w:rPr>
          <w:delText>年</w:delText>
        </w:r>
        <w:r w:rsidDel="00964E30">
          <w:rPr>
            <w:rFonts w:hint="eastAsia"/>
            <w:color w:val="000000" w:themeColor="text1"/>
            <w:szCs w:val="24"/>
          </w:rPr>
          <w:delText>5</w:delText>
        </w:r>
        <w:r w:rsidDel="00964E30">
          <w:rPr>
            <w:rFonts w:hint="eastAsia"/>
            <w:color w:val="000000" w:themeColor="text1"/>
            <w:szCs w:val="24"/>
          </w:rPr>
          <w:delText>月</w:delText>
        </w:r>
        <w:r w:rsidDel="00964E30">
          <w:rPr>
            <w:rFonts w:hint="eastAsia"/>
            <w:color w:val="000000" w:themeColor="text1"/>
            <w:szCs w:val="24"/>
          </w:rPr>
          <w:delText>2</w:delText>
        </w:r>
        <w:r w:rsidDel="00964E30">
          <w:rPr>
            <w:color w:val="000000" w:themeColor="text1"/>
            <w:szCs w:val="24"/>
          </w:rPr>
          <w:delText>9</w:delText>
        </w:r>
        <w:r w:rsidDel="00964E30">
          <w:rPr>
            <w:rFonts w:hint="eastAsia"/>
            <w:color w:val="000000" w:themeColor="text1"/>
            <w:szCs w:val="24"/>
          </w:rPr>
          <w:delText>日出具《广东奥飞数据科技股份有限公司关于奥飞数据中心基础设施领域不动产投资信托基金（</w:delText>
        </w:r>
        <w:r w:rsidDel="00964E30">
          <w:rPr>
            <w:color w:val="000000" w:themeColor="text1"/>
            <w:szCs w:val="24"/>
          </w:rPr>
          <w:delText>REITs</w:delText>
        </w:r>
        <w:r w:rsidDel="00964E30">
          <w:rPr>
            <w:rFonts w:hint="eastAsia"/>
            <w:color w:val="000000" w:themeColor="text1"/>
            <w:szCs w:val="24"/>
          </w:rPr>
          <w:delText>）项目的承诺函》、《固安聚龙自动化设备有限公司关于奥飞数据中心基础设施领域不动产投资信托基金（</w:delText>
        </w:r>
        <w:r w:rsidDel="00964E30">
          <w:rPr>
            <w:color w:val="000000" w:themeColor="text1"/>
            <w:szCs w:val="24"/>
          </w:rPr>
          <w:delText>REITs</w:delText>
        </w:r>
        <w:r w:rsidDel="00964E30">
          <w:rPr>
            <w:rFonts w:hint="eastAsia"/>
            <w:color w:val="000000" w:themeColor="text1"/>
            <w:szCs w:val="24"/>
          </w:rPr>
          <w:delText>）项目的承诺函》、《广州市昊盈计算机科技有限公司关于奥飞数据中心基础设施领域不动产投资信托基金（</w:delText>
        </w:r>
        <w:r w:rsidDel="00964E30">
          <w:rPr>
            <w:color w:val="000000" w:themeColor="text1"/>
            <w:szCs w:val="24"/>
          </w:rPr>
          <w:delText>REITs</w:delText>
        </w:r>
        <w:r w:rsidDel="00964E30">
          <w:rPr>
            <w:rFonts w:hint="eastAsia"/>
            <w:color w:val="000000" w:themeColor="text1"/>
            <w:szCs w:val="24"/>
          </w:rPr>
          <w:delText>）项目的承诺函》，就避免同业竞争承诺：“本公司承诺本项目申报材料中回收资金拟使用方向完整真实、合法合规，回收资金拟投资或收购的固定资产投资项目情况真实，并将严格把控回收资金用途，使用过程中将严格遵守房地产调控政策要求，不将回收资金变相用于商品住宅开发项目，不涉及资金出境；回收资金将严格按照进度要求使用，即基础设施</w:delText>
        </w:r>
        <w:r w:rsidDel="00964E30">
          <w:rPr>
            <w:color w:val="000000" w:themeColor="text1"/>
            <w:szCs w:val="24"/>
          </w:rPr>
          <w:delText>REITs</w:delText>
        </w:r>
        <w:r w:rsidDel="00964E30">
          <w:rPr>
            <w:rFonts w:hint="eastAsia"/>
            <w:color w:val="000000" w:themeColor="text1"/>
            <w:szCs w:val="24"/>
          </w:rPr>
          <w:delText>购入项目完成之日起</w:delText>
        </w:r>
        <w:r w:rsidDel="00964E30">
          <w:rPr>
            <w:color w:val="000000" w:themeColor="text1"/>
            <w:szCs w:val="24"/>
          </w:rPr>
          <w:delText>2</w:delText>
        </w:r>
        <w:r w:rsidDel="00964E30">
          <w:rPr>
            <w:rFonts w:hint="eastAsia"/>
            <w:color w:val="000000" w:themeColor="text1"/>
            <w:szCs w:val="24"/>
          </w:rPr>
          <w:delText>年内，净回收资金使用率不低于</w:delText>
        </w:r>
        <w:r w:rsidDel="00964E30">
          <w:rPr>
            <w:color w:val="000000" w:themeColor="text1"/>
            <w:szCs w:val="24"/>
          </w:rPr>
          <w:delText>75%</w:delText>
        </w:r>
        <w:r w:rsidDel="00964E30">
          <w:rPr>
            <w:rFonts w:hint="eastAsia"/>
            <w:color w:val="000000" w:themeColor="text1"/>
            <w:szCs w:val="24"/>
          </w:rPr>
          <w:delText>，</w:delText>
        </w:r>
        <w:r w:rsidDel="00964E30">
          <w:rPr>
            <w:color w:val="000000" w:themeColor="text1"/>
            <w:szCs w:val="24"/>
          </w:rPr>
          <w:delText>3</w:delText>
        </w:r>
        <w:r w:rsidDel="00964E30">
          <w:rPr>
            <w:rFonts w:hint="eastAsia"/>
            <w:color w:val="000000" w:themeColor="text1"/>
            <w:szCs w:val="24"/>
          </w:rPr>
          <w:delText>年内全部使用完毕。”具体详见附件</w:delText>
        </w:r>
        <w:r w:rsidDel="00964E30">
          <w:rPr>
            <w:rFonts w:hint="eastAsia"/>
            <w:color w:val="000000" w:themeColor="text1"/>
            <w:szCs w:val="24"/>
          </w:rPr>
          <w:delText>22-1</w:delText>
        </w:r>
        <w:r w:rsidDel="00964E30">
          <w:rPr>
            <w:rFonts w:hint="eastAsia"/>
            <w:color w:val="000000" w:themeColor="text1"/>
            <w:szCs w:val="24"/>
          </w:rPr>
          <w:delText>、</w:delText>
        </w:r>
        <w:r w:rsidDel="00964E30">
          <w:rPr>
            <w:rFonts w:hint="eastAsia"/>
            <w:color w:val="000000" w:themeColor="text1"/>
            <w:szCs w:val="24"/>
          </w:rPr>
          <w:delText>22-2</w:delText>
        </w:r>
        <w:r w:rsidDel="00964E30">
          <w:rPr>
            <w:rFonts w:hint="eastAsia"/>
            <w:color w:val="000000" w:themeColor="text1"/>
            <w:szCs w:val="24"/>
          </w:rPr>
          <w:delText>、</w:delText>
        </w:r>
        <w:r w:rsidDel="00964E30">
          <w:rPr>
            <w:rFonts w:hint="eastAsia"/>
            <w:color w:val="000000" w:themeColor="text1"/>
            <w:szCs w:val="24"/>
          </w:rPr>
          <w:delText>22-3</w:delText>
        </w:r>
        <w:r w:rsidDel="00964E30">
          <w:rPr>
            <w:rFonts w:hint="eastAsia"/>
            <w:color w:val="000000" w:themeColor="text1"/>
            <w:szCs w:val="24"/>
          </w:rPr>
          <w:delText>。</w:delText>
        </w:r>
      </w:del>
    </w:p>
    <w:p w14:paraId="60C86D2B" w14:textId="24E81948" w:rsidR="005F457E" w:rsidDel="00964E30" w:rsidRDefault="00000000" w:rsidP="00964E30">
      <w:pPr>
        <w:pStyle w:val="1"/>
        <w:rPr>
          <w:del w:id="9735" w:author="Si-yuan LIU" w:date="2026-07-24T14:26:00Z" w16du:dateUtc="2026-07-24T06:26:00Z"/>
        </w:rPr>
        <w:pPrChange w:id="9736" w:author="Si-yuan LIU" w:date="2026-07-24T14:26:00Z" w16du:dateUtc="2026-07-24T06:26:00Z">
          <w:pPr>
            <w:pStyle w:val="2"/>
          </w:pPr>
        </w:pPrChange>
      </w:pPr>
      <w:bookmarkStart w:id="9737" w:name="_Toc223783783"/>
      <w:del w:id="9738" w:author="Si-yuan LIU" w:date="2026-07-24T14:26:00Z" w16du:dateUtc="2026-07-24T06:26:00Z">
        <w:r w:rsidDel="00964E30">
          <w:rPr>
            <w:rFonts w:hint="eastAsia"/>
          </w:rPr>
          <w:delText>（三）拟投资项目情况</w:delText>
        </w:r>
        <w:bookmarkEnd w:id="9672"/>
        <w:bookmarkEnd w:id="9673"/>
        <w:bookmarkEnd w:id="9674"/>
        <w:bookmarkEnd w:id="9737"/>
      </w:del>
    </w:p>
    <w:p w14:paraId="5BBD84AF" w14:textId="02FEA041" w:rsidR="005F457E" w:rsidDel="00964E30" w:rsidRDefault="00000000" w:rsidP="00964E30">
      <w:pPr>
        <w:pStyle w:val="1"/>
        <w:rPr>
          <w:del w:id="9739" w:author="Si-yuan LIU" w:date="2026-07-24T14:26:00Z" w16du:dateUtc="2026-07-24T06:26:00Z"/>
          <w:color w:val="000000" w:themeColor="text1"/>
          <w:szCs w:val="24"/>
        </w:rPr>
        <w:pPrChange w:id="9740" w:author="Si-yuan LIU" w:date="2026-07-24T14:26:00Z" w16du:dateUtc="2026-07-24T06:26:00Z">
          <w:pPr>
            <w:spacing w:after="0" w:line="312" w:lineRule="auto"/>
            <w:ind w:firstLine="480"/>
          </w:pPr>
        </w:pPrChange>
      </w:pPr>
      <w:del w:id="9741" w:author="Si-yuan LIU" w:date="2026-07-24T14:26:00Z" w16du:dateUtc="2026-07-24T06:26:00Z">
        <w:r w:rsidDel="00964E30">
          <w:rPr>
            <w:rFonts w:hint="eastAsia"/>
            <w:color w:val="000000" w:themeColor="text1"/>
            <w:szCs w:val="24"/>
          </w:rPr>
          <w:delText>数据中心是数字经济的底座，是建设数字中国不可或缺的重要一环，同时也是支撑以创新科技为核心的新质生产力的重要基础。根据国家“十五五”规划（</w:delText>
        </w:r>
        <w:r w:rsidDel="00964E30">
          <w:rPr>
            <w:color w:val="000000" w:themeColor="text1"/>
            <w:szCs w:val="24"/>
          </w:rPr>
          <w:delText>2026-2030</w:delText>
        </w:r>
        <w:r w:rsidDel="00964E30">
          <w:rPr>
            <w:rFonts w:hint="eastAsia"/>
            <w:color w:val="000000" w:themeColor="text1"/>
            <w:szCs w:val="24"/>
          </w:rPr>
          <w:delText>年）的指导思想，我国将加速构建以数据中心、智算中心为代表的先进算力基础设施，适度超前建设新型基础设施，推进信息通信网络、全国一体化算力网、重大科技基础设施等建设和集约高效利用，推进传统基础设施更新和数智化改造；加快人工智能等数智技术创新，突破基础理论和核心技术，强化算力、算法、数据等高效供给。数据中心行业将在国家政策支持下实现“高质量、高效率、高协同”的发展。</w:delText>
        </w:r>
      </w:del>
    </w:p>
    <w:p w14:paraId="10982730" w14:textId="313B27EB" w:rsidR="005F457E" w:rsidDel="00964E30" w:rsidRDefault="00000000" w:rsidP="00964E30">
      <w:pPr>
        <w:pStyle w:val="1"/>
        <w:rPr>
          <w:del w:id="9742" w:author="Si-yuan LIU" w:date="2026-07-24T14:26:00Z" w16du:dateUtc="2026-07-24T06:26:00Z"/>
          <w:color w:val="000000" w:themeColor="text1"/>
          <w:szCs w:val="24"/>
        </w:rPr>
        <w:pPrChange w:id="9743" w:author="Si-yuan LIU" w:date="2026-07-24T14:26:00Z" w16du:dateUtc="2026-07-24T06:26:00Z">
          <w:pPr>
            <w:spacing w:after="0" w:line="312" w:lineRule="auto"/>
            <w:ind w:firstLine="480"/>
          </w:pPr>
        </w:pPrChange>
      </w:pPr>
      <w:del w:id="9744" w:author="Si-yuan LIU" w:date="2026-07-24T14:26:00Z" w16du:dateUtc="2026-07-24T06:26:00Z">
        <w:r w:rsidDel="00964E30">
          <w:rPr>
            <w:rFonts w:hint="eastAsia"/>
            <w:color w:val="000000" w:themeColor="text1"/>
            <w:szCs w:val="24"/>
          </w:rPr>
          <w:delText>伴随中国市场算力需求的快速增长，奥飞数据拥有持续投资中国境内数据中心资产的规划，在按既定计划大力推进廊坊固安、天津武清、张家口怀来、广州南沙、成都双流等五大重点项目的建设，同时还根据客户对高算力需求的变化，提升服务和交付标准。截至</w:delText>
        </w:r>
        <w:r w:rsidDel="00964E30">
          <w:rPr>
            <w:color w:val="000000" w:themeColor="text1"/>
            <w:szCs w:val="24"/>
          </w:rPr>
          <w:delText>202</w:delText>
        </w:r>
        <w:r w:rsidDel="00964E30">
          <w:rPr>
            <w:rFonts w:hint="eastAsia"/>
            <w:color w:val="000000" w:themeColor="text1"/>
            <w:szCs w:val="24"/>
          </w:rPr>
          <w:delText>6</w:delText>
        </w:r>
        <w:r w:rsidDel="00964E30">
          <w:rPr>
            <w:rFonts w:hint="eastAsia"/>
            <w:color w:val="000000" w:themeColor="text1"/>
            <w:szCs w:val="24"/>
          </w:rPr>
          <w:delText>年</w:delText>
        </w:r>
        <w:r w:rsidDel="00964E30">
          <w:rPr>
            <w:rFonts w:hint="eastAsia"/>
            <w:color w:val="000000" w:themeColor="text1"/>
            <w:szCs w:val="24"/>
          </w:rPr>
          <w:delText>3</w:delText>
        </w:r>
        <w:r w:rsidDel="00964E30">
          <w:rPr>
            <w:rFonts w:hint="eastAsia"/>
            <w:color w:val="000000" w:themeColor="text1"/>
            <w:szCs w:val="24"/>
          </w:rPr>
          <w:delText>月</w:delText>
        </w:r>
        <w:r w:rsidDel="00964E30">
          <w:rPr>
            <w:color w:val="000000" w:themeColor="text1"/>
            <w:szCs w:val="24"/>
          </w:rPr>
          <w:delText>3</w:delText>
        </w:r>
        <w:r w:rsidDel="00964E30">
          <w:rPr>
            <w:rFonts w:hint="eastAsia"/>
            <w:color w:val="000000" w:themeColor="text1"/>
            <w:szCs w:val="24"/>
          </w:rPr>
          <w:delText>1</w:delText>
        </w:r>
        <w:r w:rsidDel="00964E30">
          <w:rPr>
            <w:rFonts w:hint="eastAsia"/>
            <w:color w:val="000000" w:themeColor="text1"/>
            <w:szCs w:val="24"/>
          </w:rPr>
          <w:delText>日，本项目募集资金拟投资项目数量共计</w:delText>
        </w:r>
        <w:r w:rsidDel="00964E30">
          <w:rPr>
            <w:rFonts w:hint="eastAsia"/>
            <w:color w:val="000000" w:themeColor="text1"/>
            <w:szCs w:val="24"/>
          </w:rPr>
          <w:delText>1</w:delText>
        </w:r>
        <w:r w:rsidDel="00964E30">
          <w:rPr>
            <w:rFonts w:hint="eastAsia"/>
            <w:color w:val="000000" w:themeColor="text1"/>
            <w:szCs w:val="24"/>
          </w:rPr>
          <w:delText>个，位于河北省张家口市，项目资本金缺口合计达到</w:delText>
        </w:r>
        <w:r w:rsidDel="00964E30">
          <w:rPr>
            <w:color w:val="000000" w:themeColor="text1"/>
            <w:szCs w:val="24"/>
          </w:rPr>
          <w:delText>10.91</w:delText>
        </w:r>
        <w:r w:rsidDel="00964E30">
          <w:rPr>
            <w:rFonts w:hint="eastAsia"/>
            <w:color w:val="000000" w:themeColor="text1"/>
            <w:szCs w:val="24"/>
          </w:rPr>
          <w:delText>亿元，总投资资金缺口超过</w:delText>
        </w:r>
        <w:r w:rsidDel="00964E30">
          <w:rPr>
            <w:color w:val="000000" w:themeColor="text1"/>
            <w:szCs w:val="24"/>
          </w:rPr>
          <w:delText>30</w:delText>
        </w:r>
        <w:r w:rsidDel="00964E30">
          <w:rPr>
            <w:rFonts w:hint="eastAsia"/>
            <w:color w:val="000000" w:themeColor="text1"/>
            <w:szCs w:val="24"/>
          </w:rPr>
          <w:delText>亿元，奥飞数据将采用资本金的形式投入数据中心项目的建设，可覆盖本基础设施</w:delText>
        </w:r>
        <w:r w:rsidDel="00964E30">
          <w:rPr>
            <w:color w:val="000000" w:themeColor="text1"/>
            <w:szCs w:val="24"/>
          </w:rPr>
          <w:delText>REIT</w:delText>
        </w:r>
        <w:r w:rsidDel="00964E30">
          <w:rPr>
            <w:rFonts w:hint="eastAsia"/>
            <w:color w:val="000000" w:themeColor="text1"/>
            <w:szCs w:val="24"/>
          </w:rPr>
          <w:delText>拟用于新投资项目金额</w:delText>
        </w:r>
        <w:r w:rsidDel="00964E30">
          <w:rPr>
            <w:rFonts w:hint="eastAsia"/>
            <w:color w:val="000000" w:themeColor="text1"/>
            <w:szCs w:val="24"/>
          </w:rPr>
          <w:delText>8.</w:delText>
        </w:r>
      </w:del>
      <w:ins w:id="9745" w:author="唐潇" w:date="2026-07-08T13:54:00Z">
        <w:del w:id="9746" w:author="Si-yuan LIU" w:date="2026-07-24T14:26:00Z" w16du:dateUtc="2026-07-24T06:26:00Z">
          <w:r w:rsidDel="00964E30">
            <w:rPr>
              <w:rFonts w:hint="eastAsia"/>
              <w:color w:val="000000" w:themeColor="text1"/>
              <w:szCs w:val="24"/>
            </w:rPr>
            <w:delText>0</w:delText>
          </w:r>
        </w:del>
      </w:ins>
      <w:del w:id="9747" w:author="Si-yuan LIU" w:date="2026-07-24T14:26:00Z" w16du:dateUtc="2026-07-24T06:26:00Z">
        <w:r w:rsidDel="00964E30">
          <w:rPr>
            <w:rFonts w:hint="eastAsia"/>
            <w:color w:val="000000" w:themeColor="text1"/>
            <w:szCs w:val="24"/>
          </w:rPr>
          <w:delText>26</w:delText>
        </w:r>
        <w:r w:rsidDel="00964E30">
          <w:rPr>
            <w:rFonts w:hint="eastAsia"/>
            <w:color w:val="000000" w:themeColor="text1"/>
            <w:szCs w:val="24"/>
          </w:rPr>
          <w:delText>亿元。</w:delText>
        </w:r>
      </w:del>
    </w:p>
    <w:p w14:paraId="38240859" w14:textId="3A5C2850" w:rsidR="005F457E" w:rsidDel="00964E30" w:rsidRDefault="00000000" w:rsidP="00964E30">
      <w:pPr>
        <w:pStyle w:val="1"/>
        <w:rPr>
          <w:del w:id="9748" w:author="Si-yuan LIU" w:date="2026-07-24T14:26:00Z" w16du:dateUtc="2026-07-24T06:26:00Z"/>
          <w:color w:val="000000" w:themeColor="text1"/>
          <w:szCs w:val="24"/>
        </w:rPr>
        <w:pPrChange w:id="9749" w:author="Si-yuan LIU" w:date="2026-07-24T14:26:00Z" w16du:dateUtc="2026-07-24T06:26:00Z">
          <w:pPr>
            <w:spacing w:after="0" w:line="312" w:lineRule="auto"/>
            <w:ind w:firstLine="480"/>
          </w:pPr>
        </w:pPrChange>
      </w:pPr>
      <w:del w:id="9750" w:author="Si-yuan LIU" w:date="2026-07-24T14:26:00Z" w16du:dateUtc="2026-07-24T06:26:00Z">
        <w:r w:rsidDel="00964E30">
          <w:rPr>
            <w:rFonts w:hint="eastAsia"/>
            <w:color w:val="000000" w:themeColor="text1"/>
            <w:szCs w:val="24"/>
          </w:rPr>
          <w:delText>奥飞数据大力推进核心区域储备项目的建设，积极响应“双碳”战略，推进数据中心碳中和及新能源战略规划的实施。数据中心属于新一代信息产业，对于提升国家数字基础设施水平具有重大意义，奥飞数据持续投资建设绿色节能、技术先进的国际一流数据中心，为云计算、生成式人工智能等前沿技术提供基础设施支撑，与国家加快发展人工智能、</w:delText>
        </w:r>
        <w:r w:rsidDel="00964E30">
          <w:rPr>
            <w:rFonts w:hint="eastAsia"/>
            <w:color w:val="000000" w:themeColor="text1"/>
            <w:szCs w:val="24"/>
          </w:rPr>
          <w:delText>6</w:delText>
        </w:r>
        <w:r w:rsidDel="00964E30">
          <w:rPr>
            <w:color w:val="000000" w:themeColor="text1"/>
            <w:szCs w:val="24"/>
          </w:rPr>
          <w:delText>G</w:delText>
        </w:r>
        <w:r w:rsidDel="00964E30">
          <w:rPr>
            <w:rFonts w:hint="eastAsia"/>
            <w:color w:val="000000" w:themeColor="text1"/>
            <w:szCs w:val="24"/>
          </w:rPr>
          <w:delText>、量子科技等重点新兴及未来产业要求相契合，符合国家产业结构调整的宏观政策导向。</w:delText>
        </w:r>
      </w:del>
    </w:p>
    <w:p w14:paraId="596102BE" w14:textId="564FBBED" w:rsidR="005F457E" w:rsidDel="00964E30" w:rsidRDefault="00000000" w:rsidP="00964E30">
      <w:pPr>
        <w:pStyle w:val="1"/>
        <w:rPr>
          <w:del w:id="9751" w:author="Si-yuan LIU" w:date="2026-07-24T14:26:00Z" w16du:dateUtc="2026-07-24T06:26:00Z"/>
          <w:color w:val="000000" w:themeColor="text1"/>
          <w:szCs w:val="24"/>
        </w:rPr>
        <w:pPrChange w:id="9752" w:author="Si-yuan LIU" w:date="2026-07-24T14:26:00Z" w16du:dateUtc="2026-07-24T06:26:00Z">
          <w:pPr>
            <w:spacing w:after="0" w:line="312" w:lineRule="auto"/>
            <w:ind w:firstLine="480"/>
          </w:pPr>
        </w:pPrChange>
      </w:pPr>
      <w:del w:id="9753" w:author="Si-yuan LIU" w:date="2026-07-24T14:26:00Z" w16du:dateUtc="2026-07-24T06:26:00Z">
        <w:r w:rsidDel="00964E30">
          <w:rPr>
            <w:rFonts w:hint="eastAsia"/>
            <w:color w:val="000000" w:themeColor="text1"/>
            <w:szCs w:val="24"/>
          </w:rPr>
          <w:delText>本项目募集资金拟投资项目符合国家宏观政策与规划方向，顺应数字经济发展大势，对提升算力水平、优化网络质量、提高资源利用效率、促进绿色低碳发展具有重要意义。新项目的投资实施将推动传统数据中心向高技术、高算力、高能效、高安全的新型数据中心演进，为当地数字经济高质量发展提供有力支撑，具有重大的经济价值和社会价值。</w:delText>
        </w:r>
      </w:del>
    </w:p>
    <w:p w14:paraId="7AF0D093" w14:textId="2FD84847" w:rsidR="005F457E" w:rsidDel="00964E30" w:rsidRDefault="00000000" w:rsidP="00964E30">
      <w:pPr>
        <w:pStyle w:val="1"/>
        <w:rPr>
          <w:del w:id="9754" w:author="Si-yuan LIU" w:date="2026-07-24T14:26:00Z" w16du:dateUtc="2026-07-24T06:26:00Z"/>
          <w:color w:val="000000" w:themeColor="text1"/>
          <w:szCs w:val="24"/>
        </w:rPr>
        <w:pPrChange w:id="9755" w:author="Si-yuan LIU" w:date="2026-07-24T14:26:00Z" w16du:dateUtc="2026-07-24T06:26:00Z">
          <w:pPr>
            <w:spacing w:after="0" w:line="312" w:lineRule="auto"/>
            <w:ind w:firstLineChars="0" w:firstLine="0"/>
            <w:jc w:val="center"/>
          </w:pPr>
        </w:pPrChange>
      </w:pPr>
      <w:del w:id="9756" w:author="Si-yuan LIU" w:date="2026-07-24T14:26:00Z" w16du:dateUtc="2026-07-24T06:26:00Z">
        <w:r w:rsidDel="00964E30">
          <w:rPr>
            <w:rFonts w:hint="eastAsia"/>
            <w:color w:val="000000" w:themeColor="text1"/>
            <w:szCs w:val="24"/>
          </w:rPr>
          <w:delText>表</w:delText>
        </w:r>
        <w:r w:rsidDel="00964E30">
          <w:rPr>
            <w:color w:val="000000" w:themeColor="text1"/>
            <w:szCs w:val="24"/>
          </w:rPr>
          <w:delText xml:space="preserve"> </w:delText>
        </w:r>
        <w:r w:rsidDel="00964E30">
          <w:rPr>
            <w:color w:val="000000" w:themeColor="text1"/>
            <w:szCs w:val="24"/>
          </w:rPr>
          <w:fldChar w:fldCharType="begin"/>
        </w:r>
        <w:r w:rsidDel="00964E30">
          <w:rPr>
            <w:color w:val="000000" w:themeColor="text1"/>
            <w:szCs w:val="24"/>
          </w:rPr>
          <w:delInstrText xml:space="preserve"> SEQ </w:delInstrText>
        </w:r>
        <w:r w:rsidDel="00964E30">
          <w:rPr>
            <w:rFonts w:hint="eastAsia"/>
            <w:color w:val="000000" w:themeColor="text1"/>
            <w:szCs w:val="24"/>
          </w:rPr>
          <w:delInstrText>表</w:delInstrText>
        </w:r>
        <w:r w:rsidDel="00964E30">
          <w:rPr>
            <w:color w:val="000000" w:themeColor="text1"/>
            <w:szCs w:val="24"/>
          </w:rPr>
          <w:delInstrText xml:space="preserve"> \* ARABIC </w:delInstrText>
        </w:r>
        <w:r w:rsidDel="00964E30">
          <w:rPr>
            <w:color w:val="000000" w:themeColor="text1"/>
            <w:szCs w:val="24"/>
          </w:rPr>
          <w:fldChar w:fldCharType="separate"/>
        </w:r>
      </w:del>
      <w:ins w:id="9757" w:author="怡然 刘 [2]" w:date="2026-07-08T15:02:00Z">
        <w:del w:id="9758" w:author="Si-yuan LIU" w:date="2026-07-24T14:26:00Z" w16du:dateUtc="2026-07-24T06:26:00Z">
          <w:r w:rsidR="004A5B2B" w:rsidDel="00964E30">
            <w:rPr>
              <w:noProof/>
              <w:color w:val="000000" w:themeColor="text1"/>
              <w:szCs w:val="24"/>
            </w:rPr>
            <w:delText>31</w:delText>
          </w:r>
        </w:del>
      </w:ins>
      <w:ins w:id="9759" w:author="Bentayga-" w:date="2026-07-05T17:09:00Z">
        <w:del w:id="9760" w:author="Si-yuan LIU" w:date="2026-07-24T14:26:00Z" w16du:dateUtc="2026-07-24T06:26:00Z">
          <w:r w:rsidDel="00964E30">
            <w:rPr>
              <w:noProof/>
              <w:color w:val="000000" w:themeColor="text1"/>
              <w:szCs w:val="24"/>
            </w:rPr>
            <w:delText>31</w:delText>
          </w:r>
        </w:del>
      </w:ins>
      <w:del w:id="9761" w:author="Si-yuan LIU" w:date="2026-07-24T14:26:00Z" w16du:dateUtc="2026-07-24T06:26:00Z">
        <w:r w:rsidDel="00964E30">
          <w:rPr>
            <w:noProof/>
            <w:color w:val="000000" w:themeColor="text1"/>
            <w:szCs w:val="24"/>
          </w:rPr>
          <w:delText>31</w:delText>
        </w:r>
        <w:r w:rsidDel="00964E30">
          <w:rPr>
            <w:color w:val="000000" w:themeColor="text1"/>
            <w:szCs w:val="24"/>
          </w:rPr>
          <w:fldChar w:fldCharType="end"/>
        </w:r>
        <w:r w:rsidDel="00964E30">
          <w:rPr>
            <w:rFonts w:hint="eastAsia"/>
            <w:color w:val="000000" w:themeColor="text1"/>
            <w:szCs w:val="24"/>
          </w:rPr>
          <w:delText xml:space="preserve"> </w:delText>
        </w:r>
        <w:r w:rsidDel="00964E30">
          <w:rPr>
            <w:rFonts w:hint="eastAsia"/>
            <w:color w:val="000000" w:themeColor="text1"/>
            <w:szCs w:val="24"/>
          </w:rPr>
          <w:delText>募集资金拟投资项目</w:delText>
        </w:r>
      </w:del>
    </w:p>
    <w:tbl>
      <w:tblPr>
        <w:tblW w:w="61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6"/>
        <w:gridCol w:w="2427"/>
        <w:gridCol w:w="6504"/>
      </w:tblGrid>
      <w:tr w:rsidR="005F457E" w:rsidDel="00964E30" w14:paraId="0FEF5064" w14:textId="32EC5342">
        <w:trPr>
          <w:trHeight w:val="68"/>
          <w:jc w:val="center"/>
          <w:del w:id="9762" w:author="Si-yuan LIU" w:date="2026-07-24T14:26:00Z" w16du:dateUtc="2026-07-24T06:26:00Z"/>
        </w:trPr>
        <w:tc>
          <w:tcPr>
            <w:tcW w:w="1940" w:type="pct"/>
            <w:gridSpan w:val="2"/>
            <w:vAlign w:val="center"/>
          </w:tcPr>
          <w:p w14:paraId="6412B6B0" w14:textId="61D5B052" w:rsidR="005F457E" w:rsidDel="00964E30" w:rsidRDefault="00000000" w:rsidP="00964E30">
            <w:pPr>
              <w:pStyle w:val="1"/>
              <w:ind w:firstLine="420"/>
              <w:rPr>
                <w:del w:id="9763" w:author="Si-yuan LIU" w:date="2026-07-24T14:26:00Z" w16du:dateUtc="2026-07-24T06:26:00Z"/>
                <w:color w:val="000000" w:themeColor="text1"/>
                <w:kern w:val="0"/>
                <w:sz w:val="21"/>
                <w:szCs w:val="21"/>
              </w:rPr>
              <w:pPrChange w:id="9764" w:author="Si-yuan LIU" w:date="2026-07-24T14:26:00Z" w16du:dateUtc="2026-07-24T06:26:00Z">
                <w:pPr>
                  <w:widowControl/>
                  <w:spacing w:after="0" w:line="240" w:lineRule="auto"/>
                  <w:ind w:firstLineChars="0" w:firstLine="0"/>
                  <w:jc w:val="center"/>
                  <w:textAlignment w:val="auto"/>
                </w:pPr>
              </w:pPrChange>
            </w:pPr>
            <w:bookmarkStart w:id="9765" w:name="_Hlk224219367"/>
            <w:del w:id="9766" w:author="Si-yuan LIU" w:date="2026-07-24T14:26:00Z" w16du:dateUtc="2026-07-24T06:26:00Z">
              <w:r w:rsidDel="00964E30">
                <w:rPr>
                  <w:rFonts w:hint="eastAsia"/>
                  <w:color w:val="000000" w:themeColor="text1"/>
                  <w:kern w:val="0"/>
                  <w:sz w:val="21"/>
                  <w:szCs w:val="21"/>
                </w:rPr>
                <w:delText>项目名称</w:delText>
              </w:r>
            </w:del>
          </w:p>
        </w:tc>
        <w:tc>
          <w:tcPr>
            <w:tcW w:w="3060" w:type="pct"/>
            <w:vAlign w:val="center"/>
          </w:tcPr>
          <w:p w14:paraId="7D2502F4" w14:textId="136C0AF0" w:rsidR="005F457E" w:rsidDel="00964E30" w:rsidRDefault="00000000" w:rsidP="00964E30">
            <w:pPr>
              <w:pStyle w:val="1"/>
              <w:ind w:firstLine="420"/>
              <w:rPr>
                <w:del w:id="9767" w:author="Si-yuan LIU" w:date="2026-07-24T14:26:00Z" w16du:dateUtc="2026-07-24T06:26:00Z"/>
                <w:color w:val="000000" w:themeColor="text1"/>
                <w:kern w:val="0"/>
                <w:sz w:val="21"/>
                <w:szCs w:val="21"/>
              </w:rPr>
              <w:pPrChange w:id="9768" w:author="Si-yuan LIU" w:date="2026-07-24T14:26:00Z" w16du:dateUtc="2026-07-24T06:26:00Z">
                <w:pPr>
                  <w:widowControl/>
                  <w:spacing w:after="0" w:line="240" w:lineRule="auto"/>
                  <w:ind w:firstLineChars="0" w:firstLine="0"/>
                  <w:jc w:val="center"/>
                  <w:textAlignment w:val="auto"/>
                </w:pPr>
              </w:pPrChange>
            </w:pPr>
            <w:del w:id="9769" w:author="Si-yuan LIU" w:date="2026-07-24T14:26:00Z" w16du:dateUtc="2026-07-24T06:26:00Z">
              <w:r w:rsidDel="00964E30">
                <w:rPr>
                  <w:rFonts w:hint="eastAsia"/>
                  <w:color w:val="000000" w:themeColor="text1"/>
                  <w:kern w:val="0"/>
                  <w:sz w:val="21"/>
                  <w:szCs w:val="21"/>
                </w:rPr>
                <w:delText>怀来县智慧空间人工智能产业园项目</w:delText>
              </w:r>
            </w:del>
          </w:p>
        </w:tc>
      </w:tr>
      <w:tr w:rsidR="005F457E" w:rsidDel="00964E30" w14:paraId="5E97E2A0" w14:textId="331EC628">
        <w:trPr>
          <w:trHeight w:val="89"/>
          <w:jc w:val="center"/>
          <w:del w:id="9770" w:author="Si-yuan LIU" w:date="2026-07-24T14:26:00Z" w16du:dateUtc="2026-07-24T06:26:00Z"/>
        </w:trPr>
        <w:tc>
          <w:tcPr>
            <w:tcW w:w="1940" w:type="pct"/>
            <w:gridSpan w:val="2"/>
            <w:vAlign w:val="center"/>
          </w:tcPr>
          <w:p w14:paraId="6AEBC8A5" w14:textId="3300A6BB" w:rsidR="005F457E" w:rsidDel="00964E30" w:rsidRDefault="00000000" w:rsidP="00964E30">
            <w:pPr>
              <w:pStyle w:val="1"/>
              <w:ind w:firstLine="420"/>
              <w:rPr>
                <w:del w:id="9771" w:author="Si-yuan LIU" w:date="2026-07-24T14:26:00Z" w16du:dateUtc="2026-07-24T06:26:00Z"/>
                <w:color w:val="000000" w:themeColor="text1"/>
                <w:kern w:val="0"/>
                <w:sz w:val="21"/>
                <w:szCs w:val="21"/>
              </w:rPr>
              <w:pPrChange w:id="9772" w:author="Si-yuan LIU" w:date="2026-07-24T14:26:00Z" w16du:dateUtc="2026-07-24T06:26:00Z">
                <w:pPr>
                  <w:widowControl/>
                  <w:spacing w:after="0" w:line="240" w:lineRule="auto"/>
                  <w:ind w:firstLineChars="0" w:firstLine="0"/>
                  <w:jc w:val="center"/>
                  <w:textAlignment w:val="auto"/>
                </w:pPr>
              </w:pPrChange>
            </w:pPr>
            <w:del w:id="9773" w:author="Si-yuan LIU" w:date="2026-07-24T14:26:00Z" w16du:dateUtc="2026-07-24T06:26:00Z">
              <w:r w:rsidDel="00964E30">
                <w:rPr>
                  <w:rFonts w:hint="eastAsia"/>
                  <w:color w:val="000000" w:themeColor="text1"/>
                  <w:kern w:val="0"/>
                  <w:sz w:val="21"/>
                  <w:szCs w:val="21"/>
                </w:rPr>
                <w:delText>项目总投资（亿元）</w:delText>
              </w:r>
            </w:del>
          </w:p>
        </w:tc>
        <w:tc>
          <w:tcPr>
            <w:tcW w:w="3060" w:type="pct"/>
            <w:vAlign w:val="center"/>
          </w:tcPr>
          <w:p w14:paraId="4AB00AB7" w14:textId="67A153F5" w:rsidR="005F457E" w:rsidDel="00964E30" w:rsidRDefault="00000000" w:rsidP="00964E30">
            <w:pPr>
              <w:pStyle w:val="1"/>
              <w:ind w:firstLine="420"/>
              <w:rPr>
                <w:del w:id="9774" w:author="Si-yuan LIU" w:date="2026-07-24T14:26:00Z" w16du:dateUtc="2026-07-24T06:26:00Z"/>
                <w:color w:val="000000" w:themeColor="text1"/>
                <w:kern w:val="0"/>
                <w:sz w:val="21"/>
                <w:szCs w:val="21"/>
              </w:rPr>
              <w:pPrChange w:id="9775" w:author="Si-yuan LIU" w:date="2026-07-24T14:26:00Z" w16du:dateUtc="2026-07-24T06:26:00Z">
                <w:pPr>
                  <w:widowControl/>
                  <w:spacing w:after="0" w:line="240" w:lineRule="auto"/>
                  <w:ind w:firstLineChars="0" w:firstLine="0"/>
                  <w:jc w:val="center"/>
                  <w:textAlignment w:val="auto"/>
                </w:pPr>
              </w:pPrChange>
            </w:pPr>
            <w:del w:id="9776" w:author="Si-yuan LIU" w:date="2026-07-24T14:26:00Z" w16du:dateUtc="2026-07-24T06:26:00Z">
              <w:r w:rsidDel="00964E30">
                <w:rPr>
                  <w:color w:val="000000" w:themeColor="text1"/>
                  <w:kern w:val="0"/>
                  <w:sz w:val="21"/>
                  <w:szCs w:val="21"/>
                </w:rPr>
                <w:delText>43.15</w:delText>
              </w:r>
            </w:del>
          </w:p>
        </w:tc>
      </w:tr>
      <w:tr w:rsidR="005F457E" w:rsidDel="00964E30" w14:paraId="64520799" w14:textId="10EAB342">
        <w:trPr>
          <w:trHeight w:val="53"/>
          <w:jc w:val="center"/>
          <w:del w:id="9777" w:author="Si-yuan LIU" w:date="2026-07-24T14:26:00Z" w16du:dateUtc="2026-07-24T06:26:00Z"/>
        </w:trPr>
        <w:tc>
          <w:tcPr>
            <w:tcW w:w="1940" w:type="pct"/>
            <w:gridSpan w:val="2"/>
            <w:vAlign w:val="center"/>
          </w:tcPr>
          <w:p w14:paraId="03DDED4B" w14:textId="4F5E5E95" w:rsidR="005F457E" w:rsidDel="00964E30" w:rsidRDefault="00000000" w:rsidP="00964E30">
            <w:pPr>
              <w:pStyle w:val="1"/>
              <w:ind w:firstLine="420"/>
              <w:rPr>
                <w:del w:id="9778" w:author="Si-yuan LIU" w:date="2026-07-24T14:26:00Z" w16du:dateUtc="2026-07-24T06:26:00Z"/>
                <w:color w:val="000000" w:themeColor="text1"/>
                <w:kern w:val="0"/>
                <w:sz w:val="21"/>
                <w:szCs w:val="21"/>
              </w:rPr>
              <w:pPrChange w:id="9779" w:author="Si-yuan LIU" w:date="2026-07-24T14:26:00Z" w16du:dateUtc="2026-07-24T06:26:00Z">
                <w:pPr>
                  <w:widowControl/>
                  <w:spacing w:after="0" w:line="240" w:lineRule="auto"/>
                  <w:ind w:firstLineChars="0" w:firstLine="0"/>
                  <w:jc w:val="center"/>
                  <w:textAlignment w:val="auto"/>
                </w:pPr>
              </w:pPrChange>
            </w:pPr>
            <w:del w:id="9780" w:author="Si-yuan LIU" w:date="2026-07-24T14:26:00Z" w16du:dateUtc="2026-07-24T06:26:00Z">
              <w:r w:rsidDel="00964E30">
                <w:rPr>
                  <w:rFonts w:hint="eastAsia"/>
                  <w:color w:val="000000" w:themeColor="text1"/>
                  <w:kern w:val="0"/>
                  <w:sz w:val="21"/>
                  <w:szCs w:val="21"/>
                </w:rPr>
                <w:delText>项目资本金（亿元）</w:delText>
              </w:r>
            </w:del>
          </w:p>
        </w:tc>
        <w:tc>
          <w:tcPr>
            <w:tcW w:w="3060" w:type="pct"/>
            <w:vAlign w:val="center"/>
          </w:tcPr>
          <w:p w14:paraId="359305CB" w14:textId="5160FD85" w:rsidR="005F457E" w:rsidDel="00964E30" w:rsidRDefault="00000000" w:rsidP="00964E30">
            <w:pPr>
              <w:pStyle w:val="1"/>
              <w:ind w:firstLine="420"/>
              <w:rPr>
                <w:del w:id="9781" w:author="Si-yuan LIU" w:date="2026-07-24T14:26:00Z" w16du:dateUtc="2026-07-24T06:26:00Z"/>
                <w:color w:val="000000" w:themeColor="text1"/>
                <w:kern w:val="0"/>
                <w:sz w:val="21"/>
                <w:szCs w:val="21"/>
              </w:rPr>
              <w:pPrChange w:id="9782" w:author="Si-yuan LIU" w:date="2026-07-24T14:26:00Z" w16du:dateUtc="2026-07-24T06:26:00Z">
                <w:pPr>
                  <w:widowControl/>
                  <w:spacing w:after="0" w:line="240" w:lineRule="auto"/>
                  <w:ind w:firstLineChars="0" w:firstLine="0"/>
                  <w:jc w:val="center"/>
                  <w:textAlignment w:val="auto"/>
                </w:pPr>
              </w:pPrChange>
            </w:pPr>
            <w:del w:id="9783" w:author="Si-yuan LIU" w:date="2026-07-24T14:26:00Z" w16du:dateUtc="2026-07-24T06:26:00Z">
              <w:r w:rsidDel="00964E30">
                <w:rPr>
                  <w:color w:val="000000" w:themeColor="text1"/>
                  <w:kern w:val="0"/>
                  <w:sz w:val="21"/>
                  <w:szCs w:val="21"/>
                </w:rPr>
                <w:delText>12.95</w:delText>
              </w:r>
            </w:del>
          </w:p>
        </w:tc>
      </w:tr>
      <w:tr w:rsidR="005F457E" w:rsidDel="00964E30" w14:paraId="0E86D75D" w14:textId="5D1AA86A">
        <w:trPr>
          <w:trHeight w:val="53"/>
          <w:jc w:val="center"/>
          <w:del w:id="9784" w:author="Si-yuan LIU" w:date="2026-07-24T14:26:00Z" w16du:dateUtc="2026-07-24T06:26:00Z"/>
        </w:trPr>
        <w:tc>
          <w:tcPr>
            <w:tcW w:w="1940" w:type="pct"/>
            <w:gridSpan w:val="2"/>
            <w:vAlign w:val="center"/>
          </w:tcPr>
          <w:p w14:paraId="39FA6408" w14:textId="676FC237" w:rsidR="005F457E" w:rsidDel="00964E30" w:rsidRDefault="00000000" w:rsidP="00964E30">
            <w:pPr>
              <w:pStyle w:val="1"/>
              <w:ind w:firstLine="420"/>
              <w:rPr>
                <w:del w:id="9785" w:author="Si-yuan LIU" w:date="2026-07-24T14:26:00Z" w16du:dateUtc="2026-07-24T06:26:00Z"/>
                <w:color w:val="000000" w:themeColor="text1"/>
                <w:kern w:val="0"/>
                <w:sz w:val="21"/>
                <w:szCs w:val="21"/>
              </w:rPr>
              <w:pPrChange w:id="9786" w:author="Si-yuan LIU" w:date="2026-07-24T14:26:00Z" w16du:dateUtc="2026-07-24T06:26:00Z">
                <w:pPr>
                  <w:widowControl/>
                  <w:spacing w:after="0" w:line="240" w:lineRule="auto"/>
                  <w:ind w:firstLineChars="0" w:firstLine="0"/>
                  <w:jc w:val="center"/>
                  <w:textAlignment w:val="auto"/>
                </w:pPr>
              </w:pPrChange>
            </w:pPr>
            <w:del w:id="9787" w:author="Si-yuan LIU" w:date="2026-07-24T14:26:00Z" w16du:dateUtc="2026-07-24T06:26:00Z">
              <w:r w:rsidDel="00964E30">
                <w:rPr>
                  <w:rFonts w:hint="eastAsia"/>
                  <w:color w:val="000000" w:themeColor="text1"/>
                  <w:kern w:val="0"/>
                  <w:sz w:val="21"/>
                  <w:szCs w:val="21"/>
                </w:rPr>
                <w:delText>项目资本金缺口（亿元）</w:delText>
              </w:r>
            </w:del>
          </w:p>
        </w:tc>
        <w:tc>
          <w:tcPr>
            <w:tcW w:w="3060" w:type="pct"/>
            <w:vAlign w:val="center"/>
          </w:tcPr>
          <w:p w14:paraId="7F7033F9" w14:textId="0FCD96B0" w:rsidR="005F457E" w:rsidDel="00964E30" w:rsidRDefault="00000000" w:rsidP="00964E30">
            <w:pPr>
              <w:pStyle w:val="1"/>
              <w:ind w:firstLine="420"/>
              <w:rPr>
                <w:del w:id="9788" w:author="Si-yuan LIU" w:date="2026-07-24T14:26:00Z" w16du:dateUtc="2026-07-24T06:26:00Z"/>
                <w:color w:val="000000" w:themeColor="text1"/>
                <w:kern w:val="0"/>
                <w:sz w:val="21"/>
                <w:szCs w:val="21"/>
              </w:rPr>
              <w:pPrChange w:id="9789" w:author="Si-yuan LIU" w:date="2026-07-24T14:26:00Z" w16du:dateUtc="2026-07-24T06:26:00Z">
                <w:pPr>
                  <w:widowControl/>
                  <w:spacing w:after="0" w:line="240" w:lineRule="auto"/>
                  <w:ind w:firstLineChars="0" w:firstLine="0"/>
                  <w:jc w:val="center"/>
                  <w:textAlignment w:val="auto"/>
                </w:pPr>
              </w:pPrChange>
            </w:pPr>
            <w:del w:id="9790" w:author="Si-yuan LIU" w:date="2026-07-24T14:26:00Z" w16du:dateUtc="2026-07-24T06:26:00Z">
              <w:r w:rsidDel="00964E30">
                <w:rPr>
                  <w:color w:val="000000" w:themeColor="text1"/>
                  <w:kern w:val="0"/>
                  <w:sz w:val="21"/>
                  <w:szCs w:val="21"/>
                </w:rPr>
                <w:delText>10.91</w:delText>
              </w:r>
            </w:del>
          </w:p>
        </w:tc>
      </w:tr>
      <w:bookmarkEnd w:id="9765"/>
      <w:tr w:rsidR="005F457E" w:rsidDel="00964E30" w14:paraId="47985166" w14:textId="0C7FE995">
        <w:trPr>
          <w:trHeight w:val="397"/>
          <w:jc w:val="center"/>
          <w:del w:id="9791" w:author="Si-yuan LIU" w:date="2026-07-24T14:26:00Z" w16du:dateUtc="2026-07-24T06:26:00Z"/>
        </w:trPr>
        <w:tc>
          <w:tcPr>
            <w:tcW w:w="1940" w:type="pct"/>
            <w:gridSpan w:val="2"/>
            <w:vAlign w:val="center"/>
          </w:tcPr>
          <w:p w14:paraId="6600C0A8" w14:textId="49F2A259" w:rsidR="005F457E" w:rsidDel="00964E30" w:rsidRDefault="00000000" w:rsidP="00964E30">
            <w:pPr>
              <w:pStyle w:val="1"/>
              <w:ind w:firstLine="420"/>
              <w:rPr>
                <w:del w:id="9792" w:author="Si-yuan LIU" w:date="2026-07-24T14:26:00Z" w16du:dateUtc="2026-07-24T06:26:00Z"/>
                <w:color w:val="000000" w:themeColor="text1"/>
                <w:kern w:val="0"/>
                <w:sz w:val="21"/>
                <w:szCs w:val="21"/>
              </w:rPr>
              <w:pPrChange w:id="9793" w:author="Si-yuan LIU" w:date="2026-07-24T14:26:00Z" w16du:dateUtc="2026-07-24T06:26:00Z">
                <w:pPr>
                  <w:widowControl/>
                  <w:spacing w:after="0" w:line="240" w:lineRule="auto"/>
                  <w:ind w:firstLineChars="0" w:firstLine="0"/>
                  <w:jc w:val="center"/>
                  <w:textAlignment w:val="auto"/>
                </w:pPr>
              </w:pPrChange>
            </w:pPr>
            <w:del w:id="9794" w:author="Si-yuan LIU" w:date="2026-07-24T14:26:00Z" w16du:dateUtc="2026-07-24T06:26:00Z">
              <w:r w:rsidDel="00964E30">
                <w:rPr>
                  <w:rFonts w:hint="eastAsia"/>
                  <w:color w:val="000000" w:themeColor="text1"/>
                  <w:kern w:val="0"/>
                  <w:sz w:val="21"/>
                  <w:szCs w:val="21"/>
                </w:rPr>
                <w:delText>建设地点（省、市）</w:delText>
              </w:r>
            </w:del>
          </w:p>
        </w:tc>
        <w:tc>
          <w:tcPr>
            <w:tcW w:w="3060" w:type="pct"/>
            <w:vAlign w:val="center"/>
          </w:tcPr>
          <w:p w14:paraId="04ABA2FC" w14:textId="68B1EA8C" w:rsidR="005F457E" w:rsidDel="00964E30" w:rsidRDefault="00000000" w:rsidP="00964E30">
            <w:pPr>
              <w:pStyle w:val="1"/>
              <w:ind w:firstLine="420"/>
              <w:rPr>
                <w:del w:id="9795" w:author="Si-yuan LIU" w:date="2026-07-24T14:26:00Z" w16du:dateUtc="2026-07-24T06:26:00Z"/>
                <w:color w:val="000000" w:themeColor="text1"/>
                <w:kern w:val="0"/>
                <w:sz w:val="21"/>
                <w:szCs w:val="21"/>
              </w:rPr>
              <w:pPrChange w:id="9796" w:author="Si-yuan LIU" w:date="2026-07-24T14:26:00Z" w16du:dateUtc="2026-07-24T06:26:00Z">
                <w:pPr>
                  <w:widowControl/>
                  <w:spacing w:after="0" w:line="240" w:lineRule="auto"/>
                  <w:ind w:firstLineChars="0" w:firstLine="0"/>
                  <w:jc w:val="center"/>
                  <w:textAlignment w:val="auto"/>
                </w:pPr>
              </w:pPrChange>
            </w:pPr>
            <w:del w:id="9797" w:author="Si-yuan LIU" w:date="2026-07-24T14:26:00Z" w16du:dateUtc="2026-07-24T06:26:00Z">
              <w:r w:rsidDel="00964E30">
                <w:rPr>
                  <w:rFonts w:hint="eastAsia"/>
                  <w:color w:val="000000" w:themeColor="text1"/>
                  <w:kern w:val="0"/>
                  <w:sz w:val="21"/>
                  <w:szCs w:val="21"/>
                </w:rPr>
                <w:delText>河北省张家口市</w:delText>
              </w:r>
            </w:del>
          </w:p>
        </w:tc>
      </w:tr>
      <w:tr w:rsidR="005F457E" w:rsidDel="00964E30" w14:paraId="312C1371" w14:textId="5EFE3114">
        <w:trPr>
          <w:trHeight w:val="397"/>
          <w:jc w:val="center"/>
          <w:del w:id="9798" w:author="Si-yuan LIU" w:date="2026-07-24T14:26:00Z" w16du:dateUtc="2026-07-24T06:26:00Z"/>
        </w:trPr>
        <w:tc>
          <w:tcPr>
            <w:tcW w:w="1940" w:type="pct"/>
            <w:gridSpan w:val="2"/>
            <w:vAlign w:val="center"/>
          </w:tcPr>
          <w:p w14:paraId="39778435" w14:textId="439382DD" w:rsidR="005F457E" w:rsidDel="00964E30" w:rsidRDefault="00000000" w:rsidP="00964E30">
            <w:pPr>
              <w:pStyle w:val="1"/>
              <w:ind w:firstLine="420"/>
              <w:rPr>
                <w:del w:id="9799" w:author="Si-yuan LIU" w:date="2026-07-24T14:26:00Z" w16du:dateUtc="2026-07-24T06:26:00Z"/>
                <w:color w:val="000000" w:themeColor="text1"/>
                <w:kern w:val="0"/>
                <w:sz w:val="21"/>
                <w:szCs w:val="21"/>
              </w:rPr>
              <w:pPrChange w:id="9800" w:author="Si-yuan LIU" w:date="2026-07-24T14:26:00Z" w16du:dateUtc="2026-07-24T06:26:00Z">
                <w:pPr>
                  <w:widowControl/>
                  <w:spacing w:after="0" w:line="240" w:lineRule="auto"/>
                  <w:ind w:firstLineChars="0" w:firstLine="0"/>
                  <w:jc w:val="center"/>
                  <w:textAlignment w:val="auto"/>
                </w:pPr>
              </w:pPrChange>
            </w:pPr>
            <w:del w:id="9801" w:author="Si-yuan LIU" w:date="2026-07-24T14:26:00Z" w16du:dateUtc="2026-07-24T06:26:00Z">
              <w:r w:rsidDel="00964E30">
                <w:rPr>
                  <w:rFonts w:hint="eastAsia"/>
                  <w:color w:val="000000" w:themeColor="text1"/>
                  <w:kern w:val="0"/>
                  <w:sz w:val="21"/>
                  <w:szCs w:val="21"/>
                </w:rPr>
                <w:delText>建设内容和规模</w:delText>
              </w:r>
            </w:del>
          </w:p>
        </w:tc>
        <w:tc>
          <w:tcPr>
            <w:tcW w:w="3060" w:type="pct"/>
            <w:vAlign w:val="center"/>
          </w:tcPr>
          <w:p w14:paraId="5BE311BB" w14:textId="059923C7" w:rsidR="005F457E" w:rsidDel="00964E30" w:rsidRDefault="00000000" w:rsidP="00964E30">
            <w:pPr>
              <w:pStyle w:val="1"/>
              <w:ind w:firstLine="420"/>
              <w:rPr>
                <w:del w:id="9802" w:author="Si-yuan LIU" w:date="2026-07-24T14:26:00Z" w16du:dateUtc="2026-07-24T06:26:00Z"/>
                <w:color w:val="000000" w:themeColor="text1"/>
                <w:kern w:val="0"/>
                <w:sz w:val="21"/>
                <w:szCs w:val="21"/>
              </w:rPr>
              <w:pPrChange w:id="9803" w:author="Si-yuan LIU" w:date="2026-07-24T14:26:00Z" w16du:dateUtc="2026-07-24T06:26:00Z">
                <w:pPr>
                  <w:widowControl/>
                  <w:spacing w:after="0" w:line="240" w:lineRule="auto"/>
                  <w:ind w:firstLineChars="0" w:firstLine="0"/>
                  <w:jc w:val="center"/>
                  <w:textAlignment w:val="auto"/>
                </w:pPr>
              </w:pPrChange>
            </w:pPr>
            <w:del w:id="9804" w:author="Si-yuan LIU" w:date="2026-07-24T14:26:00Z" w16du:dateUtc="2026-07-24T06:26:00Z">
              <w:r w:rsidDel="00964E30">
                <w:rPr>
                  <w:rFonts w:hint="eastAsia"/>
                  <w:color w:val="000000" w:themeColor="text1"/>
                  <w:kern w:val="0"/>
                  <w:sz w:val="21"/>
                  <w:szCs w:val="21"/>
                </w:rPr>
                <w:delText>共</w:delText>
              </w:r>
              <w:r w:rsidDel="00964E30">
                <w:rPr>
                  <w:color w:val="000000" w:themeColor="text1"/>
                  <w:kern w:val="0"/>
                  <w:sz w:val="21"/>
                  <w:szCs w:val="21"/>
                </w:rPr>
                <w:delText>6</w:delText>
              </w:r>
              <w:r w:rsidDel="00964E30">
                <w:rPr>
                  <w:rFonts w:hint="eastAsia"/>
                  <w:color w:val="000000" w:themeColor="text1"/>
                  <w:kern w:val="0"/>
                  <w:sz w:val="21"/>
                  <w:szCs w:val="21"/>
                </w:rPr>
                <w:delText>栋数据中心用楼，合计</w:delText>
              </w:r>
              <w:r w:rsidDel="00964E30">
                <w:rPr>
                  <w:color w:val="000000" w:themeColor="text1"/>
                  <w:kern w:val="0"/>
                  <w:sz w:val="21"/>
                  <w:szCs w:val="21"/>
                </w:rPr>
                <w:delText>IT</w:delText>
              </w:r>
              <w:r w:rsidDel="00964E30">
                <w:rPr>
                  <w:rFonts w:hint="eastAsia"/>
                  <w:color w:val="000000" w:themeColor="text1"/>
                  <w:kern w:val="0"/>
                  <w:sz w:val="21"/>
                  <w:szCs w:val="21"/>
                </w:rPr>
                <w:delText>规模约</w:delText>
              </w:r>
              <w:r w:rsidDel="00964E30">
                <w:rPr>
                  <w:color w:val="000000" w:themeColor="text1"/>
                  <w:kern w:val="0"/>
                  <w:sz w:val="21"/>
                  <w:szCs w:val="21"/>
                </w:rPr>
                <w:delText>150MW</w:delText>
              </w:r>
            </w:del>
          </w:p>
        </w:tc>
      </w:tr>
      <w:tr w:rsidR="005F457E" w:rsidDel="00964E30" w14:paraId="58195D30" w14:textId="379D5EB4">
        <w:trPr>
          <w:trHeight w:val="397"/>
          <w:jc w:val="center"/>
          <w:del w:id="9805" w:author="Si-yuan LIU" w:date="2026-07-24T14:26:00Z" w16du:dateUtc="2026-07-24T06:26:00Z"/>
        </w:trPr>
        <w:tc>
          <w:tcPr>
            <w:tcW w:w="1940" w:type="pct"/>
            <w:gridSpan w:val="2"/>
            <w:vAlign w:val="center"/>
          </w:tcPr>
          <w:p w14:paraId="02F2AE18" w14:textId="1B622D9C" w:rsidR="005F457E" w:rsidDel="00964E30" w:rsidRDefault="00000000" w:rsidP="00964E30">
            <w:pPr>
              <w:pStyle w:val="1"/>
              <w:ind w:firstLine="420"/>
              <w:rPr>
                <w:del w:id="9806" w:author="Si-yuan LIU" w:date="2026-07-24T14:26:00Z" w16du:dateUtc="2026-07-24T06:26:00Z"/>
                <w:color w:val="000000" w:themeColor="text1"/>
                <w:kern w:val="0"/>
                <w:sz w:val="21"/>
                <w:szCs w:val="21"/>
              </w:rPr>
              <w:pPrChange w:id="9807" w:author="Si-yuan LIU" w:date="2026-07-24T14:26:00Z" w16du:dateUtc="2026-07-24T06:26:00Z">
                <w:pPr>
                  <w:widowControl/>
                  <w:spacing w:after="0" w:line="240" w:lineRule="auto"/>
                  <w:ind w:firstLineChars="0" w:firstLine="0"/>
                  <w:jc w:val="center"/>
                  <w:textAlignment w:val="auto"/>
                </w:pPr>
              </w:pPrChange>
            </w:pPr>
            <w:del w:id="9808" w:author="Si-yuan LIU" w:date="2026-07-24T14:26:00Z" w16du:dateUtc="2026-07-24T06:26:00Z">
              <w:r w:rsidDel="00964E30">
                <w:rPr>
                  <w:rFonts w:hint="eastAsia"/>
                  <w:color w:val="000000" w:themeColor="text1"/>
                  <w:kern w:val="0"/>
                  <w:sz w:val="21"/>
                  <w:szCs w:val="21"/>
                </w:rPr>
                <w:delText>前期工作进展</w:delText>
              </w:r>
            </w:del>
          </w:p>
        </w:tc>
        <w:tc>
          <w:tcPr>
            <w:tcW w:w="3060" w:type="pct"/>
            <w:vAlign w:val="center"/>
          </w:tcPr>
          <w:p w14:paraId="2ABE0D84" w14:textId="52162BDB" w:rsidR="005F457E" w:rsidDel="00964E30" w:rsidRDefault="00000000" w:rsidP="00964E30">
            <w:pPr>
              <w:pStyle w:val="1"/>
              <w:ind w:firstLine="420"/>
              <w:rPr>
                <w:del w:id="9809" w:author="Si-yuan LIU" w:date="2026-07-24T14:26:00Z" w16du:dateUtc="2026-07-24T06:26:00Z"/>
                <w:color w:val="000000" w:themeColor="text1"/>
                <w:kern w:val="0"/>
                <w:sz w:val="21"/>
                <w:szCs w:val="21"/>
              </w:rPr>
              <w:pPrChange w:id="9810" w:author="Si-yuan LIU" w:date="2026-07-24T14:26:00Z" w16du:dateUtc="2026-07-24T06:26:00Z">
                <w:pPr>
                  <w:widowControl/>
                  <w:spacing w:after="0" w:line="240" w:lineRule="auto"/>
                  <w:ind w:firstLineChars="0" w:firstLine="0"/>
                  <w:jc w:val="center"/>
                  <w:textAlignment w:val="auto"/>
                </w:pPr>
              </w:pPrChange>
            </w:pPr>
            <w:del w:id="9811" w:author="Si-yuan LIU" w:date="2026-07-24T14:26:00Z" w16du:dateUtc="2026-07-24T06:26:00Z">
              <w:r w:rsidDel="00964E30">
                <w:rPr>
                  <w:rFonts w:hint="eastAsia"/>
                  <w:color w:val="000000" w:themeColor="text1"/>
                  <w:kern w:val="0"/>
                  <w:sz w:val="21"/>
                  <w:szCs w:val="21"/>
                </w:rPr>
                <w:delText>截至</w:delText>
              </w:r>
              <w:r w:rsidDel="00964E30">
                <w:rPr>
                  <w:color w:val="000000" w:themeColor="text1"/>
                  <w:kern w:val="0"/>
                  <w:sz w:val="21"/>
                  <w:szCs w:val="21"/>
                </w:rPr>
                <w:delText>2025</w:delText>
              </w:r>
              <w:r w:rsidDel="00964E30">
                <w:rPr>
                  <w:rFonts w:hint="eastAsia"/>
                  <w:color w:val="000000" w:themeColor="text1"/>
                  <w:kern w:val="0"/>
                  <w:sz w:val="21"/>
                  <w:szCs w:val="21"/>
                </w:rPr>
                <w:delText>年</w:delText>
              </w:r>
              <w:r w:rsidDel="00964E30">
                <w:rPr>
                  <w:color w:val="000000" w:themeColor="text1"/>
                  <w:kern w:val="0"/>
                  <w:sz w:val="21"/>
                  <w:szCs w:val="21"/>
                </w:rPr>
                <w:delText>12</w:delText>
              </w:r>
              <w:r w:rsidDel="00964E30">
                <w:rPr>
                  <w:rFonts w:hint="eastAsia"/>
                  <w:color w:val="000000" w:themeColor="text1"/>
                  <w:kern w:val="0"/>
                  <w:sz w:val="21"/>
                  <w:szCs w:val="21"/>
                </w:rPr>
                <w:delText>月项目土建工程建设部分基本完成，目前准备进入机电施工阶段</w:delText>
              </w:r>
            </w:del>
          </w:p>
        </w:tc>
      </w:tr>
      <w:tr w:rsidR="005F457E" w:rsidDel="00964E30" w14:paraId="5B8A073C" w14:textId="2089E1C9">
        <w:trPr>
          <w:trHeight w:val="397"/>
          <w:jc w:val="center"/>
          <w:del w:id="9812" w:author="Si-yuan LIU" w:date="2026-07-24T14:26:00Z" w16du:dateUtc="2026-07-24T06:26:00Z"/>
        </w:trPr>
        <w:tc>
          <w:tcPr>
            <w:tcW w:w="1940" w:type="pct"/>
            <w:gridSpan w:val="2"/>
            <w:vAlign w:val="center"/>
          </w:tcPr>
          <w:p w14:paraId="6018EB47" w14:textId="5CE55D54" w:rsidR="005F457E" w:rsidDel="00964E30" w:rsidRDefault="00000000" w:rsidP="00964E30">
            <w:pPr>
              <w:pStyle w:val="1"/>
              <w:ind w:firstLine="420"/>
              <w:rPr>
                <w:del w:id="9813" w:author="Si-yuan LIU" w:date="2026-07-24T14:26:00Z" w16du:dateUtc="2026-07-24T06:26:00Z"/>
                <w:color w:val="000000" w:themeColor="text1"/>
                <w:kern w:val="0"/>
                <w:sz w:val="21"/>
                <w:szCs w:val="21"/>
              </w:rPr>
              <w:pPrChange w:id="9814" w:author="Si-yuan LIU" w:date="2026-07-24T14:26:00Z" w16du:dateUtc="2026-07-24T06:26:00Z">
                <w:pPr>
                  <w:widowControl/>
                  <w:spacing w:after="0" w:line="240" w:lineRule="auto"/>
                  <w:ind w:firstLineChars="0" w:firstLine="0"/>
                  <w:jc w:val="center"/>
                  <w:textAlignment w:val="auto"/>
                </w:pPr>
              </w:pPrChange>
            </w:pPr>
            <w:del w:id="9815" w:author="Si-yuan LIU" w:date="2026-07-24T14:26:00Z" w16du:dateUtc="2026-07-24T06:26:00Z">
              <w:r w:rsidDel="00964E30">
                <w:rPr>
                  <w:rFonts w:hint="eastAsia"/>
                  <w:color w:val="000000" w:themeColor="text1"/>
                  <w:kern w:val="0"/>
                  <w:sz w:val="21"/>
                  <w:szCs w:val="21"/>
                </w:rPr>
                <w:delText>（拟）开工时间</w:delText>
              </w:r>
            </w:del>
          </w:p>
        </w:tc>
        <w:tc>
          <w:tcPr>
            <w:tcW w:w="3060" w:type="pct"/>
            <w:vAlign w:val="center"/>
          </w:tcPr>
          <w:p w14:paraId="2075A00E" w14:textId="7264CFEE" w:rsidR="005F457E" w:rsidDel="00964E30" w:rsidRDefault="00000000" w:rsidP="00964E30">
            <w:pPr>
              <w:pStyle w:val="1"/>
              <w:ind w:firstLine="420"/>
              <w:rPr>
                <w:del w:id="9816" w:author="Si-yuan LIU" w:date="2026-07-24T14:26:00Z" w16du:dateUtc="2026-07-24T06:26:00Z"/>
                <w:color w:val="000000" w:themeColor="text1"/>
                <w:kern w:val="0"/>
                <w:sz w:val="21"/>
                <w:szCs w:val="21"/>
              </w:rPr>
              <w:pPrChange w:id="9817" w:author="Si-yuan LIU" w:date="2026-07-24T14:26:00Z" w16du:dateUtc="2026-07-24T06:26:00Z">
                <w:pPr>
                  <w:widowControl/>
                  <w:spacing w:after="0" w:line="240" w:lineRule="auto"/>
                  <w:ind w:firstLineChars="0" w:firstLine="0"/>
                  <w:jc w:val="center"/>
                  <w:textAlignment w:val="auto"/>
                </w:pPr>
              </w:pPrChange>
            </w:pPr>
            <w:del w:id="9818" w:author="Si-yuan LIU" w:date="2026-07-24T14:26:00Z" w16du:dateUtc="2026-07-24T06:26:00Z">
              <w:r w:rsidDel="00964E30">
                <w:rPr>
                  <w:color w:val="000000" w:themeColor="text1"/>
                  <w:kern w:val="0"/>
                  <w:sz w:val="21"/>
                  <w:szCs w:val="21"/>
                </w:rPr>
                <w:delText>2024</w:delText>
              </w:r>
              <w:r w:rsidDel="00964E30">
                <w:rPr>
                  <w:rFonts w:hint="eastAsia"/>
                  <w:color w:val="000000" w:themeColor="text1"/>
                  <w:kern w:val="0"/>
                  <w:sz w:val="21"/>
                  <w:szCs w:val="21"/>
                </w:rPr>
                <w:delText>年</w:delText>
              </w:r>
              <w:r w:rsidDel="00964E30">
                <w:rPr>
                  <w:color w:val="000000" w:themeColor="text1"/>
                  <w:kern w:val="0"/>
                  <w:sz w:val="21"/>
                  <w:szCs w:val="21"/>
                </w:rPr>
                <w:delText>9</w:delText>
              </w:r>
              <w:r w:rsidDel="00964E30">
                <w:rPr>
                  <w:rFonts w:hint="eastAsia"/>
                  <w:color w:val="000000" w:themeColor="text1"/>
                  <w:kern w:val="0"/>
                  <w:sz w:val="21"/>
                  <w:szCs w:val="21"/>
                </w:rPr>
                <w:delText>月</w:delText>
              </w:r>
            </w:del>
          </w:p>
        </w:tc>
      </w:tr>
      <w:tr w:rsidR="005F457E" w:rsidDel="00964E30" w14:paraId="766449AA" w14:textId="7580EB94">
        <w:trPr>
          <w:trHeight w:val="397"/>
          <w:jc w:val="center"/>
          <w:del w:id="9819" w:author="Si-yuan LIU" w:date="2026-07-24T14:26:00Z" w16du:dateUtc="2026-07-24T06:26:00Z"/>
        </w:trPr>
        <w:tc>
          <w:tcPr>
            <w:tcW w:w="798" w:type="pct"/>
            <w:vMerge w:val="restart"/>
            <w:vAlign w:val="center"/>
          </w:tcPr>
          <w:p w14:paraId="0B719810" w14:textId="0FB69915" w:rsidR="005F457E" w:rsidDel="00964E30" w:rsidRDefault="00000000" w:rsidP="00964E30">
            <w:pPr>
              <w:pStyle w:val="1"/>
              <w:ind w:firstLine="420"/>
              <w:rPr>
                <w:del w:id="9820" w:author="Si-yuan LIU" w:date="2026-07-24T14:26:00Z" w16du:dateUtc="2026-07-24T06:26:00Z"/>
                <w:color w:val="000000" w:themeColor="text1"/>
                <w:kern w:val="0"/>
                <w:sz w:val="21"/>
                <w:szCs w:val="21"/>
              </w:rPr>
              <w:pPrChange w:id="9821" w:author="Si-yuan LIU" w:date="2026-07-24T14:26:00Z" w16du:dateUtc="2026-07-24T06:26:00Z">
                <w:pPr>
                  <w:widowControl/>
                  <w:spacing w:after="0" w:line="240" w:lineRule="auto"/>
                  <w:ind w:firstLineChars="0" w:firstLine="0"/>
                  <w:jc w:val="center"/>
                  <w:textAlignment w:val="auto"/>
                </w:pPr>
              </w:pPrChange>
            </w:pPr>
            <w:del w:id="9822" w:author="Si-yuan LIU" w:date="2026-07-24T14:26:00Z" w16du:dateUtc="2026-07-24T06:26:00Z">
              <w:r w:rsidDel="00964E30">
                <w:rPr>
                  <w:rFonts w:hint="eastAsia"/>
                  <w:color w:val="000000" w:themeColor="text1"/>
                  <w:kern w:val="0"/>
                  <w:sz w:val="21"/>
                  <w:szCs w:val="21"/>
                </w:rPr>
                <w:delText>已取得的证照</w:delText>
              </w:r>
            </w:del>
          </w:p>
        </w:tc>
        <w:tc>
          <w:tcPr>
            <w:tcW w:w="1142" w:type="pct"/>
            <w:vAlign w:val="center"/>
          </w:tcPr>
          <w:p w14:paraId="1FE35567" w14:textId="16789231" w:rsidR="005F457E" w:rsidDel="00964E30" w:rsidRDefault="00000000" w:rsidP="00964E30">
            <w:pPr>
              <w:pStyle w:val="1"/>
              <w:ind w:firstLine="420"/>
              <w:rPr>
                <w:del w:id="9823" w:author="Si-yuan LIU" w:date="2026-07-24T14:26:00Z" w16du:dateUtc="2026-07-24T06:26:00Z"/>
                <w:color w:val="000000" w:themeColor="text1"/>
                <w:kern w:val="0"/>
                <w:sz w:val="21"/>
                <w:szCs w:val="21"/>
              </w:rPr>
              <w:pPrChange w:id="9824" w:author="Si-yuan LIU" w:date="2026-07-24T14:26:00Z" w16du:dateUtc="2026-07-24T06:26:00Z">
                <w:pPr>
                  <w:widowControl/>
                  <w:spacing w:after="0" w:line="240" w:lineRule="auto"/>
                  <w:ind w:firstLineChars="0" w:firstLine="0"/>
                  <w:jc w:val="center"/>
                  <w:textAlignment w:val="auto"/>
                </w:pPr>
              </w:pPrChange>
            </w:pPr>
            <w:del w:id="9825" w:author="Si-yuan LIU" w:date="2026-07-24T14:26:00Z" w16du:dateUtc="2026-07-24T06:26:00Z">
              <w:r w:rsidDel="00964E30">
                <w:rPr>
                  <w:rFonts w:hint="eastAsia"/>
                  <w:color w:val="000000" w:themeColor="text1"/>
                  <w:kern w:val="0"/>
                  <w:sz w:val="21"/>
                  <w:szCs w:val="21"/>
                </w:rPr>
                <w:delText>企业投资项目备案</w:delText>
              </w:r>
            </w:del>
          </w:p>
        </w:tc>
        <w:tc>
          <w:tcPr>
            <w:tcW w:w="3060" w:type="pct"/>
            <w:vAlign w:val="center"/>
          </w:tcPr>
          <w:p w14:paraId="6DE0F4BC" w14:textId="574B0EBA" w:rsidR="005F457E" w:rsidDel="00964E30" w:rsidRDefault="00000000" w:rsidP="00964E30">
            <w:pPr>
              <w:pStyle w:val="1"/>
              <w:ind w:firstLine="420"/>
              <w:rPr>
                <w:del w:id="9826" w:author="Si-yuan LIU" w:date="2026-07-24T14:26:00Z" w16du:dateUtc="2026-07-24T06:26:00Z"/>
                <w:color w:val="000000" w:themeColor="text1"/>
                <w:kern w:val="0"/>
                <w:sz w:val="21"/>
                <w:szCs w:val="21"/>
              </w:rPr>
              <w:pPrChange w:id="9827" w:author="Si-yuan LIU" w:date="2026-07-24T14:26:00Z" w16du:dateUtc="2026-07-24T06:26:00Z">
                <w:pPr>
                  <w:widowControl/>
                  <w:spacing w:after="0" w:line="240" w:lineRule="auto"/>
                  <w:ind w:firstLineChars="0" w:firstLine="0"/>
                  <w:jc w:val="center"/>
                  <w:textAlignment w:val="auto"/>
                </w:pPr>
              </w:pPrChange>
            </w:pPr>
            <w:del w:id="9828" w:author="Si-yuan LIU" w:date="2026-07-24T14:26:00Z" w16du:dateUtc="2026-07-24T06:26:00Z">
              <w:r w:rsidDel="00964E30">
                <w:rPr>
                  <w:color w:val="000000" w:themeColor="text1"/>
                  <w:kern w:val="0"/>
                  <w:sz w:val="21"/>
                  <w:szCs w:val="21"/>
                </w:rPr>
                <w:delText>2025</w:delText>
              </w:r>
              <w:r w:rsidDel="00964E30">
                <w:rPr>
                  <w:rFonts w:hint="eastAsia"/>
                  <w:color w:val="000000" w:themeColor="text1"/>
                  <w:kern w:val="0"/>
                  <w:sz w:val="21"/>
                  <w:szCs w:val="21"/>
                </w:rPr>
                <w:delText>年完成，备案编号：怀行审建备字〔</w:delText>
              </w:r>
              <w:r w:rsidDel="00964E30">
                <w:rPr>
                  <w:color w:val="000000" w:themeColor="text1"/>
                  <w:kern w:val="0"/>
                  <w:sz w:val="21"/>
                  <w:szCs w:val="21"/>
                </w:rPr>
                <w:delText>2025</w:delText>
              </w:r>
              <w:r w:rsidDel="00964E30">
                <w:rPr>
                  <w:rFonts w:hint="eastAsia"/>
                  <w:color w:val="000000" w:themeColor="text1"/>
                  <w:kern w:val="0"/>
                  <w:sz w:val="21"/>
                  <w:szCs w:val="21"/>
                </w:rPr>
                <w:delText>〕</w:delText>
              </w:r>
              <w:r w:rsidDel="00964E30">
                <w:rPr>
                  <w:color w:val="000000" w:themeColor="text1"/>
                  <w:kern w:val="0"/>
                  <w:sz w:val="21"/>
                  <w:szCs w:val="21"/>
                </w:rPr>
                <w:delText>97</w:delText>
              </w:r>
              <w:r w:rsidDel="00964E30">
                <w:rPr>
                  <w:rFonts w:hint="eastAsia"/>
                  <w:color w:val="000000" w:themeColor="text1"/>
                  <w:kern w:val="0"/>
                  <w:sz w:val="21"/>
                  <w:szCs w:val="21"/>
                </w:rPr>
                <w:delText>号</w:delText>
              </w:r>
            </w:del>
          </w:p>
        </w:tc>
      </w:tr>
      <w:tr w:rsidR="005F457E" w:rsidDel="00964E30" w14:paraId="7E2AF060" w14:textId="63BA5145">
        <w:trPr>
          <w:trHeight w:val="397"/>
          <w:jc w:val="center"/>
          <w:del w:id="9829" w:author="Si-yuan LIU" w:date="2026-07-24T14:26:00Z" w16du:dateUtc="2026-07-24T06:26:00Z"/>
        </w:trPr>
        <w:tc>
          <w:tcPr>
            <w:tcW w:w="798" w:type="pct"/>
            <w:vMerge/>
            <w:vAlign w:val="center"/>
          </w:tcPr>
          <w:p w14:paraId="5F270557" w14:textId="6DDA9030" w:rsidR="005F457E" w:rsidDel="00964E30" w:rsidRDefault="005F457E" w:rsidP="00964E30">
            <w:pPr>
              <w:pStyle w:val="1"/>
              <w:ind w:firstLine="420"/>
              <w:rPr>
                <w:del w:id="9830" w:author="Si-yuan LIU" w:date="2026-07-24T14:26:00Z" w16du:dateUtc="2026-07-24T06:26:00Z"/>
                <w:color w:val="000000" w:themeColor="text1"/>
                <w:kern w:val="0"/>
                <w:sz w:val="21"/>
                <w:szCs w:val="21"/>
              </w:rPr>
              <w:pPrChange w:id="9831" w:author="Si-yuan LIU" w:date="2026-07-24T14:26:00Z" w16du:dateUtc="2026-07-24T06:26:00Z">
                <w:pPr>
                  <w:widowControl/>
                  <w:spacing w:after="0" w:line="240" w:lineRule="auto"/>
                  <w:ind w:firstLineChars="0" w:firstLine="0"/>
                  <w:jc w:val="center"/>
                  <w:textAlignment w:val="auto"/>
                </w:pPr>
              </w:pPrChange>
            </w:pPr>
          </w:p>
        </w:tc>
        <w:tc>
          <w:tcPr>
            <w:tcW w:w="1142" w:type="pct"/>
            <w:vAlign w:val="center"/>
          </w:tcPr>
          <w:p w14:paraId="7704BFC1" w14:textId="7B61DCB4" w:rsidR="005F457E" w:rsidDel="00964E30" w:rsidRDefault="00000000" w:rsidP="00964E30">
            <w:pPr>
              <w:pStyle w:val="1"/>
              <w:ind w:firstLine="420"/>
              <w:rPr>
                <w:del w:id="9832" w:author="Si-yuan LIU" w:date="2026-07-24T14:26:00Z" w16du:dateUtc="2026-07-24T06:26:00Z"/>
                <w:color w:val="000000" w:themeColor="text1"/>
                <w:kern w:val="0"/>
                <w:sz w:val="21"/>
                <w:szCs w:val="21"/>
              </w:rPr>
              <w:pPrChange w:id="9833" w:author="Si-yuan LIU" w:date="2026-07-24T14:26:00Z" w16du:dateUtc="2026-07-24T06:26:00Z">
                <w:pPr>
                  <w:widowControl/>
                  <w:spacing w:after="0" w:line="240" w:lineRule="auto"/>
                  <w:ind w:firstLineChars="0" w:firstLine="0"/>
                  <w:jc w:val="center"/>
                  <w:textAlignment w:val="auto"/>
                </w:pPr>
              </w:pPrChange>
            </w:pPr>
            <w:del w:id="9834" w:author="Si-yuan LIU" w:date="2026-07-24T14:26:00Z" w16du:dateUtc="2026-07-24T06:26:00Z">
              <w:r w:rsidDel="00964E30">
                <w:rPr>
                  <w:rFonts w:hint="eastAsia"/>
                  <w:color w:val="000000" w:themeColor="text1"/>
                  <w:kern w:val="0"/>
                  <w:sz w:val="21"/>
                  <w:szCs w:val="21"/>
                </w:rPr>
                <w:delText>建设用地规划许可证</w:delText>
              </w:r>
            </w:del>
          </w:p>
        </w:tc>
        <w:tc>
          <w:tcPr>
            <w:tcW w:w="3060" w:type="pct"/>
            <w:vAlign w:val="center"/>
          </w:tcPr>
          <w:p w14:paraId="2854D9F3" w14:textId="70C8D5AD" w:rsidR="005F457E" w:rsidDel="00964E30" w:rsidRDefault="00000000" w:rsidP="00964E30">
            <w:pPr>
              <w:pStyle w:val="1"/>
              <w:ind w:firstLine="420"/>
              <w:rPr>
                <w:del w:id="9835" w:author="Si-yuan LIU" w:date="2026-07-24T14:26:00Z" w16du:dateUtc="2026-07-24T06:26:00Z"/>
                <w:color w:val="000000" w:themeColor="text1"/>
                <w:kern w:val="0"/>
                <w:sz w:val="21"/>
                <w:szCs w:val="21"/>
              </w:rPr>
              <w:pPrChange w:id="9836" w:author="Si-yuan LIU" w:date="2026-07-24T14:26:00Z" w16du:dateUtc="2026-07-24T06:26:00Z">
                <w:pPr>
                  <w:widowControl/>
                  <w:spacing w:after="0" w:line="240" w:lineRule="auto"/>
                  <w:ind w:firstLineChars="0" w:firstLine="0"/>
                  <w:jc w:val="center"/>
                  <w:textAlignment w:val="auto"/>
                </w:pPr>
              </w:pPrChange>
            </w:pPr>
            <w:del w:id="9837" w:author="Si-yuan LIU" w:date="2026-07-24T14:26:00Z" w16du:dateUtc="2026-07-24T06:26:00Z">
              <w:r w:rsidDel="00964E30">
                <w:rPr>
                  <w:rFonts w:hint="eastAsia"/>
                  <w:color w:val="000000" w:themeColor="text1"/>
                  <w:kern w:val="0"/>
                  <w:sz w:val="21"/>
                  <w:szCs w:val="21"/>
                </w:rPr>
                <w:delText>已于</w:delText>
              </w:r>
              <w:r w:rsidDel="00964E30">
                <w:rPr>
                  <w:color w:val="000000" w:themeColor="text1"/>
                  <w:kern w:val="0"/>
                  <w:sz w:val="21"/>
                  <w:szCs w:val="21"/>
                </w:rPr>
                <w:delText>2023</w:delText>
              </w:r>
              <w:r w:rsidDel="00964E30">
                <w:rPr>
                  <w:rFonts w:hint="eastAsia"/>
                  <w:color w:val="000000" w:themeColor="text1"/>
                  <w:kern w:val="0"/>
                  <w:sz w:val="21"/>
                  <w:szCs w:val="21"/>
                </w:rPr>
                <w:delText>年取得，编号：地字第</w:delText>
              </w:r>
              <w:r w:rsidDel="00964E30">
                <w:rPr>
                  <w:color w:val="000000" w:themeColor="text1"/>
                  <w:kern w:val="0"/>
                  <w:sz w:val="21"/>
                  <w:szCs w:val="21"/>
                </w:rPr>
                <w:delText>130730202300066</w:delText>
              </w:r>
              <w:r w:rsidDel="00964E30">
                <w:rPr>
                  <w:rFonts w:hint="eastAsia"/>
                  <w:color w:val="000000" w:themeColor="text1"/>
                  <w:kern w:val="0"/>
                  <w:sz w:val="21"/>
                  <w:szCs w:val="21"/>
                </w:rPr>
                <w:delText>号</w:delText>
              </w:r>
            </w:del>
          </w:p>
        </w:tc>
      </w:tr>
      <w:tr w:rsidR="005F457E" w:rsidDel="00964E30" w14:paraId="7A19419D" w14:textId="2098F51F">
        <w:trPr>
          <w:trHeight w:val="397"/>
          <w:jc w:val="center"/>
          <w:del w:id="9838" w:author="Si-yuan LIU" w:date="2026-07-24T14:26:00Z" w16du:dateUtc="2026-07-24T06:26:00Z"/>
        </w:trPr>
        <w:tc>
          <w:tcPr>
            <w:tcW w:w="798" w:type="pct"/>
            <w:vMerge/>
            <w:vAlign w:val="center"/>
          </w:tcPr>
          <w:p w14:paraId="19DF65BB" w14:textId="7DCCB4FB" w:rsidR="005F457E" w:rsidDel="00964E30" w:rsidRDefault="005F457E" w:rsidP="00964E30">
            <w:pPr>
              <w:pStyle w:val="1"/>
              <w:ind w:firstLine="420"/>
              <w:rPr>
                <w:del w:id="9839" w:author="Si-yuan LIU" w:date="2026-07-24T14:26:00Z" w16du:dateUtc="2026-07-24T06:26:00Z"/>
                <w:color w:val="000000" w:themeColor="text1"/>
                <w:kern w:val="0"/>
                <w:sz w:val="21"/>
                <w:szCs w:val="21"/>
              </w:rPr>
              <w:pPrChange w:id="9840" w:author="Si-yuan LIU" w:date="2026-07-24T14:26:00Z" w16du:dateUtc="2026-07-24T06:26:00Z">
                <w:pPr>
                  <w:widowControl/>
                  <w:spacing w:after="0" w:line="240" w:lineRule="auto"/>
                  <w:ind w:firstLineChars="0" w:firstLine="0"/>
                  <w:jc w:val="center"/>
                  <w:textAlignment w:val="auto"/>
                </w:pPr>
              </w:pPrChange>
            </w:pPr>
          </w:p>
        </w:tc>
        <w:tc>
          <w:tcPr>
            <w:tcW w:w="1142" w:type="pct"/>
            <w:vAlign w:val="center"/>
          </w:tcPr>
          <w:p w14:paraId="2A4E7A12" w14:textId="30E03681" w:rsidR="005F457E" w:rsidDel="00964E30" w:rsidRDefault="00000000" w:rsidP="00964E30">
            <w:pPr>
              <w:pStyle w:val="1"/>
              <w:ind w:firstLine="420"/>
              <w:rPr>
                <w:del w:id="9841" w:author="Si-yuan LIU" w:date="2026-07-24T14:26:00Z" w16du:dateUtc="2026-07-24T06:26:00Z"/>
                <w:color w:val="000000" w:themeColor="text1"/>
                <w:kern w:val="0"/>
                <w:sz w:val="21"/>
                <w:szCs w:val="21"/>
              </w:rPr>
              <w:pPrChange w:id="9842" w:author="Si-yuan LIU" w:date="2026-07-24T14:26:00Z" w16du:dateUtc="2026-07-24T06:26:00Z">
                <w:pPr>
                  <w:widowControl/>
                  <w:spacing w:after="0" w:line="240" w:lineRule="auto"/>
                  <w:ind w:firstLineChars="0" w:firstLine="0"/>
                  <w:jc w:val="center"/>
                  <w:textAlignment w:val="auto"/>
                </w:pPr>
              </w:pPrChange>
            </w:pPr>
            <w:del w:id="9843" w:author="Si-yuan LIU" w:date="2026-07-24T14:26:00Z" w16du:dateUtc="2026-07-24T06:26:00Z">
              <w:r w:rsidDel="00964E30">
                <w:rPr>
                  <w:rFonts w:hint="eastAsia"/>
                  <w:color w:val="000000" w:themeColor="text1"/>
                  <w:kern w:val="0"/>
                  <w:sz w:val="21"/>
                  <w:szCs w:val="21"/>
                </w:rPr>
                <w:delText>建设工程规划许可证</w:delText>
              </w:r>
            </w:del>
          </w:p>
        </w:tc>
        <w:tc>
          <w:tcPr>
            <w:tcW w:w="3060" w:type="pct"/>
            <w:vAlign w:val="center"/>
          </w:tcPr>
          <w:p w14:paraId="6AC91176" w14:textId="748EAD3D" w:rsidR="005F457E" w:rsidDel="00964E30" w:rsidRDefault="00000000" w:rsidP="00964E30">
            <w:pPr>
              <w:pStyle w:val="1"/>
              <w:ind w:firstLine="420"/>
              <w:rPr>
                <w:del w:id="9844" w:author="Si-yuan LIU" w:date="2026-07-24T14:26:00Z" w16du:dateUtc="2026-07-24T06:26:00Z"/>
                <w:color w:val="000000" w:themeColor="text1"/>
                <w:kern w:val="0"/>
                <w:sz w:val="21"/>
                <w:szCs w:val="21"/>
              </w:rPr>
              <w:pPrChange w:id="9845" w:author="Si-yuan LIU" w:date="2026-07-24T14:26:00Z" w16du:dateUtc="2026-07-24T06:26:00Z">
                <w:pPr>
                  <w:widowControl/>
                  <w:spacing w:after="0" w:line="240" w:lineRule="auto"/>
                  <w:ind w:firstLineChars="0" w:firstLine="0"/>
                  <w:jc w:val="center"/>
                  <w:textAlignment w:val="auto"/>
                </w:pPr>
              </w:pPrChange>
            </w:pPr>
            <w:del w:id="9846" w:author="Si-yuan LIU" w:date="2026-07-24T14:26:00Z" w16du:dateUtc="2026-07-24T06:26:00Z">
              <w:r w:rsidDel="00964E30">
                <w:rPr>
                  <w:rFonts w:hint="eastAsia"/>
                  <w:color w:val="000000" w:themeColor="text1"/>
                  <w:kern w:val="0"/>
                  <w:sz w:val="21"/>
                  <w:szCs w:val="21"/>
                </w:rPr>
                <w:delText>已于</w:delText>
              </w:r>
              <w:r w:rsidDel="00964E30">
                <w:rPr>
                  <w:color w:val="000000" w:themeColor="text1"/>
                  <w:kern w:val="0"/>
                  <w:sz w:val="21"/>
                  <w:szCs w:val="21"/>
                </w:rPr>
                <w:delText>2024</w:delText>
              </w:r>
              <w:r w:rsidDel="00964E30">
                <w:rPr>
                  <w:rFonts w:hint="eastAsia"/>
                  <w:color w:val="000000" w:themeColor="text1"/>
                  <w:kern w:val="0"/>
                  <w:sz w:val="21"/>
                  <w:szCs w:val="21"/>
                </w:rPr>
                <w:delText>年取得，编号：建字第</w:delText>
              </w:r>
              <w:r w:rsidDel="00964E30">
                <w:rPr>
                  <w:color w:val="000000" w:themeColor="text1"/>
                  <w:kern w:val="0"/>
                  <w:sz w:val="21"/>
                  <w:szCs w:val="21"/>
                </w:rPr>
                <w:delText>130730202400031</w:delText>
              </w:r>
              <w:r w:rsidDel="00964E30">
                <w:rPr>
                  <w:rFonts w:hint="eastAsia"/>
                  <w:color w:val="000000" w:themeColor="text1"/>
                  <w:kern w:val="0"/>
                  <w:sz w:val="21"/>
                  <w:szCs w:val="21"/>
                </w:rPr>
                <w:delText>号</w:delText>
              </w:r>
            </w:del>
          </w:p>
        </w:tc>
      </w:tr>
      <w:tr w:rsidR="005F457E" w:rsidDel="00964E30" w14:paraId="65660FF1" w14:textId="05500405">
        <w:trPr>
          <w:trHeight w:val="397"/>
          <w:jc w:val="center"/>
          <w:del w:id="9847" w:author="Si-yuan LIU" w:date="2026-07-24T14:26:00Z" w16du:dateUtc="2026-07-24T06:26:00Z"/>
        </w:trPr>
        <w:tc>
          <w:tcPr>
            <w:tcW w:w="798" w:type="pct"/>
            <w:vMerge/>
            <w:vAlign w:val="center"/>
          </w:tcPr>
          <w:p w14:paraId="090A0BE0" w14:textId="270078C2" w:rsidR="005F457E" w:rsidDel="00964E30" w:rsidRDefault="005F457E" w:rsidP="00964E30">
            <w:pPr>
              <w:pStyle w:val="1"/>
              <w:ind w:firstLine="420"/>
              <w:rPr>
                <w:del w:id="9848" w:author="Si-yuan LIU" w:date="2026-07-24T14:26:00Z" w16du:dateUtc="2026-07-24T06:26:00Z"/>
                <w:color w:val="000000" w:themeColor="text1"/>
                <w:kern w:val="0"/>
                <w:sz w:val="21"/>
                <w:szCs w:val="21"/>
              </w:rPr>
              <w:pPrChange w:id="9849" w:author="Si-yuan LIU" w:date="2026-07-24T14:26:00Z" w16du:dateUtc="2026-07-24T06:26:00Z">
                <w:pPr>
                  <w:widowControl/>
                  <w:spacing w:after="0" w:line="240" w:lineRule="auto"/>
                  <w:ind w:firstLineChars="0" w:firstLine="0"/>
                  <w:jc w:val="center"/>
                  <w:textAlignment w:val="auto"/>
                </w:pPr>
              </w:pPrChange>
            </w:pPr>
          </w:p>
        </w:tc>
        <w:tc>
          <w:tcPr>
            <w:tcW w:w="1142" w:type="pct"/>
            <w:vAlign w:val="center"/>
          </w:tcPr>
          <w:p w14:paraId="61763D68" w14:textId="323DCA01" w:rsidR="005F457E" w:rsidDel="00964E30" w:rsidRDefault="00000000" w:rsidP="00964E30">
            <w:pPr>
              <w:pStyle w:val="1"/>
              <w:ind w:firstLine="420"/>
              <w:rPr>
                <w:del w:id="9850" w:author="Si-yuan LIU" w:date="2026-07-24T14:26:00Z" w16du:dateUtc="2026-07-24T06:26:00Z"/>
                <w:color w:val="000000" w:themeColor="text1"/>
                <w:kern w:val="0"/>
                <w:sz w:val="21"/>
                <w:szCs w:val="21"/>
              </w:rPr>
              <w:pPrChange w:id="9851" w:author="Si-yuan LIU" w:date="2026-07-24T14:26:00Z" w16du:dateUtc="2026-07-24T06:26:00Z">
                <w:pPr>
                  <w:widowControl/>
                  <w:spacing w:after="0" w:line="240" w:lineRule="auto"/>
                  <w:ind w:firstLineChars="0" w:firstLine="0"/>
                  <w:jc w:val="center"/>
                  <w:textAlignment w:val="auto"/>
                </w:pPr>
              </w:pPrChange>
            </w:pPr>
            <w:del w:id="9852" w:author="Si-yuan LIU" w:date="2026-07-24T14:26:00Z" w16du:dateUtc="2026-07-24T06:26:00Z">
              <w:r w:rsidDel="00964E30">
                <w:rPr>
                  <w:rFonts w:hint="eastAsia"/>
                  <w:color w:val="000000" w:themeColor="text1"/>
                  <w:kern w:val="0"/>
                  <w:sz w:val="21"/>
                  <w:szCs w:val="21"/>
                </w:rPr>
                <w:delText>建设项目土地使用权证</w:delText>
              </w:r>
            </w:del>
          </w:p>
        </w:tc>
        <w:tc>
          <w:tcPr>
            <w:tcW w:w="3060" w:type="pct"/>
            <w:vAlign w:val="center"/>
          </w:tcPr>
          <w:p w14:paraId="01C63272" w14:textId="793870E5" w:rsidR="005F457E" w:rsidDel="00964E30" w:rsidRDefault="00000000" w:rsidP="00964E30">
            <w:pPr>
              <w:pStyle w:val="1"/>
              <w:ind w:firstLine="420"/>
              <w:rPr>
                <w:del w:id="9853" w:author="Si-yuan LIU" w:date="2026-07-24T14:26:00Z" w16du:dateUtc="2026-07-24T06:26:00Z"/>
                <w:color w:val="000000" w:themeColor="text1"/>
                <w:kern w:val="0"/>
                <w:sz w:val="21"/>
                <w:szCs w:val="21"/>
              </w:rPr>
              <w:pPrChange w:id="9854" w:author="Si-yuan LIU" w:date="2026-07-24T14:26:00Z" w16du:dateUtc="2026-07-24T06:26:00Z">
                <w:pPr>
                  <w:widowControl/>
                  <w:spacing w:after="0" w:line="240" w:lineRule="auto"/>
                  <w:ind w:firstLineChars="0" w:firstLine="0"/>
                  <w:jc w:val="center"/>
                  <w:textAlignment w:val="auto"/>
                </w:pPr>
              </w:pPrChange>
            </w:pPr>
            <w:del w:id="9855" w:author="Si-yuan LIU" w:date="2026-07-24T14:26:00Z" w16du:dateUtc="2026-07-24T06:26:00Z">
              <w:r w:rsidDel="00964E30">
                <w:rPr>
                  <w:rFonts w:hint="eastAsia"/>
                  <w:color w:val="000000" w:themeColor="text1"/>
                  <w:kern w:val="0"/>
                  <w:sz w:val="21"/>
                  <w:szCs w:val="21"/>
                </w:rPr>
                <w:delText>已于</w:delText>
              </w:r>
              <w:r w:rsidDel="00964E30">
                <w:rPr>
                  <w:color w:val="000000" w:themeColor="text1"/>
                  <w:kern w:val="0"/>
                  <w:sz w:val="21"/>
                  <w:szCs w:val="21"/>
                </w:rPr>
                <w:delText>2023</w:delText>
              </w:r>
              <w:r w:rsidDel="00964E30">
                <w:rPr>
                  <w:rFonts w:hint="eastAsia"/>
                  <w:color w:val="000000" w:themeColor="text1"/>
                  <w:kern w:val="0"/>
                  <w:sz w:val="21"/>
                  <w:szCs w:val="21"/>
                </w:rPr>
                <w:delText>年取得，编号：冀（</w:delText>
              </w:r>
              <w:r w:rsidDel="00964E30">
                <w:rPr>
                  <w:color w:val="000000" w:themeColor="text1"/>
                  <w:kern w:val="0"/>
                  <w:sz w:val="21"/>
                  <w:szCs w:val="21"/>
                </w:rPr>
                <w:delText>2023</w:delText>
              </w:r>
              <w:r w:rsidDel="00964E30">
                <w:rPr>
                  <w:rFonts w:hint="eastAsia"/>
                  <w:color w:val="000000" w:themeColor="text1"/>
                  <w:kern w:val="0"/>
                  <w:sz w:val="21"/>
                  <w:szCs w:val="21"/>
                </w:rPr>
                <w:delText>）怀来县不动产权第</w:delText>
              </w:r>
              <w:r w:rsidDel="00964E30">
                <w:rPr>
                  <w:color w:val="000000" w:themeColor="text1"/>
                  <w:kern w:val="0"/>
                  <w:sz w:val="21"/>
                  <w:szCs w:val="21"/>
                </w:rPr>
                <w:delText>0017877</w:delText>
              </w:r>
              <w:r w:rsidDel="00964E30">
                <w:rPr>
                  <w:rFonts w:hint="eastAsia"/>
                  <w:color w:val="000000" w:themeColor="text1"/>
                  <w:kern w:val="0"/>
                  <w:sz w:val="21"/>
                  <w:szCs w:val="21"/>
                </w:rPr>
                <w:delText>号</w:delText>
              </w:r>
            </w:del>
          </w:p>
        </w:tc>
      </w:tr>
      <w:tr w:rsidR="005F457E" w:rsidDel="00964E30" w14:paraId="08545EA6" w14:textId="2CA4E654">
        <w:trPr>
          <w:trHeight w:val="397"/>
          <w:jc w:val="center"/>
          <w:del w:id="9856" w:author="Si-yuan LIU" w:date="2026-07-24T14:26:00Z" w16du:dateUtc="2026-07-24T06:26:00Z"/>
        </w:trPr>
        <w:tc>
          <w:tcPr>
            <w:tcW w:w="798" w:type="pct"/>
            <w:vMerge/>
            <w:vAlign w:val="center"/>
          </w:tcPr>
          <w:p w14:paraId="28E9C1BB" w14:textId="69B6ECFC" w:rsidR="005F457E" w:rsidDel="00964E30" w:rsidRDefault="005F457E" w:rsidP="00964E30">
            <w:pPr>
              <w:pStyle w:val="1"/>
              <w:ind w:firstLine="420"/>
              <w:rPr>
                <w:del w:id="9857" w:author="Si-yuan LIU" w:date="2026-07-24T14:26:00Z" w16du:dateUtc="2026-07-24T06:26:00Z"/>
                <w:color w:val="000000" w:themeColor="text1"/>
                <w:kern w:val="0"/>
                <w:sz w:val="21"/>
                <w:szCs w:val="21"/>
              </w:rPr>
              <w:pPrChange w:id="9858" w:author="Si-yuan LIU" w:date="2026-07-24T14:26:00Z" w16du:dateUtc="2026-07-24T06:26:00Z">
                <w:pPr>
                  <w:widowControl/>
                  <w:spacing w:after="0" w:line="240" w:lineRule="auto"/>
                  <w:ind w:firstLineChars="0" w:firstLine="0"/>
                  <w:jc w:val="center"/>
                  <w:textAlignment w:val="auto"/>
                </w:pPr>
              </w:pPrChange>
            </w:pPr>
          </w:p>
        </w:tc>
        <w:tc>
          <w:tcPr>
            <w:tcW w:w="1142" w:type="pct"/>
            <w:vAlign w:val="center"/>
          </w:tcPr>
          <w:p w14:paraId="2AB9FEA6" w14:textId="240EF574" w:rsidR="005F457E" w:rsidDel="00964E30" w:rsidRDefault="00000000" w:rsidP="00964E30">
            <w:pPr>
              <w:pStyle w:val="1"/>
              <w:ind w:firstLine="420"/>
              <w:rPr>
                <w:del w:id="9859" w:author="Si-yuan LIU" w:date="2026-07-24T14:26:00Z" w16du:dateUtc="2026-07-24T06:26:00Z"/>
                <w:color w:val="000000" w:themeColor="text1"/>
                <w:kern w:val="0"/>
                <w:sz w:val="21"/>
                <w:szCs w:val="21"/>
              </w:rPr>
              <w:pPrChange w:id="9860" w:author="Si-yuan LIU" w:date="2026-07-24T14:26:00Z" w16du:dateUtc="2026-07-24T06:26:00Z">
                <w:pPr>
                  <w:widowControl/>
                  <w:spacing w:after="0" w:line="240" w:lineRule="auto"/>
                  <w:ind w:firstLineChars="0" w:firstLine="0"/>
                  <w:jc w:val="center"/>
                  <w:textAlignment w:val="auto"/>
                </w:pPr>
              </w:pPrChange>
            </w:pPr>
            <w:del w:id="9861" w:author="Si-yuan LIU" w:date="2026-07-24T14:26:00Z" w16du:dateUtc="2026-07-24T06:26:00Z">
              <w:r w:rsidDel="00964E30">
                <w:rPr>
                  <w:rFonts w:hint="eastAsia"/>
                  <w:color w:val="000000" w:themeColor="text1"/>
                  <w:kern w:val="0"/>
                  <w:sz w:val="21"/>
                  <w:szCs w:val="21"/>
                </w:rPr>
                <w:delText>环境影响评价</w:delText>
              </w:r>
            </w:del>
          </w:p>
        </w:tc>
        <w:tc>
          <w:tcPr>
            <w:tcW w:w="3060" w:type="pct"/>
            <w:vAlign w:val="center"/>
          </w:tcPr>
          <w:p w14:paraId="6C148999" w14:textId="3361090C" w:rsidR="005F457E" w:rsidDel="00964E30" w:rsidRDefault="00000000" w:rsidP="00964E30">
            <w:pPr>
              <w:pStyle w:val="1"/>
              <w:ind w:firstLine="420"/>
              <w:rPr>
                <w:del w:id="9862" w:author="Si-yuan LIU" w:date="2026-07-24T14:26:00Z" w16du:dateUtc="2026-07-24T06:26:00Z"/>
                <w:color w:val="000000" w:themeColor="text1"/>
                <w:kern w:val="0"/>
                <w:sz w:val="21"/>
                <w:szCs w:val="21"/>
              </w:rPr>
              <w:pPrChange w:id="9863" w:author="Si-yuan LIU" w:date="2026-07-24T14:26:00Z" w16du:dateUtc="2026-07-24T06:26:00Z">
                <w:pPr>
                  <w:widowControl/>
                  <w:spacing w:after="0" w:line="240" w:lineRule="auto"/>
                  <w:ind w:firstLineChars="0" w:firstLine="0"/>
                  <w:jc w:val="center"/>
                  <w:textAlignment w:val="auto"/>
                </w:pPr>
              </w:pPrChange>
            </w:pPr>
            <w:del w:id="9864" w:author="Si-yuan LIU" w:date="2026-07-24T14:26:00Z" w16du:dateUtc="2026-07-24T06:26:00Z">
              <w:r w:rsidDel="00964E30">
                <w:rPr>
                  <w:rFonts w:hint="eastAsia"/>
                  <w:color w:val="000000" w:themeColor="text1"/>
                  <w:kern w:val="0"/>
                  <w:sz w:val="21"/>
                  <w:szCs w:val="21"/>
                </w:rPr>
                <w:delText>已于</w:delText>
              </w:r>
              <w:r w:rsidDel="00964E30">
                <w:rPr>
                  <w:color w:val="000000" w:themeColor="text1"/>
                  <w:kern w:val="0"/>
                  <w:sz w:val="21"/>
                  <w:szCs w:val="21"/>
                </w:rPr>
                <w:delText>2024</w:delText>
              </w:r>
              <w:r w:rsidDel="00964E30">
                <w:rPr>
                  <w:rFonts w:hint="eastAsia"/>
                  <w:color w:val="000000" w:themeColor="text1"/>
                  <w:kern w:val="0"/>
                  <w:sz w:val="21"/>
                  <w:szCs w:val="21"/>
                </w:rPr>
                <w:delText>年取得环境影响评价文件批复，编号：张行审立字〔</w:delText>
              </w:r>
              <w:r w:rsidDel="00964E30">
                <w:rPr>
                  <w:color w:val="000000" w:themeColor="text1"/>
                  <w:kern w:val="0"/>
                  <w:sz w:val="21"/>
                  <w:szCs w:val="21"/>
                </w:rPr>
                <w:delText>2024</w:delText>
              </w:r>
              <w:r w:rsidDel="00964E30">
                <w:rPr>
                  <w:rFonts w:hint="eastAsia"/>
                  <w:color w:val="000000" w:themeColor="text1"/>
                  <w:kern w:val="0"/>
                  <w:sz w:val="21"/>
                  <w:szCs w:val="21"/>
                </w:rPr>
                <w:delText>〕</w:delText>
              </w:r>
              <w:r w:rsidDel="00964E30">
                <w:rPr>
                  <w:color w:val="000000" w:themeColor="text1"/>
                  <w:kern w:val="0"/>
                  <w:sz w:val="21"/>
                  <w:szCs w:val="21"/>
                </w:rPr>
                <w:delText>492</w:delText>
              </w:r>
              <w:r w:rsidDel="00964E30">
                <w:rPr>
                  <w:rFonts w:hint="eastAsia"/>
                  <w:color w:val="000000" w:themeColor="text1"/>
                  <w:kern w:val="0"/>
                  <w:sz w:val="21"/>
                  <w:szCs w:val="21"/>
                </w:rPr>
                <w:delText>号</w:delText>
              </w:r>
            </w:del>
          </w:p>
        </w:tc>
      </w:tr>
      <w:tr w:rsidR="005F457E" w:rsidDel="00964E30" w14:paraId="6DDAC102" w14:textId="11405EF1">
        <w:trPr>
          <w:trHeight w:val="665"/>
          <w:jc w:val="center"/>
          <w:del w:id="9865" w:author="Si-yuan LIU" w:date="2026-07-24T14:26:00Z" w16du:dateUtc="2026-07-24T06:26:00Z"/>
        </w:trPr>
        <w:tc>
          <w:tcPr>
            <w:tcW w:w="798" w:type="pct"/>
            <w:vAlign w:val="center"/>
          </w:tcPr>
          <w:p w14:paraId="594473F1" w14:textId="1F21FC07" w:rsidR="005F457E" w:rsidDel="00964E30" w:rsidRDefault="00000000" w:rsidP="00964E30">
            <w:pPr>
              <w:pStyle w:val="1"/>
              <w:ind w:firstLine="420"/>
              <w:rPr>
                <w:del w:id="9866" w:author="Si-yuan LIU" w:date="2026-07-24T14:26:00Z" w16du:dateUtc="2026-07-24T06:26:00Z"/>
                <w:color w:val="000000" w:themeColor="text1"/>
                <w:kern w:val="0"/>
                <w:sz w:val="21"/>
                <w:szCs w:val="21"/>
              </w:rPr>
              <w:pPrChange w:id="9867" w:author="Si-yuan LIU" w:date="2026-07-24T14:26:00Z" w16du:dateUtc="2026-07-24T06:26:00Z">
                <w:pPr>
                  <w:widowControl/>
                  <w:spacing w:after="0" w:line="240" w:lineRule="auto"/>
                  <w:ind w:firstLineChars="0" w:firstLine="0"/>
                  <w:jc w:val="center"/>
                  <w:textAlignment w:val="auto"/>
                </w:pPr>
              </w:pPrChange>
            </w:pPr>
            <w:del w:id="9868" w:author="Si-yuan LIU" w:date="2026-07-24T14:26:00Z" w16du:dateUtc="2026-07-24T06:26:00Z">
              <w:r w:rsidDel="00964E30">
                <w:rPr>
                  <w:rFonts w:hint="eastAsia"/>
                  <w:color w:val="000000" w:themeColor="text1"/>
                  <w:kern w:val="0"/>
                  <w:sz w:val="21"/>
                  <w:szCs w:val="21"/>
                </w:rPr>
                <w:delText>拟使用募集资金规模（万元）</w:delText>
              </w:r>
            </w:del>
          </w:p>
        </w:tc>
        <w:tc>
          <w:tcPr>
            <w:tcW w:w="1142" w:type="pct"/>
            <w:vAlign w:val="center"/>
          </w:tcPr>
          <w:p w14:paraId="3220DB03" w14:textId="3C762A74" w:rsidR="005F457E" w:rsidDel="00964E30" w:rsidRDefault="00000000" w:rsidP="00964E30">
            <w:pPr>
              <w:pStyle w:val="1"/>
              <w:ind w:firstLine="422"/>
              <w:rPr>
                <w:del w:id="9869" w:author="Si-yuan LIU" w:date="2026-07-24T14:26:00Z" w16du:dateUtc="2026-07-24T06:26:00Z"/>
                <w:color w:val="000000" w:themeColor="text1"/>
                <w:kern w:val="0"/>
                <w:sz w:val="21"/>
                <w:szCs w:val="21"/>
              </w:rPr>
              <w:pPrChange w:id="9870" w:author="Si-yuan LIU" w:date="2026-07-24T14:26:00Z" w16du:dateUtc="2026-07-24T06:26:00Z">
                <w:pPr>
                  <w:widowControl/>
                  <w:spacing w:after="0" w:line="240" w:lineRule="auto"/>
                  <w:ind w:firstLineChars="0" w:firstLine="0"/>
                  <w:jc w:val="center"/>
                  <w:textAlignment w:val="auto"/>
                </w:pPr>
              </w:pPrChange>
            </w:pPr>
            <w:ins w:id="9871" w:author="胡琳" w:date="2026-07-03T20:56:00Z">
              <w:del w:id="9872" w:author="Si-yuan LIU" w:date="2026-07-24T14:26:00Z" w16du:dateUtc="2026-07-24T06:26:00Z">
                <w:r w:rsidDel="00964E30">
                  <w:rPr>
                    <w:rFonts w:hint="eastAsia"/>
                    <w:b/>
                    <w:bCs/>
                    <w:color w:val="000000" w:themeColor="text1"/>
                    <w:kern w:val="0"/>
                    <w:sz w:val="21"/>
                    <w:szCs w:val="21"/>
                  </w:rPr>
                  <w:delText>合计</w:delText>
                </w:r>
              </w:del>
            </w:ins>
            <w:del w:id="9873" w:author="Si-yuan LIU" w:date="2026-07-24T14:26:00Z" w16du:dateUtc="2026-07-24T06:26:00Z">
              <w:r w:rsidDel="00964E30">
                <w:rPr>
                  <w:rFonts w:hint="eastAsia"/>
                  <w:color w:val="000000" w:themeColor="text1"/>
                  <w:kern w:val="0"/>
                  <w:sz w:val="21"/>
                  <w:szCs w:val="21"/>
                </w:rPr>
                <w:delText>奥飞数据</w:delText>
              </w:r>
            </w:del>
          </w:p>
        </w:tc>
        <w:tc>
          <w:tcPr>
            <w:tcW w:w="3060" w:type="pct"/>
            <w:vAlign w:val="center"/>
          </w:tcPr>
          <w:p w14:paraId="6BC7DF9F" w14:textId="11414D55" w:rsidR="005F457E" w:rsidDel="00964E30" w:rsidRDefault="00000000" w:rsidP="00964E30">
            <w:pPr>
              <w:pStyle w:val="1"/>
              <w:ind w:firstLine="420"/>
              <w:rPr>
                <w:del w:id="9874" w:author="Si-yuan LIU" w:date="2026-07-24T14:26:00Z" w16du:dateUtc="2026-07-24T06:26:00Z"/>
                <w:color w:val="000000" w:themeColor="text1"/>
                <w:kern w:val="0"/>
                <w:sz w:val="21"/>
                <w:szCs w:val="21"/>
              </w:rPr>
              <w:pPrChange w:id="9875" w:author="Si-yuan LIU" w:date="2026-07-24T14:26:00Z" w16du:dateUtc="2026-07-24T06:26:00Z">
                <w:pPr>
                  <w:widowControl/>
                  <w:spacing w:after="0" w:line="240" w:lineRule="auto"/>
                  <w:ind w:firstLineChars="0" w:firstLine="0"/>
                  <w:jc w:val="center"/>
                  <w:textAlignment w:val="auto"/>
                </w:pPr>
              </w:pPrChange>
            </w:pPr>
            <w:ins w:id="9876" w:author="唐潇" w:date="2026-07-08T13:55:00Z">
              <w:del w:id="9877" w:author="Si-yuan LIU" w:date="2026-07-24T14:26:00Z" w16du:dateUtc="2026-07-24T06:26:00Z">
                <w:r w:rsidDel="00964E30">
                  <w:rPr>
                    <w:rFonts w:eastAsia="等线"/>
                    <w:b/>
                    <w:bCs/>
                    <w:color w:val="000000"/>
                    <w:sz w:val="21"/>
                    <w:szCs w:val="21"/>
                    <w:rPrChange w:id="9878" w:author="唐潇" w:date="2026-07-08T13:55:00Z">
                      <w:rPr/>
                    </w:rPrChange>
                  </w:rPr>
                  <w:delText xml:space="preserve"> 80,556.81 </w:delText>
                </w:r>
              </w:del>
            </w:ins>
            <w:ins w:id="9879" w:author="胡琳" w:date="2026-07-03T20:56:00Z">
              <w:del w:id="9880" w:author="Si-yuan LIU" w:date="2026-07-24T14:26:00Z" w16du:dateUtc="2026-07-24T06:26:00Z">
                <w:r w:rsidDel="00964E30">
                  <w:rPr>
                    <w:rFonts w:eastAsia="等线"/>
                    <w:b/>
                    <w:bCs/>
                    <w:color w:val="000000"/>
                    <w:sz w:val="21"/>
                    <w:szCs w:val="21"/>
                  </w:rPr>
                  <w:delText>8</w:delText>
                </w:r>
              </w:del>
            </w:ins>
            <w:ins w:id="9881" w:author="胡琳" w:date="2026-07-03T21:23:00Z">
              <w:del w:id="9882" w:author="Si-yuan LIU" w:date="2026-07-24T14:26:00Z" w16du:dateUtc="2026-07-24T06:26:00Z">
                <w:r w:rsidDel="00964E30">
                  <w:rPr>
                    <w:rFonts w:eastAsia="等线"/>
                    <w:b/>
                    <w:bCs/>
                    <w:color w:val="000000"/>
                    <w:sz w:val="21"/>
                    <w:szCs w:val="21"/>
                  </w:rPr>
                  <w:delText>1</w:delText>
                </w:r>
              </w:del>
            </w:ins>
            <w:ins w:id="9883" w:author="胡琳" w:date="2026-07-03T20:56:00Z">
              <w:del w:id="9884" w:author="Si-yuan LIU" w:date="2026-07-24T14:26:00Z" w16du:dateUtc="2026-07-24T06:26:00Z">
                <w:r w:rsidDel="00964E30">
                  <w:rPr>
                    <w:rFonts w:eastAsia="等线"/>
                    <w:b/>
                    <w:bCs/>
                    <w:color w:val="000000"/>
                    <w:sz w:val="21"/>
                    <w:szCs w:val="21"/>
                  </w:rPr>
                  <w:delText>,</w:delText>
                </w:r>
              </w:del>
            </w:ins>
            <w:ins w:id="9885" w:author="胡琳" w:date="2026-07-03T21:24:00Z">
              <w:del w:id="9886" w:author="Si-yuan LIU" w:date="2026-07-24T14:26:00Z" w16du:dateUtc="2026-07-24T06:26:00Z">
                <w:r w:rsidDel="00964E30">
                  <w:rPr>
                    <w:rFonts w:eastAsia="等线"/>
                    <w:b/>
                    <w:bCs/>
                    <w:color w:val="000000"/>
                    <w:sz w:val="21"/>
                    <w:szCs w:val="21"/>
                  </w:rPr>
                  <w:delText>458</w:delText>
                </w:r>
              </w:del>
            </w:ins>
            <w:ins w:id="9887" w:author="胡琳" w:date="2026-07-03T20:56:00Z">
              <w:del w:id="9888" w:author="Si-yuan LIU" w:date="2026-07-24T14:26:00Z" w16du:dateUtc="2026-07-24T06:26:00Z">
                <w:r w:rsidDel="00964E30">
                  <w:rPr>
                    <w:rFonts w:eastAsia="等线"/>
                    <w:b/>
                    <w:bCs/>
                    <w:color w:val="000000"/>
                    <w:sz w:val="21"/>
                    <w:szCs w:val="21"/>
                  </w:rPr>
                  <w:delText>.</w:delText>
                </w:r>
              </w:del>
            </w:ins>
            <w:ins w:id="9889" w:author="胡琳" w:date="2026-07-04T09:08:00Z">
              <w:del w:id="9890" w:author="Si-yuan LIU" w:date="2026-07-24T14:26:00Z" w16du:dateUtc="2026-07-24T06:26:00Z">
                <w:r w:rsidDel="00964E30">
                  <w:rPr>
                    <w:rFonts w:eastAsia="等线"/>
                    <w:b/>
                    <w:bCs/>
                    <w:color w:val="000000"/>
                    <w:sz w:val="21"/>
                    <w:szCs w:val="21"/>
                  </w:rPr>
                  <w:delText>83</w:delText>
                </w:r>
              </w:del>
            </w:ins>
            <w:del w:id="9891" w:author="Si-yuan LIU" w:date="2026-07-24T14:26:00Z" w16du:dateUtc="2026-07-24T06:26:00Z">
              <w:r w:rsidDel="00964E30">
                <w:rPr>
                  <w:rFonts w:eastAsia="等线"/>
                  <w:color w:val="000000"/>
                  <w:sz w:val="21"/>
                  <w:szCs w:val="21"/>
                </w:rPr>
                <w:delText>33,482.03</w:delText>
              </w:r>
            </w:del>
          </w:p>
        </w:tc>
      </w:tr>
      <w:tr w:rsidR="005F457E" w:rsidDel="00964E30" w14:paraId="1C40B0BA" w14:textId="34470180">
        <w:trPr>
          <w:trHeight w:val="87"/>
          <w:jc w:val="center"/>
          <w:del w:id="9892" w:author="Si-yuan LIU" w:date="2026-07-24T14:26:00Z" w16du:dateUtc="2026-07-24T06:26:00Z"/>
        </w:trPr>
        <w:tc>
          <w:tcPr>
            <w:tcW w:w="798" w:type="pct"/>
            <w:vMerge w:val="restart"/>
            <w:vAlign w:val="center"/>
          </w:tcPr>
          <w:p w14:paraId="16B32C95" w14:textId="70D8F585" w:rsidR="005F457E" w:rsidDel="00964E30" w:rsidRDefault="00000000" w:rsidP="00964E30">
            <w:pPr>
              <w:pStyle w:val="1"/>
              <w:ind w:firstLine="420"/>
              <w:rPr>
                <w:del w:id="9893" w:author="Si-yuan LIU" w:date="2026-07-24T14:26:00Z" w16du:dateUtc="2026-07-24T06:26:00Z"/>
                <w:color w:val="000000" w:themeColor="text1"/>
                <w:kern w:val="0"/>
                <w:sz w:val="21"/>
                <w:szCs w:val="21"/>
              </w:rPr>
              <w:pPrChange w:id="9894" w:author="Si-yuan LIU" w:date="2026-07-24T14:26:00Z" w16du:dateUtc="2026-07-24T06:26:00Z">
                <w:pPr>
                  <w:widowControl/>
                  <w:spacing w:after="0" w:line="240" w:lineRule="auto"/>
                  <w:ind w:firstLineChars="0" w:firstLine="0"/>
                  <w:jc w:val="center"/>
                  <w:textAlignment w:val="auto"/>
                </w:pPr>
              </w:pPrChange>
            </w:pPr>
            <w:del w:id="9895" w:author="Si-yuan LIU" w:date="2026-07-24T14:26:00Z" w16du:dateUtc="2026-07-24T06:26:00Z">
              <w:r w:rsidDel="00964E30">
                <w:rPr>
                  <w:rFonts w:hint="eastAsia"/>
                  <w:color w:val="000000" w:themeColor="text1"/>
                  <w:kern w:val="0"/>
                  <w:sz w:val="21"/>
                  <w:szCs w:val="21"/>
                </w:rPr>
                <w:delText>募集资金投入项目的具体方式</w:delText>
              </w:r>
            </w:del>
          </w:p>
        </w:tc>
        <w:tc>
          <w:tcPr>
            <w:tcW w:w="1142" w:type="pct"/>
            <w:vAlign w:val="center"/>
          </w:tcPr>
          <w:p w14:paraId="72C207CC" w14:textId="67DEBE84" w:rsidR="005F457E" w:rsidDel="00964E30" w:rsidRDefault="00000000" w:rsidP="00964E30">
            <w:pPr>
              <w:pStyle w:val="1"/>
              <w:ind w:firstLine="420"/>
              <w:rPr>
                <w:del w:id="9896" w:author="Si-yuan LIU" w:date="2026-07-24T14:26:00Z" w16du:dateUtc="2026-07-24T06:26:00Z"/>
                <w:color w:val="000000" w:themeColor="text1"/>
                <w:kern w:val="0"/>
                <w:sz w:val="21"/>
                <w:szCs w:val="21"/>
              </w:rPr>
              <w:pPrChange w:id="9897" w:author="Si-yuan LIU" w:date="2026-07-24T14:26:00Z" w16du:dateUtc="2026-07-24T06:26:00Z">
                <w:pPr>
                  <w:widowControl/>
                  <w:spacing w:after="0" w:line="240" w:lineRule="auto"/>
                  <w:ind w:firstLineChars="0" w:firstLine="0"/>
                  <w:jc w:val="center"/>
                  <w:textAlignment w:val="auto"/>
                </w:pPr>
              </w:pPrChange>
            </w:pPr>
            <w:del w:id="9898" w:author="Si-yuan LIU" w:date="2026-07-24T14:26:00Z" w16du:dateUtc="2026-07-24T06:26:00Z">
              <w:r w:rsidDel="00964E30">
                <w:rPr>
                  <w:rFonts w:hint="eastAsia"/>
                  <w:color w:val="000000" w:themeColor="text1"/>
                  <w:kern w:val="0"/>
                  <w:sz w:val="21"/>
                  <w:szCs w:val="21"/>
                </w:rPr>
                <w:delText>奥飞数据</w:delText>
              </w:r>
            </w:del>
          </w:p>
        </w:tc>
        <w:tc>
          <w:tcPr>
            <w:tcW w:w="3060" w:type="pct"/>
            <w:vAlign w:val="center"/>
          </w:tcPr>
          <w:p w14:paraId="03DEFA9B" w14:textId="1198F6F6" w:rsidR="005F457E" w:rsidDel="00964E30" w:rsidRDefault="00000000" w:rsidP="00964E30">
            <w:pPr>
              <w:pStyle w:val="1"/>
              <w:ind w:firstLine="420"/>
              <w:rPr>
                <w:del w:id="9899" w:author="Si-yuan LIU" w:date="2026-07-24T14:26:00Z" w16du:dateUtc="2026-07-24T06:26:00Z"/>
                <w:rFonts w:eastAsia="Times New Roman"/>
                <w:color w:val="000000" w:themeColor="text1"/>
                <w:kern w:val="0"/>
                <w:sz w:val="21"/>
                <w:szCs w:val="21"/>
              </w:rPr>
              <w:pPrChange w:id="9900" w:author="Si-yuan LIU" w:date="2026-07-24T14:26:00Z" w16du:dateUtc="2026-07-24T06:26:00Z">
                <w:pPr>
                  <w:widowControl/>
                  <w:spacing w:after="0" w:line="240" w:lineRule="auto"/>
                  <w:ind w:firstLineChars="0" w:firstLine="0"/>
                  <w:jc w:val="center"/>
                  <w:textAlignment w:val="auto"/>
                </w:pPr>
              </w:pPrChange>
            </w:pPr>
            <w:del w:id="9901" w:author="Si-yuan LIU" w:date="2026-07-24T14:26:00Z" w16du:dateUtc="2026-07-24T06:26:00Z">
              <w:r w:rsidDel="00964E30">
                <w:rPr>
                  <w:rFonts w:hint="eastAsia"/>
                  <w:color w:val="000000" w:themeColor="text1"/>
                  <w:kern w:val="0"/>
                  <w:sz w:val="21"/>
                  <w:szCs w:val="21"/>
                </w:rPr>
                <w:delText>资本金</w:delText>
              </w:r>
            </w:del>
          </w:p>
        </w:tc>
      </w:tr>
      <w:tr w:rsidR="005F457E" w:rsidDel="00964E30" w14:paraId="1D7895E5" w14:textId="44800B8F">
        <w:trPr>
          <w:trHeight w:val="53"/>
          <w:jc w:val="center"/>
          <w:del w:id="9902" w:author="Si-yuan LIU" w:date="2026-07-24T14:26:00Z" w16du:dateUtc="2026-07-24T06:26:00Z"/>
        </w:trPr>
        <w:tc>
          <w:tcPr>
            <w:tcW w:w="798" w:type="pct"/>
            <w:vMerge/>
            <w:vAlign w:val="center"/>
          </w:tcPr>
          <w:p w14:paraId="78C88DAF" w14:textId="231165F1" w:rsidR="005F457E" w:rsidDel="00964E30" w:rsidRDefault="005F457E" w:rsidP="00964E30">
            <w:pPr>
              <w:pStyle w:val="1"/>
              <w:ind w:firstLine="420"/>
              <w:rPr>
                <w:del w:id="9903" w:author="Si-yuan LIU" w:date="2026-07-24T14:26:00Z" w16du:dateUtc="2026-07-24T06:26:00Z"/>
                <w:color w:val="000000" w:themeColor="text1"/>
                <w:kern w:val="0"/>
                <w:sz w:val="21"/>
                <w:szCs w:val="21"/>
              </w:rPr>
              <w:pPrChange w:id="9904" w:author="Si-yuan LIU" w:date="2026-07-24T14:26:00Z" w16du:dateUtc="2026-07-24T06:26:00Z">
                <w:pPr>
                  <w:widowControl/>
                  <w:spacing w:after="0" w:line="240" w:lineRule="auto"/>
                  <w:ind w:firstLineChars="0" w:firstLine="0"/>
                  <w:jc w:val="left"/>
                  <w:textAlignment w:val="auto"/>
                </w:pPr>
              </w:pPrChange>
            </w:pPr>
          </w:p>
        </w:tc>
        <w:tc>
          <w:tcPr>
            <w:tcW w:w="1142" w:type="pct"/>
            <w:vAlign w:val="center"/>
          </w:tcPr>
          <w:p w14:paraId="40F062AB" w14:textId="776AA84E" w:rsidR="005F457E" w:rsidDel="00964E30" w:rsidRDefault="00000000" w:rsidP="00964E30">
            <w:pPr>
              <w:pStyle w:val="1"/>
              <w:ind w:firstLine="420"/>
              <w:rPr>
                <w:del w:id="9905" w:author="Si-yuan LIU" w:date="2026-07-24T14:26:00Z" w16du:dateUtc="2026-07-24T06:26:00Z"/>
                <w:color w:val="000000" w:themeColor="text1"/>
                <w:kern w:val="0"/>
                <w:sz w:val="21"/>
                <w:szCs w:val="21"/>
              </w:rPr>
              <w:pPrChange w:id="9906" w:author="Si-yuan LIU" w:date="2026-07-24T14:26:00Z" w16du:dateUtc="2026-07-24T06:26:00Z">
                <w:pPr>
                  <w:widowControl/>
                  <w:spacing w:after="0" w:line="240" w:lineRule="auto"/>
                  <w:ind w:firstLineChars="0" w:firstLine="0"/>
                  <w:jc w:val="center"/>
                  <w:textAlignment w:val="auto"/>
                </w:pPr>
              </w:pPrChange>
            </w:pPr>
            <w:del w:id="9907" w:author="Si-yuan LIU" w:date="2026-07-24T14:26:00Z" w16du:dateUtc="2026-07-24T06:26:00Z">
              <w:r w:rsidDel="00964E30">
                <w:rPr>
                  <w:rFonts w:hint="eastAsia"/>
                  <w:color w:val="000000" w:themeColor="text1"/>
                  <w:kern w:val="0"/>
                  <w:sz w:val="21"/>
                  <w:szCs w:val="21"/>
                </w:rPr>
                <w:delText>固安聚龙</w:delText>
              </w:r>
            </w:del>
          </w:p>
        </w:tc>
        <w:tc>
          <w:tcPr>
            <w:tcW w:w="3060" w:type="pct"/>
            <w:vAlign w:val="center"/>
          </w:tcPr>
          <w:p w14:paraId="3FB1A7A1" w14:textId="74B7A69F" w:rsidR="005F457E" w:rsidDel="00964E30" w:rsidRDefault="00000000" w:rsidP="00964E30">
            <w:pPr>
              <w:pStyle w:val="1"/>
              <w:ind w:firstLine="420"/>
              <w:rPr>
                <w:del w:id="9908" w:author="Si-yuan LIU" w:date="2026-07-24T14:26:00Z" w16du:dateUtc="2026-07-24T06:26:00Z"/>
                <w:rFonts w:eastAsia="Times New Roman"/>
                <w:color w:val="000000" w:themeColor="text1"/>
                <w:kern w:val="0"/>
                <w:sz w:val="21"/>
                <w:szCs w:val="21"/>
              </w:rPr>
              <w:pPrChange w:id="9909" w:author="Si-yuan LIU" w:date="2026-07-24T14:26:00Z" w16du:dateUtc="2026-07-24T06:26:00Z">
                <w:pPr>
                  <w:widowControl/>
                  <w:spacing w:after="0" w:line="240" w:lineRule="auto"/>
                  <w:ind w:firstLineChars="0" w:firstLine="0"/>
                  <w:jc w:val="center"/>
                  <w:textAlignment w:val="auto"/>
                </w:pPr>
              </w:pPrChange>
            </w:pPr>
            <w:del w:id="9910" w:author="Si-yuan LIU" w:date="2026-07-24T14:26:00Z" w16du:dateUtc="2026-07-24T06:26:00Z">
              <w:r w:rsidDel="00964E30">
                <w:rPr>
                  <w:rFonts w:hint="eastAsia"/>
                  <w:color w:val="000000" w:themeColor="text1"/>
                  <w:kern w:val="0"/>
                  <w:sz w:val="21"/>
                  <w:szCs w:val="21"/>
                </w:rPr>
                <w:delText>资本金</w:delText>
              </w:r>
            </w:del>
          </w:p>
        </w:tc>
      </w:tr>
      <w:tr w:rsidR="005F457E" w:rsidDel="00964E30" w14:paraId="3044DD0B" w14:textId="36A3FB55">
        <w:trPr>
          <w:trHeight w:val="397"/>
          <w:jc w:val="center"/>
          <w:del w:id="9911" w:author="Si-yuan LIU" w:date="2026-07-24T14:26:00Z" w16du:dateUtc="2026-07-24T06:26:00Z"/>
        </w:trPr>
        <w:tc>
          <w:tcPr>
            <w:tcW w:w="798" w:type="pct"/>
            <w:vMerge/>
            <w:vAlign w:val="center"/>
          </w:tcPr>
          <w:p w14:paraId="361B33D4" w14:textId="7F485911" w:rsidR="005F457E" w:rsidDel="00964E30" w:rsidRDefault="005F457E" w:rsidP="00964E30">
            <w:pPr>
              <w:pStyle w:val="1"/>
              <w:ind w:firstLine="420"/>
              <w:rPr>
                <w:del w:id="9912" w:author="Si-yuan LIU" w:date="2026-07-24T14:26:00Z" w16du:dateUtc="2026-07-24T06:26:00Z"/>
                <w:color w:val="000000" w:themeColor="text1"/>
                <w:kern w:val="0"/>
                <w:sz w:val="21"/>
                <w:szCs w:val="21"/>
              </w:rPr>
              <w:pPrChange w:id="9913" w:author="Si-yuan LIU" w:date="2026-07-24T14:26:00Z" w16du:dateUtc="2026-07-24T06:26:00Z">
                <w:pPr>
                  <w:widowControl/>
                  <w:spacing w:after="0" w:line="240" w:lineRule="auto"/>
                  <w:ind w:firstLineChars="0" w:firstLine="0"/>
                  <w:jc w:val="left"/>
                  <w:textAlignment w:val="auto"/>
                </w:pPr>
              </w:pPrChange>
            </w:pPr>
          </w:p>
        </w:tc>
        <w:tc>
          <w:tcPr>
            <w:tcW w:w="1142" w:type="pct"/>
            <w:vAlign w:val="center"/>
          </w:tcPr>
          <w:p w14:paraId="4CA02A5A" w14:textId="7FAA30F2" w:rsidR="005F457E" w:rsidDel="00964E30" w:rsidRDefault="00000000" w:rsidP="00964E30">
            <w:pPr>
              <w:pStyle w:val="1"/>
              <w:ind w:firstLine="420"/>
              <w:rPr>
                <w:del w:id="9914" w:author="Si-yuan LIU" w:date="2026-07-24T14:26:00Z" w16du:dateUtc="2026-07-24T06:26:00Z"/>
                <w:color w:val="000000" w:themeColor="text1"/>
                <w:kern w:val="0"/>
                <w:sz w:val="21"/>
                <w:szCs w:val="21"/>
              </w:rPr>
              <w:pPrChange w:id="9915" w:author="Si-yuan LIU" w:date="2026-07-24T14:26:00Z" w16du:dateUtc="2026-07-24T06:26:00Z">
                <w:pPr>
                  <w:widowControl/>
                  <w:spacing w:after="0" w:line="240" w:lineRule="auto"/>
                  <w:ind w:firstLineChars="0" w:firstLine="0"/>
                  <w:jc w:val="center"/>
                  <w:textAlignment w:val="auto"/>
                </w:pPr>
              </w:pPrChange>
            </w:pPr>
            <w:del w:id="9916" w:author="Si-yuan LIU" w:date="2026-07-24T14:26:00Z" w16du:dateUtc="2026-07-24T06:26:00Z">
              <w:r w:rsidDel="00964E30">
                <w:rPr>
                  <w:rFonts w:hint="eastAsia"/>
                  <w:color w:val="000000" w:themeColor="text1"/>
                  <w:kern w:val="0"/>
                  <w:sz w:val="21"/>
                  <w:szCs w:val="21"/>
                </w:rPr>
                <w:delText>昊盈科技</w:delText>
              </w:r>
            </w:del>
          </w:p>
        </w:tc>
        <w:tc>
          <w:tcPr>
            <w:tcW w:w="3060" w:type="pct"/>
            <w:vAlign w:val="center"/>
          </w:tcPr>
          <w:p w14:paraId="196AC644" w14:textId="7AEB7993" w:rsidR="005F457E" w:rsidDel="00964E30" w:rsidRDefault="00000000" w:rsidP="00964E30">
            <w:pPr>
              <w:pStyle w:val="1"/>
              <w:ind w:firstLine="420"/>
              <w:rPr>
                <w:del w:id="9917" w:author="Si-yuan LIU" w:date="2026-07-24T14:26:00Z" w16du:dateUtc="2026-07-24T06:26:00Z"/>
                <w:rFonts w:eastAsia="Times New Roman"/>
                <w:color w:val="000000" w:themeColor="text1"/>
                <w:kern w:val="0"/>
                <w:sz w:val="21"/>
                <w:szCs w:val="21"/>
              </w:rPr>
              <w:pPrChange w:id="9918" w:author="Si-yuan LIU" w:date="2026-07-24T14:26:00Z" w16du:dateUtc="2026-07-24T06:26:00Z">
                <w:pPr>
                  <w:widowControl/>
                  <w:spacing w:after="0" w:line="240" w:lineRule="auto"/>
                  <w:ind w:firstLineChars="0" w:firstLine="0"/>
                  <w:jc w:val="center"/>
                  <w:textAlignment w:val="auto"/>
                </w:pPr>
              </w:pPrChange>
            </w:pPr>
            <w:del w:id="9919" w:author="Si-yuan LIU" w:date="2026-07-24T14:26:00Z" w16du:dateUtc="2026-07-24T06:26:00Z">
              <w:r w:rsidDel="00964E30">
                <w:rPr>
                  <w:rFonts w:hint="eastAsia"/>
                  <w:color w:val="000000" w:themeColor="text1"/>
                  <w:kern w:val="0"/>
                  <w:sz w:val="21"/>
                  <w:szCs w:val="21"/>
                </w:rPr>
                <w:delText>资本金</w:delText>
              </w:r>
            </w:del>
          </w:p>
        </w:tc>
      </w:tr>
      <w:tr w:rsidR="005F457E" w:rsidDel="00964E30" w14:paraId="661C1991" w14:textId="524DD076">
        <w:trPr>
          <w:trHeight w:val="53"/>
          <w:jc w:val="center"/>
          <w:del w:id="9920" w:author="Si-yuan LIU" w:date="2026-07-24T14:26:00Z" w16du:dateUtc="2026-07-24T06:26:00Z"/>
        </w:trPr>
        <w:tc>
          <w:tcPr>
            <w:tcW w:w="1940" w:type="pct"/>
            <w:gridSpan w:val="2"/>
            <w:vAlign w:val="center"/>
          </w:tcPr>
          <w:p w14:paraId="1696899F" w14:textId="7A12092B" w:rsidR="005F457E" w:rsidDel="00964E30" w:rsidRDefault="00000000" w:rsidP="00964E30">
            <w:pPr>
              <w:pStyle w:val="1"/>
              <w:ind w:firstLine="420"/>
              <w:rPr>
                <w:del w:id="9921" w:author="Si-yuan LIU" w:date="2026-07-24T14:26:00Z" w16du:dateUtc="2026-07-24T06:26:00Z"/>
                <w:color w:val="000000" w:themeColor="text1"/>
                <w:kern w:val="0"/>
                <w:sz w:val="21"/>
                <w:szCs w:val="21"/>
              </w:rPr>
              <w:pPrChange w:id="9922" w:author="Si-yuan LIU" w:date="2026-07-24T14:26:00Z" w16du:dateUtc="2026-07-24T06:26:00Z">
                <w:pPr>
                  <w:widowControl/>
                  <w:spacing w:after="0" w:line="240" w:lineRule="auto"/>
                  <w:ind w:firstLineChars="0" w:firstLine="0"/>
                  <w:jc w:val="center"/>
                  <w:textAlignment w:val="auto"/>
                </w:pPr>
              </w:pPrChange>
            </w:pPr>
            <w:del w:id="9923" w:author="Si-yuan LIU" w:date="2026-07-24T14:26:00Z" w16du:dateUtc="2026-07-24T06:26:00Z">
              <w:r w:rsidDel="00964E30">
                <w:rPr>
                  <w:rFonts w:hint="eastAsia"/>
                  <w:color w:val="000000" w:themeColor="text1"/>
                  <w:kern w:val="0"/>
                  <w:sz w:val="21"/>
                  <w:szCs w:val="21"/>
                </w:rPr>
                <w:delText>是否被纳入国家或地区规划</w:delText>
              </w:r>
            </w:del>
          </w:p>
        </w:tc>
        <w:tc>
          <w:tcPr>
            <w:tcW w:w="3060" w:type="pct"/>
            <w:vAlign w:val="center"/>
          </w:tcPr>
          <w:p w14:paraId="7954167C" w14:textId="2B82C1B4" w:rsidR="005F457E" w:rsidDel="00964E30" w:rsidRDefault="00000000" w:rsidP="00964E30">
            <w:pPr>
              <w:pStyle w:val="1"/>
              <w:ind w:firstLine="420"/>
              <w:rPr>
                <w:del w:id="9924" w:author="Si-yuan LIU" w:date="2026-07-24T14:26:00Z" w16du:dateUtc="2026-07-24T06:26:00Z"/>
                <w:color w:val="000000" w:themeColor="text1"/>
                <w:kern w:val="0"/>
                <w:sz w:val="21"/>
                <w:szCs w:val="21"/>
              </w:rPr>
              <w:pPrChange w:id="9925" w:author="Si-yuan LIU" w:date="2026-07-24T14:26:00Z" w16du:dateUtc="2026-07-24T06:26:00Z">
                <w:pPr>
                  <w:widowControl/>
                  <w:spacing w:after="0" w:line="240" w:lineRule="auto"/>
                  <w:ind w:firstLineChars="0" w:firstLine="0"/>
                  <w:jc w:val="center"/>
                  <w:textAlignment w:val="auto"/>
                </w:pPr>
              </w:pPrChange>
            </w:pPr>
            <w:del w:id="9926" w:author="Si-yuan LIU" w:date="2026-07-24T14:26:00Z" w16du:dateUtc="2026-07-24T06:26:00Z">
              <w:r w:rsidDel="00964E30">
                <w:rPr>
                  <w:color w:val="000000" w:themeColor="text1"/>
                  <w:kern w:val="0"/>
                  <w:sz w:val="21"/>
                  <w:szCs w:val="21"/>
                </w:rPr>
                <w:delText>2025</w:delText>
              </w:r>
              <w:r w:rsidDel="00964E30">
                <w:rPr>
                  <w:rFonts w:hint="eastAsia"/>
                  <w:color w:val="000000" w:themeColor="text1"/>
                  <w:kern w:val="0"/>
                  <w:sz w:val="21"/>
                  <w:szCs w:val="21"/>
                </w:rPr>
                <w:delText>年河北省重点前期项目</w:delText>
              </w:r>
            </w:del>
          </w:p>
        </w:tc>
      </w:tr>
    </w:tbl>
    <w:p w14:paraId="0104F056" w14:textId="2BAA097D" w:rsidR="005F457E" w:rsidDel="00964E30" w:rsidRDefault="00000000" w:rsidP="00964E30">
      <w:pPr>
        <w:pStyle w:val="1"/>
        <w:rPr>
          <w:del w:id="9927" w:author="Si-yuan LIU" w:date="2026-07-24T14:26:00Z" w16du:dateUtc="2026-07-24T06:26:00Z"/>
        </w:rPr>
        <w:pPrChange w:id="9928" w:author="Si-yuan LIU" w:date="2026-07-24T14:26:00Z" w16du:dateUtc="2026-07-24T06:26:00Z">
          <w:pPr>
            <w:pStyle w:val="2"/>
          </w:pPr>
        </w:pPrChange>
      </w:pPr>
      <w:bookmarkStart w:id="9929" w:name="_Toc331334211_WPSOffice_Level2"/>
      <w:bookmarkStart w:id="9930" w:name="_Toc223783784"/>
      <w:bookmarkStart w:id="9931" w:name="_Toc1300856745_WPSOffice_Level2"/>
      <w:bookmarkStart w:id="9932" w:name="_Toc227396909_WPSOffice_Level2"/>
      <w:del w:id="9933" w:author="Si-yuan LIU" w:date="2026-07-24T14:26:00Z" w16du:dateUtc="2026-07-24T06:26:00Z">
        <w:r w:rsidDel="00964E30">
          <w:rPr>
            <w:rFonts w:hint="eastAsia"/>
          </w:rPr>
          <w:delText>（四）拟收购存量资产情况</w:delText>
        </w:r>
        <w:bookmarkEnd w:id="9929"/>
        <w:bookmarkEnd w:id="9930"/>
        <w:bookmarkEnd w:id="9931"/>
        <w:bookmarkEnd w:id="9932"/>
      </w:del>
    </w:p>
    <w:p w14:paraId="3584B543" w14:textId="2E57D4F9" w:rsidR="005F457E" w:rsidDel="00964E30" w:rsidRDefault="00000000" w:rsidP="00964E30">
      <w:pPr>
        <w:pStyle w:val="1"/>
        <w:rPr>
          <w:del w:id="9934" w:author="Si-yuan LIU" w:date="2026-07-24T14:26:00Z" w16du:dateUtc="2026-07-24T06:26:00Z"/>
          <w:color w:val="000000" w:themeColor="text1"/>
          <w:szCs w:val="24"/>
        </w:rPr>
        <w:pPrChange w:id="9935" w:author="Si-yuan LIU" w:date="2026-07-24T14:26:00Z" w16du:dateUtc="2026-07-24T06:26:00Z">
          <w:pPr>
            <w:spacing w:after="0" w:line="312" w:lineRule="auto"/>
            <w:ind w:firstLine="480"/>
          </w:pPr>
        </w:pPrChange>
      </w:pPr>
      <w:del w:id="9936" w:author="Si-yuan LIU" w:date="2026-07-24T14:26:00Z" w16du:dateUtc="2026-07-24T06:26:00Z">
        <w:r w:rsidDel="00964E30">
          <w:rPr>
            <w:rFonts w:hint="eastAsia"/>
            <w:color w:val="000000" w:themeColor="text1"/>
            <w:szCs w:val="24"/>
          </w:rPr>
          <w:delText>本项目净回收资金不用于收购存量资产。</w:delText>
        </w:r>
      </w:del>
    </w:p>
    <w:p w14:paraId="256445BC" w14:textId="5D90610E" w:rsidR="005F457E" w:rsidDel="00964E30" w:rsidRDefault="00000000" w:rsidP="00964E30">
      <w:pPr>
        <w:pStyle w:val="1"/>
        <w:rPr>
          <w:del w:id="9937" w:author="Si-yuan LIU" w:date="2026-07-24T14:26:00Z" w16du:dateUtc="2026-07-24T06:26:00Z"/>
        </w:rPr>
        <w:pPrChange w:id="9938" w:author="Si-yuan LIU" w:date="2026-07-24T14:26:00Z" w16du:dateUtc="2026-07-24T06:26:00Z">
          <w:pPr>
            <w:pStyle w:val="2"/>
          </w:pPr>
        </w:pPrChange>
      </w:pPr>
      <w:bookmarkStart w:id="9939" w:name="_Toc963051904_WPSOffice_Level2"/>
      <w:bookmarkStart w:id="9940" w:name="_Toc199604419_WPSOffice_Level2"/>
      <w:bookmarkStart w:id="9941" w:name="_Toc223783785"/>
      <w:bookmarkStart w:id="9942" w:name="_Toc1149522177_WPSOffice_Level2"/>
      <w:del w:id="9943" w:author="Si-yuan LIU" w:date="2026-07-24T14:26:00Z" w16du:dateUtc="2026-07-24T06:26:00Z">
        <w:r w:rsidDel="00964E30">
          <w:rPr>
            <w:rFonts w:hint="eastAsia"/>
          </w:rPr>
          <w:delText>（五）其他情况</w:delText>
        </w:r>
        <w:bookmarkEnd w:id="9939"/>
        <w:bookmarkEnd w:id="9940"/>
        <w:bookmarkEnd w:id="9941"/>
        <w:bookmarkEnd w:id="9942"/>
      </w:del>
    </w:p>
    <w:p w14:paraId="4DDB033C" w14:textId="4D5DB3C1" w:rsidR="005F457E" w:rsidDel="00964E30" w:rsidRDefault="00000000" w:rsidP="00964E30">
      <w:pPr>
        <w:pStyle w:val="1"/>
        <w:rPr>
          <w:del w:id="9944" w:author="Si-yuan LIU" w:date="2026-07-24T14:26:00Z" w16du:dateUtc="2026-07-24T06:26:00Z"/>
          <w:color w:val="000000" w:themeColor="text1"/>
          <w:szCs w:val="24"/>
        </w:rPr>
        <w:pPrChange w:id="9945" w:author="Si-yuan LIU" w:date="2026-07-24T14:26:00Z" w16du:dateUtc="2026-07-24T06:26:00Z">
          <w:pPr>
            <w:spacing w:after="0" w:line="312" w:lineRule="auto"/>
            <w:ind w:firstLine="480"/>
          </w:pPr>
        </w:pPrChange>
      </w:pPr>
      <w:del w:id="9946" w:author="Si-yuan LIU" w:date="2026-07-24T14:26:00Z" w16du:dateUtc="2026-07-24T06:26:00Z">
        <w:r w:rsidDel="00964E30">
          <w:rPr>
            <w:color w:val="000000" w:themeColor="text1"/>
            <w:szCs w:val="24"/>
          </w:rPr>
          <w:delText>1.</w:delText>
        </w:r>
        <w:r w:rsidDel="00964E30">
          <w:rPr>
            <w:rFonts w:hint="eastAsia"/>
            <w:color w:val="000000" w:themeColor="text1"/>
            <w:szCs w:val="24"/>
          </w:rPr>
          <w:delText>发起人（原始权益人）等回收资金使用方的回收资金预计使用进度</w:delText>
        </w:r>
      </w:del>
    </w:p>
    <w:p w14:paraId="6617F2C1" w14:textId="31D3CEEE" w:rsidR="005F457E" w:rsidDel="00964E30" w:rsidRDefault="00000000" w:rsidP="00964E30">
      <w:pPr>
        <w:pStyle w:val="1"/>
        <w:rPr>
          <w:del w:id="9947" w:author="Si-yuan LIU" w:date="2026-07-24T14:26:00Z" w16du:dateUtc="2026-07-24T06:26:00Z"/>
          <w:color w:val="000000" w:themeColor="text1"/>
          <w:szCs w:val="24"/>
        </w:rPr>
        <w:pPrChange w:id="9948" w:author="Si-yuan LIU" w:date="2026-07-24T14:26:00Z" w16du:dateUtc="2026-07-24T06:26:00Z">
          <w:pPr>
            <w:spacing w:after="0" w:line="312" w:lineRule="auto"/>
            <w:ind w:firstLine="480"/>
          </w:pPr>
        </w:pPrChange>
      </w:pPr>
      <w:del w:id="9949" w:author="Si-yuan LIU" w:date="2026-07-24T14:26:00Z" w16du:dateUtc="2026-07-24T06:26:00Z">
        <w:r w:rsidDel="00964E30">
          <w:rPr>
            <w:rFonts w:hint="eastAsia"/>
            <w:color w:val="000000" w:themeColor="text1"/>
            <w:szCs w:val="24"/>
          </w:rPr>
          <w:delText>发起人（原始权益人）拟用于新投资项目的净回收资金金额为</w:delText>
        </w:r>
        <w:r w:rsidDel="00964E30">
          <w:rPr>
            <w:rFonts w:hint="eastAsia"/>
            <w:color w:val="000000" w:themeColor="text1"/>
            <w:szCs w:val="24"/>
          </w:rPr>
          <w:delText>8.</w:delText>
        </w:r>
      </w:del>
      <w:ins w:id="9950" w:author="唐潇" w:date="2026-07-08T13:55:00Z">
        <w:del w:id="9951" w:author="Si-yuan LIU" w:date="2026-07-24T14:26:00Z" w16du:dateUtc="2026-07-24T06:26:00Z">
          <w:r w:rsidDel="00964E30">
            <w:rPr>
              <w:rFonts w:hint="eastAsia"/>
              <w:color w:val="000000" w:themeColor="text1"/>
              <w:szCs w:val="24"/>
            </w:rPr>
            <w:delText>06</w:delText>
          </w:r>
        </w:del>
      </w:ins>
      <w:ins w:id="9952" w:author="胡琳" w:date="2026-07-03T21:24:00Z">
        <w:del w:id="9953" w:author="Si-yuan LIU" w:date="2026-07-24T14:26:00Z" w16du:dateUtc="2026-07-24T06:26:00Z">
          <w:r w:rsidDel="00964E30">
            <w:rPr>
              <w:color w:val="000000" w:themeColor="text1"/>
              <w:szCs w:val="24"/>
            </w:rPr>
            <w:delText>15</w:delText>
          </w:r>
        </w:del>
      </w:ins>
      <w:del w:id="9954" w:author="Si-yuan LIU" w:date="2026-07-24T14:26:00Z" w16du:dateUtc="2026-07-24T06:26:00Z">
        <w:r w:rsidDel="00964E30">
          <w:rPr>
            <w:rFonts w:hint="eastAsia"/>
            <w:color w:val="000000" w:themeColor="text1"/>
            <w:szCs w:val="24"/>
          </w:rPr>
          <w:delText>26</w:delText>
        </w:r>
        <w:r w:rsidDel="00964E30">
          <w:rPr>
            <w:rFonts w:hint="eastAsia"/>
            <w:color w:val="000000" w:themeColor="text1"/>
            <w:szCs w:val="24"/>
          </w:rPr>
          <w:delText>亿元，预计于本项目首次发行完成之日起</w:delText>
        </w:r>
        <w:r w:rsidDel="00964E30">
          <w:rPr>
            <w:color w:val="000000" w:themeColor="text1"/>
            <w:szCs w:val="24"/>
          </w:rPr>
          <w:delText>2</w:delText>
        </w:r>
        <w:r w:rsidDel="00964E30">
          <w:rPr>
            <w:rFonts w:hint="eastAsia"/>
            <w:color w:val="000000" w:themeColor="text1"/>
            <w:szCs w:val="24"/>
          </w:rPr>
          <w:delText>年内，使用不低于</w:delText>
        </w:r>
        <w:r w:rsidDel="00964E30">
          <w:rPr>
            <w:color w:val="000000" w:themeColor="text1"/>
            <w:szCs w:val="24"/>
          </w:rPr>
          <w:delText>75%</w:delText>
        </w:r>
        <w:r w:rsidDel="00964E30">
          <w:rPr>
            <w:rFonts w:hint="eastAsia"/>
            <w:color w:val="000000" w:themeColor="text1"/>
            <w:szCs w:val="24"/>
          </w:rPr>
          <w:delText>的净回收资金，并在</w:delText>
        </w:r>
        <w:r w:rsidDel="00964E30">
          <w:rPr>
            <w:color w:val="000000" w:themeColor="text1"/>
            <w:szCs w:val="24"/>
          </w:rPr>
          <w:delText>3</w:delText>
        </w:r>
        <w:r w:rsidDel="00964E30">
          <w:rPr>
            <w:rFonts w:hint="eastAsia"/>
            <w:color w:val="000000" w:themeColor="text1"/>
            <w:szCs w:val="24"/>
          </w:rPr>
          <w:delText>年内全部使用完毕。</w:delText>
        </w:r>
      </w:del>
    </w:p>
    <w:p w14:paraId="3FC8CDC6" w14:textId="43C6534D" w:rsidR="005F457E" w:rsidDel="00964E30" w:rsidRDefault="00000000" w:rsidP="00964E30">
      <w:pPr>
        <w:pStyle w:val="1"/>
        <w:rPr>
          <w:del w:id="9955" w:author="Si-yuan LIU" w:date="2026-07-24T14:26:00Z" w16du:dateUtc="2026-07-24T06:26:00Z"/>
          <w:color w:val="000000" w:themeColor="text1"/>
          <w:szCs w:val="24"/>
        </w:rPr>
        <w:pPrChange w:id="9956" w:author="Si-yuan LIU" w:date="2026-07-24T14:26:00Z" w16du:dateUtc="2026-07-24T06:26:00Z">
          <w:pPr>
            <w:spacing w:after="0" w:line="312" w:lineRule="auto"/>
            <w:ind w:firstLine="480"/>
          </w:pPr>
        </w:pPrChange>
      </w:pPr>
      <w:del w:id="9957" w:author="Si-yuan LIU" w:date="2026-07-24T14:26:00Z" w16du:dateUtc="2026-07-24T06:26:00Z">
        <w:r w:rsidDel="00964E30">
          <w:rPr>
            <w:color w:val="000000" w:themeColor="text1"/>
            <w:szCs w:val="24"/>
          </w:rPr>
          <w:delText>2.</w:delText>
        </w:r>
        <w:r w:rsidDel="00964E30">
          <w:rPr>
            <w:rFonts w:hint="eastAsia"/>
            <w:color w:val="000000" w:themeColor="text1"/>
            <w:szCs w:val="24"/>
          </w:rPr>
          <w:delText>发起人（原始权益人）出具关于回收资金使用承诺函的情况</w:delText>
        </w:r>
      </w:del>
    </w:p>
    <w:p w14:paraId="158B01D8" w14:textId="283E8823" w:rsidR="005F457E" w:rsidDel="00964E30" w:rsidRDefault="00000000" w:rsidP="00964E30">
      <w:pPr>
        <w:pStyle w:val="1"/>
        <w:rPr>
          <w:del w:id="9958" w:author="Si-yuan LIU" w:date="2026-07-24T14:26:00Z" w16du:dateUtc="2026-07-24T06:26:00Z"/>
          <w:color w:val="000000" w:themeColor="text1"/>
          <w:szCs w:val="24"/>
        </w:rPr>
        <w:pPrChange w:id="9959" w:author="Si-yuan LIU" w:date="2026-07-24T14:26:00Z" w16du:dateUtc="2026-07-24T06:26:00Z">
          <w:pPr>
            <w:spacing w:after="0" w:line="312" w:lineRule="auto"/>
            <w:ind w:firstLine="480"/>
          </w:pPr>
        </w:pPrChange>
      </w:pPr>
      <w:del w:id="9960" w:author="Si-yuan LIU" w:date="2026-07-24T14:26:00Z" w16du:dateUtc="2026-07-24T06:26:00Z">
        <w:r w:rsidDel="00964E30">
          <w:rPr>
            <w:rFonts w:hint="eastAsia"/>
            <w:color w:val="000000" w:themeColor="text1"/>
            <w:szCs w:val="24"/>
          </w:rPr>
          <w:delText>原始权益人奥飞数据、固安聚龙、昊盈科技分别于</w:delText>
        </w:r>
        <w:r w:rsidDel="00964E30">
          <w:rPr>
            <w:color w:val="000000" w:themeColor="text1"/>
            <w:szCs w:val="24"/>
          </w:rPr>
          <w:delText>2026</w:delText>
        </w:r>
        <w:r w:rsidDel="00964E30">
          <w:rPr>
            <w:rFonts w:hint="eastAsia"/>
            <w:color w:val="000000" w:themeColor="text1"/>
            <w:szCs w:val="24"/>
          </w:rPr>
          <w:delText>年</w:delText>
        </w:r>
        <w:r w:rsidDel="00964E30">
          <w:rPr>
            <w:rFonts w:hint="eastAsia"/>
            <w:color w:val="000000" w:themeColor="text1"/>
            <w:szCs w:val="24"/>
          </w:rPr>
          <w:delText>5</w:delText>
        </w:r>
        <w:r w:rsidDel="00964E30">
          <w:rPr>
            <w:rFonts w:hint="eastAsia"/>
            <w:color w:val="000000" w:themeColor="text1"/>
            <w:szCs w:val="24"/>
          </w:rPr>
          <w:delText>月</w:delText>
        </w:r>
        <w:r w:rsidDel="00964E30">
          <w:rPr>
            <w:rFonts w:hint="eastAsia"/>
            <w:color w:val="000000" w:themeColor="text1"/>
            <w:szCs w:val="24"/>
          </w:rPr>
          <w:delText>2</w:delText>
        </w:r>
        <w:r w:rsidDel="00964E30">
          <w:rPr>
            <w:color w:val="000000" w:themeColor="text1"/>
            <w:szCs w:val="24"/>
          </w:rPr>
          <w:delText>9</w:delText>
        </w:r>
        <w:r w:rsidDel="00964E30">
          <w:rPr>
            <w:rFonts w:hint="eastAsia"/>
            <w:color w:val="000000" w:themeColor="text1"/>
            <w:szCs w:val="24"/>
          </w:rPr>
          <w:delText>日出具《广东奥飞数据科技股份有限公司关于奥飞数据中心基础设施领域不动产投资信托基金（</w:delText>
        </w:r>
        <w:r w:rsidDel="00964E30">
          <w:rPr>
            <w:color w:val="000000" w:themeColor="text1"/>
            <w:szCs w:val="24"/>
          </w:rPr>
          <w:delText>REITs</w:delText>
        </w:r>
        <w:r w:rsidDel="00964E30">
          <w:rPr>
            <w:rFonts w:hint="eastAsia"/>
            <w:color w:val="000000" w:themeColor="text1"/>
            <w:szCs w:val="24"/>
          </w:rPr>
          <w:delText>）项目的承诺函》、《固安聚龙自动化设备有限公司关于奥飞数据中心基础设施领域不动产投资信托基金（</w:delText>
        </w:r>
        <w:r w:rsidDel="00964E30">
          <w:rPr>
            <w:color w:val="000000" w:themeColor="text1"/>
            <w:szCs w:val="24"/>
          </w:rPr>
          <w:delText>REITs</w:delText>
        </w:r>
        <w:r w:rsidDel="00964E30">
          <w:rPr>
            <w:rFonts w:hint="eastAsia"/>
            <w:color w:val="000000" w:themeColor="text1"/>
            <w:szCs w:val="24"/>
          </w:rPr>
          <w:delText>）项目的承诺函》、《广州市昊盈计算机科技有限公司关于奥飞数据中心基础设施领域不动产投资信托基金（</w:delText>
        </w:r>
        <w:r w:rsidDel="00964E30">
          <w:rPr>
            <w:color w:val="000000" w:themeColor="text1"/>
            <w:szCs w:val="24"/>
          </w:rPr>
          <w:delText>REITs</w:delText>
        </w:r>
        <w:r w:rsidDel="00964E30">
          <w:rPr>
            <w:rFonts w:hint="eastAsia"/>
            <w:color w:val="000000" w:themeColor="text1"/>
            <w:szCs w:val="24"/>
          </w:rPr>
          <w:delText>）项目的承诺函》，就回收资金使用承诺：“本公司承诺将通过基础设施</w:delText>
        </w:r>
        <w:r w:rsidDel="00964E30">
          <w:rPr>
            <w:color w:val="000000" w:themeColor="text1"/>
            <w:szCs w:val="24"/>
          </w:rPr>
          <w:delText>REITs</w:delText>
        </w:r>
        <w:r w:rsidDel="00964E30">
          <w:rPr>
            <w:rFonts w:hint="eastAsia"/>
            <w:color w:val="000000" w:themeColor="text1"/>
            <w:szCs w:val="24"/>
          </w:rPr>
          <w:delText>获得的</w:delText>
        </w:r>
        <w:r w:rsidDel="00964E30">
          <w:rPr>
            <w:color w:val="000000" w:themeColor="text1"/>
            <w:szCs w:val="24"/>
          </w:rPr>
          <w:delText>75%</w:delText>
        </w:r>
        <w:r w:rsidDel="00964E30">
          <w:rPr>
            <w:rFonts w:hint="eastAsia"/>
            <w:color w:val="000000" w:themeColor="text1"/>
            <w:szCs w:val="24"/>
          </w:rPr>
          <w:delText>（含）以上的净回收资金（指扣除用于偿还相关债务、缴纳税费、按规则参与战略配售等的资金后的回收资金）根据基础设施</w:delText>
        </w:r>
        <w:r w:rsidDel="00964E30">
          <w:rPr>
            <w:color w:val="000000" w:themeColor="text1"/>
            <w:szCs w:val="24"/>
          </w:rPr>
          <w:delText>REITs</w:delText>
        </w:r>
        <w:r w:rsidDel="00964E30">
          <w:rPr>
            <w:rFonts w:hint="eastAsia"/>
            <w:color w:val="000000" w:themeColor="text1"/>
            <w:szCs w:val="24"/>
          </w:rPr>
          <w:delText>相关规则和政策要求再次投入到包括但不限于本公司和</w:delText>
        </w:r>
        <w:r w:rsidDel="00964E30">
          <w:rPr>
            <w:color w:val="000000" w:themeColor="text1"/>
            <w:szCs w:val="24"/>
          </w:rPr>
          <w:delText>/</w:delText>
        </w:r>
        <w:r w:rsidDel="00964E30">
          <w:rPr>
            <w:rFonts w:hint="eastAsia"/>
            <w:color w:val="000000" w:themeColor="text1"/>
            <w:szCs w:val="24"/>
          </w:rPr>
          <w:delText>或本公司关联方持有的数据中心相关基础设施建设。</w:delText>
        </w:r>
      </w:del>
    </w:p>
    <w:p w14:paraId="10D277F0" w14:textId="4297C048" w:rsidR="005F457E" w:rsidDel="00964E30" w:rsidRDefault="00000000" w:rsidP="00964E30">
      <w:pPr>
        <w:pStyle w:val="1"/>
        <w:rPr>
          <w:del w:id="9961" w:author="Si-yuan LIU" w:date="2026-07-24T14:26:00Z" w16du:dateUtc="2026-07-24T06:26:00Z"/>
          <w:color w:val="000000" w:themeColor="text1"/>
          <w:szCs w:val="24"/>
        </w:rPr>
        <w:pPrChange w:id="9962" w:author="Si-yuan LIU" w:date="2026-07-24T14:26:00Z" w16du:dateUtc="2026-07-24T06:26:00Z">
          <w:pPr>
            <w:spacing w:after="0" w:line="312" w:lineRule="auto"/>
            <w:ind w:firstLine="480"/>
          </w:pPr>
        </w:pPrChange>
      </w:pPr>
      <w:del w:id="9963" w:author="Si-yuan LIU" w:date="2026-07-24T14:26:00Z" w16du:dateUtc="2026-07-24T06:26:00Z">
        <w:r w:rsidDel="00964E30">
          <w:rPr>
            <w:rFonts w:hint="eastAsia"/>
            <w:color w:val="000000" w:themeColor="text1"/>
            <w:szCs w:val="24"/>
          </w:rPr>
          <w:delText>本公司承诺本项目申报材料中所述的回收资金拟投资或收购的固定资产投资项目情况真实；使用过程中将严格遵守房地产调控政策要求，不将回收资金变相用于商品住宅开发项目；回收资金将严格按照进度要求使用，即基础设施</w:delText>
        </w:r>
        <w:r w:rsidDel="00964E30">
          <w:rPr>
            <w:color w:val="000000" w:themeColor="text1"/>
            <w:szCs w:val="24"/>
          </w:rPr>
          <w:delText>REITs</w:delText>
        </w:r>
        <w:r w:rsidDel="00964E30">
          <w:rPr>
            <w:rFonts w:hint="eastAsia"/>
            <w:color w:val="000000" w:themeColor="text1"/>
            <w:szCs w:val="24"/>
          </w:rPr>
          <w:delText>购入项目完成之日起</w:delText>
        </w:r>
        <w:r w:rsidDel="00964E30">
          <w:rPr>
            <w:color w:val="000000" w:themeColor="text1"/>
            <w:szCs w:val="24"/>
          </w:rPr>
          <w:delText>2</w:delText>
        </w:r>
        <w:r w:rsidDel="00964E30">
          <w:rPr>
            <w:rFonts w:hint="eastAsia"/>
            <w:color w:val="000000" w:themeColor="text1"/>
            <w:szCs w:val="24"/>
          </w:rPr>
          <w:delText>年内，净回收资金使用率不低于</w:delText>
        </w:r>
        <w:r w:rsidDel="00964E30">
          <w:rPr>
            <w:color w:val="000000" w:themeColor="text1"/>
            <w:szCs w:val="24"/>
          </w:rPr>
          <w:delText>75%</w:delText>
        </w:r>
        <w:r w:rsidDel="00964E30">
          <w:rPr>
            <w:rFonts w:hint="eastAsia"/>
            <w:color w:val="000000" w:themeColor="text1"/>
            <w:szCs w:val="24"/>
          </w:rPr>
          <w:delText>，</w:delText>
        </w:r>
        <w:r w:rsidDel="00964E30">
          <w:rPr>
            <w:color w:val="000000" w:themeColor="text1"/>
            <w:szCs w:val="24"/>
          </w:rPr>
          <w:delText>3</w:delText>
        </w:r>
        <w:r w:rsidDel="00964E30">
          <w:rPr>
            <w:rFonts w:hint="eastAsia"/>
            <w:color w:val="000000" w:themeColor="text1"/>
            <w:szCs w:val="24"/>
          </w:rPr>
          <w:delText>年内全部使用完毕。”具体详见附件</w:delText>
        </w:r>
        <w:r w:rsidDel="00964E30">
          <w:rPr>
            <w:rFonts w:hint="eastAsia"/>
            <w:color w:val="000000" w:themeColor="text1"/>
            <w:szCs w:val="24"/>
          </w:rPr>
          <w:delText>22-1</w:delText>
        </w:r>
        <w:r w:rsidDel="00964E30">
          <w:rPr>
            <w:rFonts w:hint="eastAsia"/>
            <w:color w:val="000000" w:themeColor="text1"/>
            <w:szCs w:val="24"/>
          </w:rPr>
          <w:delText>、</w:delText>
        </w:r>
        <w:r w:rsidDel="00964E30">
          <w:rPr>
            <w:rFonts w:hint="eastAsia"/>
            <w:color w:val="000000" w:themeColor="text1"/>
            <w:szCs w:val="24"/>
          </w:rPr>
          <w:delText>22-2</w:delText>
        </w:r>
        <w:r w:rsidDel="00964E30">
          <w:rPr>
            <w:rFonts w:hint="eastAsia"/>
            <w:color w:val="000000" w:themeColor="text1"/>
            <w:szCs w:val="24"/>
          </w:rPr>
          <w:delText>、</w:delText>
        </w:r>
        <w:r w:rsidDel="00964E30">
          <w:rPr>
            <w:rFonts w:hint="eastAsia"/>
            <w:color w:val="000000" w:themeColor="text1"/>
            <w:szCs w:val="24"/>
          </w:rPr>
          <w:delText>22-3</w:delText>
        </w:r>
        <w:r w:rsidDel="00964E30">
          <w:rPr>
            <w:rFonts w:hint="eastAsia"/>
            <w:color w:val="000000" w:themeColor="text1"/>
            <w:szCs w:val="24"/>
          </w:rPr>
          <w:delText>。</w:delText>
        </w:r>
      </w:del>
    </w:p>
    <w:p w14:paraId="2BD7E5FF" w14:textId="52B859BB" w:rsidR="005F457E" w:rsidDel="00964E30" w:rsidRDefault="005F457E" w:rsidP="00964E30">
      <w:pPr>
        <w:pStyle w:val="1"/>
        <w:rPr>
          <w:del w:id="9964" w:author="Si-yuan LIU" w:date="2026-07-24T14:26:00Z" w16du:dateUtc="2026-07-24T06:26:00Z"/>
          <w:color w:val="000000" w:themeColor="text1"/>
          <w:szCs w:val="24"/>
        </w:rPr>
        <w:pPrChange w:id="9965" w:author="Si-yuan LIU" w:date="2026-07-24T14:26:00Z" w16du:dateUtc="2026-07-24T06:26:00Z">
          <w:pPr>
            <w:spacing w:after="0" w:line="312" w:lineRule="auto"/>
            <w:ind w:firstLine="480"/>
          </w:pPr>
        </w:pPrChange>
      </w:pPr>
    </w:p>
    <w:p w14:paraId="2993621E" w14:textId="05573108" w:rsidR="005F457E" w:rsidDel="00964E30" w:rsidRDefault="005F457E" w:rsidP="00964E30">
      <w:pPr>
        <w:pStyle w:val="1"/>
        <w:rPr>
          <w:del w:id="9966" w:author="Si-yuan LIU" w:date="2026-07-24T14:26:00Z" w16du:dateUtc="2026-07-24T06:26:00Z"/>
          <w:color w:val="000000" w:themeColor="text1"/>
          <w:szCs w:val="24"/>
        </w:rPr>
        <w:sectPr w:rsidR="005F457E" w:rsidDel="00964E30" w:rsidSect="00964E30">
          <w:footerReference w:type="default" r:id="rId46"/>
          <w:pgSz w:w="11906" w:h="16838"/>
          <w:pgMar w:top="1984" w:right="1616" w:bottom="1814" w:left="1616" w:header="851" w:footer="1361" w:gutter="0"/>
          <w:pgNumType w:start="89"/>
          <w:cols w:space="425"/>
          <w:docGrid w:linePitch="588"/>
          <w:sectPrChange w:id="9967" w:author="Si-yuan LIU" w:date="2026-07-24T14:26:00Z" w16du:dateUtc="2026-07-24T06:26:00Z">
            <w:sectPr w:rsidR="005F457E" w:rsidDel="00964E30" w:rsidSect="00964E30">
              <w:pgMar w:top="1984" w:right="1616" w:bottom="1814" w:left="1616" w:header="851" w:footer="1361" w:gutter="0"/>
            </w:sectPr>
          </w:sectPrChange>
        </w:sectPr>
        <w:pPrChange w:id="9968" w:author="Si-yuan LIU" w:date="2026-07-24T14:26:00Z" w16du:dateUtc="2026-07-24T06:26:00Z">
          <w:pPr>
            <w:spacing w:after="0" w:line="312" w:lineRule="auto"/>
            <w:ind w:firstLine="480"/>
          </w:pPr>
        </w:pPrChange>
      </w:pPr>
    </w:p>
    <w:p w14:paraId="3D1ECB8A" w14:textId="531ADDC4" w:rsidR="005F457E" w:rsidDel="00964E30" w:rsidRDefault="00000000" w:rsidP="00964E30">
      <w:pPr>
        <w:pStyle w:val="1"/>
        <w:ind w:firstLine="600"/>
        <w:rPr>
          <w:del w:id="9969" w:author="Si-yuan LIU" w:date="2026-07-24T14:26:00Z" w16du:dateUtc="2026-07-24T06:26:00Z"/>
          <w:color w:val="000000" w:themeColor="text1"/>
          <w:sz w:val="30"/>
        </w:rPr>
        <w:pPrChange w:id="9970" w:author="Si-yuan LIU" w:date="2026-07-24T14:26:00Z" w16du:dateUtc="2026-07-24T06:26:00Z">
          <w:pPr>
            <w:spacing w:after="0"/>
          </w:pPr>
        </w:pPrChange>
      </w:pPr>
      <w:del w:id="9971" w:author="Si-yuan LIU" w:date="2026-07-24T14:26:00Z" w16du:dateUtc="2026-07-24T06:26:00Z">
        <w:r w:rsidDel="00964E30">
          <w:rPr>
            <w:rFonts w:hint="eastAsia"/>
            <w:color w:val="000000" w:themeColor="text1"/>
            <w:sz w:val="30"/>
          </w:rPr>
          <w:delText>（本页无正文，为《奥飞数据中心基础设施领域不动产投资信托基金（</w:delText>
        </w:r>
        <w:r w:rsidDel="00964E30">
          <w:rPr>
            <w:color w:val="000000" w:themeColor="text1"/>
            <w:sz w:val="30"/>
          </w:rPr>
          <w:delText>REITs</w:delText>
        </w:r>
        <w:r w:rsidDel="00964E30">
          <w:rPr>
            <w:rFonts w:hint="eastAsia"/>
            <w:color w:val="000000" w:themeColor="text1"/>
            <w:sz w:val="30"/>
          </w:rPr>
          <w:delText>）项目申报材料》之签署页）</w:delText>
        </w:r>
      </w:del>
    </w:p>
    <w:p w14:paraId="61733B48" w14:textId="48BA90E1" w:rsidR="005F457E" w:rsidDel="00964E30" w:rsidRDefault="005F457E" w:rsidP="00964E30">
      <w:pPr>
        <w:pStyle w:val="1"/>
        <w:ind w:firstLine="600"/>
        <w:rPr>
          <w:del w:id="9972" w:author="Si-yuan LIU" w:date="2026-07-24T14:26:00Z" w16du:dateUtc="2026-07-24T06:26:00Z"/>
          <w:color w:val="000000" w:themeColor="text1"/>
          <w:sz w:val="30"/>
        </w:rPr>
        <w:pPrChange w:id="9973" w:author="Si-yuan LIU" w:date="2026-07-24T14:26:00Z" w16du:dateUtc="2026-07-24T06:26:00Z">
          <w:pPr>
            <w:spacing w:after="0"/>
          </w:pPr>
        </w:pPrChange>
      </w:pPr>
    </w:p>
    <w:p w14:paraId="1CB6244E" w14:textId="3854D810" w:rsidR="005F457E" w:rsidDel="00964E30" w:rsidRDefault="005F457E" w:rsidP="00964E30">
      <w:pPr>
        <w:pStyle w:val="1"/>
        <w:ind w:firstLine="600"/>
        <w:rPr>
          <w:del w:id="9974" w:author="Si-yuan LIU" w:date="2026-07-24T14:26:00Z" w16du:dateUtc="2026-07-24T06:26:00Z"/>
          <w:color w:val="000000" w:themeColor="text1"/>
          <w:sz w:val="30"/>
        </w:rPr>
        <w:pPrChange w:id="9975" w:author="Si-yuan LIU" w:date="2026-07-24T14:26:00Z" w16du:dateUtc="2026-07-24T06:26:00Z">
          <w:pPr>
            <w:spacing w:after="0"/>
          </w:pPr>
        </w:pPrChange>
      </w:pPr>
    </w:p>
    <w:p w14:paraId="129B9470" w14:textId="29F1ACDD" w:rsidR="005F457E" w:rsidDel="00964E30" w:rsidRDefault="005F457E" w:rsidP="00964E30">
      <w:pPr>
        <w:pStyle w:val="1"/>
        <w:ind w:firstLine="600"/>
        <w:rPr>
          <w:del w:id="9976" w:author="Si-yuan LIU" w:date="2026-07-24T14:26:00Z" w16du:dateUtc="2026-07-24T06:26:00Z"/>
          <w:color w:val="000000" w:themeColor="text1"/>
          <w:sz w:val="30"/>
        </w:rPr>
        <w:pPrChange w:id="9977" w:author="Si-yuan LIU" w:date="2026-07-24T14:26:00Z" w16du:dateUtc="2026-07-24T06:26:00Z">
          <w:pPr>
            <w:spacing w:after="0"/>
          </w:pPr>
        </w:pPrChange>
      </w:pPr>
    </w:p>
    <w:p w14:paraId="759A46D4" w14:textId="378165F7" w:rsidR="005F457E" w:rsidDel="00964E30" w:rsidRDefault="005F457E" w:rsidP="00964E30">
      <w:pPr>
        <w:pStyle w:val="1"/>
        <w:ind w:firstLine="600"/>
        <w:rPr>
          <w:del w:id="9978" w:author="Si-yuan LIU" w:date="2026-07-24T14:26:00Z" w16du:dateUtc="2026-07-24T06:26:00Z"/>
          <w:color w:val="000000" w:themeColor="text1"/>
          <w:sz w:val="30"/>
        </w:rPr>
        <w:pPrChange w:id="9979" w:author="Si-yuan LIU" w:date="2026-07-24T14:26:00Z" w16du:dateUtc="2026-07-24T06:26:00Z">
          <w:pPr>
            <w:spacing w:after="0"/>
          </w:pPr>
        </w:pPrChange>
      </w:pPr>
    </w:p>
    <w:p w14:paraId="3A9C316C" w14:textId="57182CAA" w:rsidR="005F457E" w:rsidDel="00964E30" w:rsidRDefault="00000000" w:rsidP="00964E30">
      <w:pPr>
        <w:pStyle w:val="1"/>
        <w:ind w:firstLine="600"/>
        <w:rPr>
          <w:del w:id="9980" w:author="Si-yuan LIU" w:date="2026-07-24T14:26:00Z" w16du:dateUtc="2026-07-24T06:26:00Z"/>
          <w:color w:val="000000" w:themeColor="text1"/>
          <w:sz w:val="30"/>
        </w:rPr>
        <w:pPrChange w:id="9981" w:author="Si-yuan LIU" w:date="2026-07-24T14:26:00Z" w16du:dateUtc="2026-07-24T06:26:00Z">
          <w:pPr>
            <w:spacing w:after="0"/>
            <w:jc w:val="right"/>
          </w:pPr>
        </w:pPrChange>
      </w:pPr>
      <w:del w:id="9982" w:author="Si-yuan LIU" w:date="2026-07-24T14:26:00Z" w16du:dateUtc="2026-07-24T06:26:00Z">
        <w:r w:rsidDel="00964E30">
          <w:rPr>
            <w:rFonts w:hint="eastAsia"/>
            <w:color w:val="000000" w:themeColor="text1"/>
            <w:sz w:val="30"/>
          </w:rPr>
          <w:delText>发起人（原始权益人）：广东奥飞数据科技股份有限公司</w:delText>
        </w:r>
      </w:del>
    </w:p>
    <w:p w14:paraId="1520C033" w14:textId="557649E7" w:rsidR="005F457E" w:rsidDel="00964E30" w:rsidRDefault="005F457E" w:rsidP="00964E30">
      <w:pPr>
        <w:pStyle w:val="1"/>
        <w:ind w:firstLine="600"/>
        <w:rPr>
          <w:del w:id="9983" w:author="Si-yuan LIU" w:date="2026-07-24T14:26:00Z" w16du:dateUtc="2026-07-24T06:26:00Z"/>
          <w:color w:val="000000" w:themeColor="text1"/>
          <w:sz w:val="30"/>
        </w:rPr>
        <w:pPrChange w:id="9984" w:author="Si-yuan LIU" w:date="2026-07-24T14:26:00Z" w16du:dateUtc="2026-07-24T06:26:00Z">
          <w:pPr>
            <w:spacing w:after="0"/>
            <w:jc w:val="right"/>
          </w:pPr>
        </w:pPrChange>
      </w:pPr>
    </w:p>
    <w:p w14:paraId="247A0E57" w14:textId="6BBC914F" w:rsidR="005F457E" w:rsidDel="00964E30" w:rsidRDefault="00000000" w:rsidP="00964E30">
      <w:pPr>
        <w:pStyle w:val="1"/>
        <w:ind w:firstLine="600"/>
        <w:rPr>
          <w:del w:id="9985" w:author="Si-yuan LIU" w:date="2026-07-24T14:26:00Z" w16du:dateUtc="2026-07-24T06:26:00Z"/>
          <w:color w:val="000000" w:themeColor="text1"/>
          <w:sz w:val="30"/>
        </w:rPr>
        <w:pPrChange w:id="9986" w:author="Si-yuan LIU" w:date="2026-07-24T14:26:00Z" w16du:dateUtc="2026-07-24T06:26:00Z">
          <w:pPr>
            <w:spacing w:after="0"/>
            <w:jc w:val="right"/>
          </w:pPr>
        </w:pPrChange>
      </w:pPr>
      <w:del w:id="9987" w:author="Si-yuan LIU" w:date="2026-07-24T14:26:00Z" w16du:dateUtc="2026-07-24T06:26:00Z">
        <w:r w:rsidDel="00964E30">
          <w:rPr>
            <w:rFonts w:hint="eastAsia"/>
            <w:color w:val="000000" w:themeColor="text1"/>
            <w:sz w:val="30"/>
          </w:rPr>
          <w:delText>（盖章）</w:delText>
        </w:r>
      </w:del>
    </w:p>
    <w:p w14:paraId="7984E0B7" w14:textId="3C1F822E" w:rsidR="005F457E" w:rsidDel="00964E30" w:rsidRDefault="005F457E" w:rsidP="00964E30">
      <w:pPr>
        <w:pStyle w:val="1"/>
        <w:ind w:firstLine="600"/>
        <w:rPr>
          <w:del w:id="9988" w:author="Si-yuan LIU" w:date="2026-07-24T14:26:00Z" w16du:dateUtc="2026-07-24T06:26:00Z"/>
          <w:color w:val="000000" w:themeColor="text1"/>
          <w:sz w:val="30"/>
        </w:rPr>
        <w:pPrChange w:id="9989" w:author="Si-yuan LIU" w:date="2026-07-24T14:26:00Z" w16du:dateUtc="2026-07-24T06:26:00Z">
          <w:pPr>
            <w:spacing w:after="0"/>
            <w:jc w:val="right"/>
          </w:pPr>
        </w:pPrChange>
      </w:pPr>
    </w:p>
    <w:p w14:paraId="79ADC6C3" w14:textId="7923BB17" w:rsidR="005F457E" w:rsidDel="00964E30" w:rsidRDefault="00000000" w:rsidP="00964E30">
      <w:pPr>
        <w:pStyle w:val="1"/>
        <w:ind w:firstLine="600"/>
        <w:rPr>
          <w:del w:id="9990" w:author="Si-yuan LIU" w:date="2026-07-24T14:26:00Z" w16du:dateUtc="2026-07-24T06:26:00Z"/>
          <w:color w:val="000000" w:themeColor="text1"/>
          <w:sz w:val="30"/>
        </w:rPr>
        <w:pPrChange w:id="9991" w:author="Si-yuan LIU" w:date="2026-07-24T14:26:00Z" w16du:dateUtc="2026-07-24T06:26:00Z">
          <w:pPr>
            <w:spacing w:after="0"/>
            <w:jc w:val="right"/>
          </w:pPr>
        </w:pPrChange>
      </w:pPr>
      <w:del w:id="9992" w:author="Si-yuan LIU" w:date="2026-07-24T14:26:00Z" w16du:dateUtc="2026-07-24T06:26:00Z">
        <w:r w:rsidDel="00964E30">
          <w:rPr>
            <w:rFonts w:hint="eastAsia"/>
            <w:color w:val="000000" w:themeColor="text1"/>
            <w:sz w:val="30"/>
          </w:rPr>
          <w:delText>日期：</w:delText>
        </w:r>
        <w:r w:rsidDel="00964E30">
          <w:rPr>
            <w:color w:val="000000" w:themeColor="text1"/>
            <w:sz w:val="30"/>
          </w:rPr>
          <w:delText>_________</w:delText>
        </w:r>
        <w:r w:rsidDel="00964E30">
          <w:rPr>
            <w:rFonts w:hint="eastAsia"/>
            <w:color w:val="000000" w:themeColor="text1"/>
            <w:sz w:val="30"/>
          </w:rPr>
          <w:delText>年</w:delText>
        </w:r>
        <w:r w:rsidDel="00964E30">
          <w:rPr>
            <w:color w:val="000000" w:themeColor="text1"/>
            <w:sz w:val="30"/>
          </w:rPr>
          <w:delText>______</w:delText>
        </w:r>
        <w:r w:rsidDel="00964E30">
          <w:rPr>
            <w:rFonts w:hint="eastAsia"/>
            <w:color w:val="000000" w:themeColor="text1"/>
            <w:sz w:val="30"/>
          </w:rPr>
          <w:delText>月</w:delText>
        </w:r>
        <w:r w:rsidDel="00964E30">
          <w:rPr>
            <w:color w:val="000000" w:themeColor="text1"/>
            <w:sz w:val="30"/>
          </w:rPr>
          <w:delText>______</w:delText>
        </w:r>
        <w:r w:rsidDel="00964E30">
          <w:rPr>
            <w:rFonts w:hint="eastAsia"/>
            <w:color w:val="000000" w:themeColor="text1"/>
            <w:sz w:val="30"/>
          </w:rPr>
          <w:delText>日</w:delText>
        </w:r>
      </w:del>
    </w:p>
    <w:p w14:paraId="1AAF1177" w14:textId="6ACD5950" w:rsidR="005F457E" w:rsidDel="00964E30" w:rsidRDefault="005F457E" w:rsidP="00964E30">
      <w:pPr>
        <w:pStyle w:val="1"/>
        <w:ind w:firstLine="600"/>
        <w:rPr>
          <w:del w:id="9993" w:author="Si-yuan LIU" w:date="2026-07-24T14:26:00Z" w16du:dateUtc="2026-07-24T06:26:00Z"/>
          <w:color w:val="000000" w:themeColor="text1"/>
          <w:sz w:val="30"/>
        </w:rPr>
        <w:pPrChange w:id="9994" w:author="Si-yuan LIU" w:date="2026-07-24T14:26:00Z" w16du:dateUtc="2026-07-24T06:26:00Z">
          <w:pPr>
            <w:spacing w:after="0"/>
          </w:pPr>
        </w:pPrChange>
      </w:pPr>
    </w:p>
    <w:p w14:paraId="21C92ED1" w14:textId="1D52B242" w:rsidR="005F457E" w:rsidDel="00964E30" w:rsidRDefault="00000000" w:rsidP="00964E30">
      <w:pPr>
        <w:pStyle w:val="1"/>
        <w:ind w:firstLine="600"/>
        <w:rPr>
          <w:del w:id="9995" w:author="Si-yuan LIU" w:date="2026-07-24T14:26:00Z" w16du:dateUtc="2026-07-24T06:26:00Z"/>
          <w:color w:val="000000" w:themeColor="text1"/>
          <w:sz w:val="30"/>
        </w:rPr>
        <w:pPrChange w:id="9996" w:author="Si-yuan LIU" w:date="2026-07-24T14:26:00Z" w16du:dateUtc="2026-07-24T06:26:00Z">
          <w:pPr>
            <w:spacing w:after="0"/>
          </w:pPr>
        </w:pPrChange>
      </w:pPr>
      <w:del w:id="9997" w:author="Si-yuan LIU" w:date="2026-07-24T14:26:00Z" w16du:dateUtc="2026-07-24T06:26:00Z">
        <w:r w:rsidDel="00964E30">
          <w:rPr>
            <w:color w:val="000000" w:themeColor="text1"/>
            <w:sz w:val="30"/>
          </w:rPr>
          <w:br w:type="page"/>
        </w:r>
        <w:r w:rsidDel="00964E30">
          <w:rPr>
            <w:rFonts w:hint="eastAsia"/>
            <w:color w:val="000000" w:themeColor="text1"/>
            <w:sz w:val="30"/>
          </w:rPr>
          <w:delText>（本页无正文，为《奥飞数据中心基础设施领域不动产投资信托基金（</w:delText>
        </w:r>
        <w:r w:rsidDel="00964E30">
          <w:rPr>
            <w:color w:val="000000" w:themeColor="text1"/>
            <w:sz w:val="30"/>
          </w:rPr>
          <w:delText>REITs</w:delText>
        </w:r>
        <w:r w:rsidDel="00964E30">
          <w:rPr>
            <w:rFonts w:hint="eastAsia"/>
            <w:color w:val="000000" w:themeColor="text1"/>
            <w:sz w:val="30"/>
          </w:rPr>
          <w:delText>）项目申报材料》之签署页）</w:delText>
        </w:r>
      </w:del>
    </w:p>
    <w:p w14:paraId="3E15BF60" w14:textId="088D540A" w:rsidR="005F457E" w:rsidDel="00964E30" w:rsidRDefault="005F457E" w:rsidP="00964E30">
      <w:pPr>
        <w:pStyle w:val="1"/>
        <w:ind w:firstLine="600"/>
        <w:rPr>
          <w:del w:id="9998" w:author="Si-yuan LIU" w:date="2026-07-24T14:26:00Z" w16du:dateUtc="2026-07-24T06:26:00Z"/>
          <w:color w:val="000000" w:themeColor="text1"/>
          <w:sz w:val="30"/>
        </w:rPr>
        <w:pPrChange w:id="9999" w:author="Si-yuan LIU" w:date="2026-07-24T14:26:00Z" w16du:dateUtc="2026-07-24T06:26:00Z">
          <w:pPr>
            <w:spacing w:after="0"/>
          </w:pPr>
        </w:pPrChange>
      </w:pPr>
    </w:p>
    <w:p w14:paraId="635B893C" w14:textId="30DDB0BE" w:rsidR="005F457E" w:rsidDel="00964E30" w:rsidRDefault="005F457E" w:rsidP="00964E30">
      <w:pPr>
        <w:pStyle w:val="1"/>
        <w:ind w:firstLine="600"/>
        <w:rPr>
          <w:del w:id="10000" w:author="Si-yuan LIU" w:date="2026-07-24T14:26:00Z" w16du:dateUtc="2026-07-24T06:26:00Z"/>
          <w:color w:val="000000" w:themeColor="text1"/>
          <w:sz w:val="30"/>
        </w:rPr>
        <w:pPrChange w:id="10001" w:author="Si-yuan LIU" w:date="2026-07-24T14:26:00Z" w16du:dateUtc="2026-07-24T06:26:00Z">
          <w:pPr>
            <w:spacing w:after="0"/>
          </w:pPr>
        </w:pPrChange>
      </w:pPr>
    </w:p>
    <w:p w14:paraId="49ACA7F3" w14:textId="43D229D6" w:rsidR="005F457E" w:rsidDel="00964E30" w:rsidRDefault="005F457E" w:rsidP="00964E30">
      <w:pPr>
        <w:pStyle w:val="1"/>
        <w:ind w:firstLine="600"/>
        <w:rPr>
          <w:del w:id="10002" w:author="Si-yuan LIU" w:date="2026-07-24T14:26:00Z" w16du:dateUtc="2026-07-24T06:26:00Z"/>
          <w:color w:val="000000" w:themeColor="text1"/>
          <w:sz w:val="30"/>
        </w:rPr>
        <w:pPrChange w:id="10003" w:author="Si-yuan LIU" w:date="2026-07-24T14:26:00Z" w16du:dateUtc="2026-07-24T06:26:00Z">
          <w:pPr>
            <w:spacing w:after="0"/>
          </w:pPr>
        </w:pPrChange>
      </w:pPr>
    </w:p>
    <w:p w14:paraId="7FB3F75B" w14:textId="709BD526" w:rsidR="005F457E" w:rsidDel="00964E30" w:rsidRDefault="005F457E" w:rsidP="00964E30">
      <w:pPr>
        <w:pStyle w:val="1"/>
        <w:ind w:firstLine="600"/>
        <w:rPr>
          <w:del w:id="10004" w:author="Si-yuan LIU" w:date="2026-07-24T14:26:00Z" w16du:dateUtc="2026-07-24T06:26:00Z"/>
          <w:color w:val="000000" w:themeColor="text1"/>
          <w:sz w:val="30"/>
        </w:rPr>
        <w:pPrChange w:id="10005" w:author="Si-yuan LIU" w:date="2026-07-24T14:26:00Z" w16du:dateUtc="2026-07-24T06:26:00Z">
          <w:pPr>
            <w:spacing w:after="0"/>
          </w:pPr>
        </w:pPrChange>
      </w:pPr>
    </w:p>
    <w:p w14:paraId="36255558" w14:textId="181B8E45" w:rsidR="005F457E" w:rsidDel="00964E30" w:rsidRDefault="00000000" w:rsidP="00964E30">
      <w:pPr>
        <w:pStyle w:val="1"/>
        <w:ind w:firstLine="600"/>
        <w:rPr>
          <w:del w:id="10006" w:author="Si-yuan LIU" w:date="2026-07-24T14:26:00Z" w16du:dateUtc="2026-07-24T06:26:00Z"/>
          <w:color w:val="000000" w:themeColor="text1"/>
          <w:sz w:val="30"/>
        </w:rPr>
        <w:pPrChange w:id="10007" w:author="Si-yuan LIU" w:date="2026-07-24T14:26:00Z" w16du:dateUtc="2026-07-24T06:26:00Z">
          <w:pPr>
            <w:spacing w:after="0"/>
            <w:jc w:val="right"/>
          </w:pPr>
        </w:pPrChange>
      </w:pPr>
      <w:del w:id="10008" w:author="Si-yuan LIU" w:date="2026-07-24T14:26:00Z" w16du:dateUtc="2026-07-24T06:26:00Z">
        <w:r w:rsidDel="00964E30">
          <w:rPr>
            <w:rFonts w:hint="eastAsia"/>
            <w:color w:val="000000" w:themeColor="text1"/>
            <w:sz w:val="30"/>
          </w:rPr>
          <w:delText>原始权益人：固安聚龙自动化设备有限公司</w:delText>
        </w:r>
      </w:del>
    </w:p>
    <w:p w14:paraId="5147F167" w14:textId="742DB2BF" w:rsidR="005F457E" w:rsidDel="00964E30" w:rsidRDefault="005F457E" w:rsidP="00964E30">
      <w:pPr>
        <w:pStyle w:val="1"/>
        <w:ind w:firstLine="600"/>
        <w:rPr>
          <w:del w:id="10009" w:author="Si-yuan LIU" w:date="2026-07-24T14:26:00Z" w16du:dateUtc="2026-07-24T06:26:00Z"/>
          <w:color w:val="000000" w:themeColor="text1"/>
          <w:sz w:val="30"/>
        </w:rPr>
        <w:pPrChange w:id="10010" w:author="Si-yuan LIU" w:date="2026-07-24T14:26:00Z" w16du:dateUtc="2026-07-24T06:26:00Z">
          <w:pPr>
            <w:spacing w:after="0"/>
            <w:jc w:val="right"/>
          </w:pPr>
        </w:pPrChange>
      </w:pPr>
    </w:p>
    <w:p w14:paraId="5004CD7D" w14:textId="68B9BC84" w:rsidR="005F457E" w:rsidDel="00964E30" w:rsidRDefault="00000000" w:rsidP="00964E30">
      <w:pPr>
        <w:pStyle w:val="1"/>
        <w:ind w:firstLine="600"/>
        <w:rPr>
          <w:del w:id="10011" w:author="Si-yuan LIU" w:date="2026-07-24T14:26:00Z" w16du:dateUtc="2026-07-24T06:26:00Z"/>
          <w:color w:val="000000" w:themeColor="text1"/>
          <w:sz w:val="30"/>
        </w:rPr>
        <w:pPrChange w:id="10012" w:author="Si-yuan LIU" w:date="2026-07-24T14:26:00Z" w16du:dateUtc="2026-07-24T06:26:00Z">
          <w:pPr>
            <w:spacing w:after="0"/>
            <w:jc w:val="right"/>
          </w:pPr>
        </w:pPrChange>
      </w:pPr>
      <w:del w:id="10013" w:author="Si-yuan LIU" w:date="2026-07-24T14:26:00Z" w16du:dateUtc="2026-07-24T06:26:00Z">
        <w:r w:rsidDel="00964E30">
          <w:rPr>
            <w:rFonts w:hint="eastAsia"/>
            <w:color w:val="000000" w:themeColor="text1"/>
            <w:sz w:val="30"/>
          </w:rPr>
          <w:delText>（盖章）</w:delText>
        </w:r>
      </w:del>
    </w:p>
    <w:p w14:paraId="634C22C7" w14:textId="3881F775" w:rsidR="005F457E" w:rsidDel="00964E30" w:rsidRDefault="005F457E" w:rsidP="00964E30">
      <w:pPr>
        <w:pStyle w:val="1"/>
        <w:ind w:firstLine="600"/>
        <w:rPr>
          <w:del w:id="10014" w:author="Si-yuan LIU" w:date="2026-07-24T14:26:00Z" w16du:dateUtc="2026-07-24T06:26:00Z"/>
          <w:color w:val="000000" w:themeColor="text1"/>
          <w:sz w:val="30"/>
        </w:rPr>
        <w:pPrChange w:id="10015" w:author="Si-yuan LIU" w:date="2026-07-24T14:26:00Z" w16du:dateUtc="2026-07-24T06:26:00Z">
          <w:pPr>
            <w:spacing w:after="0"/>
            <w:jc w:val="right"/>
          </w:pPr>
        </w:pPrChange>
      </w:pPr>
    </w:p>
    <w:p w14:paraId="7ADF1B7C" w14:textId="3093EAD4" w:rsidR="005F457E" w:rsidDel="00964E30" w:rsidRDefault="00000000" w:rsidP="00964E30">
      <w:pPr>
        <w:pStyle w:val="1"/>
        <w:ind w:firstLine="600"/>
        <w:rPr>
          <w:del w:id="10016" w:author="Si-yuan LIU" w:date="2026-07-24T14:26:00Z" w16du:dateUtc="2026-07-24T06:26:00Z"/>
          <w:color w:val="000000" w:themeColor="text1"/>
          <w:sz w:val="30"/>
        </w:rPr>
        <w:pPrChange w:id="10017" w:author="Si-yuan LIU" w:date="2026-07-24T14:26:00Z" w16du:dateUtc="2026-07-24T06:26:00Z">
          <w:pPr>
            <w:spacing w:after="0"/>
            <w:jc w:val="right"/>
          </w:pPr>
        </w:pPrChange>
      </w:pPr>
      <w:del w:id="10018" w:author="Si-yuan LIU" w:date="2026-07-24T14:26:00Z" w16du:dateUtc="2026-07-24T06:26:00Z">
        <w:r w:rsidDel="00964E30">
          <w:rPr>
            <w:rFonts w:hint="eastAsia"/>
            <w:color w:val="000000" w:themeColor="text1"/>
            <w:sz w:val="30"/>
          </w:rPr>
          <w:delText>日期：</w:delText>
        </w:r>
        <w:r w:rsidDel="00964E30">
          <w:rPr>
            <w:color w:val="000000" w:themeColor="text1"/>
            <w:sz w:val="30"/>
          </w:rPr>
          <w:delText>_________</w:delText>
        </w:r>
        <w:r w:rsidDel="00964E30">
          <w:rPr>
            <w:rFonts w:hint="eastAsia"/>
            <w:color w:val="000000" w:themeColor="text1"/>
            <w:sz w:val="30"/>
          </w:rPr>
          <w:delText>年</w:delText>
        </w:r>
        <w:r w:rsidDel="00964E30">
          <w:rPr>
            <w:color w:val="000000" w:themeColor="text1"/>
            <w:sz w:val="30"/>
          </w:rPr>
          <w:delText>______</w:delText>
        </w:r>
        <w:r w:rsidDel="00964E30">
          <w:rPr>
            <w:rFonts w:hint="eastAsia"/>
            <w:color w:val="000000" w:themeColor="text1"/>
            <w:sz w:val="30"/>
          </w:rPr>
          <w:delText>月</w:delText>
        </w:r>
        <w:r w:rsidDel="00964E30">
          <w:rPr>
            <w:color w:val="000000" w:themeColor="text1"/>
            <w:sz w:val="30"/>
          </w:rPr>
          <w:delText>______</w:delText>
        </w:r>
        <w:r w:rsidDel="00964E30">
          <w:rPr>
            <w:rFonts w:hint="eastAsia"/>
            <w:color w:val="000000" w:themeColor="text1"/>
            <w:sz w:val="30"/>
          </w:rPr>
          <w:delText>日</w:delText>
        </w:r>
      </w:del>
    </w:p>
    <w:p w14:paraId="5C2E532A" w14:textId="35A4826F" w:rsidR="005F457E" w:rsidDel="00964E30" w:rsidRDefault="005F457E" w:rsidP="00964E30">
      <w:pPr>
        <w:pStyle w:val="1"/>
        <w:ind w:firstLine="600"/>
        <w:rPr>
          <w:del w:id="10019" w:author="Si-yuan LIU" w:date="2026-07-24T14:26:00Z" w16du:dateUtc="2026-07-24T06:26:00Z"/>
          <w:color w:val="000000" w:themeColor="text1"/>
          <w:sz w:val="30"/>
        </w:rPr>
        <w:pPrChange w:id="10020" w:author="Si-yuan LIU" w:date="2026-07-24T14:26:00Z" w16du:dateUtc="2026-07-24T06:26:00Z">
          <w:pPr>
            <w:spacing w:after="0"/>
          </w:pPr>
        </w:pPrChange>
      </w:pPr>
    </w:p>
    <w:p w14:paraId="78395A7B" w14:textId="65919836" w:rsidR="005F457E" w:rsidDel="00964E30" w:rsidRDefault="00000000" w:rsidP="00964E30">
      <w:pPr>
        <w:pStyle w:val="1"/>
        <w:ind w:firstLine="600"/>
        <w:rPr>
          <w:del w:id="10021" w:author="Si-yuan LIU" w:date="2026-07-24T14:26:00Z" w16du:dateUtc="2026-07-24T06:26:00Z"/>
          <w:color w:val="000000" w:themeColor="text1"/>
          <w:sz w:val="30"/>
        </w:rPr>
        <w:pPrChange w:id="10022" w:author="Si-yuan LIU" w:date="2026-07-24T14:26:00Z" w16du:dateUtc="2026-07-24T06:26:00Z">
          <w:pPr>
            <w:spacing w:after="0"/>
          </w:pPr>
        </w:pPrChange>
      </w:pPr>
      <w:del w:id="10023" w:author="Si-yuan LIU" w:date="2026-07-24T14:26:00Z" w16du:dateUtc="2026-07-24T06:26:00Z">
        <w:r w:rsidDel="00964E30">
          <w:rPr>
            <w:color w:val="000000" w:themeColor="text1"/>
            <w:sz w:val="30"/>
          </w:rPr>
          <w:br w:type="page"/>
        </w:r>
      </w:del>
    </w:p>
    <w:p w14:paraId="00762CAA" w14:textId="4CE7EB5B" w:rsidR="005F457E" w:rsidDel="00964E30" w:rsidRDefault="00000000" w:rsidP="00964E30">
      <w:pPr>
        <w:pStyle w:val="1"/>
        <w:ind w:firstLine="600"/>
        <w:rPr>
          <w:del w:id="10024" w:author="Si-yuan LIU" w:date="2026-07-24T14:26:00Z" w16du:dateUtc="2026-07-24T06:26:00Z"/>
          <w:color w:val="000000" w:themeColor="text1"/>
          <w:sz w:val="30"/>
        </w:rPr>
        <w:pPrChange w:id="10025" w:author="Si-yuan LIU" w:date="2026-07-24T14:26:00Z" w16du:dateUtc="2026-07-24T06:26:00Z">
          <w:pPr>
            <w:spacing w:after="0"/>
          </w:pPr>
        </w:pPrChange>
      </w:pPr>
      <w:del w:id="10026" w:author="Si-yuan LIU" w:date="2026-07-24T14:26:00Z" w16du:dateUtc="2026-07-24T06:26:00Z">
        <w:r w:rsidDel="00964E30">
          <w:rPr>
            <w:rFonts w:hint="eastAsia"/>
            <w:color w:val="000000" w:themeColor="text1"/>
            <w:sz w:val="30"/>
          </w:rPr>
          <w:delText>（本页无正文，为《奥飞数据中心基础设施领域不动产投资信托基金（</w:delText>
        </w:r>
        <w:r w:rsidDel="00964E30">
          <w:rPr>
            <w:color w:val="000000" w:themeColor="text1"/>
            <w:sz w:val="30"/>
          </w:rPr>
          <w:delText>REITs</w:delText>
        </w:r>
        <w:r w:rsidDel="00964E30">
          <w:rPr>
            <w:rFonts w:hint="eastAsia"/>
            <w:color w:val="000000" w:themeColor="text1"/>
            <w:sz w:val="30"/>
          </w:rPr>
          <w:delText>）项目申报材料》之签署页）</w:delText>
        </w:r>
      </w:del>
    </w:p>
    <w:p w14:paraId="509C26C3" w14:textId="783CE3D6" w:rsidR="005F457E" w:rsidDel="00964E30" w:rsidRDefault="005F457E" w:rsidP="00964E30">
      <w:pPr>
        <w:pStyle w:val="1"/>
        <w:ind w:firstLine="600"/>
        <w:rPr>
          <w:del w:id="10027" w:author="Si-yuan LIU" w:date="2026-07-24T14:26:00Z" w16du:dateUtc="2026-07-24T06:26:00Z"/>
          <w:color w:val="000000" w:themeColor="text1"/>
          <w:sz w:val="30"/>
        </w:rPr>
        <w:pPrChange w:id="10028" w:author="Si-yuan LIU" w:date="2026-07-24T14:26:00Z" w16du:dateUtc="2026-07-24T06:26:00Z">
          <w:pPr>
            <w:spacing w:after="0"/>
          </w:pPr>
        </w:pPrChange>
      </w:pPr>
    </w:p>
    <w:p w14:paraId="1187D8BE" w14:textId="52FD8A84" w:rsidR="005F457E" w:rsidDel="00964E30" w:rsidRDefault="005F457E" w:rsidP="00964E30">
      <w:pPr>
        <w:pStyle w:val="1"/>
        <w:ind w:firstLine="600"/>
        <w:rPr>
          <w:del w:id="10029" w:author="Si-yuan LIU" w:date="2026-07-24T14:26:00Z" w16du:dateUtc="2026-07-24T06:26:00Z"/>
          <w:color w:val="000000" w:themeColor="text1"/>
          <w:sz w:val="30"/>
        </w:rPr>
        <w:pPrChange w:id="10030" w:author="Si-yuan LIU" w:date="2026-07-24T14:26:00Z" w16du:dateUtc="2026-07-24T06:26:00Z">
          <w:pPr>
            <w:spacing w:after="0"/>
          </w:pPr>
        </w:pPrChange>
      </w:pPr>
    </w:p>
    <w:p w14:paraId="23929E0F" w14:textId="63B7DADE" w:rsidR="005F457E" w:rsidDel="00964E30" w:rsidRDefault="005F457E" w:rsidP="00964E30">
      <w:pPr>
        <w:pStyle w:val="1"/>
        <w:ind w:firstLine="600"/>
        <w:rPr>
          <w:del w:id="10031" w:author="Si-yuan LIU" w:date="2026-07-24T14:26:00Z" w16du:dateUtc="2026-07-24T06:26:00Z"/>
          <w:color w:val="000000" w:themeColor="text1"/>
          <w:sz w:val="30"/>
        </w:rPr>
        <w:pPrChange w:id="10032" w:author="Si-yuan LIU" w:date="2026-07-24T14:26:00Z" w16du:dateUtc="2026-07-24T06:26:00Z">
          <w:pPr>
            <w:spacing w:after="0"/>
          </w:pPr>
        </w:pPrChange>
      </w:pPr>
    </w:p>
    <w:p w14:paraId="4AC65F4B" w14:textId="1F546C96" w:rsidR="005F457E" w:rsidDel="00964E30" w:rsidRDefault="005F457E" w:rsidP="00964E30">
      <w:pPr>
        <w:pStyle w:val="1"/>
        <w:ind w:firstLine="600"/>
        <w:rPr>
          <w:del w:id="10033" w:author="Si-yuan LIU" w:date="2026-07-24T14:26:00Z" w16du:dateUtc="2026-07-24T06:26:00Z"/>
          <w:color w:val="000000" w:themeColor="text1"/>
          <w:sz w:val="30"/>
        </w:rPr>
        <w:pPrChange w:id="10034" w:author="Si-yuan LIU" w:date="2026-07-24T14:26:00Z" w16du:dateUtc="2026-07-24T06:26:00Z">
          <w:pPr>
            <w:spacing w:after="0"/>
          </w:pPr>
        </w:pPrChange>
      </w:pPr>
    </w:p>
    <w:p w14:paraId="3742A2C7" w14:textId="35DC2505" w:rsidR="005F457E" w:rsidDel="00964E30" w:rsidRDefault="00000000" w:rsidP="00964E30">
      <w:pPr>
        <w:pStyle w:val="1"/>
        <w:ind w:firstLine="600"/>
        <w:rPr>
          <w:del w:id="10035" w:author="Si-yuan LIU" w:date="2026-07-24T14:26:00Z" w16du:dateUtc="2026-07-24T06:26:00Z"/>
          <w:rFonts w:eastAsiaTheme="minorEastAsia"/>
          <w:color w:val="000000" w:themeColor="text1"/>
          <w:sz w:val="30"/>
        </w:rPr>
        <w:pPrChange w:id="10036" w:author="Si-yuan LIU" w:date="2026-07-24T14:26:00Z" w16du:dateUtc="2026-07-24T06:26:00Z">
          <w:pPr>
            <w:spacing w:after="0"/>
            <w:jc w:val="right"/>
          </w:pPr>
        </w:pPrChange>
      </w:pPr>
      <w:del w:id="10037" w:author="Si-yuan LIU" w:date="2026-07-24T14:26:00Z" w16du:dateUtc="2026-07-24T06:26:00Z">
        <w:r w:rsidDel="00964E30">
          <w:rPr>
            <w:rFonts w:hint="eastAsia"/>
            <w:color w:val="000000" w:themeColor="text1"/>
            <w:sz w:val="30"/>
          </w:rPr>
          <w:delText>原始权益人：广州市昊盈计算机科技有限公司</w:delText>
        </w:r>
      </w:del>
    </w:p>
    <w:p w14:paraId="126B80AA" w14:textId="5984F214" w:rsidR="005F457E" w:rsidDel="00964E30" w:rsidRDefault="005F457E" w:rsidP="00964E30">
      <w:pPr>
        <w:pStyle w:val="1"/>
        <w:ind w:firstLine="600"/>
        <w:rPr>
          <w:del w:id="10038" w:author="Si-yuan LIU" w:date="2026-07-24T14:26:00Z" w16du:dateUtc="2026-07-24T06:26:00Z"/>
          <w:color w:val="000000" w:themeColor="text1"/>
          <w:sz w:val="30"/>
        </w:rPr>
        <w:pPrChange w:id="10039" w:author="Si-yuan LIU" w:date="2026-07-24T14:26:00Z" w16du:dateUtc="2026-07-24T06:26:00Z">
          <w:pPr>
            <w:spacing w:after="0"/>
            <w:jc w:val="right"/>
          </w:pPr>
        </w:pPrChange>
      </w:pPr>
    </w:p>
    <w:p w14:paraId="4133C177" w14:textId="494846A4" w:rsidR="005F457E" w:rsidDel="00964E30" w:rsidRDefault="00000000" w:rsidP="00964E30">
      <w:pPr>
        <w:pStyle w:val="1"/>
        <w:ind w:firstLine="600"/>
        <w:rPr>
          <w:del w:id="10040" w:author="Si-yuan LIU" w:date="2026-07-24T14:26:00Z" w16du:dateUtc="2026-07-24T06:26:00Z"/>
          <w:color w:val="000000" w:themeColor="text1"/>
          <w:sz w:val="30"/>
        </w:rPr>
        <w:pPrChange w:id="10041" w:author="Si-yuan LIU" w:date="2026-07-24T14:26:00Z" w16du:dateUtc="2026-07-24T06:26:00Z">
          <w:pPr>
            <w:spacing w:after="0"/>
            <w:jc w:val="right"/>
          </w:pPr>
        </w:pPrChange>
      </w:pPr>
      <w:del w:id="10042" w:author="Si-yuan LIU" w:date="2026-07-24T14:26:00Z" w16du:dateUtc="2026-07-24T06:26:00Z">
        <w:r w:rsidDel="00964E30">
          <w:rPr>
            <w:rFonts w:hint="eastAsia"/>
            <w:color w:val="000000" w:themeColor="text1"/>
            <w:sz w:val="30"/>
          </w:rPr>
          <w:delText>（盖章）</w:delText>
        </w:r>
      </w:del>
    </w:p>
    <w:p w14:paraId="7991C58C" w14:textId="74CAEE5F" w:rsidR="005F457E" w:rsidDel="00964E30" w:rsidRDefault="005F457E" w:rsidP="00964E30">
      <w:pPr>
        <w:pStyle w:val="1"/>
        <w:ind w:firstLine="600"/>
        <w:rPr>
          <w:del w:id="10043" w:author="Si-yuan LIU" w:date="2026-07-24T14:26:00Z" w16du:dateUtc="2026-07-24T06:26:00Z"/>
          <w:color w:val="000000" w:themeColor="text1"/>
          <w:sz w:val="30"/>
        </w:rPr>
        <w:pPrChange w:id="10044" w:author="Si-yuan LIU" w:date="2026-07-24T14:26:00Z" w16du:dateUtc="2026-07-24T06:26:00Z">
          <w:pPr>
            <w:spacing w:after="0"/>
            <w:jc w:val="right"/>
          </w:pPr>
        </w:pPrChange>
      </w:pPr>
    </w:p>
    <w:p w14:paraId="68548B76" w14:textId="56D7E5B9" w:rsidR="005F457E" w:rsidDel="00964E30" w:rsidRDefault="00000000" w:rsidP="00964E30">
      <w:pPr>
        <w:pStyle w:val="1"/>
        <w:ind w:firstLine="600"/>
        <w:rPr>
          <w:del w:id="10045" w:author="Si-yuan LIU" w:date="2026-07-24T14:26:00Z" w16du:dateUtc="2026-07-24T06:26:00Z"/>
          <w:color w:val="000000" w:themeColor="text1"/>
          <w:sz w:val="30"/>
        </w:rPr>
        <w:pPrChange w:id="10046" w:author="Si-yuan LIU" w:date="2026-07-24T14:26:00Z" w16du:dateUtc="2026-07-24T06:26:00Z">
          <w:pPr>
            <w:spacing w:after="0"/>
            <w:jc w:val="right"/>
          </w:pPr>
        </w:pPrChange>
      </w:pPr>
      <w:del w:id="10047" w:author="Si-yuan LIU" w:date="2026-07-24T14:26:00Z" w16du:dateUtc="2026-07-24T06:26:00Z">
        <w:r w:rsidDel="00964E30">
          <w:rPr>
            <w:rFonts w:hint="eastAsia"/>
            <w:color w:val="000000" w:themeColor="text1"/>
            <w:sz w:val="30"/>
          </w:rPr>
          <w:delText>日期：</w:delText>
        </w:r>
        <w:r w:rsidDel="00964E30">
          <w:rPr>
            <w:color w:val="000000" w:themeColor="text1"/>
            <w:sz w:val="30"/>
          </w:rPr>
          <w:delText>_________</w:delText>
        </w:r>
        <w:r w:rsidDel="00964E30">
          <w:rPr>
            <w:rFonts w:hint="eastAsia"/>
            <w:color w:val="000000" w:themeColor="text1"/>
            <w:sz w:val="30"/>
          </w:rPr>
          <w:delText>年</w:delText>
        </w:r>
        <w:r w:rsidDel="00964E30">
          <w:rPr>
            <w:color w:val="000000" w:themeColor="text1"/>
            <w:sz w:val="30"/>
          </w:rPr>
          <w:delText>______</w:delText>
        </w:r>
        <w:r w:rsidDel="00964E30">
          <w:rPr>
            <w:rFonts w:hint="eastAsia"/>
            <w:color w:val="000000" w:themeColor="text1"/>
            <w:sz w:val="30"/>
          </w:rPr>
          <w:delText>月</w:delText>
        </w:r>
        <w:r w:rsidDel="00964E30">
          <w:rPr>
            <w:color w:val="000000" w:themeColor="text1"/>
            <w:sz w:val="30"/>
          </w:rPr>
          <w:delText>______</w:delText>
        </w:r>
        <w:r w:rsidDel="00964E30">
          <w:rPr>
            <w:rFonts w:hint="eastAsia"/>
            <w:color w:val="000000" w:themeColor="text1"/>
            <w:sz w:val="30"/>
          </w:rPr>
          <w:delText>日</w:delText>
        </w:r>
      </w:del>
    </w:p>
    <w:p w14:paraId="0E771499" w14:textId="3394C120" w:rsidR="005F457E" w:rsidDel="00964E30" w:rsidRDefault="005F457E" w:rsidP="00964E30">
      <w:pPr>
        <w:pStyle w:val="1"/>
        <w:ind w:firstLine="600"/>
        <w:rPr>
          <w:del w:id="10048" w:author="Si-yuan LIU" w:date="2026-07-24T14:26:00Z" w16du:dateUtc="2026-07-24T06:26:00Z"/>
          <w:color w:val="000000" w:themeColor="text1"/>
          <w:sz w:val="30"/>
        </w:rPr>
        <w:pPrChange w:id="10049" w:author="Si-yuan LIU" w:date="2026-07-24T14:26:00Z" w16du:dateUtc="2026-07-24T06:26:00Z">
          <w:pPr>
            <w:spacing w:after="0"/>
          </w:pPr>
        </w:pPrChange>
      </w:pPr>
    </w:p>
    <w:p w14:paraId="095DE62F" w14:textId="5E99348F" w:rsidR="005F457E" w:rsidDel="00964E30" w:rsidRDefault="00000000" w:rsidP="00964E30">
      <w:pPr>
        <w:pStyle w:val="1"/>
        <w:ind w:firstLine="600"/>
        <w:rPr>
          <w:del w:id="10050" w:author="Si-yuan LIU" w:date="2026-07-24T14:26:00Z" w16du:dateUtc="2026-07-24T06:26:00Z"/>
          <w:color w:val="000000" w:themeColor="text1"/>
          <w:sz w:val="30"/>
        </w:rPr>
        <w:pPrChange w:id="10051" w:author="Si-yuan LIU" w:date="2026-07-24T14:26:00Z" w16du:dateUtc="2026-07-24T06:26:00Z">
          <w:pPr>
            <w:spacing w:after="0"/>
          </w:pPr>
        </w:pPrChange>
      </w:pPr>
      <w:del w:id="10052" w:author="Si-yuan LIU" w:date="2026-07-24T14:26:00Z" w16du:dateUtc="2026-07-24T06:26:00Z">
        <w:r w:rsidDel="00964E30">
          <w:rPr>
            <w:color w:val="000000" w:themeColor="text1"/>
            <w:sz w:val="30"/>
          </w:rPr>
          <w:br w:type="page"/>
        </w:r>
      </w:del>
    </w:p>
    <w:p w14:paraId="622E12DE" w14:textId="454F47CD" w:rsidR="005F457E" w:rsidDel="00964E30" w:rsidRDefault="00000000" w:rsidP="00964E30">
      <w:pPr>
        <w:pStyle w:val="1"/>
        <w:ind w:firstLine="600"/>
        <w:rPr>
          <w:del w:id="10053" w:author="Si-yuan LIU" w:date="2026-07-24T14:26:00Z" w16du:dateUtc="2026-07-24T06:26:00Z"/>
          <w:color w:val="000000" w:themeColor="text1"/>
          <w:sz w:val="30"/>
        </w:rPr>
        <w:pPrChange w:id="10054" w:author="Si-yuan LIU" w:date="2026-07-24T14:26:00Z" w16du:dateUtc="2026-07-24T06:26:00Z">
          <w:pPr>
            <w:spacing w:after="0"/>
          </w:pPr>
        </w:pPrChange>
      </w:pPr>
      <w:del w:id="10055" w:author="Si-yuan LIU" w:date="2026-07-24T14:26:00Z" w16du:dateUtc="2026-07-24T06:26:00Z">
        <w:r w:rsidDel="00964E30">
          <w:rPr>
            <w:rFonts w:hint="eastAsia"/>
            <w:color w:val="000000" w:themeColor="text1"/>
            <w:sz w:val="30"/>
          </w:rPr>
          <w:delText>（本页无正文，为《奥飞数据中心基础设施领域不动产投资信托基金（</w:delText>
        </w:r>
        <w:r w:rsidDel="00964E30">
          <w:rPr>
            <w:color w:val="000000" w:themeColor="text1"/>
            <w:sz w:val="30"/>
          </w:rPr>
          <w:delText>REITs</w:delText>
        </w:r>
        <w:r w:rsidDel="00964E30">
          <w:rPr>
            <w:rFonts w:hint="eastAsia"/>
            <w:color w:val="000000" w:themeColor="text1"/>
            <w:sz w:val="30"/>
          </w:rPr>
          <w:delText>）项目申报材料》之签署页）</w:delText>
        </w:r>
      </w:del>
    </w:p>
    <w:p w14:paraId="1C96C650" w14:textId="0D824D21" w:rsidR="005F457E" w:rsidDel="00964E30" w:rsidRDefault="005F457E" w:rsidP="00964E30">
      <w:pPr>
        <w:pStyle w:val="1"/>
        <w:ind w:firstLine="600"/>
        <w:rPr>
          <w:del w:id="10056" w:author="Si-yuan LIU" w:date="2026-07-24T14:26:00Z" w16du:dateUtc="2026-07-24T06:26:00Z"/>
          <w:color w:val="000000" w:themeColor="text1"/>
          <w:sz w:val="30"/>
        </w:rPr>
        <w:pPrChange w:id="10057" w:author="Si-yuan LIU" w:date="2026-07-24T14:26:00Z" w16du:dateUtc="2026-07-24T06:26:00Z">
          <w:pPr>
            <w:spacing w:after="0"/>
          </w:pPr>
        </w:pPrChange>
      </w:pPr>
    </w:p>
    <w:p w14:paraId="5F42A19C" w14:textId="5AD5B3AB" w:rsidR="005F457E" w:rsidDel="00964E30" w:rsidRDefault="005F457E" w:rsidP="00964E30">
      <w:pPr>
        <w:pStyle w:val="1"/>
        <w:ind w:firstLine="600"/>
        <w:rPr>
          <w:del w:id="10058" w:author="Si-yuan LIU" w:date="2026-07-24T14:26:00Z" w16du:dateUtc="2026-07-24T06:26:00Z"/>
          <w:color w:val="000000" w:themeColor="text1"/>
          <w:sz w:val="30"/>
        </w:rPr>
        <w:pPrChange w:id="10059" w:author="Si-yuan LIU" w:date="2026-07-24T14:26:00Z" w16du:dateUtc="2026-07-24T06:26:00Z">
          <w:pPr>
            <w:spacing w:after="0"/>
          </w:pPr>
        </w:pPrChange>
      </w:pPr>
    </w:p>
    <w:p w14:paraId="1A3EC081" w14:textId="535A884D" w:rsidR="005F457E" w:rsidDel="00964E30" w:rsidRDefault="005F457E" w:rsidP="00964E30">
      <w:pPr>
        <w:pStyle w:val="1"/>
        <w:ind w:firstLine="600"/>
        <w:rPr>
          <w:del w:id="10060" w:author="Si-yuan LIU" w:date="2026-07-24T14:26:00Z" w16du:dateUtc="2026-07-24T06:26:00Z"/>
          <w:color w:val="000000" w:themeColor="text1"/>
          <w:sz w:val="30"/>
        </w:rPr>
        <w:pPrChange w:id="10061" w:author="Si-yuan LIU" w:date="2026-07-24T14:26:00Z" w16du:dateUtc="2026-07-24T06:26:00Z">
          <w:pPr>
            <w:spacing w:after="0"/>
          </w:pPr>
        </w:pPrChange>
      </w:pPr>
    </w:p>
    <w:p w14:paraId="746BDEBD" w14:textId="532BE25D" w:rsidR="005F457E" w:rsidDel="00964E30" w:rsidRDefault="005F457E" w:rsidP="00964E30">
      <w:pPr>
        <w:pStyle w:val="1"/>
        <w:ind w:firstLine="600"/>
        <w:rPr>
          <w:del w:id="10062" w:author="Si-yuan LIU" w:date="2026-07-24T14:26:00Z" w16du:dateUtc="2026-07-24T06:26:00Z"/>
          <w:color w:val="000000" w:themeColor="text1"/>
          <w:sz w:val="30"/>
        </w:rPr>
        <w:pPrChange w:id="10063" w:author="Si-yuan LIU" w:date="2026-07-24T14:26:00Z" w16du:dateUtc="2026-07-24T06:26:00Z">
          <w:pPr>
            <w:spacing w:after="0"/>
          </w:pPr>
        </w:pPrChange>
      </w:pPr>
    </w:p>
    <w:p w14:paraId="694CFC9B" w14:textId="41AAA447" w:rsidR="005F457E" w:rsidDel="00964E30" w:rsidRDefault="00000000" w:rsidP="00964E30">
      <w:pPr>
        <w:pStyle w:val="1"/>
        <w:ind w:firstLine="600"/>
        <w:rPr>
          <w:del w:id="10064" w:author="Si-yuan LIU" w:date="2026-07-24T14:26:00Z" w16du:dateUtc="2026-07-24T06:26:00Z"/>
          <w:color w:val="000000" w:themeColor="text1"/>
          <w:sz w:val="30"/>
        </w:rPr>
        <w:pPrChange w:id="10065" w:author="Si-yuan LIU" w:date="2026-07-24T14:26:00Z" w16du:dateUtc="2026-07-24T06:26:00Z">
          <w:pPr>
            <w:spacing w:after="0"/>
            <w:jc w:val="right"/>
          </w:pPr>
        </w:pPrChange>
      </w:pPr>
      <w:del w:id="10066" w:author="Si-yuan LIU" w:date="2026-07-24T14:26:00Z" w16du:dateUtc="2026-07-24T06:26:00Z">
        <w:r w:rsidDel="00964E30">
          <w:rPr>
            <w:rFonts w:hint="eastAsia"/>
            <w:color w:val="000000" w:themeColor="text1"/>
            <w:sz w:val="30"/>
          </w:rPr>
          <w:delText>基金管理人：南方基金管理股份有限公司</w:delText>
        </w:r>
      </w:del>
    </w:p>
    <w:p w14:paraId="4983C191" w14:textId="4A6D03B2" w:rsidR="005F457E" w:rsidDel="00964E30" w:rsidRDefault="005F457E" w:rsidP="00964E30">
      <w:pPr>
        <w:pStyle w:val="1"/>
        <w:ind w:firstLine="600"/>
        <w:rPr>
          <w:del w:id="10067" w:author="Si-yuan LIU" w:date="2026-07-24T14:26:00Z" w16du:dateUtc="2026-07-24T06:26:00Z"/>
          <w:color w:val="000000" w:themeColor="text1"/>
          <w:sz w:val="30"/>
        </w:rPr>
        <w:pPrChange w:id="10068" w:author="Si-yuan LIU" w:date="2026-07-24T14:26:00Z" w16du:dateUtc="2026-07-24T06:26:00Z">
          <w:pPr>
            <w:spacing w:after="0"/>
          </w:pPr>
        </w:pPrChange>
      </w:pPr>
    </w:p>
    <w:p w14:paraId="5EA5A9CC" w14:textId="7E310F67" w:rsidR="005F457E" w:rsidDel="00964E30" w:rsidRDefault="00000000" w:rsidP="00964E30">
      <w:pPr>
        <w:pStyle w:val="1"/>
        <w:ind w:firstLine="600"/>
        <w:rPr>
          <w:del w:id="10069" w:author="Si-yuan LIU" w:date="2026-07-24T14:26:00Z" w16du:dateUtc="2026-07-24T06:26:00Z"/>
          <w:color w:val="000000" w:themeColor="text1"/>
          <w:sz w:val="30"/>
        </w:rPr>
        <w:pPrChange w:id="10070" w:author="Si-yuan LIU" w:date="2026-07-24T14:26:00Z" w16du:dateUtc="2026-07-24T06:26:00Z">
          <w:pPr>
            <w:spacing w:after="0"/>
            <w:jc w:val="right"/>
          </w:pPr>
        </w:pPrChange>
      </w:pPr>
      <w:del w:id="10071" w:author="Si-yuan LIU" w:date="2026-07-24T14:26:00Z" w16du:dateUtc="2026-07-24T06:26:00Z">
        <w:r w:rsidDel="00964E30">
          <w:rPr>
            <w:rFonts w:hint="eastAsia"/>
            <w:color w:val="000000" w:themeColor="text1"/>
            <w:sz w:val="30"/>
          </w:rPr>
          <w:delText>（盖章）</w:delText>
        </w:r>
      </w:del>
    </w:p>
    <w:p w14:paraId="146FD3F3" w14:textId="3B28DE0D" w:rsidR="005F457E" w:rsidDel="00964E30" w:rsidRDefault="005F457E" w:rsidP="00964E30">
      <w:pPr>
        <w:pStyle w:val="1"/>
        <w:ind w:firstLine="600"/>
        <w:rPr>
          <w:del w:id="10072" w:author="Si-yuan LIU" w:date="2026-07-24T14:26:00Z" w16du:dateUtc="2026-07-24T06:26:00Z"/>
          <w:color w:val="000000" w:themeColor="text1"/>
          <w:sz w:val="30"/>
        </w:rPr>
        <w:pPrChange w:id="10073" w:author="Si-yuan LIU" w:date="2026-07-24T14:26:00Z" w16du:dateUtc="2026-07-24T06:26:00Z">
          <w:pPr>
            <w:spacing w:after="0"/>
          </w:pPr>
        </w:pPrChange>
      </w:pPr>
    </w:p>
    <w:p w14:paraId="2122C6C7" w14:textId="743B0A99" w:rsidR="005F457E" w:rsidDel="00964E30" w:rsidRDefault="00000000" w:rsidP="00964E30">
      <w:pPr>
        <w:pStyle w:val="1"/>
        <w:ind w:firstLine="600"/>
        <w:rPr>
          <w:del w:id="10074" w:author="Si-yuan LIU" w:date="2026-07-24T14:26:00Z" w16du:dateUtc="2026-07-24T06:26:00Z"/>
          <w:color w:val="000000" w:themeColor="text1"/>
          <w:sz w:val="30"/>
        </w:rPr>
        <w:pPrChange w:id="10075" w:author="Si-yuan LIU" w:date="2026-07-24T14:26:00Z" w16du:dateUtc="2026-07-24T06:26:00Z">
          <w:pPr>
            <w:spacing w:after="0"/>
            <w:jc w:val="right"/>
          </w:pPr>
        </w:pPrChange>
      </w:pPr>
      <w:del w:id="10076" w:author="Si-yuan LIU" w:date="2026-07-24T14:26:00Z" w16du:dateUtc="2026-07-24T06:26:00Z">
        <w:r w:rsidDel="00964E30">
          <w:rPr>
            <w:rFonts w:hint="eastAsia"/>
            <w:color w:val="000000" w:themeColor="text1"/>
            <w:sz w:val="30"/>
          </w:rPr>
          <w:delText>日期：</w:delText>
        </w:r>
        <w:r w:rsidDel="00964E30">
          <w:rPr>
            <w:color w:val="000000" w:themeColor="text1"/>
            <w:sz w:val="30"/>
          </w:rPr>
          <w:delText>_________</w:delText>
        </w:r>
        <w:r w:rsidDel="00964E30">
          <w:rPr>
            <w:rFonts w:hint="eastAsia"/>
            <w:color w:val="000000" w:themeColor="text1"/>
            <w:sz w:val="30"/>
          </w:rPr>
          <w:delText>年</w:delText>
        </w:r>
        <w:r w:rsidDel="00964E30">
          <w:rPr>
            <w:color w:val="000000" w:themeColor="text1"/>
            <w:sz w:val="30"/>
          </w:rPr>
          <w:delText>______</w:delText>
        </w:r>
        <w:r w:rsidDel="00964E30">
          <w:rPr>
            <w:rFonts w:hint="eastAsia"/>
            <w:color w:val="000000" w:themeColor="text1"/>
            <w:sz w:val="30"/>
          </w:rPr>
          <w:delText>月</w:delText>
        </w:r>
        <w:r w:rsidDel="00964E30">
          <w:rPr>
            <w:color w:val="000000" w:themeColor="text1"/>
            <w:sz w:val="30"/>
          </w:rPr>
          <w:delText>______</w:delText>
        </w:r>
        <w:r w:rsidDel="00964E30">
          <w:rPr>
            <w:rFonts w:hint="eastAsia"/>
            <w:color w:val="000000" w:themeColor="text1"/>
            <w:sz w:val="30"/>
          </w:rPr>
          <w:delText>日</w:delText>
        </w:r>
      </w:del>
    </w:p>
    <w:p w14:paraId="4E308E4B" w14:textId="181276E9" w:rsidR="005F457E" w:rsidDel="00964E30" w:rsidRDefault="005F457E" w:rsidP="00964E30">
      <w:pPr>
        <w:pStyle w:val="1"/>
        <w:ind w:firstLine="600"/>
        <w:rPr>
          <w:del w:id="10077" w:author="Si-yuan LIU" w:date="2026-07-24T14:26:00Z" w16du:dateUtc="2026-07-24T06:26:00Z"/>
          <w:color w:val="000000" w:themeColor="text1"/>
          <w:sz w:val="30"/>
        </w:rPr>
        <w:pPrChange w:id="10078" w:author="Si-yuan LIU" w:date="2026-07-24T14:26:00Z" w16du:dateUtc="2026-07-24T06:26:00Z">
          <w:pPr>
            <w:spacing w:after="0"/>
          </w:pPr>
        </w:pPrChange>
      </w:pPr>
    </w:p>
    <w:p w14:paraId="37CFB075" w14:textId="17688EB5" w:rsidR="005F457E" w:rsidDel="00964E30" w:rsidRDefault="005F457E" w:rsidP="00964E30">
      <w:pPr>
        <w:pStyle w:val="1"/>
        <w:ind w:firstLine="600"/>
        <w:rPr>
          <w:del w:id="10079" w:author="Si-yuan LIU" w:date="2026-07-24T14:26:00Z" w16du:dateUtc="2026-07-24T06:26:00Z"/>
          <w:color w:val="000000" w:themeColor="text1"/>
          <w:sz w:val="30"/>
        </w:rPr>
        <w:pPrChange w:id="10080" w:author="Si-yuan LIU" w:date="2026-07-24T14:26:00Z" w16du:dateUtc="2026-07-24T06:26:00Z">
          <w:pPr>
            <w:spacing w:after="0"/>
          </w:pPr>
        </w:pPrChange>
      </w:pPr>
    </w:p>
    <w:p w14:paraId="6AD3AA8D" w14:textId="77777777" w:rsidR="005F457E" w:rsidRDefault="005F457E" w:rsidP="00964E30">
      <w:pPr>
        <w:pStyle w:val="1"/>
        <w:rPr>
          <w:color w:val="000000" w:themeColor="text1"/>
        </w:rPr>
        <w:pPrChange w:id="10081" w:author="Si-yuan LIU" w:date="2026-07-24T14:26:00Z" w16du:dateUtc="2026-07-24T06:26:00Z">
          <w:pPr>
            <w:ind w:firstLine="480"/>
          </w:pPr>
        </w:pPrChange>
      </w:pPr>
    </w:p>
    <w:sectPr w:rsidR="005F457E" w:rsidSect="00964E30">
      <w:footerReference w:type="default" r:id="rId47"/>
      <w:pgSz w:w="11906" w:h="16838"/>
      <w:pgMar w:top="1984" w:right="1616" w:bottom="1814" w:left="1616" w:header="851" w:footer="1361" w:gutter="0"/>
      <w:pgNumType w:start="89"/>
      <w:cols w:space="425"/>
      <w:docGrid w:type="default" w:linePitch="588"/>
      <w:sectPrChange w:id="10082" w:author="Si-yuan LIU" w:date="2026-07-24T14:26:00Z" w16du:dateUtc="2026-07-24T06:26:00Z">
        <w:sectPr w:rsidR="005F457E" w:rsidSect="00964E30">
          <w:pgMar w:top="1984" w:right="1616" w:bottom="1814" w:left="1616" w:header="851" w:footer="1361" w:gutter="0"/>
          <w:pgNumType w:start="0"/>
          <w:docGrid w:type="lines"/>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4" w:author="乃达 郜" w:date="2026-07-07T09:25:00Z" w:initials="">
    <w:p w14:paraId="57892829" w14:textId="77777777" w:rsidR="005F457E" w:rsidRDefault="008E0AAE">
      <w:pPr>
        <w:pStyle w:val="a6"/>
        <w:ind w:firstLineChars="0" w:firstLine="0"/>
      </w:pPr>
      <w:r>
        <w:rPr>
          <w:rStyle w:val="afa"/>
        </w:rPr>
        <w:annotationRef/>
      </w:r>
      <w:r>
        <w:rPr>
          <w:rFonts w:hint="eastAsia"/>
        </w:rPr>
        <w:t>请确认单一原始权益人后，净回收资金是否更新了</w:t>
      </w:r>
    </w:p>
  </w:comment>
  <w:comment w:id="41" w:author="乃达 郜" w:date="2026-07-07T09:25:00Z" w:initials="">
    <w:p w14:paraId="4F79963C" w14:textId="77777777" w:rsidR="005F457E" w:rsidRDefault="008E0AAE">
      <w:pPr>
        <w:pStyle w:val="a6"/>
        <w:ind w:firstLineChars="0" w:firstLine="0"/>
      </w:pPr>
      <w:r>
        <w:rPr>
          <w:rStyle w:val="afa"/>
        </w:rPr>
        <w:annotationRef/>
      </w:r>
      <w:r>
        <w:rPr>
          <w:rFonts w:hint="eastAsia"/>
        </w:rPr>
        <w:t>同上</w:t>
      </w:r>
    </w:p>
  </w:comment>
  <w:comment w:id="585" w:author="唐潇" w:date="2026-07-05T15:29:00Z" w:initials="">
    <w:p w14:paraId="59729A2F" w14:textId="77777777" w:rsidR="005F457E" w:rsidRDefault="008E0AAE">
      <w:pPr>
        <w:pStyle w:val="a6"/>
        <w:ind w:firstLine="420"/>
      </w:pPr>
      <w:r>
        <w:rPr>
          <w:rStyle w:val="afa"/>
        </w:rPr>
        <w:annotationRef/>
      </w:r>
      <w:r>
        <w:rPr>
          <w:rFonts w:hint="eastAsia"/>
        </w:rPr>
        <w:t>表头位置</w:t>
      </w:r>
    </w:p>
  </w:comment>
  <w:comment w:id="856" w:author="唐潇" w:date="2026-07-07T14:09:00Z" w:initials="">
    <w:p w14:paraId="136552B1" w14:textId="77777777" w:rsidR="005F457E" w:rsidRDefault="008E0AAE">
      <w:pPr>
        <w:pStyle w:val="a6"/>
        <w:ind w:firstLine="420"/>
      </w:pPr>
      <w:r>
        <w:rPr>
          <w:rStyle w:val="afa"/>
        </w:rPr>
        <w:annotationRef/>
      </w:r>
      <w:r>
        <w:rPr>
          <w:rFonts w:hint="eastAsia"/>
        </w:rPr>
        <w:t>更新，天泽奥融</w:t>
      </w:r>
      <w:r>
        <w:rPr>
          <w:rFonts w:hint="eastAsia"/>
        </w:rPr>
        <w:t>6</w:t>
      </w:r>
      <w:r>
        <w:rPr>
          <w:rFonts w:hint="eastAsia"/>
        </w:rPr>
        <w:t>月已退出。</w:t>
      </w:r>
    </w:p>
  </w:comment>
  <w:comment w:id="1966" w:author="乃达 郜" w:date="2026-07-07T09:32:00Z" w:initials="">
    <w:p w14:paraId="47078240" w14:textId="77777777" w:rsidR="005F457E" w:rsidRDefault="008E0AAE">
      <w:pPr>
        <w:pStyle w:val="a6"/>
        <w:ind w:firstLineChars="0" w:firstLine="0"/>
      </w:pPr>
      <w:r>
        <w:rPr>
          <w:rStyle w:val="afa"/>
        </w:rPr>
        <w:annotationRef/>
      </w:r>
      <w:r>
        <w:rPr>
          <w:rFonts w:hint="eastAsia"/>
        </w:rPr>
        <w:t>这个图要改一下，认购者删掉固安和昊盈</w:t>
      </w:r>
    </w:p>
  </w:comment>
  <w:comment w:id="2266" w:author="唐潇" w:date="2026-07-05T15:33:00Z" w:initials="">
    <w:p w14:paraId="49917E62" w14:textId="77777777" w:rsidR="005F457E" w:rsidRDefault="008E0AAE">
      <w:pPr>
        <w:pStyle w:val="a6"/>
        <w:ind w:firstLine="420"/>
      </w:pPr>
      <w:r>
        <w:rPr>
          <w:rStyle w:val="afa"/>
        </w:rPr>
        <w:annotationRef/>
      </w:r>
      <w:r>
        <w:rPr>
          <w:rFonts w:hint="eastAsia"/>
        </w:rPr>
        <w:t>同上，已转。</w:t>
      </w:r>
    </w:p>
  </w:comment>
  <w:comment w:id="2272" w:author="唐潇" w:date="2026-07-05T15:33:00Z" w:initials="">
    <w:p w14:paraId="256A1AAB" w14:textId="77777777" w:rsidR="005F457E" w:rsidRDefault="008E0AAE">
      <w:pPr>
        <w:pStyle w:val="a6"/>
        <w:ind w:firstLine="420"/>
      </w:pPr>
      <w:r>
        <w:rPr>
          <w:rStyle w:val="afa"/>
        </w:rPr>
        <w:annotationRef/>
      </w:r>
      <w:r>
        <w:rPr>
          <w:rFonts w:hint="eastAsia"/>
        </w:rPr>
        <w:t>同上，已转。</w:t>
      </w:r>
    </w:p>
  </w:comment>
  <w:comment w:id="2278" w:author="唐潇" w:date="2026-07-05T15:33:00Z" w:initials="">
    <w:p w14:paraId="4EB5F142" w14:textId="77777777" w:rsidR="005F457E" w:rsidRDefault="008E0AAE">
      <w:pPr>
        <w:pStyle w:val="a6"/>
        <w:ind w:firstLine="420"/>
      </w:pPr>
      <w:r>
        <w:rPr>
          <w:rStyle w:val="afa"/>
        </w:rPr>
        <w:annotationRef/>
      </w:r>
      <w:r>
        <w:rPr>
          <w:rFonts w:hint="eastAsia"/>
        </w:rPr>
        <w:t>同上，已转。</w:t>
      </w:r>
    </w:p>
  </w:comment>
  <w:comment w:id="3532" w:author="王艺霏" w:date="2026-05-28T19:28:00Z" w:initials="王艺霏">
    <w:p w14:paraId="33E215B1" w14:textId="77777777" w:rsidR="005F457E" w:rsidRDefault="008E0AAE">
      <w:pPr>
        <w:pStyle w:val="a6"/>
        <w:ind w:firstLine="420"/>
      </w:pPr>
      <w:r>
        <w:rPr>
          <w:rStyle w:val="afa"/>
        </w:rPr>
        <w:annotationRef/>
      </w:r>
      <w:r>
        <w:rPr>
          <w:rFonts w:hint="eastAsia"/>
        </w:rPr>
        <w:t>2</w:t>
      </w:r>
      <w:r>
        <w:t>3</w:t>
      </w:r>
      <w:r>
        <w:rPr>
          <w:rFonts w:hint="eastAsia"/>
        </w:rPr>
        <w:t>年的文件，为何自</w:t>
      </w:r>
      <w:r>
        <w:rPr>
          <w:rFonts w:hint="eastAsia"/>
        </w:rPr>
        <w:t>2</w:t>
      </w:r>
      <w:r>
        <w:t>1</w:t>
      </w:r>
      <w:r>
        <w:rPr>
          <w:rFonts w:hint="eastAsia"/>
        </w:rPr>
        <w:t>年起始强化，在</w:t>
      </w:r>
      <w:r>
        <w:rPr>
          <w:rFonts w:hint="eastAsia"/>
        </w:rPr>
        <w:t>2</w:t>
      </w:r>
      <w:r>
        <w:t>2</w:t>
      </w:r>
      <w:r>
        <w:rPr>
          <w:rFonts w:hint="eastAsia"/>
        </w:rPr>
        <w:t>年的文件重申？</w:t>
      </w:r>
    </w:p>
  </w:comment>
  <w:comment w:id="3533" w:author="唐潇" w:date="2026-06-04T13:20:00Z" w:initials="">
    <w:p w14:paraId="6BD6F844" w14:textId="77777777" w:rsidR="005F457E" w:rsidRDefault="008E0AAE">
      <w:pPr>
        <w:pStyle w:val="a6"/>
        <w:ind w:firstLine="420"/>
      </w:pPr>
      <w:r>
        <w:rPr>
          <w:rStyle w:val="afa"/>
        </w:rPr>
        <w:annotationRef/>
      </w:r>
      <w:r>
        <w:rPr>
          <w:rFonts w:hint="eastAsia"/>
        </w:rPr>
        <w:t>已调整表述</w:t>
      </w:r>
    </w:p>
  </w:comment>
  <w:comment w:id="4797" w:author="唐潇" w:date="2026-07-05T15:37:00Z" w:initials="">
    <w:p w14:paraId="2AAFC641" w14:textId="77777777" w:rsidR="005F457E" w:rsidRDefault="008E0AAE">
      <w:pPr>
        <w:pStyle w:val="a6"/>
        <w:ind w:firstLine="420"/>
      </w:pPr>
      <w:r>
        <w:rPr>
          <w:rStyle w:val="afa"/>
        </w:rPr>
        <w:annotationRef/>
      </w:r>
      <w:r>
        <w:rPr>
          <w:rFonts w:hint="eastAsia"/>
        </w:rPr>
        <w:t>更新实际情况</w:t>
      </w:r>
    </w:p>
  </w:comment>
  <w:comment w:id="4811" w:author="唐潇" w:date="2026-07-05T15:37:00Z" w:initials="">
    <w:p w14:paraId="2777AC72" w14:textId="77777777" w:rsidR="005F457E" w:rsidRDefault="008E0AAE">
      <w:pPr>
        <w:pStyle w:val="a6"/>
        <w:ind w:firstLine="420"/>
      </w:pPr>
      <w:r>
        <w:rPr>
          <w:rStyle w:val="afa"/>
        </w:rPr>
        <w:annotationRef/>
      </w:r>
      <w:r>
        <w:rPr>
          <w:rFonts w:hint="eastAsia"/>
        </w:rPr>
        <w:t>更新实际情况</w:t>
      </w:r>
    </w:p>
  </w:comment>
  <w:comment w:id="6527" w:author="筱澄" w:date="2026-07-04T21:47:00Z" w:initials="">
    <w:p w14:paraId="42C58E70" w14:textId="77777777" w:rsidR="005F457E" w:rsidRDefault="008E0AAE">
      <w:pPr>
        <w:ind w:firstLine="420"/>
        <w:jc w:val="left"/>
      </w:pPr>
      <w:r>
        <w:rPr>
          <w:rStyle w:val="afa"/>
        </w:rPr>
        <w:annotationRef/>
      </w:r>
      <w:r>
        <w:rPr>
          <w:rFonts w:hint="eastAsia"/>
        </w:rPr>
        <w:t>3</w:t>
      </w:r>
      <w:r>
        <w:rPr>
          <w:rFonts w:hint="eastAsia"/>
        </w:rPr>
        <w:t>、</w:t>
      </w:r>
      <w:r>
        <w:rPr>
          <w:rFonts w:hint="eastAsia"/>
        </w:rPr>
        <w:t>4</w:t>
      </w:r>
      <w:r>
        <w:rPr>
          <w:rFonts w:hint="eastAsia"/>
        </w:rPr>
        <w:t>号楼按照分证后的不动产权证建筑面积划分对应的土地使用权净值为</w:t>
      </w:r>
      <w:r>
        <w:rPr>
          <w:rFonts w:hint="eastAsia"/>
        </w:rPr>
        <w:t>20,964,988.20</w:t>
      </w:r>
      <w:r>
        <w:rPr>
          <w:rFonts w:hint="eastAsia"/>
        </w:rPr>
        <w:t>元</w:t>
      </w:r>
    </w:p>
  </w:comment>
  <w:comment w:id="9305" w:author="乃达 郜" w:date="2026-07-07T09:42:00Z" w:initials="">
    <w:p w14:paraId="2DC48C0C" w14:textId="77777777" w:rsidR="005F457E" w:rsidRDefault="008E0AAE">
      <w:pPr>
        <w:pStyle w:val="a6"/>
        <w:ind w:firstLineChars="0" w:firstLine="0"/>
      </w:pPr>
      <w:r>
        <w:rPr>
          <w:rStyle w:val="afa"/>
        </w:rPr>
        <w:annotationRef/>
      </w:r>
      <w:r>
        <w:rPr>
          <w:rFonts w:hint="eastAsia"/>
        </w:rPr>
        <w:t>请确认已更新</w:t>
      </w:r>
    </w:p>
  </w:comment>
  <w:comment w:id="9687" w:author="乃达 郜" w:date="2026-07-07T09:42:00Z" w:initials="">
    <w:p w14:paraId="3F6A3664" w14:textId="77777777" w:rsidR="005F457E" w:rsidRDefault="008E0AAE">
      <w:pPr>
        <w:pStyle w:val="a6"/>
        <w:ind w:firstLineChars="0" w:firstLine="0"/>
      </w:pPr>
      <w:r>
        <w:rPr>
          <w:rStyle w:val="afa"/>
        </w:rPr>
        <w:annotationRef/>
      </w:r>
      <w:r>
        <w:rPr>
          <w:rFonts w:hint="eastAsia"/>
        </w:rPr>
        <w:t>删</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7892829" w15:done="0"/>
  <w15:commentEx w15:paraId="4F79963C" w15:done="0"/>
  <w15:commentEx w15:paraId="59729A2F" w15:done="0"/>
  <w15:commentEx w15:paraId="136552B1" w15:done="0"/>
  <w15:commentEx w15:paraId="47078240" w15:done="0"/>
  <w15:commentEx w15:paraId="49917E62" w15:done="1"/>
  <w15:commentEx w15:paraId="256A1AAB" w15:done="1"/>
  <w15:commentEx w15:paraId="4EB5F142" w15:done="1"/>
  <w15:commentEx w15:paraId="33E215B1" w15:done="0"/>
  <w15:commentEx w15:paraId="6BD6F844" w15:paraIdParent="33E215B1" w15:done="0"/>
  <w15:commentEx w15:paraId="2AAFC641" w15:done="0"/>
  <w15:commentEx w15:paraId="2777AC72" w15:done="0"/>
  <w15:commentEx w15:paraId="42C58E70" w15:done="0"/>
  <w15:commentEx w15:paraId="2DC48C0C" w15:done="0"/>
  <w15:commentEx w15:paraId="3F6A3664"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7892829" w16cid:durableId="643937B1"/>
  <w16cid:commentId w16cid:paraId="4F79963C" w16cid:durableId="4A923C0B"/>
  <w16cid:commentId w16cid:paraId="59729A2F" w16cid:durableId="023A56C4"/>
  <w16cid:commentId w16cid:paraId="136552B1" w16cid:durableId="5ECD7F3A"/>
  <w16cid:commentId w16cid:paraId="47078240" w16cid:durableId="3037BFAE"/>
  <w16cid:commentId w16cid:paraId="49917E62" w16cid:durableId="0761616B"/>
  <w16cid:commentId w16cid:paraId="256A1AAB" w16cid:durableId="7DB2FCC1"/>
  <w16cid:commentId w16cid:paraId="4EB5F142" w16cid:durableId="56429F36"/>
  <w16cid:commentId w16cid:paraId="33E215B1" w16cid:durableId="3852C63B"/>
  <w16cid:commentId w16cid:paraId="6BD6F844" w16cid:durableId="0B660F54"/>
  <w16cid:commentId w16cid:paraId="2AAFC641" w16cid:durableId="3104471F"/>
  <w16cid:commentId w16cid:paraId="2777AC72" w16cid:durableId="554FDA27"/>
  <w16cid:commentId w16cid:paraId="42C58E70" w16cid:durableId="3F073091"/>
  <w16cid:commentId w16cid:paraId="2DC48C0C" w16cid:durableId="22C916ED"/>
  <w16cid:commentId w16cid:paraId="3F6A3664" w16cid:durableId="5ED2F3F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028F8D" w14:textId="77777777" w:rsidR="00CE0B79" w:rsidRDefault="00CE0B79">
      <w:pPr>
        <w:spacing w:line="240" w:lineRule="auto"/>
        <w:ind w:firstLine="480"/>
      </w:pPr>
      <w:r>
        <w:separator/>
      </w:r>
    </w:p>
  </w:endnote>
  <w:endnote w:type="continuationSeparator" w:id="0">
    <w:p w14:paraId="0D8279F7" w14:textId="77777777" w:rsidR="00CE0B79" w:rsidRDefault="00CE0B79">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方正仿宋_GBK">
    <w:altName w:val="微软雅黑"/>
    <w:charset w:val="86"/>
    <w:family w:val="script"/>
    <w:pitch w:val="fixed"/>
    <w:sig w:usb0="00000001" w:usb1="080E0000" w:usb2="00000010" w:usb3="00000000" w:csb0="00040000" w:csb1="00000000"/>
  </w:font>
  <w:font w:name="方正黑体_GBK">
    <w:altName w:val="微软雅黑"/>
    <w:charset w:val="86"/>
    <w:family w:val="script"/>
    <w:pitch w:val="fixed"/>
    <w:sig w:usb0="00000001" w:usb1="080E0000" w:usb2="00000010" w:usb3="00000000" w:csb0="00040000" w:csb1="00000000"/>
  </w:font>
  <w:font w:name="仿宋_GB2312">
    <w:altName w:val="仿宋"/>
    <w:charset w:val="86"/>
    <w:family w:val="modern"/>
    <w:pitch w:val="fixed"/>
    <w:sig w:usb0="00000001" w:usb1="080E0000" w:usb2="00000010" w:usb3="00000000" w:csb0="00040000" w:csb1="00000000"/>
  </w:font>
  <w:font w:name="MS Gothic">
    <w:altName w:val="ＭＳ ゴシック"/>
    <w:panose1 w:val="020B0609070205080204"/>
    <w:charset w:val="80"/>
    <w:family w:val="modern"/>
    <w:pitch w:val="fixed"/>
    <w:sig w:usb0="E00002FF" w:usb1="6AC7FDFB" w:usb2="08000012" w:usb3="00000000" w:csb0="0002009F" w:csb1="00000000"/>
  </w:font>
  <w:font w:name="楷体_GB2312">
    <w:altName w:val="楷体"/>
    <w:charset w:val="86"/>
    <w:family w:val="modern"/>
    <w:pitch w:val="default"/>
    <w:sig w:usb0="00000001" w:usb1="080E0000" w:usb2="0000000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8"/>
      </w:rPr>
      <w:id w:val="-1"/>
    </w:sdtPr>
    <w:sdtContent>
      <w:p w14:paraId="6CC95C2F" w14:textId="77777777" w:rsidR="005F457E" w:rsidRDefault="00000000">
        <w:pPr>
          <w:pStyle w:val="ae"/>
          <w:framePr w:wrap="auto" w:vAnchor="text" w:hAnchor="margin" w:xAlign="center" w:y="1"/>
          <w:ind w:firstLine="360"/>
          <w:rPr>
            <w:rStyle w:val="af8"/>
          </w:rPr>
        </w:pPr>
        <w:r>
          <w:rPr>
            <w:rStyle w:val="af8"/>
          </w:rPr>
          <w:fldChar w:fldCharType="begin"/>
        </w:r>
        <w:r>
          <w:rPr>
            <w:rStyle w:val="af8"/>
          </w:rPr>
          <w:instrText xml:space="preserve"> PAGE </w:instrText>
        </w:r>
        <w:r>
          <w:rPr>
            <w:rStyle w:val="af8"/>
          </w:rPr>
          <w:fldChar w:fldCharType="end"/>
        </w:r>
      </w:p>
    </w:sdtContent>
  </w:sdt>
  <w:p w14:paraId="52F40635" w14:textId="77777777" w:rsidR="005F457E" w:rsidRDefault="00000000">
    <w:pPr>
      <w:pStyle w:val="ae"/>
      <w:ind w:right="141" w:firstLineChars="50" w:firstLine="146"/>
      <w:rPr>
        <w:rFonts w:ascii="Times New Roman" w:eastAsia="仿宋_GB2312" w:hAnsi="Times New Roman"/>
        <w:caps/>
        <w:sz w:val="28"/>
        <w:szCs w:val="28"/>
      </w:rPr>
    </w:pPr>
    <w:r>
      <w:rPr>
        <w:rFonts w:ascii="宋体" w:eastAsia="宋体" w:hAnsi="宋体"/>
        <w:caps/>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5E1D7" w14:textId="77777777" w:rsidR="005F457E" w:rsidRDefault="005F457E">
    <w:pPr>
      <w:pStyle w:val="ae"/>
      <w:framePr w:wrap="auto" w:vAnchor="text" w:hAnchor="margin" w:xAlign="center" w:y="1"/>
      <w:ind w:firstLineChars="0" w:firstLine="0"/>
      <w:rPr>
        <w:rStyle w:val="af8"/>
        <w:rFonts w:ascii="Times New Roman" w:hAnsi="Times New Roman"/>
        <w:spacing w:val="0"/>
        <w:kern w:val="2"/>
        <w:sz w:val="24"/>
        <w:szCs w:val="30"/>
      </w:rPr>
    </w:pPr>
  </w:p>
  <w:p w14:paraId="4FC6315A" w14:textId="77777777" w:rsidR="005F457E" w:rsidRDefault="005F457E">
    <w:pPr>
      <w:snapToGrid w:val="0"/>
      <w:spacing w:line="240" w:lineRule="atLeast"/>
      <w:ind w:right="141" w:firstLine="560"/>
      <w:jc w:val="right"/>
      <w:rPr>
        <w:rFonts w:ascii="仿宋_GB2312" w:eastAsia="仿宋_GB2312" w:hAnsi="宋体"/>
        <w:caps/>
        <w:sz w:val="28"/>
        <w:szCs w:val="2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98D9B" w14:textId="77777777" w:rsidR="005F457E" w:rsidRDefault="00000000">
    <w:pPr>
      <w:pStyle w:val="ae"/>
      <w:ind w:firstLine="360"/>
    </w:pPr>
    <w:r>
      <w:rPr>
        <w:noProof/>
      </w:rPr>
      <mc:AlternateContent>
        <mc:Choice Requires="wps">
          <w:drawing>
            <wp:anchor distT="0" distB="0" distL="114300" distR="114300" simplePos="0" relativeHeight="251661312" behindDoc="0" locked="0" layoutInCell="1" allowOverlap="1" wp14:anchorId="3BBCB3E9" wp14:editId="514ECE7B">
              <wp:simplePos x="0" y="0"/>
              <wp:positionH relativeFrom="margin">
                <wp:align>outside</wp:align>
              </wp:positionH>
              <wp:positionV relativeFrom="page">
                <wp:posOffset>9972675</wp:posOffset>
              </wp:positionV>
              <wp:extent cx="1828800" cy="1828800"/>
              <wp:effectExtent l="0" t="0" r="0" b="0"/>
              <wp:wrapNone/>
              <wp:docPr id="1" name="Text Box 10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1828800"/>
                      </a:xfrm>
                      <a:prstGeom prst="rect">
                        <a:avLst/>
                      </a:prstGeom>
                      <a:noFill/>
                      <a:ln>
                        <a:noFill/>
                      </a:ln>
                    </wps:spPr>
                    <wps:txbx>
                      <w:txbxContent>
                        <w:p w14:paraId="222432A1" w14:textId="77777777" w:rsidR="005F457E" w:rsidRDefault="00000000">
                          <w:pPr>
                            <w:pStyle w:val="ae"/>
                            <w:ind w:firstLine="360"/>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wps:txbx>
                    <wps:bodyPr rot="0" vert="horz" wrap="none" lIns="0" tIns="0" rIns="0" bIns="0" anchor="t" anchorCtr="0" upright="1">
                      <a:spAutoFit/>
                    </wps:bodyPr>
                  </wps:wsp>
                </a:graphicData>
              </a:graphic>
            </wp:anchor>
          </w:drawing>
        </mc:Choice>
        <mc:Fallback>
          <w:pict>
            <v:shapetype w14:anchorId="3BBCB3E9" id="_x0000_t202" coordsize="21600,21600" o:spt="202" path="m,l,21600r21600,l21600,xe">
              <v:stroke joinstyle="miter"/>
              <v:path gradientshapeok="t" o:connecttype="rect"/>
            </v:shapetype>
            <v:shape id="Text Box 1038" o:spid="_x0000_s1026" type="#_x0000_t202" style="position:absolute;left:0;text-align:left;margin-left:92.8pt;margin-top:785.25pt;width:2in;height:2in;z-index:251661312;visibility:visible;mso-wrap-style:none;mso-wrap-distance-left:9pt;mso-wrap-distance-top:0;mso-wrap-distance-right:9pt;mso-wrap-distance-bottom:0;mso-position-horizontal:outsid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" filled="f" stroked="f">
              <v:textbox style="mso-fit-shape-to-text:t" inset="0,0,0,0">
                <w:txbxContent>
                  <w:p w14:paraId="222432A1" w14:textId="77777777" w:rsidR="005F457E" w:rsidRDefault="00000000">
                    <w:pPr>
                      <w:pStyle w:val="ae"/>
                      <w:ind w:firstLine="360"/>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v:textbox>
              <w10:wrap anchorx="margin"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515C4" w14:textId="77777777" w:rsidR="005F457E" w:rsidRDefault="00000000">
    <w:pPr>
      <w:pStyle w:val="ae"/>
      <w:ind w:right="141" w:firstLineChars="0" w:firstLine="0"/>
      <w:jc w:val="center"/>
      <w:rPr>
        <w:rFonts w:ascii="Times New Roman" w:eastAsia="仿宋_GB2312" w:hAnsi="Times New Roman"/>
        <w:caps/>
        <w:sz w:val="28"/>
        <w:szCs w:val="28"/>
      </w:rPr>
    </w:pPr>
    <w:sdt>
      <w:sdtPr>
        <w:id w:val="364219040"/>
      </w:sdtPr>
      <w:sdtEndPr>
        <w:rPr>
          <w:rFonts w:ascii="Times New Roman" w:hAnsi="Times New Roman"/>
        </w:rPr>
      </w:sdtEndPr>
      <w:sdtContent>
        <w:r>
          <w:rPr>
            <w:rFonts w:ascii="Times New Roman" w:hAnsi="Times New Roman"/>
          </w:rPr>
          <w:fldChar w:fldCharType="begin"/>
        </w:r>
        <w:r>
          <w:rPr>
            <w:rFonts w:ascii="Times New Roman" w:hAnsi="Times New Roman"/>
          </w:rPr>
          <w:instrText>PAGE   \* MERGEFORMAT</w:instrText>
        </w:r>
        <w:r>
          <w:rPr>
            <w:rFonts w:ascii="Times New Roman" w:hAnsi="Times New Roman"/>
          </w:rPr>
          <w:fldChar w:fldCharType="separate"/>
        </w:r>
        <w:r>
          <w:rPr>
            <w:rFonts w:ascii="Times New Roman" w:hAnsi="Times New Roman"/>
          </w:rPr>
          <w:t>1</w:t>
        </w:r>
        <w:r>
          <w:rPr>
            <w:rFonts w:ascii="Times New Roman" w:hAnsi="Times New Roman"/>
          </w:rPr>
          <w:fldChar w:fldCharType="end"/>
        </w:r>
      </w:sdtContent>
    </w:sdt>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B3FE5" w14:textId="77777777" w:rsidR="005F457E" w:rsidRDefault="005F457E">
    <w:pPr>
      <w:snapToGrid w:val="0"/>
      <w:spacing w:line="240" w:lineRule="atLeast"/>
      <w:ind w:right="141" w:firstLine="560"/>
      <w:jc w:val="right"/>
      <w:rPr>
        <w:rFonts w:ascii="仿宋_GB2312" w:eastAsia="仿宋_GB2312" w:hAnsi="宋体"/>
        <w:caps/>
        <w:sz w:val="28"/>
        <w:szCs w:val="28"/>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2948217"/>
    </w:sdtPr>
    <w:sdtEndPr>
      <w:rPr>
        <w:rFonts w:ascii="Times New Roman" w:hAnsi="Times New Roman"/>
      </w:rPr>
    </w:sdtEndPr>
    <w:sdtContent>
      <w:p w14:paraId="472B2DB8" w14:textId="77777777" w:rsidR="005F457E" w:rsidRDefault="00000000">
        <w:pPr>
          <w:pStyle w:val="ae"/>
          <w:ind w:firstLine="360"/>
          <w:jc w:val="center"/>
          <w:rPr>
            <w:rFonts w:ascii="Times New Roman" w:hAnsi="Times New Roman"/>
          </w:rPr>
        </w:pPr>
        <w:r>
          <w:rPr>
            <w:rFonts w:ascii="Times New Roman" w:hAnsi="Times New Roman"/>
          </w:rPr>
          <w:fldChar w:fldCharType="begin"/>
        </w:r>
        <w:r>
          <w:rPr>
            <w:rFonts w:ascii="Times New Roman" w:hAnsi="Times New Roman"/>
          </w:rPr>
          <w:instrText>PAGE   \* MERGEFORMAT</w:instrText>
        </w:r>
        <w:r>
          <w:rPr>
            <w:rFonts w:ascii="Times New Roman" w:hAnsi="Times New Roman"/>
          </w:rPr>
          <w:fldChar w:fldCharType="separate"/>
        </w:r>
        <w:r>
          <w:rPr>
            <w:rFonts w:ascii="Times New Roman" w:hAnsi="Times New Roman"/>
            <w:lang w:val="zh-CN"/>
          </w:rPr>
          <w:t>1</w:t>
        </w:r>
        <w:r>
          <w:rPr>
            <w:rFonts w:ascii="Times New Roman" w:hAnsi="Times New Roman"/>
          </w:rPr>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7612097"/>
    </w:sdtPr>
    <w:sdtEndPr>
      <w:rPr>
        <w:rFonts w:ascii="Times New Roman" w:hAnsi="Times New Roman"/>
      </w:rPr>
    </w:sdtEndPr>
    <w:sdtContent>
      <w:p w14:paraId="67ACF3E9" w14:textId="77777777" w:rsidR="005F457E" w:rsidRDefault="00000000">
        <w:pPr>
          <w:pStyle w:val="ae"/>
          <w:ind w:firstLine="360"/>
          <w:jc w:val="center"/>
          <w:rPr>
            <w:rFonts w:ascii="Times New Roman" w:hAnsi="Times New Roman"/>
          </w:rPr>
        </w:pPr>
        <w:r>
          <w:rPr>
            <w:rFonts w:ascii="Times New Roman" w:hAnsi="Times New Roman"/>
          </w:rPr>
          <w:fldChar w:fldCharType="begin"/>
        </w:r>
        <w:r>
          <w:rPr>
            <w:rFonts w:ascii="Times New Roman" w:hAnsi="Times New Roman"/>
          </w:rPr>
          <w:instrText>PAGE   \* MERGEFORMAT</w:instrText>
        </w:r>
        <w:r>
          <w:rPr>
            <w:rFonts w:ascii="Times New Roman" w:hAnsi="Times New Roman"/>
          </w:rPr>
          <w:fldChar w:fldCharType="separate"/>
        </w:r>
        <w:r>
          <w:rPr>
            <w:rFonts w:ascii="Times New Roman" w:hAnsi="Times New Roman"/>
            <w:lang w:val="zh-CN"/>
          </w:rPr>
          <w:t>5</w:t>
        </w:r>
        <w:r>
          <w:rPr>
            <w:rFonts w:ascii="Times New Roman" w:hAnsi="Times New Roman"/>
          </w:rPr>
          <w:fldChar w:fldCharType="end"/>
        </w:r>
      </w:p>
    </w:sdtContent>
  </w:sdt>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5877293"/>
    </w:sdtPr>
    <w:sdtEndPr>
      <w:rPr>
        <w:rFonts w:ascii="Times New Roman" w:hAnsi="Times New Roman"/>
      </w:rPr>
    </w:sdtEndPr>
    <w:sdtContent>
      <w:p w14:paraId="06ED44A0" w14:textId="77777777" w:rsidR="005F457E" w:rsidRDefault="00000000">
        <w:pPr>
          <w:pStyle w:val="ae"/>
          <w:ind w:firstLine="360"/>
          <w:jc w:val="center"/>
          <w:rPr>
            <w:rFonts w:ascii="Times New Roman" w:hAnsi="Times New Roman"/>
          </w:rPr>
        </w:pPr>
        <w:r>
          <w:rPr>
            <w:rFonts w:ascii="Times New Roman" w:hAnsi="Times New Roman"/>
          </w:rPr>
          <w:fldChar w:fldCharType="begin"/>
        </w:r>
        <w:r>
          <w:rPr>
            <w:rFonts w:ascii="Times New Roman" w:hAnsi="Times New Roman"/>
          </w:rPr>
          <w:instrText>PAGE   \* MERGEFORMAT</w:instrText>
        </w:r>
        <w:r>
          <w:rPr>
            <w:rFonts w:ascii="Times New Roman" w:hAnsi="Times New Roman"/>
          </w:rPr>
          <w:fldChar w:fldCharType="separate"/>
        </w:r>
        <w:r>
          <w:rPr>
            <w:rFonts w:ascii="Times New Roman" w:hAnsi="Times New Roman"/>
            <w:lang w:val="zh-CN"/>
          </w:rPr>
          <w:t>19</w:t>
        </w:r>
        <w:r>
          <w:rPr>
            <w:rFonts w:ascii="Times New Roman" w:hAnsi="Times New Roman"/>
          </w:rPr>
          <w:fldChar w:fldCharType="end"/>
        </w:r>
      </w:p>
    </w:sdtContent>
  </w:sdt>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52499"/>
    </w:sdtPr>
    <w:sdtEndPr>
      <w:rPr>
        <w:rFonts w:ascii="Times New Roman" w:hAnsi="Times New Roman"/>
      </w:rPr>
    </w:sdtEndPr>
    <w:sdtContent>
      <w:p w14:paraId="0BA139AF" w14:textId="77777777" w:rsidR="005F457E" w:rsidRDefault="00000000">
        <w:pPr>
          <w:pStyle w:val="ae"/>
          <w:ind w:firstLine="360"/>
          <w:jc w:val="center"/>
          <w:rPr>
            <w:rFonts w:ascii="Times New Roman" w:hAnsi="Times New Roman"/>
          </w:rPr>
        </w:pPr>
        <w:r>
          <w:rPr>
            <w:rFonts w:ascii="Times New Roman" w:hAnsi="Times New Roman"/>
          </w:rPr>
          <w:fldChar w:fldCharType="begin"/>
        </w:r>
        <w:r>
          <w:rPr>
            <w:rFonts w:ascii="Times New Roman" w:hAnsi="Times New Roman"/>
          </w:rPr>
          <w:instrText>PAGE   \* MERGEFORMAT</w:instrText>
        </w:r>
        <w:r>
          <w:rPr>
            <w:rFonts w:ascii="Times New Roman" w:hAnsi="Times New Roman"/>
          </w:rPr>
          <w:fldChar w:fldCharType="separate"/>
        </w:r>
        <w:r>
          <w:rPr>
            <w:rFonts w:ascii="Times New Roman" w:hAnsi="Times New Roman"/>
            <w:lang w:val="zh-CN"/>
          </w:rPr>
          <w:t>104</w:t>
        </w:r>
        <w:r>
          <w:rPr>
            <w:rFonts w:ascii="Times New Roman" w:hAnsi="Times New Roman"/>
          </w:rPr>
          <w:fldChar w:fldCharType="end"/>
        </w:r>
      </w:p>
    </w:sdtContent>
  </w:sdt>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3989908"/>
    </w:sdtPr>
    <w:sdtEndPr>
      <w:rPr>
        <w:rFonts w:ascii="Times New Roman" w:hAnsi="Times New Roman"/>
      </w:rPr>
    </w:sdtEndPr>
    <w:sdtContent>
      <w:p w14:paraId="23118FC5" w14:textId="77777777" w:rsidR="005F457E" w:rsidRDefault="00000000">
        <w:pPr>
          <w:pStyle w:val="ae"/>
          <w:ind w:firstLine="360"/>
          <w:jc w:val="center"/>
          <w:rPr>
            <w:rFonts w:ascii="Times New Roman" w:hAnsi="Times New Roman"/>
          </w:rPr>
        </w:pPr>
        <w:r>
          <w:rPr>
            <w:rFonts w:ascii="Times New Roman" w:hAnsi="Times New Roman"/>
          </w:rPr>
          <w:fldChar w:fldCharType="begin"/>
        </w:r>
        <w:r>
          <w:rPr>
            <w:rFonts w:ascii="Times New Roman" w:hAnsi="Times New Roman"/>
          </w:rPr>
          <w:instrText>PAGE   \* MERGEFORMAT</w:instrText>
        </w:r>
        <w:r>
          <w:rPr>
            <w:rFonts w:ascii="Times New Roman" w:hAnsi="Times New Roman"/>
          </w:rPr>
          <w:fldChar w:fldCharType="separate"/>
        </w:r>
        <w:r>
          <w:rPr>
            <w:rFonts w:ascii="Times New Roman" w:hAnsi="Times New Roman"/>
            <w:lang w:val="zh-CN"/>
          </w:rPr>
          <w:t>94</w:t>
        </w:r>
        <w:r>
          <w:rPr>
            <w:rFonts w:ascii="Times New Roman" w:hAnsi="Times New Roman"/>
          </w:rPr>
          <w:fldChar w:fldCharType="end"/>
        </w:r>
      </w:p>
    </w:sdtContent>
  </w:sdt>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C32A2" w14:textId="77777777" w:rsidR="005F457E" w:rsidRDefault="005F457E">
    <w:pPr>
      <w:pStyle w:val="ae"/>
      <w:spacing w:line="240" w:lineRule="auto"/>
      <w:ind w:firstLineChars="0" w:firstLine="0"/>
      <w:jc w:val="center"/>
      <w:rPr>
        <w:rFonts w:ascii="仿宋_GB2312" w:eastAsia="仿宋_GB2312" w:hAnsi="宋体"/>
        <w:caps/>
        <w:sz w:val="28"/>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4A6C7" w14:textId="77777777" w:rsidR="00CE0B79" w:rsidRDefault="00CE0B79">
      <w:pPr>
        <w:spacing w:after="0" w:line="240" w:lineRule="auto"/>
        <w:ind w:firstLine="480"/>
      </w:pPr>
      <w:r>
        <w:separator/>
      </w:r>
    </w:p>
  </w:footnote>
  <w:footnote w:type="continuationSeparator" w:id="0">
    <w:p w14:paraId="6D7FFB3F" w14:textId="77777777" w:rsidR="00CE0B79" w:rsidRDefault="00CE0B79">
      <w:pPr>
        <w:spacing w:after="0" w:line="240" w:lineRule="auto"/>
        <w:ind w:firstLine="480"/>
      </w:pPr>
      <w:r>
        <w:continuationSeparator/>
      </w:r>
    </w:p>
  </w:footnote>
  <w:footnote w:id="1">
    <w:p w14:paraId="4A1C533B" w14:textId="77777777" w:rsidR="005F457E" w:rsidRDefault="00000000">
      <w:pPr>
        <w:pStyle w:val="af2"/>
        <w:spacing w:after="0" w:line="240" w:lineRule="auto"/>
        <w:ind w:firstLine="360"/>
      </w:pPr>
      <w:ins w:id="10" w:author="怡然 刘" w:date="2026-06-24T17:29:00Z">
        <w:r>
          <w:rPr>
            <w:rStyle w:val="afb"/>
          </w:rPr>
          <w:footnoteRef/>
        </w:r>
        <w:r>
          <w:t xml:space="preserve"> </w:t>
        </w:r>
      </w:ins>
      <w:ins w:id="11" w:author="怡然 刘" w:date="2026-06-24T17:30:00Z">
        <w:r>
          <w:rPr>
            <w:rFonts w:hint="eastAsia"/>
          </w:rPr>
          <w:t>由于新颁发的不动产权证（粤（</w:t>
        </w:r>
        <w:r>
          <w:rPr>
            <w:rFonts w:hint="eastAsia"/>
          </w:rPr>
          <w:t>2026</w:t>
        </w:r>
        <w:r>
          <w:rPr>
            <w:rFonts w:hint="eastAsia"/>
          </w:rPr>
          <w:t>）广州市不动产权第</w:t>
        </w:r>
        <w:r>
          <w:rPr>
            <w:rFonts w:hint="eastAsia"/>
          </w:rPr>
          <w:t>11037333</w:t>
        </w:r>
        <w:r>
          <w:rPr>
            <w:rFonts w:hint="eastAsia"/>
          </w:rPr>
          <w:t>号）未载明具体四至范围，因此沿用原产证（粤（</w:t>
        </w:r>
        <w:r>
          <w:rPr>
            <w:rFonts w:hint="eastAsia"/>
          </w:rPr>
          <w:t>2021</w:t>
        </w:r>
        <w:r>
          <w:rPr>
            <w:rFonts w:hint="eastAsia"/>
          </w:rPr>
          <w:t>）广州市不动产权第</w:t>
        </w:r>
        <w:r>
          <w:rPr>
            <w:rFonts w:hint="eastAsia"/>
          </w:rPr>
          <w:t>11015489</w:t>
        </w:r>
        <w:r>
          <w:rPr>
            <w:rFonts w:hint="eastAsia"/>
          </w:rPr>
          <w:t>号）中的相应四至范围表述；</w:t>
        </w:r>
      </w:ins>
      <w:ins w:id="12" w:author="怡然 刘" w:date="2026-06-24T17:31:00Z">
        <w:r>
          <w:rPr>
            <w:rFonts w:hint="eastAsia"/>
          </w:rPr>
          <w:t>粤府土审（</w:t>
        </w:r>
        <w:r>
          <w:rPr>
            <w:rFonts w:hint="eastAsia"/>
          </w:rPr>
          <w:t>02</w:t>
        </w:r>
        <w:r>
          <w:rPr>
            <w:rFonts w:hint="eastAsia"/>
          </w:rPr>
          <w:t>）</w:t>
        </w:r>
        <w:r>
          <w:rPr>
            <w:rFonts w:hint="eastAsia"/>
          </w:rPr>
          <w:t>[2019]163</w:t>
        </w:r>
        <w:r>
          <w:rPr>
            <w:rFonts w:hint="eastAsia"/>
          </w:rPr>
          <w:t>号为《广东省人民政府关于广州市南沙区</w:t>
        </w:r>
        <w:r>
          <w:rPr>
            <w:rFonts w:hint="eastAsia"/>
          </w:rPr>
          <w:t>2019</w:t>
        </w:r>
        <w:r>
          <w:rPr>
            <w:rFonts w:hint="eastAsia"/>
          </w:rPr>
          <w:t>年度第三十七批次城镇建设用地的批复》，属于省级征地审批文件。四至范围引用该文件代指地名，权属与发起人无关。</w:t>
        </w:r>
      </w:ins>
    </w:p>
  </w:footnote>
  <w:footnote w:id="2">
    <w:p w14:paraId="7AB78442" w14:textId="77777777" w:rsidR="005F457E" w:rsidRDefault="00000000">
      <w:pPr>
        <w:pStyle w:val="af2"/>
        <w:spacing w:after="0" w:line="240" w:lineRule="auto"/>
        <w:ind w:firstLine="360"/>
      </w:pPr>
      <w:r>
        <w:rPr>
          <w:rStyle w:val="afb"/>
        </w:rPr>
        <w:footnoteRef/>
      </w:r>
      <w:r>
        <w:t xml:space="preserve"> </w:t>
      </w:r>
      <w:r>
        <w:rPr>
          <w:rFonts w:hint="eastAsia"/>
        </w:rPr>
        <w:t>按照土地入账价值及相关费用进行分摊计算，</w:t>
      </w:r>
      <w:r>
        <w:rPr>
          <w:spacing w:val="-10"/>
        </w:rPr>
        <w:t>1</w:t>
      </w:r>
      <w:r>
        <w:rPr>
          <w:rFonts w:hint="eastAsia"/>
          <w:spacing w:val="-10"/>
        </w:rPr>
        <w:t>号楼、</w:t>
      </w:r>
      <w:r>
        <w:rPr>
          <w:spacing w:val="-10"/>
        </w:rPr>
        <w:t>2</w:t>
      </w:r>
      <w:r>
        <w:rPr>
          <w:rFonts w:hint="eastAsia"/>
          <w:spacing w:val="-10"/>
        </w:rPr>
        <w:t>号楼</w:t>
      </w:r>
      <w:r>
        <w:rPr>
          <w:rFonts w:hint="eastAsia"/>
        </w:rPr>
        <w:t>栋总投入分别为</w:t>
      </w:r>
      <w:r>
        <w:rPr>
          <w:rFonts w:hint="eastAsia"/>
        </w:rPr>
        <w:t>47,245.00</w:t>
      </w:r>
      <w:r>
        <w:rPr>
          <w:rFonts w:hint="eastAsia"/>
        </w:rPr>
        <w:t>万元、</w:t>
      </w:r>
      <w:r>
        <w:rPr>
          <w:rFonts w:hint="eastAsia"/>
        </w:rPr>
        <w:t>46,489.80</w:t>
      </w:r>
      <w:r>
        <w:rPr>
          <w:rFonts w:hint="eastAsia"/>
        </w:rPr>
        <w:t>万元。</w:t>
      </w:r>
    </w:p>
  </w:footnote>
  <w:footnote w:id="3">
    <w:p w14:paraId="13BC70AB" w14:textId="77777777" w:rsidR="005F457E" w:rsidRDefault="00000000">
      <w:pPr>
        <w:pStyle w:val="af2"/>
        <w:spacing w:after="0" w:line="240" w:lineRule="auto"/>
        <w:ind w:firstLine="360"/>
      </w:pPr>
      <w:r>
        <w:rPr>
          <w:rStyle w:val="afb"/>
        </w:rPr>
        <w:footnoteRef/>
      </w:r>
      <w:r>
        <w:t xml:space="preserve"> </w:t>
      </w:r>
      <w:r>
        <w:rPr>
          <w:rFonts w:hint="eastAsia"/>
        </w:rPr>
        <w:t>指资产组（含固定资产</w:t>
      </w:r>
      <w:r>
        <w:rPr>
          <w:rFonts w:hint="eastAsia"/>
        </w:rPr>
        <w:t>+</w:t>
      </w:r>
      <w:r>
        <w:rPr>
          <w:rFonts w:hint="eastAsia"/>
        </w:rPr>
        <w:t>无形资产</w:t>
      </w:r>
      <w:r>
        <w:rPr>
          <w:rFonts w:hint="eastAsia"/>
        </w:rPr>
        <w:t>+</w:t>
      </w:r>
      <w:r>
        <w:rPr>
          <w:rFonts w:hint="eastAsia"/>
        </w:rPr>
        <w:t>其他流动资产）的评估净值。</w:t>
      </w:r>
    </w:p>
  </w:footnote>
  <w:footnote w:id="4">
    <w:p w14:paraId="4EA18598" w14:textId="77777777" w:rsidR="005F457E" w:rsidRDefault="00000000">
      <w:pPr>
        <w:pStyle w:val="af2"/>
        <w:spacing w:after="0" w:line="240" w:lineRule="auto"/>
        <w:ind w:firstLine="360"/>
      </w:pPr>
      <w:r>
        <w:rPr>
          <w:rStyle w:val="afb"/>
        </w:rPr>
        <w:footnoteRef/>
      </w:r>
      <w:r>
        <w:t xml:space="preserve"> </w:t>
      </w:r>
      <w:r>
        <w:rPr>
          <w:rFonts w:hint="eastAsia"/>
        </w:rPr>
        <w:t>以当期目标</w:t>
      </w:r>
      <w:r>
        <w:t>不动产</w:t>
      </w:r>
      <w:r>
        <w:rPr>
          <w:rFonts w:hint="eastAsia"/>
        </w:rPr>
        <w:t>评估值为基准并考虑基金规模调整项，具体根据监管审批及询价情况而定。发售基金总额</w:t>
      </w:r>
      <w:r>
        <w:rPr>
          <w:rFonts w:hint="eastAsia"/>
        </w:rPr>
        <w:t>=</w:t>
      </w:r>
      <w:ins w:id="15" w:author="唐潇" w:date="2026-07-08T13:25:00Z">
        <w:r>
          <w:rPr>
            <w:rFonts w:hint="eastAsia"/>
          </w:rPr>
          <w:t>项目公司股权对价（</w:t>
        </w:r>
      </w:ins>
      <w:r>
        <w:t>不动产</w:t>
      </w:r>
      <w:r>
        <w:rPr>
          <w:rFonts w:hint="eastAsia"/>
        </w:rPr>
        <w:t>评估净值</w:t>
      </w:r>
      <w:r>
        <w:rPr>
          <w:rFonts w:hint="eastAsia"/>
        </w:rPr>
        <w:t>+</w:t>
      </w:r>
      <w:del w:id="16" w:author="唐潇" w:date="2026-07-08T13:25:00Z">
        <w:r>
          <w:rPr>
            <w:rFonts w:hint="eastAsia"/>
          </w:rPr>
          <w:delText>未纳入评估资产组资产净值</w:delText>
        </w:r>
      </w:del>
      <w:ins w:id="17" w:author="唐潇" w:date="2026-07-08T13:24:00Z">
        <w:r>
          <w:rPr>
            <w:rFonts w:hint="eastAsia"/>
          </w:rPr>
          <w:t>流动资产</w:t>
        </w:r>
        <w:r>
          <w:rPr>
            <w:rFonts w:hint="eastAsia"/>
          </w:rPr>
          <w:t>-</w:t>
        </w:r>
        <w:r>
          <w:rPr>
            <w:rFonts w:hint="eastAsia"/>
          </w:rPr>
          <w:t>流动负债</w:t>
        </w:r>
        <w:r>
          <w:rPr>
            <w:rFonts w:hint="eastAsia"/>
          </w:rPr>
          <w:t>-</w:t>
        </w:r>
        <w:r>
          <w:rPr>
            <w:rFonts w:hint="eastAsia"/>
          </w:rPr>
          <w:t>长期借款</w:t>
        </w:r>
      </w:ins>
      <w:ins w:id="18" w:author="唐潇" w:date="2026-07-08T13:25:00Z">
        <w:r>
          <w:rPr>
            <w:rFonts w:hint="eastAsia"/>
          </w:rPr>
          <w:t>）</w:t>
        </w:r>
      </w:ins>
      <w:r>
        <w:rPr>
          <w:rFonts w:hint="eastAsia"/>
        </w:rPr>
        <w:t>+</w:t>
      </w:r>
      <w:ins w:id="19" w:author="唐潇" w:date="2026-07-08T13:25:00Z">
        <w:r>
          <w:rPr>
            <w:rFonts w:hint="eastAsia"/>
          </w:rPr>
          <w:t>项目公司</w:t>
        </w:r>
      </w:ins>
      <w:ins w:id="20" w:author="唐潇" w:date="2026-07-08T13:26:00Z">
        <w:r>
          <w:rPr>
            <w:rFonts w:hint="eastAsia"/>
          </w:rPr>
          <w:t>债权对价（</w:t>
        </w:r>
      </w:ins>
      <w:r>
        <w:rPr>
          <w:rFonts w:hint="eastAsia"/>
        </w:rPr>
        <w:t>长期借款</w:t>
      </w:r>
      <w:ins w:id="21" w:author="唐潇" w:date="2026-07-08T13:26:00Z">
        <w:r>
          <w:rPr>
            <w:rFonts w:hint="eastAsia"/>
          </w:rPr>
          <w:t>）</w:t>
        </w:r>
      </w:ins>
      <w:r>
        <w:rPr>
          <w:rFonts w:hint="eastAsia"/>
        </w:rPr>
        <w:t>+</w:t>
      </w:r>
      <w:r>
        <w:rPr>
          <w:rFonts w:hint="eastAsia"/>
        </w:rPr>
        <w:t>基金设立过程的预留税费及费用。</w:t>
      </w:r>
    </w:p>
  </w:footnote>
  <w:footnote w:id="5">
    <w:p w14:paraId="6DA72B20" w14:textId="77777777" w:rsidR="005F457E" w:rsidDel="00964E30" w:rsidRDefault="00000000">
      <w:pPr>
        <w:pStyle w:val="af2"/>
        <w:spacing w:after="0" w:line="240" w:lineRule="auto"/>
        <w:ind w:firstLine="360"/>
        <w:rPr>
          <w:del w:id="461" w:author="Si-yuan LIU" w:date="2026-07-24T14:26:00Z" w16du:dateUtc="2026-07-24T06:26:00Z"/>
        </w:rPr>
      </w:pPr>
      <w:del w:id="462" w:author="Si-yuan LIU" w:date="2026-07-24T14:26:00Z" w16du:dateUtc="2026-07-24T06:26:00Z">
        <w:r w:rsidDel="00964E30">
          <w:rPr>
            <w:rStyle w:val="afb"/>
          </w:rPr>
          <w:footnoteRef/>
        </w:r>
        <w:r w:rsidDel="00964E30">
          <w:delText xml:space="preserve"> </w:delText>
        </w:r>
        <w:r w:rsidDel="00964E30">
          <w:rPr>
            <w:rFonts w:hint="eastAsia"/>
          </w:rPr>
          <w:delText>截至</w:delText>
        </w:r>
        <w:r w:rsidDel="00964E30">
          <w:rPr>
            <w:rFonts w:hint="eastAsia"/>
          </w:rPr>
          <w:delText>2026</w:delText>
        </w:r>
        <w:r w:rsidDel="00964E30">
          <w:rPr>
            <w:rFonts w:hint="eastAsia"/>
          </w:rPr>
          <w:delText>年</w:delText>
        </w:r>
        <w:r w:rsidDel="00964E30">
          <w:rPr>
            <w:rFonts w:hint="eastAsia"/>
          </w:rPr>
          <w:delText>3</w:delText>
        </w:r>
        <w:r w:rsidDel="00964E30">
          <w:rPr>
            <w:rFonts w:hint="eastAsia"/>
          </w:rPr>
          <w:delText>月</w:delText>
        </w:r>
        <w:r w:rsidDel="00964E30">
          <w:rPr>
            <w:rFonts w:hint="eastAsia"/>
          </w:rPr>
          <w:delText>31</w:delText>
        </w:r>
        <w:r w:rsidDel="00964E30">
          <w:rPr>
            <w:rFonts w:hint="eastAsia"/>
          </w:rPr>
          <w:delText>日，项目公司账面实际机柜数为</w:delText>
        </w:r>
        <w:r w:rsidDel="00964E30">
          <w:rPr>
            <w:rFonts w:hint="eastAsia"/>
          </w:rPr>
          <w:delText>3,061</w:delText>
        </w:r>
        <w:r w:rsidDel="00964E30">
          <w:rPr>
            <w:rFonts w:hint="eastAsia"/>
          </w:rPr>
          <w:delText>个，其中</w:delText>
        </w:r>
        <w:r w:rsidDel="00964E30">
          <w:rPr>
            <w:rFonts w:hint="eastAsia"/>
          </w:rPr>
          <w:delText>2,987</w:delText>
        </w:r>
        <w:r w:rsidDel="00964E30">
          <w:rPr>
            <w:rFonts w:hint="eastAsia"/>
          </w:rPr>
          <w:delText>个租用给百度，</w:delText>
        </w:r>
        <w:r w:rsidDel="00964E30">
          <w:rPr>
            <w:rFonts w:hint="eastAsia"/>
          </w:rPr>
          <w:delText>74</w:delText>
        </w:r>
        <w:r w:rsidDel="00964E30">
          <w:rPr>
            <w:rFonts w:hint="eastAsia"/>
          </w:rPr>
          <w:delText>个为维护项目正常运营自用。</w:delText>
        </w:r>
        <w:r w:rsidDel="00964E30">
          <w:rPr>
            <w:rFonts w:hint="eastAsia"/>
          </w:rPr>
          <w:delText>3,082</w:delText>
        </w:r>
        <w:r w:rsidDel="00964E30">
          <w:rPr>
            <w:rFonts w:hint="eastAsia"/>
          </w:rPr>
          <w:delText>个计费机柜系目前项目公司与百度科技签署的合同中约定的计费机柜</w:delText>
        </w:r>
        <w:r w:rsidDel="00964E30">
          <w:rPr>
            <w:rFonts w:hint="eastAsia"/>
            <w:color w:val="000000" w:themeColor="text1"/>
          </w:rPr>
          <w:delText>数</w:delText>
        </w:r>
        <w:r w:rsidDel="00964E30">
          <w:rPr>
            <w:rFonts w:hint="eastAsia"/>
          </w:rPr>
          <w:delText>，其中</w:delText>
        </w:r>
        <w:r w:rsidDel="00964E30">
          <w:rPr>
            <w:rFonts w:hint="eastAsia"/>
          </w:rPr>
          <w:delText>2,987</w:delText>
        </w:r>
        <w:r w:rsidDel="00964E30">
          <w:rPr>
            <w:rFonts w:hint="eastAsia"/>
          </w:rPr>
          <w:delText>个为项目公司物理机柜，</w:delText>
        </w:r>
        <w:r w:rsidDel="00964E30">
          <w:rPr>
            <w:rFonts w:hint="eastAsia"/>
          </w:rPr>
          <w:delText>95</w:delText>
        </w:r>
        <w:r w:rsidDel="00964E30">
          <w:rPr>
            <w:rFonts w:hint="eastAsia"/>
          </w:rPr>
          <w:delText>个为客户服务器一体化机柜，由客户提供；本项目预测期内保持</w:delText>
        </w:r>
        <w:r w:rsidDel="00964E30">
          <w:rPr>
            <w:rFonts w:hint="eastAsia"/>
          </w:rPr>
          <w:delText>3,082</w:delText>
        </w:r>
        <w:r w:rsidDel="00964E30">
          <w:rPr>
            <w:rFonts w:hint="eastAsia"/>
          </w:rPr>
          <w:delText>计费机柜数假设不变，且已在资本性支出预测中考虑新增购入</w:delText>
        </w:r>
        <w:r w:rsidDel="00964E30">
          <w:rPr>
            <w:rFonts w:hint="eastAsia"/>
          </w:rPr>
          <w:delText>95</w:delText>
        </w:r>
        <w:r w:rsidDel="00964E30">
          <w:rPr>
            <w:rFonts w:hint="eastAsia"/>
          </w:rPr>
          <w:delText>个机柜相关的资本性支出。</w:delText>
        </w:r>
      </w:del>
    </w:p>
  </w:footnote>
  <w:footnote w:id="6">
    <w:p w14:paraId="61D47480" w14:textId="77777777" w:rsidR="005F457E" w:rsidDel="00964E30" w:rsidRDefault="00000000">
      <w:pPr>
        <w:pStyle w:val="af2"/>
        <w:spacing w:after="0" w:line="240" w:lineRule="auto"/>
        <w:ind w:firstLine="360"/>
        <w:rPr>
          <w:del w:id="612" w:author="Si-yuan LIU" w:date="2026-07-24T14:26:00Z" w16du:dateUtc="2026-07-24T06:26:00Z"/>
        </w:rPr>
      </w:pPr>
      <w:del w:id="613" w:author="Si-yuan LIU" w:date="2026-07-24T14:26:00Z" w16du:dateUtc="2026-07-24T06:26:00Z">
        <w:r w:rsidDel="00964E30">
          <w:rPr>
            <w:rStyle w:val="afb"/>
          </w:rPr>
          <w:footnoteRef/>
        </w:r>
        <w:r w:rsidDel="00964E30">
          <w:delText xml:space="preserve"> </w:delText>
        </w:r>
        <w:r w:rsidDel="00964E30">
          <w:rPr>
            <w:rFonts w:hint="eastAsia"/>
          </w:rPr>
          <w:delText>尚未决算，为预计总投资金额。</w:delText>
        </w:r>
      </w:del>
    </w:p>
  </w:footnote>
  <w:footnote w:id="7">
    <w:p w14:paraId="1598E02B" w14:textId="77777777" w:rsidR="005F457E" w:rsidDel="00964E30" w:rsidRDefault="00000000">
      <w:pPr>
        <w:pStyle w:val="af2"/>
        <w:spacing w:after="0" w:line="240" w:lineRule="auto"/>
        <w:ind w:firstLine="360"/>
        <w:jc w:val="both"/>
        <w:rPr>
          <w:del w:id="1111" w:author="Si-yuan LIU" w:date="2026-07-24T14:26:00Z" w16du:dateUtc="2026-07-24T06:26:00Z"/>
          <w:rFonts w:cstheme="majorHAnsi"/>
        </w:rPr>
      </w:pPr>
      <w:del w:id="1112" w:author="Si-yuan LIU" w:date="2026-07-24T14:26:00Z" w16du:dateUtc="2026-07-24T06:26:00Z">
        <w:r w:rsidDel="00964E30">
          <w:rPr>
            <w:rStyle w:val="afb"/>
            <w:rFonts w:cstheme="majorHAnsi"/>
          </w:rPr>
          <w:footnoteRef/>
        </w:r>
        <w:r w:rsidDel="00964E30">
          <w:rPr>
            <w:rFonts w:cstheme="majorHAnsi"/>
          </w:rPr>
          <w:delText xml:space="preserve"> EBITDA=</w:delText>
        </w:r>
        <w:r w:rsidDel="00964E30">
          <w:rPr>
            <w:rFonts w:cstheme="majorHAnsi" w:hint="eastAsia"/>
          </w:rPr>
          <w:delText>净利润</w:delText>
        </w:r>
        <w:r w:rsidDel="00964E30">
          <w:rPr>
            <w:rFonts w:cstheme="majorHAnsi"/>
          </w:rPr>
          <w:delText>+</w:delText>
        </w:r>
        <w:r w:rsidDel="00964E30">
          <w:rPr>
            <w:rFonts w:cstheme="majorHAnsi" w:hint="eastAsia"/>
          </w:rPr>
          <w:delText>所得税费用</w:delText>
        </w:r>
        <w:r w:rsidDel="00964E30">
          <w:rPr>
            <w:rFonts w:cstheme="majorHAnsi"/>
          </w:rPr>
          <w:delText>+</w:delText>
        </w:r>
        <w:r w:rsidDel="00964E30">
          <w:rPr>
            <w:rFonts w:cstheme="majorHAnsi" w:hint="eastAsia"/>
          </w:rPr>
          <w:delText>折旧及摊销</w:delText>
        </w:r>
        <w:r w:rsidDel="00964E30">
          <w:rPr>
            <w:rFonts w:cstheme="majorHAnsi"/>
          </w:rPr>
          <w:delText>+</w:delText>
        </w:r>
        <w:r w:rsidDel="00964E30">
          <w:rPr>
            <w:rFonts w:cstheme="majorHAnsi" w:hint="eastAsia"/>
          </w:rPr>
          <w:delText>利息支出。</w:delText>
        </w:r>
      </w:del>
    </w:p>
  </w:footnote>
  <w:footnote w:id="8">
    <w:p w14:paraId="6E6C4638" w14:textId="77777777" w:rsidR="005F457E" w:rsidDel="00964E30" w:rsidRDefault="00000000">
      <w:pPr>
        <w:pStyle w:val="af2"/>
        <w:spacing w:after="0" w:line="240" w:lineRule="auto"/>
        <w:ind w:firstLine="360"/>
        <w:rPr>
          <w:del w:id="2052" w:author="Si-yuan LIU" w:date="2026-07-24T14:26:00Z" w16du:dateUtc="2026-07-24T06:26:00Z"/>
        </w:rPr>
      </w:pPr>
      <w:del w:id="2053" w:author="Si-yuan LIU" w:date="2026-07-24T14:26:00Z" w16du:dateUtc="2026-07-24T06:26:00Z">
        <w:r w:rsidDel="00964E30">
          <w:rPr>
            <w:rStyle w:val="afb"/>
          </w:rPr>
          <w:footnoteRef/>
        </w:r>
        <w:r w:rsidDel="00964E30">
          <w:delText xml:space="preserve"> </w:delText>
        </w:r>
        <w:r w:rsidDel="00964E30">
          <w:rPr>
            <w:rFonts w:hint="eastAsia"/>
          </w:rPr>
          <w:delText>2</w:delText>
        </w:r>
        <w:r w:rsidDel="00964E30">
          <w:delText>026</w:delText>
        </w:r>
        <w:r w:rsidDel="00964E30">
          <w:rPr>
            <w:rFonts w:hint="eastAsia"/>
          </w:rPr>
          <w:delText>年</w:delText>
        </w:r>
        <w:r w:rsidDel="00964E30">
          <w:rPr>
            <w:rFonts w:hint="eastAsia"/>
          </w:rPr>
          <w:delText>4</w:delText>
        </w:r>
        <w:r w:rsidDel="00964E30">
          <w:rPr>
            <w:rFonts w:hint="eastAsia"/>
          </w:rPr>
          <w:delText>月</w:delText>
        </w:r>
        <w:r w:rsidDel="00964E30">
          <w:rPr>
            <w:rFonts w:hint="eastAsia"/>
          </w:rPr>
          <w:delText>3</w:delText>
        </w:r>
        <w:r w:rsidDel="00964E30">
          <w:delText>0</w:delText>
        </w:r>
        <w:r w:rsidDel="00964E30">
          <w:rPr>
            <w:rFonts w:hint="eastAsia"/>
          </w:rPr>
          <w:delText>日，项目公司奥融科技与天津盘古云泰科技发展有限公司签订股权转让协议，受让并持有天津宸瑞</w:delText>
        </w:r>
        <w:r w:rsidDel="00964E30">
          <w:rPr>
            <w:rFonts w:hint="eastAsia"/>
          </w:rPr>
          <w:delText>9</w:delText>
        </w:r>
        <w:r w:rsidDel="00964E30">
          <w:delText>.60%</w:delText>
        </w:r>
        <w:r w:rsidDel="00964E30">
          <w:rPr>
            <w:rFonts w:hint="eastAsia"/>
          </w:rPr>
          <w:delText>的股权。奥融科技</w:delText>
        </w:r>
      </w:del>
      <w:ins w:id="2054" w:author="怡然 刘 [2]" w:date="2026-07-05T15:49:00Z">
        <w:del w:id="2055" w:author="Si-yuan LIU" w:date="2026-07-24T14:26:00Z" w16du:dateUtc="2026-07-24T06:26:00Z">
          <w:r w:rsidDel="00964E30">
            <w:rPr>
              <w:rFonts w:hint="eastAsia"/>
            </w:rPr>
            <w:delText>已</w:delText>
          </w:r>
        </w:del>
      </w:ins>
      <w:del w:id="2056" w:author="Si-yuan LIU" w:date="2026-07-24T14:26:00Z" w16du:dateUtc="2026-07-24T06:26:00Z">
        <w:r w:rsidDel="00964E30">
          <w:rPr>
            <w:rFonts w:hint="eastAsia"/>
          </w:rPr>
          <w:delText>预计于</w:delText>
        </w:r>
        <w:r w:rsidDel="00964E30">
          <w:rPr>
            <w:rFonts w:hint="eastAsia"/>
          </w:rPr>
          <w:delText>202</w:delText>
        </w:r>
      </w:del>
      <w:ins w:id="2057" w:author="怡然 刘 [2]" w:date="2026-07-05T15:49:00Z">
        <w:del w:id="2058" w:author="Si-yuan LIU" w:date="2026-07-24T14:26:00Z" w16du:dateUtc="2026-07-24T06:26:00Z">
          <w:r w:rsidDel="00964E30">
            <w:delText>6</w:delText>
          </w:r>
        </w:del>
      </w:ins>
      <w:del w:id="2059" w:author="Si-yuan LIU" w:date="2026-07-24T14:26:00Z" w16du:dateUtc="2026-07-24T06:26:00Z">
        <w:r w:rsidDel="00964E30">
          <w:rPr>
            <w:rFonts w:hint="eastAsia"/>
          </w:rPr>
          <w:delText>6</w:delText>
        </w:r>
        <w:r w:rsidDel="00964E30">
          <w:rPr>
            <w:rFonts w:hint="eastAsia"/>
          </w:rPr>
          <w:delText>年</w:delText>
        </w:r>
      </w:del>
      <w:ins w:id="2060" w:author="怡然 刘 [2]" w:date="2026-07-07T16:55:00Z">
        <w:del w:id="2061" w:author="Si-yuan LIU" w:date="2026-07-24T14:26:00Z" w16du:dateUtc="2026-07-24T06:26:00Z">
          <w:r w:rsidDel="00964E30">
            <w:delText>6</w:delText>
          </w:r>
        </w:del>
      </w:ins>
      <w:del w:id="2062" w:author="Si-yuan LIU" w:date="2026-07-24T14:26:00Z" w16du:dateUtc="2026-07-24T06:26:00Z">
        <w:r w:rsidDel="00964E30">
          <w:rPr>
            <w:rFonts w:hint="eastAsia"/>
          </w:rPr>
          <w:delText>6</w:delText>
        </w:r>
        <w:r w:rsidDel="00964E30">
          <w:rPr>
            <w:rFonts w:hint="eastAsia"/>
          </w:rPr>
          <w:delText>月</w:delText>
        </w:r>
      </w:del>
      <w:ins w:id="2063" w:author="怡然 刘 [2]" w:date="2026-07-05T15:49:00Z">
        <w:del w:id="2064" w:author="Si-yuan LIU" w:date="2026-07-24T14:26:00Z" w16du:dateUtc="2026-07-24T06:26:00Z">
          <w:r w:rsidDel="00964E30">
            <w:rPr>
              <w:rFonts w:hint="eastAsia"/>
            </w:rPr>
            <w:delText>【</w:delText>
          </w:r>
        </w:del>
      </w:ins>
      <w:ins w:id="2065" w:author="怡然 刘 [2]" w:date="2026-07-07T16:55:00Z">
        <w:del w:id="2066" w:author="Si-yuan LIU" w:date="2026-07-24T14:26:00Z" w16du:dateUtc="2026-07-24T06:26:00Z">
          <w:r w:rsidDel="00964E30">
            <w:delText>18</w:delText>
          </w:r>
        </w:del>
      </w:ins>
      <w:ins w:id="2067" w:author="怡然 刘 [2]" w:date="2026-07-05T15:49:00Z">
        <w:del w:id="2068" w:author="Si-yuan LIU" w:date="2026-07-24T14:26:00Z" w16du:dateUtc="2026-07-24T06:26:00Z">
          <w:r w:rsidDel="00964E30">
            <w:rPr>
              <w:rFonts w:hint="eastAsia"/>
            </w:rPr>
            <w:delText>】日</w:delText>
          </w:r>
        </w:del>
      </w:ins>
      <w:del w:id="2069" w:author="Si-yuan LIU" w:date="2026-07-24T14:26:00Z" w16du:dateUtc="2026-07-24T06:26:00Z">
        <w:r w:rsidDel="00964E30">
          <w:rPr>
            <w:rFonts w:hint="eastAsia"/>
          </w:rPr>
          <w:delText>末前转让</w:delText>
        </w:r>
      </w:del>
      <w:ins w:id="2070" w:author="怡然 刘 [2]" w:date="2026-07-05T15:50:00Z">
        <w:del w:id="2071" w:author="Si-yuan LIU" w:date="2026-07-24T14:26:00Z" w16du:dateUtc="2026-07-24T06:26:00Z">
          <w:r w:rsidDel="00964E30">
            <w:rPr>
              <w:rFonts w:hint="eastAsia"/>
            </w:rPr>
            <w:delText>完毕</w:delText>
          </w:r>
        </w:del>
      </w:ins>
      <w:del w:id="2072" w:author="Si-yuan LIU" w:date="2026-07-24T14:26:00Z" w16du:dateUtc="2026-07-24T06:26:00Z">
        <w:r w:rsidDel="00964E30">
          <w:rPr>
            <w:rFonts w:hint="eastAsia"/>
          </w:rPr>
          <w:delText>持有的全部天津宸瑞股权。</w:delText>
        </w:r>
      </w:del>
    </w:p>
  </w:footnote>
  <w:footnote w:id="9">
    <w:p w14:paraId="12FCB66A" w14:textId="77777777" w:rsidR="005F457E" w:rsidDel="00964E30" w:rsidRDefault="00000000">
      <w:pPr>
        <w:pStyle w:val="af2"/>
        <w:spacing w:after="0" w:line="240" w:lineRule="auto"/>
        <w:ind w:firstLine="360"/>
        <w:jc w:val="both"/>
        <w:rPr>
          <w:del w:id="2464" w:author="Si-yuan LIU" w:date="2026-07-24T14:26:00Z" w16du:dateUtc="2026-07-24T06:26:00Z"/>
        </w:rPr>
      </w:pPr>
      <w:del w:id="2465" w:author="Si-yuan LIU" w:date="2026-07-24T14:26:00Z" w16du:dateUtc="2026-07-24T06:26:00Z">
        <w:r w:rsidDel="00964E30">
          <w:rPr>
            <w:rStyle w:val="afb"/>
          </w:rPr>
          <w:footnoteRef/>
        </w:r>
        <w:r w:rsidDel="00964E30">
          <w:delText xml:space="preserve"> </w:delText>
        </w:r>
        <w:r w:rsidDel="00964E30">
          <w:rPr>
            <w:rFonts w:hint="eastAsia"/>
          </w:rPr>
          <w:delText>息税折旧摊销前利润（</w:delText>
        </w:r>
        <w:r w:rsidDel="00964E30">
          <w:delText>EBITDA</w:delText>
        </w:r>
        <w:r w:rsidDel="00964E30">
          <w:rPr>
            <w:rFonts w:hint="eastAsia"/>
          </w:rPr>
          <w:delText>）</w:delText>
        </w:r>
        <w:r w:rsidDel="00964E30">
          <w:delText>=</w:delText>
        </w:r>
        <w:r w:rsidDel="00964E30">
          <w:rPr>
            <w:rFonts w:hint="eastAsia"/>
          </w:rPr>
          <w:delText>净利润</w:delText>
        </w:r>
        <w:r w:rsidDel="00964E30">
          <w:delText>+</w:delText>
        </w:r>
        <w:r w:rsidDel="00964E30">
          <w:rPr>
            <w:rFonts w:hint="eastAsia"/>
          </w:rPr>
          <w:delText>所得税</w:delText>
        </w:r>
        <w:r w:rsidDel="00964E30">
          <w:delText>+</w:delText>
        </w:r>
        <w:r w:rsidDel="00964E30">
          <w:rPr>
            <w:rFonts w:hint="eastAsia"/>
          </w:rPr>
          <w:delText>利息费用</w:delText>
        </w:r>
        <w:r w:rsidDel="00964E30">
          <w:delText>+</w:delText>
        </w:r>
        <w:r w:rsidDel="00964E30">
          <w:rPr>
            <w:rFonts w:hint="eastAsia"/>
          </w:rPr>
          <w:delText>折旧</w:delText>
        </w:r>
        <w:r w:rsidDel="00964E30">
          <w:delText>+</w:delText>
        </w:r>
        <w:r w:rsidDel="00964E30">
          <w:rPr>
            <w:rFonts w:hint="eastAsia"/>
          </w:rPr>
          <w:delText>摊销</w:delText>
        </w:r>
      </w:del>
    </w:p>
  </w:footnote>
  <w:footnote w:id="10">
    <w:p w14:paraId="4989876E" w14:textId="77777777" w:rsidR="005F457E" w:rsidDel="00964E30" w:rsidRDefault="00000000">
      <w:pPr>
        <w:pStyle w:val="af2"/>
        <w:spacing w:after="0" w:line="240" w:lineRule="auto"/>
        <w:ind w:firstLine="360"/>
        <w:jc w:val="both"/>
        <w:rPr>
          <w:del w:id="2477" w:author="Si-yuan LIU" w:date="2026-07-24T14:26:00Z" w16du:dateUtc="2026-07-24T06:26:00Z"/>
        </w:rPr>
      </w:pPr>
      <w:del w:id="2478" w:author="Si-yuan LIU" w:date="2026-07-24T14:26:00Z" w16du:dateUtc="2026-07-24T06:26:00Z">
        <w:r w:rsidDel="00964E30">
          <w:rPr>
            <w:rStyle w:val="afb"/>
          </w:rPr>
          <w:footnoteRef/>
        </w:r>
        <w:r w:rsidDel="00964E30">
          <w:delText xml:space="preserve"> </w:delText>
        </w:r>
        <w:r w:rsidDel="00964E30">
          <w:rPr>
            <w:rFonts w:hint="eastAsia"/>
          </w:rPr>
          <w:delText>经营性净现金流</w:delText>
        </w:r>
        <w:r w:rsidDel="00964E30">
          <w:delText>=EBITDA-</w:delText>
        </w:r>
        <w:r w:rsidDel="00964E30">
          <w:rPr>
            <w:rFonts w:hint="eastAsia"/>
          </w:rPr>
          <w:delText>运营资金追加</w:delText>
        </w:r>
        <w:r w:rsidDel="00964E30">
          <w:delText>-</w:delText>
        </w:r>
        <w:r w:rsidDel="00964E30">
          <w:rPr>
            <w:rFonts w:hint="eastAsia"/>
          </w:rPr>
          <w:delText>资本性支出</w:delText>
        </w:r>
        <w:r w:rsidDel="00964E30">
          <w:delText>+</w:delText>
        </w:r>
        <w:r w:rsidDel="00964E30">
          <w:rPr>
            <w:rFonts w:hint="eastAsia"/>
          </w:rPr>
          <w:delText>期末运营资金回收</w:delText>
        </w:r>
      </w:del>
    </w:p>
  </w:footnote>
  <w:footnote w:id="11">
    <w:p w14:paraId="7A91B620" w14:textId="77777777" w:rsidR="005F457E" w:rsidDel="00964E30" w:rsidRDefault="00000000">
      <w:pPr>
        <w:pStyle w:val="af2"/>
        <w:spacing w:after="0" w:line="240" w:lineRule="auto"/>
        <w:ind w:firstLine="360"/>
        <w:jc w:val="both"/>
        <w:rPr>
          <w:del w:id="2863" w:author="Si-yuan LIU" w:date="2026-07-24T14:26:00Z" w16du:dateUtc="2026-07-24T06:26:00Z"/>
        </w:rPr>
      </w:pPr>
      <w:del w:id="2864" w:author="Si-yuan LIU" w:date="2026-07-24T14:26:00Z" w16du:dateUtc="2026-07-24T06:26:00Z">
        <w:r w:rsidDel="00964E30">
          <w:rPr>
            <w:rStyle w:val="afb"/>
          </w:rPr>
          <w:footnoteRef/>
        </w:r>
        <w:r w:rsidDel="00964E30">
          <w:rPr>
            <w:rStyle w:val="afb"/>
          </w:rPr>
          <w:delText xml:space="preserve"> </w:delText>
        </w:r>
        <w:r w:rsidDel="00964E30">
          <w:rPr>
            <w:rFonts w:hint="eastAsia"/>
          </w:rPr>
          <w:delText>项目公司</w:delText>
        </w:r>
        <w:r w:rsidDel="00964E30">
          <w:delText>已完成与百度</w:delText>
        </w:r>
        <w:r w:rsidDel="00964E30">
          <w:rPr>
            <w:rFonts w:hint="eastAsia"/>
          </w:rPr>
          <w:delText>科技</w:delText>
        </w:r>
        <w:r w:rsidDel="00964E30">
          <w:delText>关于合同续签的沟通，</w:delText>
        </w:r>
        <w:r w:rsidDel="00964E30">
          <w:rPr>
            <w:rFonts w:hint="eastAsia"/>
          </w:rPr>
          <w:delText>目前处于内部审核环节，预计于</w:delText>
        </w:r>
        <w:r w:rsidDel="00964E30">
          <w:rPr>
            <w:rFonts w:hint="eastAsia"/>
          </w:rPr>
          <w:delText>2026</w:delText>
        </w:r>
        <w:r w:rsidDel="00964E30">
          <w:rPr>
            <w:rFonts w:hint="eastAsia"/>
          </w:rPr>
          <w:delText>年</w:delText>
        </w:r>
        <w:r w:rsidDel="00964E30">
          <w:rPr>
            <w:rFonts w:hint="eastAsia"/>
          </w:rPr>
          <w:delText>6</w:delText>
        </w:r>
        <w:r w:rsidDel="00964E30">
          <w:rPr>
            <w:rFonts w:hint="eastAsia"/>
          </w:rPr>
          <w:delText>月完成续签合同的签署，</w:delText>
        </w:r>
        <w:r w:rsidDel="00964E30">
          <w:delText>更新后的合同到期日为</w:delText>
        </w:r>
        <w:r w:rsidDel="00964E30">
          <w:delText>2029</w:delText>
        </w:r>
        <w:r w:rsidDel="00964E30">
          <w:delText>年</w:delText>
        </w:r>
        <w:r w:rsidDel="00964E30">
          <w:delText>12</w:delText>
        </w:r>
        <w:r w:rsidDel="00964E30">
          <w:delText>月</w:delText>
        </w:r>
        <w:r w:rsidDel="00964E30">
          <w:delText>31</w:delText>
        </w:r>
        <w:r w:rsidDel="00964E30">
          <w:delText>日</w:delText>
        </w:r>
        <w:r w:rsidDel="00964E30">
          <w:rPr>
            <w:rFonts w:hint="eastAsia"/>
          </w:rPr>
          <w:delText>。</w:delText>
        </w:r>
      </w:del>
    </w:p>
  </w:footnote>
  <w:footnote w:id="12">
    <w:p w14:paraId="770FB0D7" w14:textId="77777777" w:rsidR="005F457E" w:rsidDel="00964E30" w:rsidRDefault="00000000">
      <w:pPr>
        <w:pStyle w:val="af2"/>
        <w:spacing w:after="0" w:line="240" w:lineRule="auto"/>
        <w:ind w:firstLine="360"/>
        <w:jc w:val="both"/>
        <w:rPr>
          <w:del w:id="2874" w:author="Si-yuan LIU" w:date="2026-07-24T14:26:00Z" w16du:dateUtc="2026-07-24T06:26:00Z"/>
        </w:rPr>
      </w:pPr>
      <w:del w:id="2875" w:author="Si-yuan LIU" w:date="2026-07-24T14:26:00Z" w16du:dateUtc="2026-07-24T06:26:00Z">
        <w:r w:rsidDel="00964E30">
          <w:rPr>
            <w:rStyle w:val="afb"/>
          </w:rPr>
          <w:footnoteRef/>
        </w:r>
        <w:r w:rsidDel="00964E30">
          <w:rPr>
            <w:rStyle w:val="afb"/>
          </w:rPr>
          <w:delText xml:space="preserve"> </w:delText>
        </w:r>
        <w:r w:rsidDel="00964E30">
          <w:rPr>
            <w:rFonts w:hint="eastAsia"/>
          </w:rPr>
          <w:delText>当前有效的</w:delText>
        </w:r>
        <w:r w:rsidDel="00964E30">
          <w:delText>基础设施项目</w:delText>
        </w:r>
        <w:r w:rsidDel="00964E30">
          <w:rPr>
            <w:rFonts w:hint="eastAsia"/>
          </w:rPr>
          <w:delText>与</w:delText>
        </w:r>
        <w:r w:rsidDel="00964E30">
          <w:delText>广州移动</w:delText>
        </w:r>
        <w:r w:rsidDel="00964E30">
          <w:rPr>
            <w:rFonts w:hint="eastAsia"/>
          </w:rPr>
          <w:delText>的业务合同约定，</w:delText>
        </w:r>
        <w:r w:rsidDel="00964E30">
          <w:delText>若合同到期后，双方如无异议</w:delText>
        </w:r>
        <w:r w:rsidDel="00964E30">
          <w:rPr>
            <w:rFonts w:hint="eastAsia"/>
          </w:rPr>
          <w:delText>，</w:delText>
        </w:r>
        <w:r w:rsidDel="00964E30">
          <w:delText>自动续约一年，</w:delText>
        </w:r>
        <w:r w:rsidDel="00964E30">
          <w:rPr>
            <w:rFonts w:hint="eastAsia"/>
          </w:rPr>
          <w:delText>目前</w:delText>
        </w:r>
        <w:r w:rsidDel="00964E30">
          <w:delText>基础设施项目</w:delText>
        </w:r>
        <w:r w:rsidDel="00964E30">
          <w:rPr>
            <w:rFonts w:hint="eastAsia"/>
          </w:rPr>
          <w:delText>正积极沟通客户进行</w:delText>
        </w:r>
        <w:r w:rsidDel="00964E30">
          <w:delText>业务合同</w:delText>
        </w:r>
        <w:r w:rsidDel="00964E30">
          <w:rPr>
            <w:rFonts w:hint="eastAsia"/>
          </w:rPr>
          <w:delText>续签相关事宜。</w:delText>
        </w:r>
      </w:del>
    </w:p>
  </w:footnote>
  <w:footnote w:id="13">
    <w:p w14:paraId="00FD8FDD" w14:textId="77777777" w:rsidR="005F457E" w:rsidDel="00964E30" w:rsidRDefault="00000000">
      <w:pPr>
        <w:pStyle w:val="af2"/>
        <w:spacing w:after="0" w:line="240" w:lineRule="auto"/>
        <w:ind w:firstLine="360"/>
        <w:rPr>
          <w:del w:id="3196" w:author="Si-yuan LIU" w:date="2026-07-24T14:26:00Z" w16du:dateUtc="2026-07-24T06:26:00Z"/>
        </w:rPr>
      </w:pPr>
      <w:del w:id="3197" w:author="Si-yuan LIU" w:date="2026-07-24T14:26:00Z" w16du:dateUtc="2026-07-24T06:26:00Z">
        <w:r w:rsidDel="00964E30">
          <w:rPr>
            <w:rStyle w:val="afb"/>
          </w:rPr>
          <w:footnoteRef/>
        </w:r>
        <w:r w:rsidDel="00964E30">
          <w:delText xml:space="preserve"> </w:delText>
        </w:r>
        <w:r w:rsidDel="00964E30">
          <w:rPr>
            <w:rFonts w:hint="eastAsia"/>
          </w:rPr>
          <w:delText>账面净值</w:delText>
        </w:r>
        <w:r w:rsidDel="00964E30">
          <w:rPr>
            <w:rFonts w:hint="eastAsia"/>
          </w:rPr>
          <w:delText>=</w:delText>
        </w:r>
        <w:r w:rsidDel="00964E30">
          <w:rPr>
            <w:rFonts w:hint="eastAsia"/>
          </w:rPr>
          <w:delText>固定资产</w:delText>
        </w:r>
        <w:r w:rsidDel="00964E30">
          <w:rPr>
            <w:rFonts w:hint="eastAsia"/>
          </w:rPr>
          <w:delText>+</w:delText>
        </w:r>
        <w:r w:rsidDel="00964E30">
          <w:rPr>
            <w:rFonts w:hint="eastAsia"/>
          </w:rPr>
          <w:delText>无形资产</w:delText>
        </w:r>
        <w:r w:rsidDel="00964E30">
          <w:rPr>
            <w:rFonts w:hint="eastAsia"/>
          </w:rPr>
          <w:delText>+</w:delText>
        </w:r>
        <w:r w:rsidDel="00964E30">
          <w:rPr>
            <w:rFonts w:hint="eastAsia"/>
          </w:rPr>
          <w:delText>其他流动资产（期末留底退税额）</w:delText>
        </w:r>
      </w:del>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A432C" w14:textId="77777777" w:rsidR="005F457E" w:rsidRDefault="00000000">
    <w:pPr>
      <w:pStyle w:val="af0"/>
      <w:pBdr>
        <w:bottom w:val="none" w:sz="0" w:space="0" w:color="auto"/>
      </w:pBdr>
      <w:ind w:firstLine="360"/>
    </w:pPr>
    <w:r>
      <w:pict w14:anchorId="3A3C1A2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461994" o:spid="_x0000_s1026" type="#_x0000_t136" alt="" style="position:absolute;left:0;text-align:left;margin-left:0;margin-top:0;width:561.15pt;height:213.3pt;z-index:-251657216;mso-wrap-edited:f;mso-width-percent:0;mso-height-percent:0;mso-position-horizontal:center;mso-position-horizontal-relative:margin;mso-position-vertical:center;mso-position-vertical-relative:margin;mso-width-percent:0;mso-height-percent:0;mso-width-relative:page;mso-height-relative:page" fillcolor="silver" stroked="f">
          <v:fill opacity="19660f"/>
          <v:textpath style="font-family:&quot;宋体&quot;;font-size:212pt" trim="t" fitpath="t" string="投资司"/>
          <o:lock v:ext="edit" aspectratio="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41430" w14:textId="77777777" w:rsidR="005F457E" w:rsidRDefault="005F457E">
    <w:pPr>
      <w:pStyle w:val="af0"/>
      <w:pBdr>
        <w:bottom w:val="none" w:sz="0" w:space="0" w:color="auto"/>
      </w:pBdr>
      <w:ind w:firstLine="584"/>
      <w:jc w:val="left"/>
      <w:rPr>
        <w:rFonts w:ascii="方正黑体_GBK" w:eastAsia="方正黑体_GBK" w:hAnsi="方正黑体_GBK" w:cs="方正黑体_GBK"/>
        <w:sz w:val="28"/>
        <w:szCs w:val="2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020FE" w14:textId="77777777" w:rsidR="005F457E" w:rsidRDefault="00000000">
    <w:pPr>
      <w:pStyle w:val="af0"/>
      <w:pBdr>
        <w:bottom w:val="none" w:sz="0" w:space="0" w:color="auto"/>
      </w:pBdr>
      <w:ind w:firstLine="584"/>
      <w:jc w:val="left"/>
      <w:rPr>
        <w:rFonts w:ascii="方正黑体_GBK" w:eastAsia="方正黑体_GBK" w:hAnsi="方正黑体_GBK" w:cs="方正黑体_GBK"/>
        <w:sz w:val="28"/>
        <w:szCs w:val="28"/>
      </w:rPr>
    </w:pPr>
    <w:r>
      <w:rPr>
        <w:rFonts w:ascii="方正黑体_GBK" w:eastAsia="方正黑体_GBK" w:hAnsi="方正黑体_GBK" w:cs="方正黑体_GBK" w:hint="eastAsia"/>
        <w:sz w:val="28"/>
        <w:szCs w:val="28"/>
      </w:rPr>
      <w:t>内部资料 会后收回</w:t>
    </w:r>
  </w:p>
  <w:p w14:paraId="718EA66F" w14:textId="77777777" w:rsidR="005F457E" w:rsidRDefault="00000000">
    <w:pPr>
      <w:pStyle w:val="af0"/>
      <w:pBdr>
        <w:bottom w:val="none" w:sz="0" w:space="1" w:color="auto"/>
      </w:pBdr>
      <w:ind w:firstLine="360"/>
    </w:pPr>
    <w:r>
      <w:pict w14:anchorId="777EE00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381029" o:spid="_x0000_s1025" type="#_x0000_t136" alt="" style="position:absolute;left:0;text-align:left;margin-left:0;margin-top:0;width:561.15pt;height:213.3pt;z-index:-251656192;mso-wrap-edited:f;mso-width-percent:0;mso-height-percent:0;mso-position-horizontal:center;mso-position-horizontal-relative:margin;mso-position-vertical:center;mso-position-vertical-relative:margin;mso-width-percent:0;mso-height-percent:0;mso-width-relative:page;mso-height-relative:page" fillcolor="silver" stroked="f">
          <v:fill opacity="19660f"/>
          <v:textpath style="font-family:&quot;宋体&quot;;font-size:212pt" trim="t" fitpath="t" string="王艳丽"/>
          <o:lock v:ext="edit" aspectratio="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225ED6E"/>
    <w:multiLevelType w:val="singleLevel"/>
    <w:tmpl w:val="B225ED6E"/>
    <w:lvl w:ilvl="0">
      <w:start w:val="2"/>
      <w:numFmt w:val="decimal"/>
      <w:suff w:val="nothing"/>
      <w:lvlText w:val="（%1）"/>
      <w:lvlJc w:val="left"/>
    </w:lvl>
  </w:abstractNum>
  <w:abstractNum w:abstractNumId="1" w15:restartNumberingAfterBreak="0">
    <w:nsid w:val="BF67969F"/>
    <w:multiLevelType w:val="singleLevel"/>
    <w:tmpl w:val="BF67969F"/>
    <w:lvl w:ilvl="0">
      <w:start w:val="8"/>
      <w:numFmt w:val="decimal"/>
      <w:suff w:val="nothing"/>
      <w:lvlText w:val="%1）"/>
      <w:lvlJc w:val="left"/>
    </w:lvl>
  </w:abstractNum>
  <w:abstractNum w:abstractNumId="2" w15:restartNumberingAfterBreak="0">
    <w:nsid w:val="DFD58B67"/>
    <w:multiLevelType w:val="singleLevel"/>
    <w:tmpl w:val="DFD58B67"/>
    <w:lvl w:ilvl="0">
      <w:start w:val="1"/>
      <w:numFmt w:val="decimal"/>
      <w:suff w:val="nothing"/>
      <w:lvlText w:val="（%1）"/>
      <w:lvlJc w:val="left"/>
    </w:lvl>
  </w:abstractNum>
  <w:abstractNum w:abstractNumId="3" w15:restartNumberingAfterBreak="0">
    <w:nsid w:val="E38BC68B"/>
    <w:multiLevelType w:val="singleLevel"/>
    <w:tmpl w:val="E38BC68B"/>
    <w:lvl w:ilvl="0">
      <w:start w:val="1"/>
      <w:numFmt w:val="decimal"/>
      <w:suff w:val="nothing"/>
      <w:lvlText w:val="%1）"/>
      <w:lvlJc w:val="left"/>
    </w:lvl>
  </w:abstractNum>
  <w:abstractNum w:abstractNumId="4" w15:restartNumberingAfterBreak="0">
    <w:nsid w:val="FBEBC73D"/>
    <w:multiLevelType w:val="singleLevel"/>
    <w:tmpl w:val="FBEBC73D"/>
    <w:lvl w:ilvl="0">
      <w:start w:val="2"/>
      <w:numFmt w:val="decimal"/>
      <w:suff w:val="nothing"/>
      <w:lvlText w:val="（%1）"/>
      <w:lvlJc w:val="left"/>
    </w:lvl>
  </w:abstractNum>
  <w:abstractNum w:abstractNumId="5" w15:restartNumberingAfterBreak="0">
    <w:nsid w:val="FFFEE9D7"/>
    <w:multiLevelType w:val="singleLevel"/>
    <w:tmpl w:val="FFFEE9D7"/>
    <w:lvl w:ilvl="0">
      <w:start w:val="1"/>
      <w:numFmt w:val="decimal"/>
      <w:suff w:val="space"/>
      <w:lvlText w:val="%1."/>
      <w:lvlJc w:val="left"/>
    </w:lvl>
  </w:abstractNum>
  <w:abstractNum w:abstractNumId="6" w15:restartNumberingAfterBreak="0">
    <w:nsid w:val="3DC444EF"/>
    <w:multiLevelType w:val="multilevel"/>
    <w:tmpl w:val="3DC444EF"/>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7" w15:restartNumberingAfterBreak="0">
    <w:nsid w:val="6AE531B3"/>
    <w:multiLevelType w:val="multilevel"/>
    <w:tmpl w:val="6AE531B3"/>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num w:numId="1" w16cid:durableId="1825047812">
    <w:abstractNumId w:val="5"/>
  </w:num>
  <w:num w:numId="2" w16cid:durableId="1146895343">
    <w:abstractNumId w:val="2"/>
  </w:num>
  <w:num w:numId="3" w16cid:durableId="2121871682">
    <w:abstractNumId w:val="3"/>
  </w:num>
  <w:num w:numId="4" w16cid:durableId="1638871584">
    <w:abstractNumId w:val="4"/>
  </w:num>
  <w:num w:numId="5" w16cid:durableId="1511945658">
    <w:abstractNumId w:val="1"/>
  </w:num>
  <w:num w:numId="6" w16cid:durableId="807361807">
    <w:abstractNumId w:val="7"/>
  </w:num>
  <w:num w:numId="7" w16cid:durableId="256914316">
    <w:abstractNumId w:val="6"/>
  </w:num>
  <w:num w:numId="8" w16cid:durableId="155407685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乃达 郜">
    <w15:presenceInfo w15:providerId="Windows Live" w15:userId="ec32609b1c355116"/>
  </w15:person>
  <w15:person w15:author="怡然 刘">
    <w15:presenceInfo w15:providerId="None" w15:userId="怡然 刘"/>
  </w15:person>
  <w15:person w15:author="Kelly Tan">
    <w15:presenceInfo w15:providerId="Windows Live" w15:userId="69210c4d10c60403"/>
  </w15:person>
  <w15:person w15:author="唐潇">
    <w15:presenceInfo w15:providerId="None" w15:userId="唐潇"/>
  </w15:person>
  <w15:person w15:author="胡琳">
    <w15:presenceInfo w15:providerId="None" w15:userId="胡琳"/>
  </w15:person>
  <w15:person w15:author="怡然 刘 [2]">
    <w15:presenceInfo w15:providerId="Windows Live" w15:userId="d68cfcadc03c0541"/>
  </w15:person>
  <w15:person w15:author="Si-yuan LIU">
    <w15:presenceInfo w15:providerId="Windows Live" w15:userId="e1af015538bba71f"/>
  </w15:person>
  <w15:person w15:author="Bentayga-">
    <w15:presenceInfo w15:providerId="None" w15:userId="Bentayga-"/>
  </w15:person>
  <w15:person w15:author="Jiaxing Cui">
    <w15:presenceInfo w15:providerId="Windows Live" w15:userId="e3cf0e8a09122616"/>
  </w15:person>
  <w15:person w15:author="Da Feng0702">
    <w15:presenceInfo w15:providerId="None" w15:userId="Da Feng0702"/>
  </w15:person>
  <w15:person w15:author="王艺霏">
    <w15:presenceInfo w15:providerId="None" w15:userId="王艺霏"/>
  </w15:person>
  <w15:person w15:author="晨豪 徐">
    <w15:presenceInfo w15:providerId="Windows Live" w15:userId="4a6562c209353739"/>
  </w15:person>
  <w15:person w15:author="筱澄">
    <w15:presenceInfo w15:providerId="None" w15:userId="筱澄"/>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bordersDoNotSurroundHeader/>
  <w:bordersDoNotSurroundFooter/>
  <w:trackRevisions/>
  <w:documentProtection w:edit="trackedChanges" w:enforcement="0"/>
  <w:defaultTabStop w:val="420"/>
  <w:drawingGridHorizontalSpacing w:val="150"/>
  <w:drawingGridVerticalSpacing w:val="294"/>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0536"/>
    <w:rsid w:val="00003454"/>
    <w:rsid w:val="00004369"/>
    <w:rsid w:val="0000533B"/>
    <w:rsid w:val="00007500"/>
    <w:rsid w:val="00010788"/>
    <w:rsid w:val="00011865"/>
    <w:rsid w:val="00013FE9"/>
    <w:rsid w:val="0001488D"/>
    <w:rsid w:val="00015B79"/>
    <w:rsid w:val="00015CDF"/>
    <w:rsid w:val="00020571"/>
    <w:rsid w:val="00020E30"/>
    <w:rsid w:val="0002105F"/>
    <w:rsid w:val="00021FB8"/>
    <w:rsid w:val="00022D8C"/>
    <w:rsid w:val="00024792"/>
    <w:rsid w:val="00024A3F"/>
    <w:rsid w:val="00024AFC"/>
    <w:rsid w:val="00025BBA"/>
    <w:rsid w:val="0002615A"/>
    <w:rsid w:val="000317E6"/>
    <w:rsid w:val="00035721"/>
    <w:rsid w:val="000359DF"/>
    <w:rsid w:val="0003642D"/>
    <w:rsid w:val="00036528"/>
    <w:rsid w:val="0003705A"/>
    <w:rsid w:val="00040517"/>
    <w:rsid w:val="0004103C"/>
    <w:rsid w:val="00041AA0"/>
    <w:rsid w:val="000420C6"/>
    <w:rsid w:val="0004225D"/>
    <w:rsid w:val="00042C5E"/>
    <w:rsid w:val="00043326"/>
    <w:rsid w:val="00043617"/>
    <w:rsid w:val="000508CC"/>
    <w:rsid w:val="0005091A"/>
    <w:rsid w:val="000509F7"/>
    <w:rsid w:val="00050A58"/>
    <w:rsid w:val="000517C7"/>
    <w:rsid w:val="00051F0E"/>
    <w:rsid w:val="0005266B"/>
    <w:rsid w:val="00052C3B"/>
    <w:rsid w:val="00055A33"/>
    <w:rsid w:val="00055EBD"/>
    <w:rsid w:val="00055F16"/>
    <w:rsid w:val="000615ED"/>
    <w:rsid w:val="0006179A"/>
    <w:rsid w:val="00061A8B"/>
    <w:rsid w:val="0006312B"/>
    <w:rsid w:val="0006354B"/>
    <w:rsid w:val="00063671"/>
    <w:rsid w:val="00066158"/>
    <w:rsid w:val="0006790E"/>
    <w:rsid w:val="0007037D"/>
    <w:rsid w:val="0007100A"/>
    <w:rsid w:val="00072864"/>
    <w:rsid w:val="00073675"/>
    <w:rsid w:val="00073FF0"/>
    <w:rsid w:val="0007471F"/>
    <w:rsid w:val="000751D4"/>
    <w:rsid w:val="00077070"/>
    <w:rsid w:val="000773B7"/>
    <w:rsid w:val="00077C5E"/>
    <w:rsid w:val="00077E52"/>
    <w:rsid w:val="00080301"/>
    <w:rsid w:val="00080A77"/>
    <w:rsid w:val="00083E86"/>
    <w:rsid w:val="00085FAC"/>
    <w:rsid w:val="00090962"/>
    <w:rsid w:val="000913A6"/>
    <w:rsid w:val="0009148A"/>
    <w:rsid w:val="00091701"/>
    <w:rsid w:val="00091EA9"/>
    <w:rsid w:val="00095FCE"/>
    <w:rsid w:val="00096DEA"/>
    <w:rsid w:val="00096F70"/>
    <w:rsid w:val="000A3547"/>
    <w:rsid w:val="000A361D"/>
    <w:rsid w:val="000A5AF3"/>
    <w:rsid w:val="000A64D7"/>
    <w:rsid w:val="000A6E0E"/>
    <w:rsid w:val="000A77C6"/>
    <w:rsid w:val="000A7912"/>
    <w:rsid w:val="000B0450"/>
    <w:rsid w:val="000B0D5B"/>
    <w:rsid w:val="000B192F"/>
    <w:rsid w:val="000B1E56"/>
    <w:rsid w:val="000B2BE9"/>
    <w:rsid w:val="000B2CF7"/>
    <w:rsid w:val="000B3BF6"/>
    <w:rsid w:val="000B3C9C"/>
    <w:rsid w:val="000B45B0"/>
    <w:rsid w:val="000B48F3"/>
    <w:rsid w:val="000B7CE6"/>
    <w:rsid w:val="000C0591"/>
    <w:rsid w:val="000C0D31"/>
    <w:rsid w:val="000C2D8F"/>
    <w:rsid w:val="000D0D35"/>
    <w:rsid w:val="000D1ABE"/>
    <w:rsid w:val="000D1E8F"/>
    <w:rsid w:val="000D2748"/>
    <w:rsid w:val="000D40D1"/>
    <w:rsid w:val="000D655A"/>
    <w:rsid w:val="000D6D93"/>
    <w:rsid w:val="000D70E9"/>
    <w:rsid w:val="000D7E2E"/>
    <w:rsid w:val="000E024D"/>
    <w:rsid w:val="000E0B38"/>
    <w:rsid w:val="000E1308"/>
    <w:rsid w:val="000E13B6"/>
    <w:rsid w:val="000E1B7C"/>
    <w:rsid w:val="000E3901"/>
    <w:rsid w:val="000E4C92"/>
    <w:rsid w:val="000E5AB9"/>
    <w:rsid w:val="000E5D8F"/>
    <w:rsid w:val="000E5F0B"/>
    <w:rsid w:val="000F1D11"/>
    <w:rsid w:val="000F2302"/>
    <w:rsid w:val="000F335A"/>
    <w:rsid w:val="000F4009"/>
    <w:rsid w:val="000F41CF"/>
    <w:rsid w:val="000F4C30"/>
    <w:rsid w:val="000F668A"/>
    <w:rsid w:val="000F716E"/>
    <w:rsid w:val="00103629"/>
    <w:rsid w:val="0010618B"/>
    <w:rsid w:val="00110EC2"/>
    <w:rsid w:val="0011320B"/>
    <w:rsid w:val="001145A7"/>
    <w:rsid w:val="00115E02"/>
    <w:rsid w:val="00116000"/>
    <w:rsid w:val="00116B18"/>
    <w:rsid w:val="00117843"/>
    <w:rsid w:val="00117BD3"/>
    <w:rsid w:val="00120690"/>
    <w:rsid w:val="001237C0"/>
    <w:rsid w:val="00123913"/>
    <w:rsid w:val="00124F2E"/>
    <w:rsid w:val="00127D97"/>
    <w:rsid w:val="0013156A"/>
    <w:rsid w:val="00132BD1"/>
    <w:rsid w:val="00133936"/>
    <w:rsid w:val="00134B7A"/>
    <w:rsid w:val="00135761"/>
    <w:rsid w:val="00136D9D"/>
    <w:rsid w:val="0014101B"/>
    <w:rsid w:val="00141EC6"/>
    <w:rsid w:val="0014279E"/>
    <w:rsid w:val="0014391C"/>
    <w:rsid w:val="001447D8"/>
    <w:rsid w:val="00145058"/>
    <w:rsid w:val="001451DE"/>
    <w:rsid w:val="00154483"/>
    <w:rsid w:val="00160C43"/>
    <w:rsid w:val="0016123C"/>
    <w:rsid w:val="001622F6"/>
    <w:rsid w:val="00162915"/>
    <w:rsid w:val="001633A6"/>
    <w:rsid w:val="001636C6"/>
    <w:rsid w:val="00163AA1"/>
    <w:rsid w:val="00164F4C"/>
    <w:rsid w:val="00165FA1"/>
    <w:rsid w:val="00166947"/>
    <w:rsid w:val="00166AD7"/>
    <w:rsid w:val="00167C15"/>
    <w:rsid w:val="00171907"/>
    <w:rsid w:val="00172A27"/>
    <w:rsid w:val="00172C72"/>
    <w:rsid w:val="00172E50"/>
    <w:rsid w:val="00173B36"/>
    <w:rsid w:val="00174DA7"/>
    <w:rsid w:val="0018074F"/>
    <w:rsid w:val="001819EF"/>
    <w:rsid w:val="00181B66"/>
    <w:rsid w:val="00182782"/>
    <w:rsid w:val="00182AF9"/>
    <w:rsid w:val="00184978"/>
    <w:rsid w:val="00185FCF"/>
    <w:rsid w:val="00187EF6"/>
    <w:rsid w:val="00192CDD"/>
    <w:rsid w:val="00193836"/>
    <w:rsid w:val="00194E0B"/>
    <w:rsid w:val="001958EA"/>
    <w:rsid w:val="001962A6"/>
    <w:rsid w:val="00196454"/>
    <w:rsid w:val="00196784"/>
    <w:rsid w:val="00197583"/>
    <w:rsid w:val="001A0AC6"/>
    <w:rsid w:val="001A34FD"/>
    <w:rsid w:val="001A379D"/>
    <w:rsid w:val="001A5A95"/>
    <w:rsid w:val="001A5C5A"/>
    <w:rsid w:val="001B21E2"/>
    <w:rsid w:val="001B27A1"/>
    <w:rsid w:val="001B6FBC"/>
    <w:rsid w:val="001B79D7"/>
    <w:rsid w:val="001C04F2"/>
    <w:rsid w:val="001C04F7"/>
    <w:rsid w:val="001C09DA"/>
    <w:rsid w:val="001C1144"/>
    <w:rsid w:val="001C3895"/>
    <w:rsid w:val="001C51F2"/>
    <w:rsid w:val="001C6424"/>
    <w:rsid w:val="001C7DE8"/>
    <w:rsid w:val="001D16FF"/>
    <w:rsid w:val="001D39F2"/>
    <w:rsid w:val="001D48A9"/>
    <w:rsid w:val="001D4C3C"/>
    <w:rsid w:val="001D712C"/>
    <w:rsid w:val="001E4906"/>
    <w:rsid w:val="001E5835"/>
    <w:rsid w:val="001E5BA4"/>
    <w:rsid w:val="001E5EA0"/>
    <w:rsid w:val="001E627E"/>
    <w:rsid w:val="001F3600"/>
    <w:rsid w:val="001F57B6"/>
    <w:rsid w:val="001F5DBB"/>
    <w:rsid w:val="002028C3"/>
    <w:rsid w:val="002052F0"/>
    <w:rsid w:val="002063EB"/>
    <w:rsid w:val="002071C2"/>
    <w:rsid w:val="00210CA2"/>
    <w:rsid w:val="00214319"/>
    <w:rsid w:val="00215068"/>
    <w:rsid w:val="002171E6"/>
    <w:rsid w:val="00217DBE"/>
    <w:rsid w:val="002210A3"/>
    <w:rsid w:val="00222BB9"/>
    <w:rsid w:val="00223C40"/>
    <w:rsid w:val="00226B9E"/>
    <w:rsid w:val="00226D05"/>
    <w:rsid w:val="002310AA"/>
    <w:rsid w:val="00233E19"/>
    <w:rsid w:val="00233FA0"/>
    <w:rsid w:val="00237262"/>
    <w:rsid w:val="002378F6"/>
    <w:rsid w:val="002440E4"/>
    <w:rsid w:val="00244F06"/>
    <w:rsid w:val="00250940"/>
    <w:rsid w:val="0025205E"/>
    <w:rsid w:val="002520C1"/>
    <w:rsid w:val="00252BA1"/>
    <w:rsid w:val="00261E37"/>
    <w:rsid w:val="00262198"/>
    <w:rsid w:val="002623C1"/>
    <w:rsid w:val="00264D02"/>
    <w:rsid w:val="00265E7E"/>
    <w:rsid w:val="002667F6"/>
    <w:rsid w:val="0026693F"/>
    <w:rsid w:val="002678F6"/>
    <w:rsid w:val="00267D47"/>
    <w:rsid w:val="00270C81"/>
    <w:rsid w:val="00272134"/>
    <w:rsid w:val="00272521"/>
    <w:rsid w:val="0027344B"/>
    <w:rsid w:val="00274991"/>
    <w:rsid w:val="002764E6"/>
    <w:rsid w:val="0027651A"/>
    <w:rsid w:val="00277ABE"/>
    <w:rsid w:val="00280636"/>
    <w:rsid w:val="00281053"/>
    <w:rsid w:val="00283AEA"/>
    <w:rsid w:val="00286597"/>
    <w:rsid w:val="00287240"/>
    <w:rsid w:val="00287A89"/>
    <w:rsid w:val="002921E5"/>
    <w:rsid w:val="00292281"/>
    <w:rsid w:val="00292750"/>
    <w:rsid w:val="00292A97"/>
    <w:rsid w:val="00292E01"/>
    <w:rsid w:val="002933B1"/>
    <w:rsid w:val="002940CE"/>
    <w:rsid w:val="002A10A7"/>
    <w:rsid w:val="002A1172"/>
    <w:rsid w:val="002A5871"/>
    <w:rsid w:val="002A5EE7"/>
    <w:rsid w:val="002A6ECB"/>
    <w:rsid w:val="002B0D83"/>
    <w:rsid w:val="002B1971"/>
    <w:rsid w:val="002B4B52"/>
    <w:rsid w:val="002B76A8"/>
    <w:rsid w:val="002C26FD"/>
    <w:rsid w:val="002C2C5D"/>
    <w:rsid w:val="002C3B6E"/>
    <w:rsid w:val="002C3EF0"/>
    <w:rsid w:val="002C4724"/>
    <w:rsid w:val="002D0DC9"/>
    <w:rsid w:val="002D1F90"/>
    <w:rsid w:val="002D3E02"/>
    <w:rsid w:val="002D4AE9"/>
    <w:rsid w:val="002D4EEE"/>
    <w:rsid w:val="002E06EB"/>
    <w:rsid w:val="002E0BFA"/>
    <w:rsid w:val="002E1E1E"/>
    <w:rsid w:val="002E3E71"/>
    <w:rsid w:val="002E63EC"/>
    <w:rsid w:val="002E6C71"/>
    <w:rsid w:val="002E7B12"/>
    <w:rsid w:val="002E7CB8"/>
    <w:rsid w:val="002E7CBB"/>
    <w:rsid w:val="002F0EEC"/>
    <w:rsid w:val="002F1F6A"/>
    <w:rsid w:val="002F7800"/>
    <w:rsid w:val="002F7A3C"/>
    <w:rsid w:val="00300637"/>
    <w:rsid w:val="003011AD"/>
    <w:rsid w:val="00301315"/>
    <w:rsid w:val="0030202D"/>
    <w:rsid w:val="0030629E"/>
    <w:rsid w:val="0031082C"/>
    <w:rsid w:val="00314136"/>
    <w:rsid w:val="0031499D"/>
    <w:rsid w:val="0032049C"/>
    <w:rsid w:val="00323E63"/>
    <w:rsid w:val="00325E46"/>
    <w:rsid w:val="00326D59"/>
    <w:rsid w:val="00327F7A"/>
    <w:rsid w:val="00330327"/>
    <w:rsid w:val="00330DE7"/>
    <w:rsid w:val="003332DD"/>
    <w:rsid w:val="00333DCA"/>
    <w:rsid w:val="003349DE"/>
    <w:rsid w:val="003372D8"/>
    <w:rsid w:val="00341101"/>
    <w:rsid w:val="00342804"/>
    <w:rsid w:val="003448EE"/>
    <w:rsid w:val="00344A72"/>
    <w:rsid w:val="0034648F"/>
    <w:rsid w:val="0034740A"/>
    <w:rsid w:val="00355C09"/>
    <w:rsid w:val="003560F2"/>
    <w:rsid w:val="0036215F"/>
    <w:rsid w:val="00363554"/>
    <w:rsid w:val="003646E0"/>
    <w:rsid w:val="00366253"/>
    <w:rsid w:val="00370CF4"/>
    <w:rsid w:val="00373F64"/>
    <w:rsid w:val="003748BA"/>
    <w:rsid w:val="00374A1F"/>
    <w:rsid w:val="00374F6A"/>
    <w:rsid w:val="00376CFD"/>
    <w:rsid w:val="0037723D"/>
    <w:rsid w:val="00377A04"/>
    <w:rsid w:val="00380A74"/>
    <w:rsid w:val="00380DBC"/>
    <w:rsid w:val="003818DC"/>
    <w:rsid w:val="00381AC9"/>
    <w:rsid w:val="003832C1"/>
    <w:rsid w:val="00384666"/>
    <w:rsid w:val="00384B71"/>
    <w:rsid w:val="00386013"/>
    <w:rsid w:val="0038742D"/>
    <w:rsid w:val="00391AF2"/>
    <w:rsid w:val="00394D25"/>
    <w:rsid w:val="00397212"/>
    <w:rsid w:val="003976BE"/>
    <w:rsid w:val="003A11FB"/>
    <w:rsid w:val="003A16CB"/>
    <w:rsid w:val="003A1A8F"/>
    <w:rsid w:val="003A5FDE"/>
    <w:rsid w:val="003A738D"/>
    <w:rsid w:val="003B0204"/>
    <w:rsid w:val="003B27C5"/>
    <w:rsid w:val="003B2A7A"/>
    <w:rsid w:val="003B300A"/>
    <w:rsid w:val="003B3E44"/>
    <w:rsid w:val="003B4BF2"/>
    <w:rsid w:val="003B4C5C"/>
    <w:rsid w:val="003B64EE"/>
    <w:rsid w:val="003B6604"/>
    <w:rsid w:val="003C0DB2"/>
    <w:rsid w:val="003C1016"/>
    <w:rsid w:val="003C28DA"/>
    <w:rsid w:val="003C3B3F"/>
    <w:rsid w:val="003C4A41"/>
    <w:rsid w:val="003C5571"/>
    <w:rsid w:val="003C586F"/>
    <w:rsid w:val="003C7549"/>
    <w:rsid w:val="003D2B2E"/>
    <w:rsid w:val="003D4390"/>
    <w:rsid w:val="003D4AE7"/>
    <w:rsid w:val="003D60EB"/>
    <w:rsid w:val="003E0A81"/>
    <w:rsid w:val="003E0CDC"/>
    <w:rsid w:val="003E0CFC"/>
    <w:rsid w:val="003E13F8"/>
    <w:rsid w:val="003E3C92"/>
    <w:rsid w:val="003E4204"/>
    <w:rsid w:val="003E43C8"/>
    <w:rsid w:val="003E4830"/>
    <w:rsid w:val="003E4B77"/>
    <w:rsid w:val="003E645E"/>
    <w:rsid w:val="003F07F0"/>
    <w:rsid w:val="003F299D"/>
    <w:rsid w:val="003F3C55"/>
    <w:rsid w:val="003F3EF0"/>
    <w:rsid w:val="003F6B16"/>
    <w:rsid w:val="003F70AC"/>
    <w:rsid w:val="003F7E4B"/>
    <w:rsid w:val="00400C14"/>
    <w:rsid w:val="00400F9F"/>
    <w:rsid w:val="004031FB"/>
    <w:rsid w:val="00403C8A"/>
    <w:rsid w:val="00404087"/>
    <w:rsid w:val="00404D12"/>
    <w:rsid w:val="00406BED"/>
    <w:rsid w:val="004071B3"/>
    <w:rsid w:val="004104BD"/>
    <w:rsid w:val="004113EE"/>
    <w:rsid w:val="00413B22"/>
    <w:rsid w:val="00415219"/>
    <w:rsid w:val="004154D9"/>
    <w:rsid w:val="00415E2A"/>
    <w:rsid w:val="004169B6"/>
    <w:rsid w:val="00417464"/>
    <w:rsid w:val="00420280"/>
    <w:rsid w:val="00422285"/>
    <w:rsid w:val="00422963"/>
    <w:rsid w:val="00423DB8"/>
    <w:rsid w:val="004247AD"/>
    <w:rsid w:val="00425FAE"/>
    <w:rsid w:val="00431041"/>
    <w:rsid w:val="00433BBE"/>
    <w:rsid w:val="00434A92"/>
    <w:rsid w:val="00436632"/>
    <w:rsid w:val="004367E0"/>
    <w:rsid w:val="00437292"/>
    <w:rsid w:val="00440224"/>
    <w:rsid w:val="004421F5"/>
    <w:rsid w:val="004432A7"/>
    <w:rsid w:val="00446964"/>
    <w:rsid w:val="0045065A"/>
    <w:rsid w:val="00453BF5"/>
    <w:rsid w:val="00454BD4"/>
    <w:rsid w:val="00457C9E"/>
    <w:rsid w:val="004608F0"/>
    <w:rsid w:val="00460D1B"/>
    <w:rsid w:val="00462349"/>
    <w:rsid w:val="004630A5"/>
    <w:rsid w:val="004648B5"/>
    <w:rsid w:val="00465121"/>
    <w:rsid w:val="00470D9A"/>
    <w:rsid w:val="00472852"/>
    <w:rsid w:val="00472F84"/>
    <w:rsid w:val="00473665"/>
    <w:rsid w:val="00477BD3"/>
    <w:rsid w:val="0048346F"/>
    <w:rsid w:val="00484677"/>
    <w:rsid w:val="0048519D"/>
    <w:rsid w:val="004869FC"/>
    <w:rsid w:val="00490020"/>
    <w:rsid w:val="0049102A"/>
    <w:rsid w:val="004924AD"/>
    <w:rsid w:val="00493621"/>
    <w:rsid w:val="004939C7"/>
    <w:rsid w:val="0049579E"/>
    <w:rsid w:val="00495FAF"/>
    <w:rsid w:val="00497D70"/>
    <w:rsid w:val="004A1E8D"/>
    <w:rsid w:val="004A2F3B"/>
    <w:rsid w:val="004A3DDE"/>
    <w:rsid w:val="004A5B2B"/>
    <w:rsid w:val="004A7586"/>
    <w:rsid w:val="004B0497"/>
    <w:rsid w:val="004B04B6"/>
    <w:rsid w:val="004B0818"/>
    <w:rsid w:val="004B1014"/>
    <w:rsid w:val="004B26AA"/>
    <w:rsid w:val="004B3D6D"/>
    <w:rsid w:val="004B6903"/>
    <w:rsid w:val="004C0F13"/>
    <w:rsid w:val="004C1303"/>
    <w:rsid w:val="004C246D"/>
    <w:rsid w:val="004C2899"/>
    <w:rsid w:val="004C5159"/>
    <w:rsid w:val="004C64E4"/>
    <w:rsid w:val="004C6DED"/>
    <w:rsid w:val="004D11F3"/>
    <w:rsid w:val="004D1A22"/>
    <w:rsid w:val="004D2877"/>
    <w:rsid w:val="004D440A"/>
    <w:rsid w:val="004D6169"/>
    <w:rsid w:val="004D6D93"/>
    <w:rsid w:val="004D7537"/>
    <w:rsid w:val="004E02E5"/>
    <w:rsid w:val="004E04BD"/>
    <w:rsid w:val="004E0C88"/>
    <w:rsid w:val="004E17AF"/>
    <w:rsid w:val="004E17FD"/>
    <w:rsid w:val="004E1A25"/>
    <w:rsid w:val="004E23D1"/>
    <w:rsid w:val="004E2A37"/>
    <w:rsid w:val="004E48F1"/>
    <w:rsid w:val="004E4BF6"/>
    <w:rsid w:val="004F049D"/>
    <w:rsid w:val="004F144B"/>
    <w:rsid w:val="004F1F2A"/>
    <w:rsid w:val="004F28B7"/>
    <w:rsid w:val="004F2DD3"/>
    <w:rsid w:val="004F6882"/>
    <w:rsid w:val="00500DBA"/>
    <w:rsid w:val="0050175B"/>
    <w:rsid w:val="00501D98"/>
    <w:rsid w:val="00504490"/>
    <w:rsid w:val="00507B42"/>
    <w:rsid w:val="00510C8B"/>
    <w:rsid w:val="00511DDB"/>
    <w:rsid w:val="005142CC"/>
    <w:rsid w:val="0051455D"/>
    <w:rsid w:val="0052001E"/>
    <w:rsid w:val="00520112"/>
    <w:rsid w:val="0052074C"/>
    <w:rsid w:val="00523C5B"/>
    <w:rsid w:val="00525759"/>
    <w:rsid w:val="00527D68"/>
    <w:rsid w:val="00531704"/>
    <w:rsid w:val="00531B10"/>
    <w:rsid w:val="00532022"/>
    <w:rsid w:val="005335FF"/>
    <w:rsid w:val="005336ED"/>
    <w:rsid w:val="00535422"/>
    <w:rsid w:val="00536F6B"/>
    <w:rsid w:val="00540090"/>
    <w:rsid w:val="005414BA"/>
    <w:rsid w:val="00541A72"/>
    <w:rsid w:val="00543365"/>
    <w:rsid w:val="0054407D"/>
    <w:rsid w:val="00544F14"/>
    <w:rsid w:val="00545B08"/>
    <w:rsid w:val="005461F4"/>
    <w:rsid w:val="00546744"/>
    <w:rsid w:val="00546F15"/>
    <w:rsid w:val="00547028"/>
    <w:rsid w:val="00550987"/>
    <w:rsid w:val="00553C59"/>
    <w:rsid w:val="005562ED"/>
    <w:rsid w:val="005611FD"/>
    <w:rsid w:val="00561F53"/>
    <w:rsid w:val="00562EBE"/>
    <w:rsid w:val="0056363A"/>
    <w:rsid w:val="00564D80"/>
    <w:rsid w:val="00565A82"/>
    <w:rsid w:val="0056769D"/>
    <w:rsid w:val="005711BC"/>
    <w:rsid w:val="00571B08"/>
    <w:rsid w:val="005725A0"/>
    <w:rsid w:val="00574440"/>
    <w:rsid w:val="00574F3D"/>
    <w:rsid w:val="005751B4"/>
    <w:rsid w:val="0058128E"/>
    <w:rsid w:val="005829A5"/>
    <w:rsid w:val="00592CB5"/>
    <w:rsid w:val="00595E94"/>
    <w:rsid w:val="00596190"/>
    <w:rsid w:val="005962B7"/>
    <w:rsid w:val="0059737A"/>
    <w:rsid w:val="005A0912"/>
    <w:rsid w:val="005A184E"/>
    <w:rsid w:val="005A1EBE"/>
    <w:rsid w:val="005A32DF"/>
    <w:rsid w:val="005A4361"/>
    <w:rsid w:val="005A4735"/>
    <w:rsid w:val="005A52B1"/>
    <w:rsid w:val="005A6615"/>
    <w:rsid w:val="005A7C9D"/>
    <w:rsid w:val="005B11CB"/>
    <w:rsid w:val="005B1682"/>
    <w:rsid w:val="005B1FBE"/>
    <w:rsid w:val="005B471E"/>
    <w:rsid w:val="005B5E47"/>
    <w:rsid w:val="005B678D"/>
    <w:rsid w:val="005B6FA6"/>
    <w:rsid w:val="005C001D"/>
    <w:rsid w:val="005C1238"/>
    <w:rsid w:val="005C1764"/>
    <w:rsid w:val="005C36D3"/>
    <w:rsid w:val="005C4641"/>
    <w:rsid w:val="005C4ED9"/>
    <w:rsid w:val="005C74E0"/>
    <w:rsid w:val="005C7559"/>
    <w:rsid w:val="005D0835"/>
    <w:rsid w:val="005D1A78"/>
    <w:rsid w:val="005D2913"/>
    <w:rsid w:val="005D2EFD"/>
    <w:rsid w:val="005D2FD5"/>
    <w:rsid w:val="005D3D13"/>
    <w:rsid w:val="005D4698"/>
    <w:rsid w:val="005D6D9A"/>
    <w:rsid w:val="005E0C3F"/>
    <w:rsid w:val="005E1F4B"/>
    <w:rsid w:val="005E21C5"/>
    <w:rsid w:val="005E6778"/>
    <w:rsid w:val="005E7175"/>
    <w:rsid w:val="005E73D8"/>
    <w:rsid w:val="005E76D4"/>
    <w:rsid w:val="005F088E"/>
    <w:rsid w:val="005F2CB9"/>
    <w:rsid w:val="005F311C"/>
    <w:rsid w:val="005F3337"/>
    <w:rsid w:val="005F3652"/>
    <w:rsid w:val="005F457E"/>
    <w:rsid w:val="005F5A40"/>
    <w:rsid w:val="005F5D50"/>
    <w:rsid w:val="005F662C"/>
    <w:rsid w:val="005F7B86"/>
    <w:rsid w:val="005F7C8C"/>
    <w:rsid w:val="006025F4"/>
    <w:rsid w:val="00603E64"/>
    <w:rsid w:val="00605DF3"/>
    <w:rsid w:val="006079C0"/>
    <w:rsid w:val="006104AA"/>
    <w:rsid w:val="00613627"/>
    <w:rsid w:val="00614AEF"/>
    <w:rsid w:val="0061552F"/>
    <w:rsid w:val="00615AB7"/>
    <w:rsid w:val="00620A7A"/>
    <w:rsid w:val="00621587"/>
    <w:rsid w:val="00622093"/>
    <w:rsid w:val="006221F8"/>
    <w:rsid w:val="00622E04"/>
    <w:rsid w:val="0062329C"/>
    <w:rsid w:val="00623312"/>
    <w:rsid w:val="00624651"/>
    <w:rsid w:val="006248A8"/>
    <w:rsid w:val="00627A4E"/>
    <w:rsid w:val="006302F9"/>
    <w:rsid w:val="006306BC"/>
    <w:rsid w:val="00631069"/>
    <w:rsid w:val="006315E0"/>
    <w:rsid w:val="00632DA6"/>
    <w:rsid w:val="0063335B"/>
    <w:rsid w:val="00635FA3"/>
    <w:rsid w:val="00636B9D"/>
    <w:rsid w:val="006404CF"/>
    <w:rsid w:val="0064055A"/>
    <w:rsid w:val="0064088B"/>
    <w:rsid w:val="00640B0A"/>
    <w:rsid w:val="00640F6F"/>
    <w:rsid w:val="0064642D"/>
    <w:rsid w:val="00647508"/>
    <w:rsid w:val="00647ADA"/>
    <w:rsid w:val="006510D5"/>
    <w:rsid w:val="0065117A"/>
    <w:rsid w:val="00651B95"/>
    <w:rsid w:val="0065237E"/>
    <w:rsid w:val="00652D98"/>
    <w:rsid w:val="006535D4"/>
    <w:rsid w:val="00654D36"/>
    <w:rsid w:val="00654E94"/>
    <w:rsid w:val="006568CB"/>
    <w:rsid w:val="0066182B"/>
    <w:rsid w:val="006629DF"/>
    <w:rsid w:val="00663C0A"/>
    <w:rsid w:val="00666D04"/>
    <w:rsid w:val="006670B5"/>
    <w:rsid w:val="00667C63"/>
    <w:rsid w:val="0067148E"/>
    <w:rsid w:val="0067275E"/>
    <w:rsid w:val="00673D7B"/>
    <w:rsid w:val="006740F1"/>
    <w:rsid w:val="00674277"/>
    <w:rsid w:val="00676E0D"/>
    <w:rsid w:val="00676EC4"/>
    <w:rsid w:val="006775DC"/>
    <w:rsid w:val="00677AB1"/>
    <w:rsid w:val="0068017F"/>
    <w:rsid w:val="006815C3"/>
    <w:rsid w:val="00682416"/>
    <w:rsid w:val="00682D36"/>
    <w:rsid w:val="00683987"/>
    <w:rsid w:val="00686EA1"/>
    <w:rsid w:val="00687171"/>
    <w:rsid w:val="00687595"/>
    <w:rsid w:val="00687A45"/>
    <w:rsid w:val="00687F99"/>
    <w:rsid w:val="0069015F"/>
    <w:rsid w:val="006908F7"/>
    <w:rsid w:val="006916F9"/>
    <w:rsid w:val="0069173E"/>
    <w:rsid w:val="00691927"/>
    <w:rsid w:val="0069310A"/>
    <w:rsid w:val="00694C88"/>
    <w:rsid w:val="006963DC"/>
    <w:rsid w:val="006A1823"/>
    <w:rsid w:val="006A2EB1"/>
    <w:rsid w:val="006A2FED"/>
    <w:rsid w:val="006A7F4F"/>
    <w:rsid w:val="006B1124"/>
    <w:rsid w:val="006B1D17"/>
    <w:rsid w:val="006B30FF"/>
    <w:rsid w:val="006B3FDF"/>
    <w:rsid w:val="006B5085"/>
    <w:rsid w:val="006B618D"/>
    <w:rsid w:val="006B706E"/>
    <w:rsid w:val="006B73CE"/>
    <w:rsid w:val="006C09F0"/>
    <w:rsid w:val="006C1569"/>
    <w:rsid w:val="006C2027"/>
    <w:rsid w:val="006C70D4"/>
    <w:rsid w:val="006C7679"/>
    <w:rsid w:val="006D304F"/>
    <w:rsid w:val="006D442F"/>
    <w:rsid w:val="006D514D"/>
    <w:rsid w:val="006D6185"/>
    <w:rsid w:val="006D766D"/>
    <w:rsid w:val="006D7AE5"/>
    <w:rsid w:val="006E167C"/>
    <w:rsid w:val="006E5DF1"/>
    <w:rsid w:val="006E6560"/>
    <w:rsid w:val="006E668A"/>
    <w:rsid w:val="006E7FF4"/>
    <w:rsid w:val="006F1EBF"/>
    <w:rsid w:val="006F247F"/>
    <w:rsid w:val="006F331A"/>
    <w:rsid w:val="006F341F"/>
    <w:rsid w:val="006F38D0"/>
    <w:rsid w:val="006F3DDF"/>
    <w:rsid w:val="006F4C0B"/>
    <w:rsid w:val="006F4FC2"/>
    <w:rsid w:val="006F56A2"/>
    <w:rsid w:val="00704CE9"/>
    <w:rsid w:val="00705182"/>
    <w:rsid w:val="00705A05"/>
    <w:rsid w:val="00707B1C"/>
    <w:rsid w:val="00711E30"/>
    <w:rsid w:val="00715C7F"/>
    <w:rsid w:val="007162D7"/>
    <w:rsid w:val="00716E1A"/>
    <w:rsid w:val="00720850"/>
    <w:rsid w:val="00721243"/>
    <w:rsid w:val="007217DF"/>
    <w:rsid w:val="007231D3"/>
    <w:rsid w:val="007243F2"/>
    <w:rsid w:val="00725263"/>
    <w:rsid w:val="00730626"/>
    <w:rsid w:val="007316B4"/>
    <w:rsid w:val="00732304"/>
    <w:rsid w:val="0073414F"/>
    <w:rsid w:val="007348F6"/>
    <w:rsid w:val="00734E12"/>
    <w:rsid w:val="00735CBD"/>
    <w:rsid w:val="0073603E"/>
    <w:rsid w:val="007366EC"/>
    <w:rsid w:val="007376CE"/>
    <w:rsid w:val="00741C07"/>
    <w:rsid w:val="00742A65"/>
    <w:rsid w:val="00742AEF"/>
    <w:rsid w:val="00746E04"/>
    <w:rsid w:val="007473FD"/>
    <w:rsid w:val="00747FAB"/>
    <w:rsid w:val="007519E0"/>
    <w:rsid w:val="00753FE7"/>
    <w:rsid w:val="007544C6"/>
    <w:rsid w:val="00757751"/>
    <w:rsid w:val="00761C84"/>
    <w:rsid w:val="00762D3E"/>
    <w:rsid w:val="00763819"/>
    <w:rsid w:val="00763A99"/>
    <w:rsid w:val="007659B7"/>
    <w:rsid w:val="007662F4"/>
    <w:rsid w:val="00770597"/>
    <w:rsid w:val="00771B66"/>
    <w:rsid w:val="0077357A"/>
    <w:rsid w:val="007748AB"/>
    <w:rsid w:val="0077623C"/>
    <w:rsid w:val="00777A17"/>
    <w:rsid w:val="00780A6B"/>
    <w:rsid w:val="00781AB2"/>
    <w:rsid w:val="00783778"/>
    <w:rsid w:val="007851C3"/>
    <w:rsid w:val="00785745"/>
    <w:rsid w:val="00787B27"/>
    <w:rsid w:val="00790AC0"/>
    <w:rsid w:val="00790FF9"/>
    <w:rsid w:val="00791759"/>
    <w:rsid w:val="00792923"/>
    <w:rsid w:val="00793685"/>
    <w:rsid w:val="00793F45"/>
    <w:rsid w:val="007952C4"/>
    <w:rsid w:val="007A019F"/>
    <w:rsid w:val="007A0561"/>
    <w:rsid w:val="007A0E4E"/>
    <w:rsid w:val="007A511E"/>
    <w:rsid w:val="007A562E"/>
    <w:rsid w:val="007A5C01"/>
    <w:rsid w:val="007A7D39"/>
    <w:rsid w:val="007B1067"/>
    <w:rsid w:val="007B18D2"/>
    <w:rsid w:val="007B2CCF"/>
    <w:rsid w:val="007B4771"/>
    <w:rsid w:val="007B53CE"/>
    <w:rsid w:val="007B7DE8"/>
    <w:rsid w:val="007C4AA4"/>
    <w:rsid w:val="007C7B8D"/>
    <w:rsid w:val="007D0037"/>
    <w:rsid w:val="007D12DE"/>
    <w:rsid w:val="007D1D2E"/>
    <w:rsid w:val="007D43FF"/>
    <w:rsid w:val="007D4ECC"/>
    <w:rsid w:val="007D5232"/>
    <w:rsid w:val="007D68E4"/>
    <w:rsid w:val="007D74D4"/>
    <w:rsid w:val="007E229D"/>
    <w:rsid w:val="007E2BB9"/>
    <w:rsid w:val="007E54B1"/>
    <w:rsid w:val="007E65B0"/>
    <w:rsid w:val="007E6CF4"/>
    <w:rsid w:val="007F02FC"/>
    <w:rsid w:val="007F0556"/>
    <w:rsid w:val="007F105E"/>
    <w:rsid w:val="007F21E4"/>
    <w:rsid w:val="007F48EA"/>
    <w:rsid w:val="007F6613"/>
    <w:rsid w:val="00802739"/>
    <w:rsid w:val="008036AF"/>
    <w:rsid w:val="00804F59"/>
    <w:rsid w:val="008069C2"/>
    <w:rsid w:val="00807BC1"/>
    <w:rsid w:val="00810152"/>
    <w:rsid w:val="008127CA"/>
    <w:rsid w:val="00813BC7"/>
    <w:rsid w:val="00815493"/>
    <w:rsid w:val="00815687"/>
    <w:rsid w:val="0081766D"/>
    <w:rsid w:val="00820FBF"/>
    <w:rsid w:val="008216BA"/>
    <w:rsid w:val="00822B9C"/>
    <w:rsid w:val="00823D7B"/>
    <w:rsid w:val="00825348"/>
    <w:rsid w:val="00825936"/>
    <w:rsid w:val="00825E09"/>
    <w:rsid w:val="008317CC"/>
    <w:rsid w:val="0083229F"/>
    <w:rsid w:val="0083374A"/>
    <w:rsid w:val="00833FA2"/>
    <w:rsid w:val="00836689"/>
    <w:rsid w:val="0084185F"/>
    <w:rsid w:val="0084299C"/>
    <w:rsid w:val="00843304"/>
    <w:rsid w:val="00843F1D"/>
    <w:rsid w:val="008463BC"/>
    <w:rsid w:val="00846EFC"/>
    <w:rsid w:val="00847040"/>
    <w:rsid w:val="00850DF2"/>
    <w:rsid w:val="00850FC8"/>
    <w:rsid w:val="0085172A"/>
    <w:rsid w:val="0085234E"/>
    <w:rsid w:val="00852C97"/>
    <w:rsid w:val="008535C8"/>
    <w:rsid w:val="00853BB8"/>
    <w:rsid w:val="0085427F"/>
    <w:rsid w:val="00857490"/>
    <w:rsid w:val="00857E2F"/>
    <w:rsid w:val="008605FB"/>
    <w:rsid w:val="00862D0E"/>
    <w:rsid w:val="008633DE"/>
    <w:rsid w:val="00864C37"/>
    <w:rsid w:val="00864C9E"/>
    <w:rsid w:val="0086583A"/>
    <w:rsid w:val="0086675C"/>
    <w:rsid w:val="00866907"/>
    <w:rsid w:val="00866DA0"/>
    <w:rsid w:val="0086735E"/>
    <w:rsid w:val="00867794"/>
    <w:rsid w:val="0087105F"/>
    <w:rsid w:val="00871347"/>
    <w:rsid w:val="00871885"/>
    <w:rsid w:val="0087378D"/>
    <w:rsid w:val="00873A30"/>
    <w:rsid w:val="00873D95"/>
    <w:rsid w:val="00873E26"/>
    <w:rsid w:val="00873FA1"/>
    <w:rsid w:val="00874A51"/>
    <w:rsid w:val="00880091"/>
    <w:rsid w:val="008820B9"/>
    <w:rsid w:val="00882DE4"/>
    <w:rsid w:val="008843F4"/>
    <w:rsid w:val="00884D44"/>
    <w:rsid w:val="0088614C"/>
    <w:rsid w:val="00886426"/>
    <w:rsid w:val="00887A2B"/>
    <w:rsid w:val="008914D6"/>
    <w:rsid w:val="0089200F"/>
    <w:rsid w:val="00895DAD"/>
    <w:rsid w:val="008A01B0"/>
    <w:rsid w:val="008A26B9"/>
    <w:rsid w:val="008A4AAE"/>
    <w:rsid w:val="008A5BE7"/>
    <w:rsid w:val="008A67EE"/>
    <w:rsid w:val="008A7B3B"/>
    <w:rsid w:val="008A7D3A"/>
    <w:rsid w:val="008B07F8"/>
    <w:rsid w:val="008B0C69"/>
    <w:rsid w:val="008B47A2"/>
    <w:rsid w:val="008C302F"/>
    <w:rsid w:val="008C57E5"/>
    <w:rsid w:val="008C59F4"/>
    <w:rsid w:val="008C712F"/>
    <w:rsid w:val="008C7AE3"/>
    <w:rsid w:val="008D2927"/>
    <w:rsid w:val="008D2EE1"/>
    <w:rsid w:val="008D32F1"/>
    <w:rsid w:val="008D53C8"/>
    <w:rsid w:val="008D6719"/>
    <w:rsid w:val="008D68D1"/>
    <w:rsid w:val="008D7165"/>
    <w:rsid w:val="008D7BFA"/>
    <w:rsid w:val="008D7DFC"/>
    <w:rsid w:val="008E0AAE"/>
    <w:rsid w:val="008E3CF1"/>
    <w:rsid w:val="008E67D8"/>
    <w:rsid w:val="008E7A70"/>
    <w:rsid w:val="008F289F"/>
    <w:rsid w:val="008F5671"/>
    <w:rsid w:val="00900508"/>
    <w:rsid w:val="00901EC7"/>
    <w:rsid w:val="009028A3"/>
    <w:rsid w:val="00905D01"/>
    <w:rsid w:val="00906F4D"/>
    <w:rsid w:val="0090785E"/>
    <w:rsid w:val="00910C19"/>
    <w:rsid w:val="009128FB"/>
    <w:rsid w:val="00912B4B"/>
    <w:rsid w:val="0091563B"/>
    <w:rsid w:val="00915823"/>
    <w:rsid w:val="0091645A"/>
    <w:rsid w:val="00917911"/>
    <w:rsid w:val="0092093D"/>
    <w:rsid w:val="00921C55"/>
    <w:rsid w:val="009248E3"/>
    <w:rsid w:val="009302FF"/>
    <w:rsid w:val="00931209"/>
    <w:rsid w:val="00933AAF"/>
    <w:rsid w:val="00933F9B"/>
    <w:rsid w:val="009347EB"/>
    <w:rsid w:val="009352AB"/>
    <w:rsid w:val="00937AC0"/>
    <w:rsid w:val="00937F58"/>
    <w:rsid w:val="009403FE"/>
    <w:rsid w:val="0094173F"/>
    <w:rsid w:val="009426F7"/>
    <w:rsid w:val="009435FD"/>
    <w:rsid w:val="00945B2F"/>
    <w:rsid w:val="00945C7E"/>
    <w:rsid w:val="009468E8"/>
    <w:rsid w:val="00947A32"/>
    <w:rsid w:val="009500A0"/>
    <w:rsid w:val="009567C7"/>
    <w:rsid w:val="00957702"/>
    <w:rsid w:val="00963453"/>
    <w:rsid w:val="00963738"/>
    <w:rsid w:val="00964E30"/>
    <w:rsid w:val="009663BA"/>
    <w:rsid w:val="00967704"/>
    <w:rsid w:val="00970C7B"/>
    <w:rsid w:val="00971DF7"/>
    <w:rsid w:val="0097306C"/>
    <w:rsid w:val="00973E75"/>
    <w:rsid w:val="00976AA4"/>
    <w:rsid w:val="0097759A"/>
    <w:rsid w:val="00982592"/>
    <w:rsid w:val="00982BA3"/>
    <w:rsid w:val="00985DF0"/>
    <w:rsid w:val="00991562"/>
    <w:rsid w:val="00991B2E"/>
    <w:rsid w:val="009920FB"/>
    <w:rsid w:val="009922DD"/>
    <w:rsid w:val="00992B28"/>
    <w:rsid w:val="00992FFA"/>
    <w:rsid w:val="00993435"/>
    <w:rsid w:val="00994D09"/>
    <w:rsid w:val="009A08E1"/>
    <w:rsid w:val="009A17E1"/>
    <w:rsid w:val="009A4782"/>
    <w:rsid w:val="009A5521"/>
    <w:rsid w:val="009A5CDE"/>
    <w:rsid w:val="009A6739"/>
    <w:rsid w:val="009A7958"/>
    <w:rsid w:val="009A79BA"/>
    <w:rsid w:val="009B0C43"/>
    <w:rsid w:val="009B3110"/>
    <w:rsid w:val="009B3DBD"/>
    <w:rsid w:val="009B5F10"/>
    <w:rsid w:val="009B5FA6"/>
    <w:rsid w:val="009B6473"/>
    <w:rsid w:val="009B6609"/>
    <w:rsid w:val="009B6C15"/>
    <w:rsid w:val="009B7804"/>
    <w:rsid w:val="009C12F5"/>
    <w:rsid w:val="009C179A"/>
    <w:rsid w:val="009C1DA5"/>
    <w:rsid w:val="009C2AB4"/>
    <w:rsid w:val="009D03C7"/>
    <w:rsid w:val="009D0A10"/>
    <w:rsid w:val="009D2420"/>
    <w:rsid w:val="009D3278"/>
    <w:rsid w:val="009D4431"/>
    <w:rsid w:val="009D55A9"/>
    <w:rsid w:val="009E0265"/>
    <w:rsid w:val="009E1C7A"/>
    <w:rsid w:val="009E1EA2"/>
    <w:rsid w:val="009E4501"/>
    <w:rsid w:val="009E61EE"/>
    <w:rsid w:val="009E6A6E"/>
    <w:rsid w:val="009E78FE"/>
    <w:rsid w:val="009F3DE4"/>
    <w:rsid w:val="009F5930"/>
    <w:rsid w:val="009F7CD7"/>
    <w:rsid w:val="00A000AB"/>
    <w:rsid w:val="00A02810"/>
    <w:rsid w:val="00A03867"/>
    <w:rsid w:val="00A03C92"/>
    <w:rsid w:val="00A04096"/>
    <w:rsid w:val="00A04926"/>
    <w:rsid w:val="00A060E8"/>
    <w:rsid w:val="00A06822"/>
    <w:rsid w:val="00A06DAD"/>
    <w:rsid w:val="00A10F46"/>
    <w:rsid w:val="00A12145"/>
    <w:rsid w:val="00A12432"/>
    <w:rsid w:val="00A149F5"/>
    <w:rsid w:val="00A15C4B"/>
    <w:rsid w:val="00A20D5D"/>
    <w:rsid w:val="00A21F62"/>
    <w:rsid w:val="00A24123"/>
    <w:rsid w:val="00A242DD"/>
    <w:rsid w:val="00A2516F"/>
    <w:rsid w:val="00A31487"/>
    <w:rsid w:val="00A31688"/>
    <w:rsid w:val="00A36722"/>
    <w:rsid w:val="00A37677"/>
    <w:rsid w:val="00A42CEB"/>
    <w:rsid w:val="00A42F38"/>
    <w:rsid w:val="00A433C8"/>
    <w:rsid w:val="00A54493"/>
    <w:rsid w:val="00A549DC"/>
    <w:rsid w:val="00A54D3F"/>
    <w:rsid w:val="00A54F99"/>
    <w:rsid w:val="00A55485"/>
    <w:rsid w:val="00A55C9C"/>
    <w:rsid w:val="00A562F5"/>
    <w:rsid w:val="00A60B47"/>
    <w:rsid w:val="00A62480"/>
    <w:rsid w:val="00A62B07"/>
    <w:rsid w:val="00A631ED"/>
    <w:rsid w:val="00A6457C"/>
    <w:rsid w:val="00A70024"/>
    <w:rsid w:val="00A7007B"/>
    <w:rsid w:val="00A73696"/>
    <w:rsid w:val="00A73924"/>
    <w:rsid w:val="00A74D8E"/>
    <w:rsid w:val="00A75300"/>
    <w:rsid w:val="00A755B1"/>
    <w:rsid w:val="00A769CA"/>
    <w:rsid w:val="00A813BB"/>
    <w:rsid w:val="00A824E3"/>
    <w:rsid w:val="00A82BD1"/>
    <w:rsid w:val="00A83D1E"/>
    <w:rsid w:val="00A84E66"/>
    <w:rsid w:val="00A876A1"/>
    <w:rsid w:val="00A9055B"/>
    <w:rsid w:val="00A90A83"/>
    <w:rsid w:val="00A9118E"/>
    <w:rsid w:val="00A92345"/>
    <w:rsid w:val="00A968EB"/>
    <w:rsid w:val="00A96E06"/>
    <w:rsid w:val="00A9745A"/>
    <w:rsid w:val="00A97800"/>
    <w:rsid w:val="00AA02B6"/>
    <w:rsid w:val="00AA144D"/>
    <w:rsid w:val="00AA329A"/>
    <w:rsid w:val="00AA65D5"/>
    <w:rsid w:val="00AA7C56"/>
    <w:rsid w:val="00AB17C0"/>
    <w:rsid w:val="00AB1DA2"/>
    <w:rsid w:val="00AB291F"/>
    <w:rsid w:val="00AB3420"/>
    <w:rsid w:val="00AB4223"/>
    <w:rsid w:val="00AB49B1"/>
    <w:rsid w:val="00AB5D62"/>
    <w:rsid w:val="00AB6813"/>
    <w:rsid w:val="00AC3BC9"/>
    <w:rsid w:val="00AC4CCB"/>
    <w:rsid w:val="00AC6F6E"/>
    <w:rsid w:val="00AC75F0"/>
    <w:rsid w:val="00AD00EF"/>
    <w:rsid w:val="00AD046A"/>
    <w:rsid w:val="00AD1EC2"/>
    <w:rsid w:val="00AD4376"/>
    <w:rsid w:val="00AD4EAE"/>
    <w:rsid w:val="00AD70FC"/>
    <w:rsid w:val="00AD7B0E"/>
    <w:rsid w:val="00AE2039"/>
    <w:rsid w:val="00AE241D"/>
    <w:rsid w:val="00AE5619"/>
    <w:rsid w:val="00AE6D6D"/>
    <w:rsid w:val="00AE76F6"/>
    <w:rsid w:val="00AF02BC"/>
    <w:rsid w:val="00AF1922"/>
    <w:rsid w:val="00AF1B8E"/>
    <w:rsid w:val="00AF2653"/>
    <w:rsid w:val="00AF4C80"/>
    <w:rsid w:val="00AF5928"/>
    <w:rsid w:val="00AF5E74"/>
    <w:rsid w:val="00AF6435"/>
    <w:rsid w:val="00AF671E"/>
    <w:rsid w:val="00B01231"/>
    <w:rsid w:val="00B0274E"/>
    <w:rsid w:val="00B05E59"/>
    <w:rsid w:val="00B0748E"/>
    <w:rsid w:val="00B10A34"/>
    <w:rsid w:val="00B10C35"/>
    <w:rsid w:val="00B11656"/>
    <w:rsid w:val="00B13631"/>
    <w:rsid w:val="00B16881"/>
    <w:rsid w:val="00B16F96"/>
    <w:rsid w:val="00B1768C"/>
    <w:rsid w:val="00B17D65"/>
    <w:rsid w:val="00B20A94"/>
    <w:rsid w:val="00B21BE0"/>
    <w:rsid w:val="00B22661"/>
    <w:rsid w:val="00B2320C"/>
    <w:rsid w:val="00B2357C"/>
    <w:rsid w:val="00B2459E"/>
    <w:rsid w:val="00B27552"/>
    <w:rsid w:val="00B30710"/>
    <w:rsid w:val="00B307F7"/>
    <w:rsid w:val="00B32474"/>
    <w:rsid w:val="00B340D7"/>
    <w:rsid w:val="00B3446D"/>
    <w:rsid w:val="00B3516B"/>
    <w:rsid w:val="00B35515"/>
    <w:rsid w:val="00B35915"/>
    <w:rsid w:val="00B36B59"/>
    <w:rsid w:val="00B36B63"/>
    <w:rsid w:val="00B372B4"/>
    <w:rsid w:val="00B40BF5"/>
    <w:rsid w:val="00B41395"/>
    <w:rsid w:val="00B413B6"/>
    <w:rsid w:val="00B41444"/>
    <w:rsid w:val="00B42C24"/>
    <w:rsid w:val="00B4474A"/>
    <w:rsid w:val="00B46B24"/>
    <w:rsid w:val="00B47C31"/>
    <w:rsid w:val="00B512DD"/>
    <w:rsid w:val="00B51A7D"/>
    <w:rsid w:val="00B5355B"/>
    <w:rsid w:val="00B569F2"/>
    <w:rsid w:val="00B573F1"/>
    <w:rsid w:val="00B57EDB"/>
    <w:rsid w:val="00B6059F"/>
    <w:rsid w:val="00B607F0"/>
    <w:rsid w:val="00B660B2"/>
    <w:rsid w:val="00B70323"/>
    <w:rsid w:val="00B7489B"/>
    <w:rsid w:val="00B74A35"/>
    <w:rsid w:val="00B77240"/>
    <w:rsid w:val="00B8331F"/>
    <w:rsid w:val="00B83EE1"/>
    <w:rsid w:val="00B84707"/>
    <w:rsid w:val="00B86F9B"/>
    <w:rsid w:val="00B870BA"/>
    <w:rsid w:val="00B876F5"/>
    <w:rsid w:val="00B900E0"/>
    <w:rsid w:val="00B931FE"/>
    <w:rsid w:val="00B93D31"/>
    <w:rsid w:val="00B940F4"/>
    <w:rsid w:val="00B950ED"/>
    <w:rsid w:val="00B959FF"/>
    <w:rsid w:val="00B95FEF"/>
    <w:rsid w:val="00B96D4F"/>
    <w:rsid w:val="00B97D57"/>
    <w:rsid w:val="00B97DA0"/>
    <w:rsid w:val="00BA2153"/>
    <w:rsid w:val="00BA5CD2"/>
    <w:rsid w:val="00BA69D2"/>
    <w:rsid w:val="00BB0086"/>
    <w:rsid w:val="00BB1022"/>
    <w:rsid w:val="00BB1330"/>
    <w:rsid w:val="00BB395F"/>
    <w:rsid w:val="00BB3CD3"/>
    <w:rsid w:val="00BB67ED"/>
    <w:rsid w:val="00BB70DB"/>
    <w:rsid w:val="00BC0359"/>
    <w:rsid w:val="00BC09E8"/>
    <w:rsid w:val="00BC1CD8"/>
    <w:rsid w:val="00BC3E3A"/>
    <w:rsid w:val="00BC535B"/>
    <w:rsid w:val="00BD121F"/>
    <w:rsid w:val="00BD156F"/>
    <w:rsid w:val="00BD1988"/>
    <w:rsid w:val="00BD1E46"/>
    <w:rsid w:val="00BD29ED"/>
    <w:rsid w:val="00BD6435"/>
    <w:rsid w:val="00BE0329"/>
    <w:rsid w:val="00BE2717"/>
    <w:rsid w:val="00BE4348"/>
    <w:rsid w:val="00BE5FE6"/>
    <w:rsid w:val="00BE6699"/>
    <w:rsid w:val="00BE6AB9"/>
    <w:rsid w:val="00BE753C"/>
    <w:rsid w:val="00BE7ACA"/>
    <w:rsid w:val="00BF168E"/>
    <w:rsid w:val="00BF1AA6"/>
    <w:rsid w:val="00BF4A09"/>
    <w:rsid w:val="00BF5098"/>
    <w:rsid w:val="00BF56ED"/>
    <w:rsid w:val="00BF6F48"/>
    <w:rsid w:val="00BF73F6"/>
    <w:rsid w:val="00BF74FB"/>
    <w:rsid w:val="00C0123B"/>
    <w:rsid w:val="00C016A9"/>
    <w:rsid w:val="00C017CD"/>
    <w:rsid w:val="00C01EFD"/>
    <w:rsid w:val="00C01F1E"/>
    <w:rsid w:val="00C01F6E"/>
    <w:rsid w:val="00C02B33"/>
    <w:rsid w:val="00C03862"/>
    <w:rsid w:val="00C04848"/>
    <w:rsid w:val="00C0701F"/>
    <w:rsid w:val="00C07496"/>
    <w:rsid w:val="00C1524D"/>
    <w:rsid w:val="00C177F8"/>
    <w:rsid w:val="00C221E4"/>
    <w:rsid w:val="00C22218"/>
    <w:rsid w:val="00C2281D"/>
    <w:rsid w:val="00C22BE4"/>
    <w:rsid w:val="00C2378A"/>
    <w:rsid w:val="00C2389A"/>
    <w:rsid w:val="00C23F79"/>
    <w:rsid w:val="00C23FB2"/>
    <w:rsid w:val="00C24980"/>
    <w:rsid w:val="00C2583D"/>
    <w:rsid w:val="00C269A6"/>
    <w:rsid w:val="00C26EAE"/>
    <w:rsid w:val="00C27DB2"/>
    <w:rsid w:val="00C30D1B"/>
    <w:rsid w:val="00C320EA"/>
    <w:rsid w:val="00C32698"/>
    <w:rsid w:val="00C35C43"/>
    <w:rsid w:val="00C36431"/>
    <w:rsid w:val="00C366F3"/>
    <w:rsid w:val="00C3759D"/>
    <w:rsid w:val="00C4108C"/>
    <w:rsid w:val="00C42773"/>
    <w:rsid w:val="00C42B04"/>
    <w:rsid w:val="00C436FF"/>
    <w:rsid w:val="00C440AA"/>
    <w:rsid w:val="00C45507"/>
    <w:rsid w:val="00C47299"/>
    <w:rsid w:val="00C50084"/>
    <w:rsid w:val="00C51907"/>
    <w:rsid w:val="00C531AA"/>
    <w:rsid w:val="00C543EB"/>
    <w:rsid w:val="00C5488C"/>
    <w:rsid w:val="00C5565F"/>
    <w:rsid w:val="00C57BF3"/>
    <w:rsid w:val="00C62827"/>
    <w:rsid w:val="00C63433"/>
    <w:rsid w:val="00C6589E"/>
    <w:rsid w:val="00C66057"/>
    <w:rsid w:val="00C66CA8"/>
    <w:rsid w:val="00C66D7F"/>
    <w:rsid w:val="00C724DB"/>
    <w:rsid w:val="00C7276F"/>
    <w:rsid w:val="00C7353D"/>
    <w:rsid w:val="00C73A00"/>
    <w:rsid w:val="00C73E95"/>
    <w:rsid w:val="00C7430C"/>
    <w:rsid w:val="00C74531"/>
    <w:rsid w:val="00C75742"/>
    <w:rsid w:val="00C76A1C"/>
    <w:rsid w:val="00C77103"/>
    <w:rsid w:val="00C807C3"/>
    <w:rsid w:val="00C83E60"/>
    <w:rsid w:val="00C878EE"/>
    <w:rsid w:val="00C87B54"/>
    <w:rsid w:val="00C87DB5"/>
    <w:rsid w:val="00C9011D"/>
    <w:rsid w:val="00C90DAF"/>
    <w:rsid w:val="00C915BA"/>
    <w:rsid w:val="00C9191E"/>
    <w:rsid w:val="00C919B1"/>
    <w:rsid w:val="00C92067"/>
    <w:rsid w:val="00C925F0"/>
    <w:rsid w:val="00C92663"/>
    <w:rsid w:val="00C93F69"/>
    <w:rsid w:val="00C94E31"/>
    <w:rsid w:val="00C975BE"/>
    <w:rsid w:val="00CA2484"/>
    <w:rsid w:val="00CA38DE"/>
    <w:rsid w:val="00CA5454"/>
    <w:rsid w:val="00CA666D"/>
    <w:rsid w:val="00CA6EA7"/>
    <w:rsid w:val="00CA719B"/>
    <w:rsid w:val="00CA7E9D"/>
    <w:rsid w:val="00CB041A"/>
    <w:rsid w:val="00CB15B2"/>
    <w:rsid w:val="00CB23DA"/>
    <w:rsid w:val="00CB537A"/>
    <w:rsid w:val="00CB5898"/>
    <w:rsid w:val="00CB6E67"/>
    <w:rsid w:val="00CC03DD"/>
    <w:rsid w:val="00CC208C"/>
    <w:rsid w:val="00CD50B1"/>
    <w:rsid w:val="00CD5AF2"/>
    <w:rsid w:val="00CD5EB7"/>
    <w:rsid w:val="00CE0B79"/>
    <w:rsid w:val="00CE0F59"/>
    <w:rsid w:val="00CE484B"/>
    <w:rsid w:val="00CE5597"/>
    <w:rsid w:val="00CF00EB"/>
    <w:rsid w:val="00CF1DD1"/>
    <w:rsid w:val="00CF21C3"/>
    <w:rsid w:val="00CF426C"/>
    <w:rsid w:val="00CF4ADF"/>
    <w:rsid w:val="00CF4AEF"/>
    <w:rsid w:val="00CF53A5"/>
    <w:rsid w:val="00CF7C82"/>
    <w:rsid w:val="00D01913"/>
    <w:rsid w:val="00D01BC6"/>
    <w:rsid w:val="00D029B1"/>
    <w:rsid w:val="00D04318"/>
    <w:rsid w:val="00D04AA9"/>
    <w:rsid w:val="00D06F8C"/>
    <w:rsid w:val="00D126AF"/>
    <w:rsid w:val="00D15C4E"/>
    <w:rsid w:val="00D17066"/>
    <w:rsid w:val="00D213FA"/>
    <w:rsid w:val="00D216B4"/>
    <w:rsid w:val="00D219FF"/>
    <w:rsid w:val="00D26DB8"/>
    <w:rsid w:val="00D27860"/>
    <w:rsid w:val="00D306E5"/>
    <w:rsid w:val="00D30A5D"/>
    <w:rsid w:val="00D3288A"/>
    <w:rsid w:val="00D33160"/>
    <w:rsid w:val="00D34ECF"/>
    <w:rsid w:val="00D36622"/>
    <w:rsid w:val="00D377DC"/>
    <w:rsid w:val="00D41201"/>
    <w:rsid w:val="00D425D1"/>
    <w:rsid w:val="00D46B5B"/>
    <w:rsid w:val="00D47C0F"/>
    <w:rsid w:val="00D47E2C"/>
    <w:rsid w:val="00D50B3D"/>
    <w:rsid w:val="00D51609"/>
    <w:rsid w:val="00D51A19"/>
    <w:rsid w:val="00D51BD1"/>
    <w:rsid w:val="00D535B3"/>
    <w:rsid w:val="00D5727C"/>
    <w:rsid w:val="00D608D6"/>
    <w:rsid w:val="00D62401"/>
    <w:rsid w:val="00D626C5"/>
    <w:rsid w:val="00D635AC"/>
    <w:rsid w:val="00D63AE5"/>
    <w:rsid w:val="00D659F9"/>
    <w:rsid w:val="00D65D33"/>
    <w:rsid w:val="00D66665"/>
    <w:rsid w:val="00D67466"/>
    <w:rsid w:val="00D700DC"/>
    <w:rsid w:val="00D71512"/>
    <w:rsid w:val="00D71664"/>
    <w:rsid w:val="00D72D8B"/>
    <w:rsid w:val="00D73482"/>
    <w:rsid w:val="00D74FDB"/>
    <w:rsid w:val="00D768F7"/>
    <w:rsid w:val="00D83CC9"/>
    <w:rsid w:val="00D84F52"/>
    <w:rsid w:val="00D860DD"/>
    <w:rsid w:val="00D87121"/>
    <w:rsid w:val="00D9196A"/>
    <w:rsid w:val="00D91E5C"/>
    <w:rsid w:val="00D93897"/>
    <w:rsid w:val="00D941AA"/>
    <w:rsid w:val="00D9674A"/>
    <w:rsid w:val="00D96AAD"/>
    <w:rsid w:val="00D97FF5"/>
    <w:rsid w:val="00DA1062"/>
    <w:rsid w:val="00DA25B9"/>
    <w:rsid w:val="00DA5001"/>
    <w:rsid w:val="00DA572E"/>
    <w:rsid w:val="00DA5864"/>
    <w:rsid w:val="00DA6A97"/>
    <w:rsid w:val="00DB0984"/>
    <w:rsid w:val="00DB1469"/>
    <w:rsid w:val="00DB30C3"/>
    <w:rsid w:val="00DB3C46"/>
    <w:rsid w:val="00DB3F73"/>
    <w:rsid w:val="00DB438A"/>
    <w:rsid w:val="00DB6360"/>
    <w:rsid w:val="00DB6412"/>
    <w:rsid w:val="00DB7B1F"/>
    <w:rsid w:val="00DC198C"/>
    <w:rsid w:val="00DC1AE8"/>
    <w:rsid w:val="00DC2FC6"/>
    <w:rsid w:val="00DC51FF"/>
    <w:rsid w:val="00DC5923"/>
    <w:rsid w:val="00DD1649"/>
    <w:rsid w:val="00DD4CED"/>
    <w:rsid w:val="00DD5290"/>
    <w:rsid w:val="00DD7C78"/>
    <w:rsid w:val="00DE0575"/>
    <w:rsid w:val="00DE0A04"/>
    <w:rsid w:val="00DE1AD0"/>
    <w:rsid w:val="00DE20C7"/>
    <w:rsid w:val="00DE7199"/>
    <w:rsid w:val="00DF0077"/>
    <w:rsid w:val="00DF0B48"/>
    <w:rsid w:val="00DF16CD"/>
    <w:rsid w:val="00DF29F9"/>
    <w:rsid w:val="00DF4187"/>
    <w:rsid w:val="00DF5DA1"/>
    <w:rsid w:val="00DF72E5"/>
    <w:rsid w:val="00DF790B"/>
    <w:rsid w:val="00E014B4"/>
    <w:rsid w:val="00E023DB"/>
    <w:rsid w:val="00E029BC"/>
    <w:rsid w:val="00E03200"/>
    <w:rsid w:val="00E0540D"/>
    <w:rsid w:val="00E06013"/>
    <w:rsid w:val="00E06B06"/>
    <w:rsid w:val="00E10B66"/>
    <w:rsid w:val="00E10BC1"/>
    <w:rsid w:val="00E1137D"/>
    <w:rsid w:val="00E124B1"/>
    <w:rsid w:val="00E14075"/>
    <w:rsid w:val="00E14F7D"/>
    <w:rsid w:val="00E1535C"/>
    <w:rsid w:val="00E15587"/>
    <w:rsid w:val="00E16117"/>
    <w:rsid w:val="00E2047E"/>
    <w:rsid w:val="00E21F9E"/>
    <w:rsid w:val="00E25964"/>
    <w:rsid w:val="00E302BA"/>
    <w:rsid w:val="00E30760"/>
    <w:rsid w:val="00E31E9A"/>
    <w:rsid w:val="00E32951"/>
    <w:rsid w:val="00E33475"/>
    <w:rsid w:val="00E33F75"/>
    <w:rsid w:val="00E35508"/>
    <w:rsid w:val="00E35A44"/>
    <w:rsid w:val="00E36651"/>
    <w:rsid w:val="00E40B9A"/>
    <w:rsid w:val="00E41C21"/>
    <w:rsid w:val="00E4380A"/>
    <w:rsid w:val="00E47DFC"/>
    <w:rsid w:val="00E505E7"/>
    <w:rsid w:val="00E50767"/>
    <w:rsid w:val="00E50971"/>
    <w:rsid w:val="00E560FC"/>
    <w:rsid w:val="00E562A7"/>
    <w:rsid w:val="00E57121"/>
    <w:rsid w:val="00E60E21"/>
    <w:rsid w:val="00E622CC"/>
    <w:rsid w:val="00E6300A"/>
    <w:rsid w:val="00E662FA"/>
    <w:rsid w:val="00E668CD"/>
    <w:rsid w:val="00E670F8"/>
    <w:rsid w:val="00E67333"/>
    <w:rsid w:val="00E7006F"/>
    <w:rsid w:val="00E7138C"/>
    <w:rsid w:val="00E72CDC"/>
    <w:rsid w:val="00E7360D"/>
    <w:rsid w:val="00E76C8F"/>
    <w:rsid w:val="00E81223"/>
    <w:rsid w:val="00E823C8"/>
    <w:rsid w:val="00E8304F"/>
    <w:rsid w:val="00E83452"/>
    <w:rsid w:val="00E844F1"/>
    <w:rsid w:val="00E84E71"/>
    <w:rsid w:val="00E85E87"/>
    <w:rsid w:val="00E87B2A"/>
    <w:rsid w:val="00E90104"/>
    <w:rsid w:val="00E90CF7"/>
    <w:rsid w:val="00E91432"/>
    <w:rsid w:val="00E918A8"/>
    <w:rsid w:val="00E92955"/>
    <w:rsid w:val="00E92DD2"/>
    <w:rsid w:val="00E94714"/>
    <w:rsid w:val="00E955B7"/>
    <w:rsid w:val="00E9560C"/>
    <w:rsid w:val="00E95A8A"/>
    <w:rsid w:val="00E9628B"/>
    <w:rsid w:val="00EA33BE"/>
    <w:rsid w:val="00EA507E"/>
    <w:rsid w:val="00EA53DD"/>
    <w:rsid w:val="00EA64E6"/>
    <w:rsid w:val="00EB1108"/>
    <w:rsid w:val="00EB538E"/>
    <w:rsid w:val="00EB62AF"/>
    <w:rsid w:val="00EB69D1"/>
    <w:rsid w:val="00EB792F"/>
    <w:rsid w:val="00EC16A6"/>
    <w:rsid w:val="00EC1D0F"/>
    <w:rsid w:val="00EC4370"/>
    <w:rsid w:val="00ED015E"/>
    <w:rsid w:val="00ED197E"/>
    <w:rsid w:val="00ED266E"/>
    <w:rsid w:val="00ED363D"/>
    <w:rsid w:val="00ED3968"/>
    <w:rsid w:val="00ED397E"/>
    <w:rsid w:val="00ED7AB3"/>
    <w:rsid w:val="00EE040D"/>
    <w:rsid w:val="00EE4BC2"/>
    <w:rsid w:val="00EE6C0E"/>
    <w:rsid w:val="00EF4EAB"/>
    <w:rsid w:val="00F006BE"/>
    <w:rsid w:val="00F00758"/>
    <w:rsid w:val="00F01411"/>
    <w:rsid w:val="00F02520"/>
    <w:rsid w:val="00F033B1"/>
    <w:rsid w:val="00F04E20"/>
    <w:rsid w:val="00F06512"/>
    <w:rsid w:val="00F06ECD"/>
    <w:rsid w:val="00F10895"/>
    <w:rsid w:val="00F10961"/>
    <w:rsid w:val="00F11EA1"/>
    <w:rsid w:val="00F14871"/>
    <w:rsid w:val="00F15F6C"/>
    <w:rsid w:val="00F16D24"/>
    <w:rsid w:val="00F17663"/>
    <w:rsid w:val="00F21EAE"/>
    <w:rsid w:val="00F27D87"/>
    <w:rsid w:val="00F3102F"/>
    <w:rsid w:val="00F319B9"/>
    <w:rsid w:val="00F3273D"/>
    <w:rsid w:val="00F33CFC"/>
    <w:rsid w:val="00F35158"/>
    <w:rsid w:val="00F35694"/>
    <w:rsid w:val="00F35AED"/>
    <w:rsid w:val="00F37364"/>
    <w:rsid w:val="00F37D1F"/>
    <w:rsid w:val="00F400DA"/>
    <w:rsid w:val="00F410CB"/>
    <w:rsid w:val="00F416BD"/>
    <w:rsid w:val="00F440C3"/>
    <w:rsid w:val="00F452B8"/>
    <w:rsid w:val="00F46097"/>
    <w:rsid w:val="00F46270"/>
    <w:rsid w:val="00F46AA9"/>
    <w:rsid w:val="00F511A3"/>
    <w:rsid w:val="00F5150A"/>
    <w:rsid w:val="00F52FDA"/>
    <w:rsid w:val="00F571D8"/>
    <w:rsid w:val="00F61630"/>
    <w:rsid w:val="00F6247F"/>
    <w:rsid w:val="00F628D2"/>
    <w:rsid w:val="00F62B3E"/>
    <w:rsid w:val="00F63C3E"/>
    <w:rsid w:val="00F640AF"/>
    <w:rsid w:val="00F6423A"/>
    <w:rsid w:val="00F64EA3"/>
    <w:rsid w:val="00F6566A"/>
    <w:rsid w:val="00F67504"/>
    <w:rsid w:val="00F719EC"/>
    <w:rsid w:val="00F71CB4"/>
    <w:rsid w:val="00F7439F"/>
    <w:rsid w:val="00F75403"/>
    <w:rsid w:val="00F75BB2"/>
    <w:rsid w:val="00F80949"/>
    <w:rsid w:val="00F81807"/>
    <w:rsid w:val="00F820B5"/>
    <w:rsid w:val="00F83C96"/>
    <w:rsid w:val="00F85355"/>
    <w:rsid w:val="00F856A9"/>
    <w:rsid w:val="00F87239"/>
    <w:rsid w:val="00F87CAE"/>
    <w:rsid w:val="00F905EC"/>
    <w:rsid w:val="00F924E9"/>
    <w:rsid w:val="00F92975"/>
    <w:rsid w:val="00F93184"/>
    <w:rsid w:val="00F93D3E"/>
    <w:rsid w:val="00F95F36"/>
    <w:rsid w:val="00F964A6"/>
    <w:rsid w:val="00FA1504"/>
    <w:rsid w:val="00FA5ECB"/>
    <w:rsid w:val="00FA60EB"/>
    <w:rsid w:val="00FB1359"/>
    <w:rsid w:val="00FB2A18"/>
    <w:rsid w:val="00FB3DE2"/>
    <w:rsid w:val="00FB6176"/>
    <w:rsid w:val="00FB643F"/>
    <w:rsid w:val="00FB6685"/>
    <w:rsid w:val="00FC1344"/>
    <w:rsid w:val="00FC5CA5"/>
    <w:rsid w:val="00FC5EA1"/>
    <w:rsid w:val="00FD270B"/>
    <w:rsid w:val="00FD2FDD"/>
    <w:rsid w:val="00FD4DA2"/>
    <w:rsid w:val="00FD5366"/>
    <w:rsid w:val="00FD66CF"/>
    <w:rsid w:val="00FD79A3"/>
    <w:rsid w:val="00FE1495"/>
    <w:rsid w:val="00FE1F89"/>
    <w:rsid w:val="00FE22AB"/>
    <w:rsid w:val="00FE2F6F"/>
    <w:rsid w:val="00FE4B23"/>
    <w:rsid w:val="00FE7D39"/>
    <w:rsid w:val="00FF025C"/>
    <w:rsid w:val="00FF06C3"/>
    <w:rsid w:val="00FF121C"/>
    <w:rsid w:val="00FF1F77"/>
    <w:rsid w:val="00FF5405"/>
    <w:rsid w:val="00FF578C"/>
    <w:rsid w:val="00FF6A9D"/>
    <w:rsid w:val="00FF72C0"/>
    <w:rsid w:val="01774C48"/>
    <w:rsid w:val="045F0564"/>
    <w:rsid w:val="04F62DE5"/>
    <w:rsid w:val="050E76E6"/>
    <w:rsid w:val="05382D05"/>
    <w:rsid w:val="055D5EFB"/>
    <w:rsid w:val="05DE6E25"/>
    <w:rsid w:val="06494C3A"/>
    <w:rsid w:val="07B62F76"/>
    <w:rsid w:val="09433B81"/>
    <w:rsid w:val="097915E1"/>
    <w:rsid w:val="0AC459AA"/>
    <w:rsid w:val="0EFB73A6"/>
    <w:rsid w:val="0F1C9912"/>
    <w:rsid w:val="113445A2"/>
    <w:rsid w:val="118A6B20"/>
    <w:rsid w:val="11B2174D"/>
    <w:rsid w:val="120365A6"/>
    <w:rsid w:val="13077B4D"/>
    <w:rsid w:val="138B66D9"/>
    <w:rsid w:val="13F5AEBD"/>
    <w:rsid w:val="14DBBDCC"/>
    <w:rsid w:val="15057CB2"/>
    <w:rsid w:val="15882364"/>
    <w:rsid w:val="15C2775B"/>
    <w:rsid w:val="15CF5CE8"/>
    <w:rsid w:val="16B358DF"/>
    <w:rsid w:val="16DF0C76"/>
    <w:rsid w:val="17DB6104"/>
    <w:rsid w:val="17EF1BF3"/>
    <w:rsid w:val="17F4413E"/>
    <w:rsid w:val="17F446F9"/>
    <w:rsid w:val="17FFA169"/>
    <w:rsid w:val="17FFE074"/>
    <w:rsid w:val="198B2A2C"/>
    <w:rsid w:val="1A3348FA"/>
    <w:rsid w:val="1AADCD2A"/>
    <w:rsid w:val="1ABE7CAC"/>
    <w:rsid w:val="1BBD3C0F"/>
    <w:rsid w:val="1BD1FCB2"/>
    <w:rsid w:val="1BE3E9F9"/>
    <w:rsid w:val="1BED7F0E"/>
    <w:rsid w:val="1BF78DE8"/>
    <w:rsid w:val="1C0B4606"/>
    <w:rsid w:val="1CD878D2"/>
    <w:rsid w:val="1CDF035C"/>
    <w:rsid w:val="1DBFE069"/>
    <w:rsid w:val="1DDFAB72"/>
    <w:rsid w:val="1E1DF621"/>
    <w:rsid w:val="1E39E482"/>
    <w:rsid w:val="1E5EFFF6"/>
    <w:rsid w:val="1EED6F6C"/>
    <w:rsid w:val="1EFD5C9E"/>
    <w:rsid w:val="1F3F0DFF"/>
    <w:rsid w:val="1F3FDC96"/>
    <w:rsid w:val="1FBE6D55"/>
    <w:rsid w:val="1FFA66EC"/>
    <w:rsid w:val="1FFECB41"/>
    <w:rsid w:val="1FFF6803"/>
    <w:rsid w:val="20D04E65"/>
    <w:rsid w:val="221A5471"/>
    <w:rsid w:val="221A6AC9"/>
    <w:rsid w:val="237F64F6"/>
    <w:rsid w:val="23DFFA9B"/>
    <w:rsid w:val="23FB431F"/>
    <w:rsid w:val="242B6CC1"/>
    <w:rsid w:val="25FB0C45"/>
    <w:rsid w:val="27761307"/>
    <w:rsid w:val="27776923"/>
    <w:rsid w:val="27BE03DA"/>
    <w:rsid w:val="27DB7E51"/>
    <w:rsid w:val="27EFA218"/>
    <w:rsid w:val="27FF3C26"/>
    <w:rsid w:val="2936043F"/>
    <w:rsid w:val="29C137C7"/>
    <w:rsid w:val="29E7FF3F"/>
    <w:rsid w:val="2A6C6770"/>
    <w:rsid w:val="2AA9F0DE"/>
    <w:rsid w:val="2B3D5571"/>
    <w:rsid w:val="2B58DB69"/>
    <w:rsid w:val="2B7D8F0A"/>
    <w:rsid w:val="2B9FD7CB"/>
    <w:rsid w:val="2BD7C3DD"/>
    <w:rsid w:val="2BF7FA05"/>
    <w:rsid w:val="2D515F6F"/>
    <w:rsid w:val="2D6F8229"/>
    <w:rsid w:val="2DDD2ACF"/>
    <w:rsid w:val="2DFD511B"/>
    <w:rsid w:val="2E2DB80B"/>
    <w:rsid w:val="2E73176D"/>
    <w:rsid w:val="2E99648B"/>
    <w:rsid w:val="2EDF3B4A"/>
    <w:rsid w:val="2EF82974"/>
    <w:rsid w:val="2F5F8AD2"/>
    <w:rsid w:val="2FF701A2"/>
    <w:rsid w:val="2FFF37E8"/>
    <w:rsid w:val="2FFFF157"/>
    <w:rsid w:val="316F0C6E"/>
    <w:rsid w:val="32CFBD62"/>
    <w:rsid w:val="33633521"/>
    <w:rsid w:val="336DF225"/>
    <w:rsid w:val="33DAAE2F"/>
    <w:rsid w:val="33DE55ED"/>
    <w:rsid w:val="33F73343"/>
    <w:rsid w:val="34BF3004"/>
    <w:rsid w:val="34FF9B37"/>
    <w:rsid w:val="358D421F"/>
    <w:rsid w:val="35F76B16"/>
    <w:rsid w:val="36BFD75E"/>
    <w:rsid w:val="36FD48AA"/>
    <w:rsid w:val="375F1234"/>
    <w:rsid w:val="3770CA6B"/>
    <w:rsid w:val="3778451B"/>
    <w:rsid w:val="37C3B8F0"/>
    <w:rsid w:val="37DE8F8E"/>
    <w:rsid w:val="37F345DF"/>
    <w:rsid w:val="37F5EA72"/>
    <w:rsid w:val="37FD784F"/>
    <w:rsid w:val="38662B23"/>
    <w:rsid w:val="387EB151"/>
    <w:rsid w:val="38D7B5A2"/>
    <w:rsid w:val="39BBD431"/>
    <w:rsid w:val="39E9DA0C"/>
    <w:rsid w:val="39F20354"/>
    <w:rsid w:val="3A3D311A"/>
    <w:rsid w:val="3AD817D6"/>
    <w:rsid w:val="3B3F76E5"/>
    <w:rsid w:val="3B473E4F"/>
    <w:rsid w:val="3BCEDC4E"/>
    <w:rsid w:val="3BD7C64E"/>
    <w:rsid w:val="3BDBF19D"/>
    <w:rsid w:val="3BF58B7C"/>
    <w:rsid w:val="3D5FD298"/>
    <w:rsid w:val="3DBB3C40"/>
    <w:rsid w:val="3DBDD205"/>
    <w:rsid w:val="3DEEF901"/>
    <w:rsid w:val="3DF91C82"/>
    <w:rsid w:val="3DFC54C6"/>
    <w:rsid w:val="3DFE1CD9"/>
    <w:rsid w:val="3DFF3ECA"/>
    <w:rsid w:val="3E701219"/>
    <w:rsid w:val="3E7E3FD8"/>
    <w:rsid w:val="3E942DBD"/>
    <w:rsid w:val="3ECD0656"/>
    <w:rsid w:val="3EEEFE3D"/>
    <w:rsid w:val="3EF79FDC"/>
    <w:rsid w:val="3EFCBCF3"/>
    <w:rsid w:val="3EFF5A93"/>
    <w:rsid w:val="3F370B72"/>
    <w:rsid w:val="3F3FA812"/>
    <w:rsid w:val="3F7A1649"/>
    <w:rsid w:val="3F83EB1D"/>
    <w:rsid w:val="3F87171D"/>
    <w:rsid w:val="3FA72B3B"/>
    <w:rsid w:val="3FAD6E17"/>
    <w:rsid w:val="3FAE49AD"/>
    <w:rsid w:val="3FAFE977"/>
    <w:rsid w:val="3FB37ACE"/>
    <w:rsid w:val="3FBF8D08"/>
    <w:rsid w:val="3FE55AF5"/>
    <w:rsid w:val="3FE7415E"/>
    <w:rsid w:val="3FEBA1C8"/>
    <w:rsid w:val="3FEFA941"/>
    <w:rsid w:val="3FF5F6F1"/>
    <w:rsid w:val="3FFB377E"/>
    <w:rsid w:val="3FFD0149"/>
    <w:rsid w:val="3FFD8459"/>
    <w:rsid w:val="3FFF30A6"/>
    <w:rsid w:val="3FFFB6AE"/>
    <w:rsid w:val="40190084"/>
    <w:rsid w:val="420C6BA6"/>
    <w:rsid w:val="42330DC7"/>
    <w:rsid w:val="431E3764"/>
    <w:rsid w:val="43726988"/>
    <w:rsid w:val="44612DF6"/>
    <w:rsid w:val="44FD0D52"/>
    <w:rsid w:val="453F5FCC"/>
    <w:rsid w:val="45424521"/>
    <w:rsid w:val="45BE8873"/>
    <w:rsid w:val="469D1B15"/>
    <w:rsid w:val="46FF5C84"/>
    <w:rsid w:val="479A7EE4"/>
    <w:rsid w:val="47BAD54E"/>
    <w:rsid w:val="47CD5E63"/>
    <w:rsid w:val="47F719FE"/>
    <w:rsid w:val="48C35E9F"/>
    <w:rsid w:val="492148AF"/>
    <w:rsid w:val="495F2087"/>
    <w:rsid w:val="49BB48A0"/>
    <w:rsid w:val="4B7F3830"/>
    <w:rsid w:val="4BD7C41D"/>
    <w:rsid w:val="4CFF927C"/>
    <w:rsid w:val="4DEF9ACD"/>
    <w:rsid w:val="4DFAC3AA"/>
    <w:rsid w:val="4DFC1238"/>
    <w:rsid w:val="4E0275B7"/>
    <w:rsid w:val="4E2ECF83"/>
    <w:rsid w:val="4F241C88"/>
    <w:rsid w:val="4FAFE003"/>
    <w:rsid w:val="4FD6144B"/>
    <w:rsid w:val="4FD7F075"/>
    <w:rsid w:val="4FE546E9"/>
    <w:rsid w:val="4FEEEC87"/>
    <w:rsid w:val="4FEFCA75"/>
    <w:rsid w:val="4FF703F0"/>
    <w:rsid w:val="4FFCD906"/>
    <w:rsid w:val="4FFE3F15"/>
    <w:rsid w:val="501E557D"/>
    <w:rsid w:val="52B3FC78"/>
    <w:rsid w:val="52C840FF"/>
    <w:rsid w:val="536F4240"/>
    <w:rsid w:val="53C01315"/>
    <w:rsid w:val="541321AD"/>
    <w:rsid w:val="54C479BC"/>
    <w:rsid w:val="557F04E6"/>
    <w:rsid w:val="55F5E971"/>
    <w:rsid w:val="55FDD6D5"/>
    <w:rsid w:val="569B0F91"/>
    <w:rsid w:val="56F569AD"/>
    <w:rsid w:val="56FFEDB6"/>
    <w:rsid w:val="57730021"/>
    <w:rsid w:val="57ED71BD"/>
    <w:rsid w:val="57EFF523"/>
    <w:rsid w:val="57F48347"/>
    <w:rsid w:val="57F713D3"/>
    <w:rsid w:val="57FB9B78"/>
    <w:rsid w:val="57FE8FF1"/>
    <w:rsid w:val="57FFAB79"/>
    <w:rsid w:val="57FFEC1A"/>
    <w:rsid w:val="584393AD"/>
    <w:rsid w:val="58778BE2"/>
    <w:rsid w:val="588B7F1E"/>
    <w:rsid w:val="58FF3A0C"/>
    <w:rsid w:val="597FF331"/>
    <w:rsid w:val="5997F11A"/>
    <w:rsid w:val="59B36D23"/>
    <w:rsid w:val="59F1699B"/>
    <w:rsid w:val="59F7A820"/>
    <w:rsid w:val="5A3C1C76"/>
    <w:rsid w:val="5AE7A511"/>
    <w:rsid w:val="5B3FE17E"/>
    <w:rsid w:val="5B5BA3D1"/>
    <w:rsid w:val="5C551CAC"/>
    <w:rsid w:val="5C6D0E45"/>
    <w:rsid w:val="5CCF679B"/>
    <w:rsid w:val="5CEB1ABC"/>
    <w:rsid w:val="5CF5F21C"/>
    <w:rsid w:val="5D1E9BD4"/>
    <w:rsid w:val="5DAEBBCB"/>
    <w:rsid w:val="5DB766EE"/>
    <w:rsid w:val="5DD90B9C"/>
    <w:rsid w:val="5DF60AE2"/>
    <w:rsid w:val="5DFB6FF9"/>
    <w:rsid w:val="5DFF5C11"/>
    <w:rsid w:val="5E2A0EA7"/>
    <w:rsid w:val="5EBB7D3D"/>
    <w:rsid w:val="5EBF8CA4"/>
    <w:rsid w:val="5ECE0D2C"/>
    <w:rsid w:val="5EDAF506"/>
    <w:rsid w:val="5EDEBC63"/>
    <w:rsid w:val="5EEF6EFD"/>
    <w:rsid w:val="5EEFF618"/>
    <w:rsid w:val="5EFD0F5D"/>
    <w:rsid w:val="5EFFAD8F"/>
    <w:rsid w:val="5F000775"/>
    <w:rsid w:val="5F182D44"/>
    <w:rsid w:val="5F28CE06"/>
    <w:rsid w:val="5F2BDF1B"/>
    <w:rsid w:val="5F5AF69C"/>
    <w:rsid w:val="5F6CF691"/>
    <w:rsid w:val="5F76BD0E"/>
    <w:rsid w:val="5F7D5423"/>
    <w:rsid w:val="5F9E7FD9"/>
    <w:rsid w:val="5F9F2F8B"/>
    <w:rsid w:val="5FB692D4"/>
    <w:rsid w:val="5FB735D3"/>
    <w:rsid w:val="5FBD4A99"/>
    <w:rsid w:val="5FD5C468"/>
    <w:rsid w:val="5FE73B02"/>
    <w:rsid w:val="5FF7549D"/>
    <w:rsid w:val="639025DD"/>
    <w:rsid w:val="63DBCB13"/>
    <w:rsid w:val="63F7B735"/>
    <w:rsid w:val="647F1992"/>
    <w:rsid w:val="64A64115"/>
    <w:rsid w:val="664F7248"/>
    <w:rsid w:val="669FA903"/>
    <w:rsid w:val="67AF64DD"/>
    <w:rsid w:val="67BFA528"/>
    <w:rsid w:val="67FD8289"/>
    <w:rsid w:val="67FF1329"/>
    <w:rsid w:val="67FF8528"/>
    <w:rsid w:val="685412E1"/>
    <w:rsid w:val="68B66C08"/>
    <w:rsid w:val="69389A36"/>
    <w:rsid w:val="693B0960"/>
    <w:rsid w:val="69FFA222"/>
    <w:rsid w:val="6A1469C5"/>
    <w:rsid w:val="6AA77326"/>
    <w:rsid w:val="6AFF596D"/>
    <w:rsid w:val="6B3F31A9"/>
    <w:rsid w:val="6BC930E6"/>
    <w:rsid w:val="6BE71329"/>
    <w:rsid w:val="6BF48CF9"/>
    <w:rsid w:val="6C155B37"/>
    <w:rsid w:val="6C5FCA58"/>
    <w:rsid w:val="6CB75071"/>
    <w:rsid w:val="6CE65895"/>
    <w:rsid w:val="6D4FC99B"/>
    <w:rsid w:val="6DB75815"/>
    <w:rsid w:val="6DCD6783"/>
    <w:rsid w:val="6DDBA566"/>
    <w:rsid w:val="6DDECBD8"/>
    <w:rsid w:val="6DFC1F6D"/>
    <w:rsid w:val="6DFF2533"/>
    <w:rsid w:val="6E7F1B7E"/>
    <w:rsid w:val="6EA1622C"/>
    <w:rsid w:val="6ED7DC5A"/>
    <w:rsid w:val="6EDD1FE8"/>
    <w:rsid w:val="6EEA9E09"/>
    <w:rsid w:val="6EFD20F3"/>
    <w:rsid w:val="6EFF47DD"/>
    <w:rsid w:val="6EFF8DBF"/>
    <w:rsid w:val="6F37109F"/>
    <w:rsid w:val="6F3D5619"/>
    <w:rsid w:val="6F57BA07"/>
    <w:rsid w:val="6F5E9933"/>
    <w:rsid w:val="6F6FE6AE"/>
    <w:rsid w:val="6F719D03"/>
    <w:rsid w:val="6F764E9F"/>
    <w:rsid w:val="6F77C2B5"/>
    <w:rsid w:val="6F7FA247"/>
    <w:rsid w:val="6F7FA694"/>
    <w:rsid w:val="6F9D6073"/>
    <w:rsid w:val="6F9F87B3"/>
    <w:rsid w:val="6FA93708"/>
    <w:rsid w:val="6FAFC2C7"/>
    <w:rsid w:val="6FBAF97A"/>
    <w:rsid w:val="6FBFFCE2"/>
    <w:rsid w:val="6FC564B6"/>
    <w:rsid w:val="6FCD7591"/>
    <w:rsid w:val="6FDB8580"/>
    <w:rsid w:val="6FDD4C6F"/>
    <w:rsid w:val="6FE776CC"/>
    <w:rsid w:val="6FEB0D19"/>
    <w:rsid w:val="6FEF347A"/>
    <w:rsid w:val="6FF7705A"/>
    <w:rsid w:val="6FFEE153"/>
    <w:rsid w:val="70604718"/>
    <w:rsid w:val="70677E74"/>
    <w:rsid w:val="709D13E4"/>
    <w:rsid w:val="71BF9E02"/>
    <w:rsid w:val="71D57ED4"/>
    <w:rsid w:val="731B21D6"/>
    <w:rsid w:val="734F2D82"/>
    <w:rsid w:val="737F80BD"/>
    <w:rsid w:val="73BF63FF"/>
    <w:rsid w:val="73CFA894"/>
    <w:rsid w:val="73DD29CE"/>
    <w:rsid w:val="73EFBEB0"/>
    <w:rsid w:val="73F9D2D8"/>
    <w:rsid w:val="73FB2F55"/>
    <w:rsid w:val="73FF2BF0"/>
    <w:rsid w:val="73FF56DF"/>
    <w:rsid w:val="74186FC7"/>
    <w:rsid w:val="749FC775"/>
    <w:rsid w:val="74AB4475"/>
    <w:rsid w:val="74EEEC86"/>
    <w:rsid w:val="751D0D37"/>
    <w:rsid w:val="751F7A32"/>
    <w:rsid w:val="755C78BD"/>
    <w:rsid w:val="757F680D"/>
    <w:rsid w:val="759DD5C8"/>
    <w:rsid w:val="75AF173E"/>
    <w:rsid w:val="75CA1B56"/>
    <w:rsid w:val="763F812D"/>
    <w:rsid w:val="764FB47A"/>
    <w:rsid w:val="765E736D"/>
    <w:rsid w:val="767F8224"/>
    <w:rsid w:val="76BA196F"/>
    <w:rsid w:val="76EE73F9"/>
    <w:rsid w:val="76F702FC"/>
    <w:rsid w:val="76FB7C96"/>
    <w:rsid w:val="771B925C"/>
    <w:rsid w:val="7739D42F"/>
    <w:rsid w:val="7779B60A"/>
    <w:rsid w:val="777B3741"/>
    <w:rsid w:val="777FB2B4"/>
    <w:rsid w:val="77AFF656"/>
    <w:rsid w:val="77B76C18"/>
    <w:rsid w:val="77BA041A"/>
    <w:rsid w:val="77BD65C1"/>
    <w:rsid w:val="77CD813F"/>
    <w:rsid w:val="77EC3956"/>
    <w:rsid w:val="77F7D934"/>
    <w:rsid w:val="77FB6CD1"/>
    <w:rsid w:val="77FB73A3"/>
    <w:rsid w:val="77FD6E2C"/>
    <w:rsid w:val="77FF7D7C"/>
    <w:rsid w:val="786B7454"/>
    <w:rsid w:val="78A3B25F"/>
    <w:rsid w:val="78CE014F"/>
    <w:rsid w:val="78F7FDBD"/>
    <w:rsid w:val="797FE1CD"/>
    <w:rsid w:val="79AF7116"/>
    <w:rsid w:val="79B2AB18"/>
    <w:rsid w:val="79BB14C2"/>
    <w:rsid w:val="79E5A70C"/>
    <w:rsid w:val="79EAF7FF"/>
    <w:rsid w:val="79F5EF81"/>
    <w:rsid w:val="79F9DEA3"/>
    <w:rsid w:val="79FA4D1E"/>
    <w:rsid w:val="7A3E787E"/>
    <w:rsid w:val="7A5ECD16"/>
    <w:rsid w:val="7A63398C"/>
    <w:rsid w:val="7A7E57CE"/>
    <w:rsid w:val="7A981BCD"/>
    <w:rsid w:val="7ABB62B1"/>
    <w:rsid w:val="7ADC7AC9"/>
    <w:rsid w:val="7AEDF8C8"/>
    <w:rsid w:val="7AEF3D42"/>
    <w:rsid w:val="7AFB1FCC"/>
    <w:rsid w:val="7AFD93E7"/>
    <w:rsid w:val="7B772272"/>
    <w:rsid w:val="7B7EFE16"/>
    <w:rsid w:val="7B7FFC0C"/>
    <w:rsid w:val="7B8545C9"/>
    <w:rsid w:val="7BAE4ED1"/>
    <w:rsid w:val="7BB3902F"/>
    <w:rsid w:val="7BBD3A0E"/>
    <w:rsid w:val="7BCFE9AB"/>
    <w:rsid w:val="7BDF30F2"/>
    <w:rsid w:val="7BDF310F"/>
    <w:rsid w:val="7BE7FD63"/>
    <w:rsid w:val="7BF6FFC2"/>
    <w:rsid w:val="7BF95F89"/>
    <w:rsid w:val="7BFB3865"/>
    <w:rsid w:val="7BFB4198"/>
    <w:rsid w:val="7BFB7CD0"/>
    <w:rsid w:val="7BFBF660"/>
    <w:rsid w:val="7BFE1D3A"/>
    <w:rsid w:val="7BFFEB54"/>
    <w:rsid w:val="7BFFF42B"/>
    <w:rsid w:val="7C4B0FFF"/>
    <w:rsid w:val="7C79AE34"/>
    <w:rsid w:val="7C7D6C2D"/>
    <w:rsid w:val="7CDDA67F"/>
    <w:rsid w:val="7CDF2753"/>
    <w:rsid w:val="7CF3EF0A"/>
    <w:rsid w:val="7CFEB029"/>
    <w:rsid w:val="7D5F61FA"/>
    <w:rsid w:val="7D6D30B9"/>
    <w:rsid w:val="7DAF40A1"/>
    <w:rsid w:val="7DBEE19B"/>
    <w:rsid w:val="7DBF5780"/>
    <w:rsid w:val="7DCB4DC4"/>
    <w:rsid w:val="7DDE7C8C"/>
    <w:rsid w:val="7DDF101D"/>
    <w:rsid w:val="7DE63350"/>
    <w:rsid w:val="7DF07AD7"/>
    <w:rsid w:val="7DFB06F6"/>
    <w:rsid w:val="7DFC58F6"/>
    <w:rsid w:val="7DFDB890"/>
    <w:rsid w:val="7DFF369B"/>
    <w:rsid w:val="7DFF6365"/>
    <w:rsid w:val="7E1B4A8C"/>
    <w:rsid w:val="7E2752C4"/>
    <w:rsid w:val="7E2A30B9"/>
    <w:rsid w:val="7E332389"/>
    <w:rsid w:val="7E3B3031"/>
    <w:rsid w:val="7E3F094D"/>
    <w:rsid w:val="7E5E1962"/>
    <w:rsid w:val="7E5E1AC4"/>
    <w:rsid w:val="7E67BEC5"/>
    <w:rsid w:val="7E6C2BDC"/>
    <w:rsid w:val="7E76C373"/>
    <w:rsid w:val="7E7F8B21"/>
    <w:rsid w:val="7EDE6173"/>
    <w:rsid w:val="7EDF1714"/>
    <w:rsid w:val="7EE8EBA6"/>
    <w:rsid w:val="7EEE74BC"/>
    <w:rsid w:val="7EEF8B02"/>
    <w:rsid w:val="7EF3BA24"/>
    <w:rsid w:val="7EF75857"/>
    <w:rsid w:val="7EF92A03"/>
    <w:rsid w:val="7EFD7FCB"/>
    <w:rsid w:val="7EFDD215"/>
    <w:rsid w:val="7EFEDA86"/>
    <w:rsid w:val="7EFFDA76"/>
    <w:rsid w:val="7F37B14C"/>
    <w:rsid w:val="7F3F4D84"/>
    <w:rsid w:val="7F5D4102"/>
    <w:rsid w:val="7F6F5D99"/>
    <w:rsid w:val="7F6F6FE1"/>
    <w:rsid w:val="7F6FA80F"/>
    <w:rsid w:val="7F6FAA0C"/>
    <w:rsid w:val="7F7301BC"/>
    <w:rsid w:val="7F7529F5"/>
    <w:rsid w:val="7F775AA3"/>
    <w:rsid w:val="7F7BB05F"/>
    <w:rsid w:val="7F7F2079"/>
    <w:rsid w:val="7F7F9233"/>
    <w:rsid w:val="7F976CBD"/>
    <w:rsid w:val="7F9E7A40"/>
    <w:rsid w:val="7F9FD678"/>
    <w:rsid w:val="7FA9A691"/>
    <w:rsid w:val="7FABCFF5"/>
    <w:rsid w:val="7FACCBA1"/>
    <w:rsid w:val="7FAF36D7"/>
    <w:rsid w:val="7FAF6EBA"/>
    <w:rsid w:val="7FB634A9"/>
    <w:rsid w:val="7FBBA074"/>
    <w:rsid w:val="7FBD9029"/>
    <w:rsid w:val="7FBE721E"/>
    <w:rsid w:val="7FBF896C"/>
    <w:rsid w:val="7FBFD667"/>
    <w:rsid w:val="7FBFD882"/>
    <w:rsid w:val="7FC57043"/>
    <w:rsid w:val="7FC86D57"/>
    <w:rsid w:val="7FCF90AC"/>
    <w:rsid w:val="7FCF9968"/>
    <w:rsid w:val="7FCFB227"/>
    <w:rsid w:val="7FD799FE"/>
    <w:rsid w:val="7FDAFEA4"/>
    <w:rsid w:val="7FDFCFC8"/>
    <w:rsid w:val="7FDFFB33"/>
    <w:rsid w:val="7FE3E67A"/>
    <w:rsid w:val="7FE7368D"/>
    <w:rsid w:val="7FE742B9"/>
    <w:rsid w:val="7FE77B28"/>
    <w:rsid w:val="7FEC80AF"/>
    <w:rsid w:val="7FEF22DB"/>
    <w:rsid w:val="7FEF24D8"/>
    <w:rsid w:val="7FEF6102"/>
    <w:rsid w:val="7FEF8D55"/>
    <w:rsid w:val="7FEF91A4"/>
    <w:rsid w:val="7FEFE1A5"/>
    <w:rsid w:val="7FF3EDAA"/>
    <w:rsid w:val="7FF89C12"/>
    <w:rsid w:val="7FFBF327"/>
    <w:rsid w:val="7FFCE66C"/>
    <w:rsid w:val="7FFD5EA6"/>
    <w:rsid w:val="7FFDCD5B"/>
    <w:rsid w:val="7FFDDAAB"/>
    <w:rsid w:val="7FFDF672"/>
    <w:rsid w:val="7FFDFEF3"/>
    <w:rsid w:val="7FFE0960"/>
    <w:rsid w:val="7FFE37EA"/>
    <w:rsid w:val="7FFF3A90"/>
    <w:rsid w:val="7FFF608C"/>
    <w:rsid w:val="7FFF98BB"/>
    <w:rsid w:val="7FFFB97A"/>
    <w:rsid w:val="7FFFC4BF"/>
    <w:rsid w:val="7FFFE452"/>
    <w:rsid w:val="7FFFFCFE"/>
    <w:rsid w:val="8EBF2565"/>
    <w:rsid w:val="8EE5642D"/>
    <w:rsid w:val="8F7A3470"/>
    <w:rsid w:val="8FBCC49D"/>
    <w:rsid w:val="8FFB5DAF"/>
    <w:rsid w:val="91FFF95F"/>
    <w:rsid w:val="93AFA6AB"/>
    <w:rsid w:val="95D4BC5F"/>
    <w:rsid w:val="97270E84"/>
    <w:rsid w:val="972DC9C4"/>
    <w:rsid w:val="97E957DF"/>
    <w:rsid w:val="97FB73B5"/>
    <w:rsid w:val="992930EF"/>
    <w:rsid w:val="99FB4C5E"/>
    <w:rsid w:val="9A7B52B4"/>
    <w:rsid w:val="9DDAE569"/>
    <w:rsid w:val="9DDCA309"/>
    <w:rsid w:val="9DE72461"/>
    <w:rsid w:val="9DFF7098"/>
    <w:rsid w:val="9E257934"/>
    <w:rsid w:val="9EDF7FB3"/>
    <w:rsid w:val="9F5B9C32"/>
    <w:rsid w:val="9F76DAC1"/>
    <w:rsid w:val="9F7780A6"/>
    <w:rsid w:val="9FE73594"/>
    <w:rsid w:val="9FFB3962"/>
    <w:rsid w:val="9FFF0EE5"/>
    <w:rsid w:val="A0FFD4FE"/>
    <w:rsid w:val="A37EE724"/>
    <w:rsid w:val="A53D70A4"/>
    <w:rsid w:val="A56B8B7C"/>
    <w:rsid w:val="A6ED6D62"/>
    <w:rsid w:val="A8FFEE4D"/>
    <w:rsid w:val="AA54B40F"/>
    <w:rsid w:val="AA7B450E"/>
    <w:rsid w:val="AABFBA47"/>
    <w:rsid w:val="ACDB8CB8"/>
    <w:rsid w:val="AD7B9449"/>
    <w:rsid w:val="AE3F8B7A"/>
    <w:rsid w:val="AE9EE4D4"/>
    <w:rsid w:val="AEBFFA10"/>
    <w:rsid w:val="AF3F4E73"/>
    <w:rsid w:val="AF5F0E59"/>
    <w:rsid w:val="AFB632F2"/>
    <w:rsid w:val="AFD7A960"/>
    <w:rsid w:val="AFEF08FF"/>
    <w:rsid w:val="AFEFF593"/>
    <w:rsid w:val="AFF7BAB3"/>
    <w:rsid w:val="AFFB6EED"/>
    <w:rsid w:val="AFFE4485"/>
    <w:rsid w:val="AFFFB073"/>
    <w:rsid w:val="AFFFFCCB"/>
    <w:rsid w:val="B2F917F2"/>
    <w:rsid w:val="B2FE3426"/>
    <w:rsid w:val="B3410994"/>
    <w:rsid w:val="B5EA2E73"/>
    <w:rsid w:val="B63F0983"/>
    <w:rsid w:val="B6EFD1F1"/>
    <w:rsid w:val="B6FEBCF6"/>
    <w:rsid w:val="B7232384"/>
    <w:rsid w:val="B75341E9"/>
    <w:rsid w:val="B75B3722"/>
    <w:rsid w:val="B773AD8D"/>
    <w:rsid w:val="B777D570"/>
    <w:rsid w:val="B7BEA4BB"/>
    <w:rsid w:val="B7DA1297"/>
    <w:rsid w:val="B7DEB024"/>
    <w:rsid w:val="B875178C"/>
    <w:rsid w:val="B93FF2E5"/>
    <w:rsid w:val="B9AAC8B4"/>
    <w:rsid w:val="B9BFD858"/>
    <w:rsid w:val="B9E9CDFF"/>
    <w:rsid w:val="B9EB101F"/>
    <w:rsid w:val="B9F7DA12"/>
    <w:rsid w:val="B9FE78EA"/>
    <w:rsid w:val="B9FF409D"/>
    <w:rsid w:val="BA9F14C5"/>
    <w:rsid w:val="BACF5AB4"/>
    <w:rsid w:val="BAEB6A1D"/>
    <w:rsid w:val="BB36C601"/>
    <w:rsid w:val="BB432DF2"/>
    <w:rsid w:val="BB5E9B5B"/>
    <w:rsid w:val="BB6F9767"/>
    <w:rsid w:val="BB97FBAF"/>
    <w:rsid w:val="BBA3FEEE"/>
    <w:rsid w:val="BBBB032D"/>
    <w:rsid w:val="BBD873F6"/>
    <w:rsid w:val="BBE2B0B6"/>
    <w:rsid w:val="BBF29B40"/>
    <w:rsid w:val="BBFA6F8B"/>
    <w:rsid w:val="BBFA996C"/>
    <w:rsid w:val="BC558A6D"/>
    <w:rsid w:val="BC7581D3"/>
    <w:rsid w:val="BCBBAD26"/>
    <w:rsid w:val="BCF5D3C5"/>
    <w:rsid w:val="BCFF6595"/>
    <w:rsid w:val="BD322DD4"/>
    <w:rsid w:val="BD3B326E"/>
    <w:rsid w:val="BD7F47EC"/>
    <w:rsid w:val="BDDFE16A"/>
    <w:rsid w:val="BDF547F5"/>
    <w:rsid w:val="BDFE08BD"/>
    <w:rsid w:val="BDFF43C0"/>
    <w:rsid w:val="BDFFA02E"/>
    <w:rsid w:val="BE5E070E"/>
    <w:rsid w:val="BEA91A16"/>
    <w:rsid w:val="BEAE9FB3"/>
    <w:rsid w:val="BEB5B2FF"/>
    <w:rsid w:val="BEDD53F3"/>
    <w:rsid w:val="BEF9DAD7"/>
    <w:rsid w:val="BEFAA2F1"/>
    <w:rsid w:val="BEFF5D78"/>
    <w:rsid w:val="BF3F9A57"/>
    <w:rsid w:val="BF5E7962"/>
    <w:rsid w:val="BF771C84"/>
    <w:rsid w:val="BFDF3C63"/>
    <w:rsid w:val="BFDF4D33"/>
    <w:rsid w:val="BFEF14AA"/>
    <w:rsid w:val="BFEFD24D"/>
    <w:rsid w:val="BFF4CDF3"/>
    <w:rsid w:val="BFF8CC86"/>
    <w:rsid w:val="BFFB1EAF"/>
    <w:rsid w:val="BFFD859C"/>
    <w:rsid w:val="C0FFA681"/>
    <w:rsid w:val="C55F11E1"/>
    <w:rsid w:val="C73FC948"/>
    <w:rsid w:val="C7631942"/>
    <w:rsid w:val="C767003C"/>
    <w:rsid w:val="C77F6EF1"/>
    <w:rsid w:val="C7DD8491"/>
    <w:rsid w:val="C96DB4F5"/>
    <w:rsid w:val="CA7A940F"/>
    <w:rsid w:val="CAF0BB5C"/>
    <w:rsid w:val="CAFFEF13"/>
    <w:rsid w:val="CBD66E7C"/>
    <w:rsid w:val="CBFC2746"/>
    <w:rsid w:val="CBFFBF2D"/>
    <w:rsid w:val="CDC08E82"/>
    <w:rsid w:val="CDDB0DCD"/>
    <w:rsid w:val="CE7BF710"/>
    <w:rsid w:val="CF6C895E"/>
    <w:rsid w:val="CFB6A04D"/>
    <w:rsid w:val="CFEBBF6F"/>
    <w:rsid w:val="CFF65CB3"/>
    <w:rsid w:val="CFFB3BA7"/>
    <w:rsid w:val="CFFBA071"/>
    <w:rsid w:val="CFFD7164"/>
    <w:rsid w:val="D0FA46FF"/>
    <w:rsid w:val="D1B64AD5"/>
    <w:rsid w:val="D36ACB27"/>
    <w:rsid w:val="D3E39025"/>
    <w:rsid w:val="D49D3156"/>
    <w:rsid w:val="D4FF1B7F"/>
    <w:rsid w:val="D557608A"/>
    <w:rsid w:val="D5F765CD"/>
    <w:rsid w:val="D5FAE496"/>
    <w:rsid w:val="D6FE2E38"/>
    <w:rsid w:val="D77EA56D"/>
    <w:rsid w:val="D77F1982"/>
    <w:rsid w:val="D79DEA6C"/>
    <w:rsid w:val="D7BF33A5"/>
    <w:rsid w:val="D7F7DC25"/>
    <w:rsid w:val="D8DFE650"/>
    <w:rsid w:val="D9B53DDF"/>
    <w:rsid w:val="D9DFA217"/>
    <w:rsid w:val="D9F815B7"/>
    <w:rsid w:val="DAF7F791"/>
    <w:rsid w:val="DB1D972F"/>
    <w:rsid w:val="DB7EDD0D"/>
    <w:rsid w:val="DB9B679A"/>
    <w:rsid w:val="DB9FAB4B"/>
    <w:rsid w:val="DBAB4158"/>
    <w:rsid w:val="DBDF43CB"/>
    <w:rsid w:val="DBED078F"/>
    <w:rsid w:val="DBFBCCAE"/>
    <w:rsid w:val="DBFDA826"/>
    <w:rsid w:val="DBFFCE9B"/>
    <w:rsid w:val="DC5F5DB1"/>
    <w:rsid w:val="DCA75271"/>
    <w:rsid w:val="DCB7DDB3"/>
    <w:rsid w:val="DCDD9950"/>
    <w:rsid w:val="DCDFB4B4"/>
    <w:rsid w:val="DCF609B0"/>
    <w:rsid w:val="DCFB8CFF"/>
    <w:rsid w:val="DCFDB2E8"/>
    <w:rsid w:val="DD0E60C3"/>
    <w:rsid w:val="DD641F2A"/>
    <w:rsid w:val="DD7B8304"/>
    <w:rsid w:val="DD7F2CDE"/>
    <w:rsid w:val="DDB7FC74"/>
    <w:rsid w:val="DDBF1D8F"/>
    <w:rsid w:val="DDBF357E"/>
    <w:rsid w:val="DDCFC03E"/>
    <w:rsid w:val="DDED3451"/>
    <w:rsid w:val="DDFDA814"/>
    <w:rsid w:val="DDFF1E69"/>
    <w:rsid w:val="DDFF51A1"/>
    <w:rsid w:val="DE77DF2D"/>
    <w:rsid w:val="DEB7D967"/>
    <w:rsid w:val="DEBF8ACA"/>
    <w:rsid w:val="DEEFA6A4"/>
    <w:rsid w:val="DEEFCD7A"/>
    <w:rsid w:val="DEF65B79"/>
    <w:rsid w:val="DEFAD599"/>
    <w:rsid w:val="DEFDC722"/>
    <w:rsid w:val="DF57AE8F"/>
    <w:rsid w:val="DF5A0896"/>
    <w:rsid w:val="DF5F1FB3"/>
    <w:rsid w:val="DF7F0EF3"/>
    <w:rsid w:val="DF9E1A36"/>
    <w:rsid w:val="DFB4786C"/>
    <w:rsid w:val="DFB9F06A"/>
    <w:rsid w:val="DFD1B176"/>
    <w:rsid w:val="DFD713EA"/>
    <w:rsid w:val="DFDDABB1"/>
    <w:rsid w:val="DFDE1054"/>
    <w:rsid w:val="DFEBA110"/>
    <w:rsid w:val="DFF3E25A"/>
    <w:rsid w:val="DFFE1709"/>
    <w:rsid w:val="DFFF65F9"/>
    <w:rsid w:val="E0FF6665"/>
    <w:rsid w:val="E22E8A09"/>
    <w:rsid w:val="E3DF7966"/>
    <w:rsid w:val="E3FFEF91"/>
    <w:rsid w:val="E46D46E0"/>
    <w:rsid w:val="E49FD594"/>
    <w:rsid w:val="E4E9BDD9"/>
    <w:rsid w:val="E56FB317"/>
    <w:rsid w:val="E57F340B"/>
    <w:rsid w:val="E5F26CE5"/>
    <w:rsid w:val="E65E5275"/>
    <w:rsid w:val="E6DA6E6D"/>
    <w:rsid w:val="E771F9A3"/>
    <w:rsid w:val="E77F48CB"/>
    <w:rsid w:val="E77F9B79"/>
    <w:rsid w:val="E7DF36AE"/>
    <w:rsid w:val="E7EF3C1E"/>
    <w:rsid w:val="E89D49A3"/>
    <w:rsid w:val="E8EFB3BE"/>
    <w:rsid w:val="E9BD537A"/>
    <w:rsid w:val="E9DF257C"/>
    <w:rsid w:val="EA9FCA06"/>
    <w:rsid w:val="EB2D9791"/>
    <w:rsid w:val="EB6C96A0"/>
    <w:rsid w:val="EBDDD246"/>
    <w:rsid w:val="EBEFC9E2"/>
    <w:rsid w:val="EBF67257"/>
    <w:rsid w:val="EBFCF221"/>
    <w:rsid w:val="EBFE4512"/>
    <w:rsid w:val="EC2F9BFF"/>
    <w:rsid w:val="EC3E6A42"/>
    <w:rsid w:val="EC6E0BCB"/>
    <w:rsid w:val="EC6F1B17"/>
    <w:rsid w:val="ECE774B4"/>
    <w:rsid w:val="ECFF7C84"/>
    <w:rsid w:val="ED3FCC0F"/>
    <w:rsid w:val="ED71A817"/>
    <w:rsid w:val="EDBB1ABD"/>
    <w:rsid w:val="EDEF9C1F"/>
    <w:rsid w:val="EDF98E22"/>
    <w:rsid w:val="EDFE24D7"/>
    <w:rsid w:val="EDFF772F"/>
    <w:rsid w:val="EDFFDF94"/>
    <w:rsid w:val="EE3BF69F"/>
    <w:rsid w:val="EE7608E4"/>
    <w:rsid w:val="EE775804"/>
    <w:rsid w:val="EE7F7FEA"/>
    <w:rsid w:val="EE9F1393"/>
    <w:rsid w:val="EEB5D1EE"/>
    <w:rsid w:val="EED3D32C"/>
    <w:rsid w:val="EED7D376"/>
    <w:rsid w:val="EEDB4195"/>
    <w:rsid w:val="EEDFCCFF"/>
    <w:rsid w:val="EEEFE233"/>
    <w:rsid w:val="EEFDDE3E"/>
    <w:rsid w:val="EEFE5A1A"/>
    <w:rsid w:val="EEFFEA93"/>
    <w:rsid w:val="EF4E14C1"/>
    <w:rsid w:val="EF5F6F5C"/>
    <w:rsid w:val="EF707B17"/>
    <w:rsid w:val="EF7F57B6"/>
    <w:rsid w:val="EF8F80AB"/>
    <w:rsid w:val="EFAB14C6"/>
    <w:rsid w:val="EFB62B1F"/>
    <w:rsid w:val="EFBBA7F7"/>
    <w:rsid w:val="EFDA2771"/>
    <w:rsid w:val="EFDFB8E1"/>
    <w:rsid w:val="EFE9F733"/>
    <w:rsid w:val="EFEB2D12"/>
    <w:rsid w:val="EFEDC2BA"/>
    <w:rsid w:val="EFEF2A2A"/>
    <w:rsid w:val="EFEF7686"/>
    <w:rsid w:val="EFF120EB"/>
    <w:rsid w:val="EFF31CE5"/>
    <w:rsid w:val="EFF54FC9"/>
    <w:rsid w:val="EFF60DE0"/>
    <w:rsid w:val="EFF92811"/>
    <w:rsid w:val="EFFBE39B"/>
    <w:rsid w:val="EFFF466B"/>
    <w:rsid w:val="EFFF85F9"/>
    <w:rsid w:val="EFFFF5DF"/>
    <w:rsid w:val="F17E9DA3"/>
    <w:rsid w:val="F1DF3921"/>
    <w:rsid w:val="F1F714B9"/>
    <w:rsid w:val="F25FF9C8"/>
    <w:rsid w:val="F29F5D6E"/>
    <w:rsid w:val="F33D9ED9"/>
    <w:rsid w:val="F33D9EF5"/>
    <w:rsid w:val="F37E0EF5"/>
    <w:rsid w:val="F37F4B3E"/>
    <w:rsid w:val="F3AE9642"/>
    <w:rsid w:val="F3D98AD7"/>
    <w:rsid w:val="F3EF143B"/>
    <w:rsid w:val="F4B74897"/>
    <w:rsid w:val="F5BEC028"/>
    <w:rsid w:val="F5BF7E94"/>
    <w:rsid w:val="F5CE12AE"/>
    <w:rsid w:val="F5CF1891"/>
    <w:rsid w:val="F5EFBAE9"/>
    <w:rsid w:val="F5FBF9A4"/>
    <w:rsid w:val="F6B9DBB3"/>
    <w:rsid w:val="F6EE538C"/>
    <w:rsid w:val="F6F83D9A"/>
    <w:rsid w:val="F6FAAB2B"/>
    <w:rsid w:val="F7750EAE"/>
    <w:rsid w:val="F77C39C0"/>
    <w:rsid w:val="F77C6F09"/>
    <w:rsid w:val="F77F90B9"/>
    <w:rsid w:val="F794B631"/>
    <w:rsid w:val="F7970C2E"/>
    <w:rsid w:val="F7AD78BF"/>
    <w:rsid w:val="F7BDC77A"/>
    <w:rsid w:val="F7DF1501"/>
    <w:rsid w:val="F7EE465B"/>
    <w:rsid w:val="F7EEAF98"/>
    <w:rsid w:val="F7F37F41"/>
    <w:rsid w:val="F7F7CC46"/>
    <w:rsid w:val="F7F9BFDA"/>
    <w:rsid w:val="F7FD2EF6"/>
    <w:rsid w:val="F7FF63EC"/>
    <w:rsid w:val="F87DD1CD"/>
    <w:rsid w:val="F92E9E15"/>
    <w:rsid w:val="F9BFDA5E"/>
    <w:rsid w:val="F9CFF02A"/>
    <w:rsid w:val="F9D248B5"/>
    <w:rsid w:val="F9DC6F06"/>
    <w:rsid w:val="F9EB12D7"/>
    <w:rsid w:val="F9FF415A"/>
    <w:rsid w:val="F9FFA0C7"/>
    <w:rsid w:val="F9FFB639"/>
    <w:rsid w:val="FA6E2AAB"/>
    <w:rsid w:val="FA961317"/>
    <w:rsid w:val="FA97028D"/>
    <w:rsid w:val="FAAFC921"/>
    <w:rsid w:val="FAC94529"/>
    <w:rsid w:val="FADDAF8D"/>
    <w:rsid w:val="FAEF0B10"/>
    <w:rsid w:val="FAFF1DC8"/>
    <w:rsid w:val="FAFFB1A4"/>
    <w:rsid w:val="FAFFC9F7"/>
    <w:rsid w:val="FB176BF9"/>
    <w:rsid w:val="FB1EBACA"/>
    <w:rsid w:val="FB3FC3CD"/>
    <w:rsid w:val="FB57D331"/>
    <w:rsid w:val="FB6F7861"/>
    <w:rsid w:val="FB76F035"/>
    <w:rsid w:val="FB775182"/>
    <w:rsid w:val="FB779356"/>
    <w:rsid w:val="FB83DECE"/>
    <w:rsid w:val="FBAF55E4"/>
    <w:rsid w:val="FBB78D3F"/>
    <w:rsid w:val="FBBA1C08"/>
    <w:rsid w:val="FBBF57E9"/>
    <w:rsid w:val="FBD7ABD9"/>
    <w:rsid w:val="FBDE163A"/>
    <w:rsid w:val="FBE2CFE3"/>
    <w:rsid w:val="FBE79926"/>
    <w:rsid w:val="FBEEA156"/>
    <w:rsid w:val="FBF501D9"/>
    <w:rsid w:val="FBF7C5B0"/>
    <w:rsid w:val="FBFB3676"/>
    <w:rsid w:val="FBFB3CD1"/>
    <w:rsid w:val="FBFB3E8E"/>
    <w:rsid w:val="FBFE3C8B"/>
    <w:rsid w:val="FBFF0071"/>
    <w:rsid w:val="FBFF5CDA"/>
    <w:rsid w:val="FBFFF892"/>
    <w:rsid w:val="FC3D29BF"/>
    <w:rsid w:val="FC7DB994"/>
    <w:rsid w:val="FCD7D5BA"/>
    <w:rsid w:val="FCE77993"/>
    <w:rsid w:val="FCEF6BB0"/>
    <w:rsid w:val="FCF42C47"/>
    <w:rsid w:val="FCF783AA"/>
    <w:rsid w:val="FCFD0FD2"/>
    <w:rsid w:val="FD0D022E"/>
    <w:rsid w:val="FD4E0175"/>
    <w:rsid w:val="FD7D70E9"/>
    <w:rsid w:val="FD7E51EF"/>
    <w:rsid w:val="FD874101"/>
    <w:rsid w:val="FDAABED3"/>
    <w:rsid w:val="FDBB3625"/>
    <w:rsid w:val="FDBEC390"/>
    <w:rsid w:val="FDCF28F1"/>
    <w:rsid w:val="FDD7FAEA"/>
    <w:rsid w:val="FDDAAFD6"/>
    <w:rsid w:val="FDE13D45"/>
    <w:rsid w:val="FDEEEB1D"/>
    <w:rsid w:val="FDEF428C"/>
    <w:rsid w:val="FDEF6BF3"/>
    <w:rsid w:val="FDEF91A0"/>
    <w:rsid w:val="FDF7E261"/>
    <w:rsid w:val="FDFF33E2"/>
    <w:rsid w:val="FDFF6A0E"/>
    <w:rsid w:val="FDFF8D52"/>
    <w:rsid w:val="FDFF9C32"/>
    <w:rsid w:val="FDFFA3DA"/>
    <w:rsid w:val="FDFFFA8C"/>
    <w:rsid w:val="FE0BF418"/>
    <w:rsid w:val="FE1787DA"/>
    <w:rsid w:val="FE3F1BDB"/>
    <w:rsid w:val="FE7D01AF"/>
    <w:rsid w:val="FE7DFFEE"/>
    <w:rsid w:val="FE7E0BF3"/>
    <w:rsid w:val="FE7F8319"/>
    <w:rsid w:val="FE99AC39"/>
    <w:rsid w:val="FEB71C6D"/>
    <w:rsid w:val="FEBE3D30"/>
    <w:rsid w:val="FEC7DCEC"/>
    <w:rsid w:val="FED430EF"/>
    <w:rsid w:val="FEDD4C15"/>
    <w:rsid w:val="FEDD9550"/>
    <w:rsid w:val="FEE27554"/>
    <w:rsid w:val="FEEFA6A0"/>
    <w:rsid w:val="FEF6F9FB"/>
    <w:rsid w:val="FEF75422"/>
    <w:rsid w:val="FEFB4AA6"/>
    <w:rsid w:val="FEFB663B"/>
    <w:rsid w:val="FEFD332A"/>
    <w:rsid w:val="FEFD6AE7"/>
    <w:rsid w:val="FEFD769C"/>
    <w:rsid w:val="FEFFBCE3"/>
    <w:rsid w:val="FF038334"/>
    <w:rsid w:val="FF2638D3"/>
    <w:rsid w:val="FF2F1164"/>
    <w:rsid w:val="FF3BA2C4"/>
    <w:rsid w:val="FF3DA5F2"/>
    <w:rsid w:val="FF3E5432"/>
    <w:rsid w:val="FF4F8C3D"/>
    <w:rsid w:val="FF549A92"/>
    <w:rsid w:val="FF6660BE"/>
    <w:rsid w:val="FF6E5A9B"/>
    <w:rsid w:val="FF758334"/>
    <w:rsid w:val="FF775E9D"/>
    <w:rsid w:val="FF7A3DEF"/>
    <w:rsid w:val="FF7B9EF9"/>
    <w:rsid w:val="FF7DB7DD"/>
    <w:rsid w:val="FF7FEA3C"/>
    <w:rsid w:val="FFADCA45"/>
    <w:rsid w:val="FFB512A3"/>
    <w:rsid w:val="FFB67189"/>
    <w:rsid w:val="FFB88933"/>
    <w:rsid w:val="FFBA0D04"/>
    <w:rsid w:val="FFBB9F7F"/>
    <w:rsid w:val="FFBDC129"/>
    <w:rsid w:val="FFBF457C"/>
    <w:rsid w:val="FFBF5F6F"/>
    <w:rsid w:val="FFCEB36E"/>
    <w:rsid w:val="FFD61171"/>
    <w:rsid w:val="FFDD3BCE"/>
    <w:rsid w:val="FFDEC1F2"/>
    <w:rsid w:val="FFDEF621"/>
    <w:rsid w:val="FFDFB217"/>
    <w:rsid w:val="FFDFCFF7"/>
    <w:rsid w:val="FFDFD63C"/>
    <w:rsid w:val="FFE65D75"/>
    <w:rsid w:val="FFEB09FC"/>
    <w:rsid w:val="FFEF3333"/>
    <w:rsid w:val="FFF1248D"/>
    <w:rsid w:val="FFF2E255"/>
    <w:rsid w:val="FFF309B8"/>
    <w:rsid w:val="FFF6412F"/>
    <w:rsid w:val="FFF6CA7F"/>
    <w:rsid w:val="FFF73D82"/>
    <w:rsid w:val="FFF7FE50"/>
    <w:rsid w:val="FFF941FF"/>
    <w:rsid w:val="FFFB10FD"/>
    <w:rsid w:val="FFFB1DB3"/>
    <w:rsid w:val="FFFB90CA"/>
    <w:rsid w:val="FFFC03A1"/>
    <w:rsid w:val="FFFC9921"/>
    <w:rsid w:val="FFFD3C4D"/>
    <w:rsid w:val="FFFE755A"/>
    <w:rsid w:val="FFFECC0C"/>
    <w:rsid w:val="FFFED942"/>
    <w:rsid w:val="FFFF02FB"/>
    <w:rsid w:val="FFFF3248"/>
    <w:rsid w:val="FFFF5165"/>
    <w:rsid w:val="FFFF67D3"/>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EAF42D"/>
  <w15:docId w15:val="{B4097B47-D3A4-564B-819C-25FC53CAF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iPriority="0" w:unhideWhenUsed="1" w:qFormat="1"/>
    <w:lsdException w:name="annotation text" w:uiPriority="0"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unhideWhenUsed="1" w:qFormat="1"/>
    <w:lsdException w:name="annotation reference" w:uiPriority="0"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lsdException w:name="Document Map" w:semiHidden="1" w:unhideWhenUsed="1"/>
    <w:lsdException w:name="Plain Text"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a0"/>
    <w:qFormat/>
    <w:pPr>
      <w:widowControl w:val="0"/>
      <w:spacing w:after="160" w:line="588" w:lineRule="exact"/>
      <w:ind w:firstLineChars="200" w:firstLine="600"/>
      <w:jc w:val="both"/>
      <w:textAlignment w:val="center"/>
    </w:pPr>
    <w:rPr>
      <w:rFonts w:eastAsia="仿宋"/>
      <w:kern w:val="2"/>
      <w:sz w:val="24"/>
      <w:szCs w:val="30"/>
    </w:rPr>
  </w:style>
  <w:style w:type="paragraph" w:styleId="1">
    <w:name w:val="heading 1"/>
    <w:basedOn w:val="a"/>
    <w:next w:val="a"/>
    <w:link w:val="10"/>
    <w:uiPriority w:val="9"/>
    <w:qFormat/>
    <w:pPr>
      <w:spacing w:after="0" w:line="312" w:lineRule="auto"/>
      <w:ind w:firstLine="480"/>
      <w:contextualSpacing/>
      <w:textAlignment w:val="auto"/>
      <w:outlineLvl w:val="0"/>
    </w:pPr>
    <w:rPr>
      <w:rFonts w:eastAsia="黑体"/>
      <w:kern w:val="44"/>
    </w:rPr>
  </w:style>
  <w:style w:type="paragraph" w:styleId="2">
    <w:name w:val="heading 2"/>
    <w:basedOn w:val="a"/>
    <w:next w:val="a"/>
    <w:link w:val="20"/>
    <w:autoRedefine/>
    <w:uiPriority w:val="9"/>
    <w:unhideWhenUsed/>
    <w:qFormat/>
    <w:pPr>
      <w:spacing w:after="0" w:line="312" w:lineRule="auto"/>
      <w:ind w:firstLine="480"/>
      <w:outlineLvl w:val="1"/>
    </w:pPr>
    <w:rPr>
      <w:rFonts w:eastAsia="楷体"/>
    </w:rPr>
  </w:style>
  <w:style w:type="paragraph" w:styleId="3">
    <w:name w:val="heading 3"/>
    <w:basedOn w:val="a"/>
    <w:next w:val="a"/>
    <w:link w:val="30"/>
    <w:uiPriority w:val="9"/>
    <w:unhideWhenUsed/>
    <w:qFormat/>
    <w:pPr>
      <w:keepNext/>
      <w:keepLines/>
      <w:outlineLvl w:val="2"/>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Plain Text"/>
    <w:basedOn w:val="a"/>
    <w:link w:val="a4"/>
    <w:uiPriority w:val="99"/>
    <w:unhideWhenUsed/>
    <w:qFormat/>
    <w:rPr>
      <w:rFonts w:ascii="宋体" w:hAnsi="Courier New"/>
    </w:rPr>
  </w:style>
  <w:style w:type="paragraph" w:styleId="a5">
    <w:name w:val="caption"/>
    <w:basedOn w:val="a"/>
    <w:next w:val="a"/>
    <w:uiPriority w:val="35"/>
    <w:unhideWhenUsed/>
    <w:qFormat/>
    <w:rPr>
      <w:rFonts w:asciiTheme="majorHAnsi" w:eastAsia="黑体" w:hAnsiTheme="majorHAnsi" w:cstheme="majorBidi"/>
      <w:sz w:val="20"/>
      <w:szCs w:val="20"/>
    </w:rPr>
  </w:style>
  <w:style w:type="paragraph" w:styleId="a6">
    <w:name w:val="annotation text"/>
    <w:basedOn w:val="a"/>
    <w:link w:val="a7"/>
    <w:unhideWhenUsed/>
    <w:qFormat/>
    <w:pPr>
      <w:jc w:val="left"/>
    </w:pPr>
  </w:style>
  <w:style w:type="paragraph" w:styleId="a8">
    <w:name w:val="Body Text"/>
    <w:basedOn w:val="a"/>
    <w:link w:val="a9"/>
    <w:uiPriority w:val="1"/>
    <w:qFormat/>
    <w:pPr>
      <w:widowControl/>
      <w:tabs>
        <w:tab w:val="left" w:pos="4320"/>
        <w:tab w:val="left" w:pos="5690"/>
        <w:tab w:val="left" w:pos="7509"/>
        <w:tab w:val="left" w:pos="7874"/>
      </w:tabs>
      <w:spacing w:beforeLines="20" w:before="48" w:afterLines="20" w:after="48" w:line="360" w:lineRule="auto"/>
      <w:ind w:left="42" w:right="42" w:firstLine="480"/>
      <w:textAlignment w:val="auto"/>
    </w:pPr>
    <w:rPr>
      <w:kern w:val="0"/>
      <w:szCs w:val="28"/>
    </w:rPr>
  </w:style>
  <w:style w:type="paragraph" w:styleId="aa">
    <w:name w:val="Date"/>
    <w:basedOn w:val="a"/>
    <w:next w:val="a"/>
    <w:link w:val="ab"/>
    <w:uiPriority w:val="99"/>
    <w:semiHidden/>
    <w:unhideWhenUsed/>
    <w:qFormat/>
    <w:pPr>
      <w:ind w:leftChars="2500" w:left="100"/>
    </w:pPr>
  </w:style>
  <w:style w:type="paragraph" w:styleId="ac">
    <w:name w:val="Balloon Text"/>
    <w:basedOn w:val="a"/>
    <w:link w:val="ad"/>
    <w:uiPriority w:val="99"/>
    <w:semiHidden/>
    <w:unhideWhenUsed/>
    <w:qFormat/>
    <w:pPr>
      <w:spacing w:line="240" w:lineRule="auto"/>
    </w:pPr>
    <w:rPr>
      <w:sz w:val="18"/>
      <w:szCs w:val="18"/>
    </w:rPr>
  </w:style>
  <w:style w:type="paragraph" w:styleId="ae">
    <w:name w:val="footer"/>
    <w:basedOn w:val="a"/>
    <w:link w:val="af"/>
    <w:uiPriority w:val="99"/>
    <w:unhideWhenUsed/>
    <w:qFormat/>
    <w:pPr>
      <w:tabs>
        <w:tab w:val="center" w:pos="4153"/>
        <w:tab w:val="right" w:pos="8306"/>
      </w:tabs>
      <w:snapToGrid w:val="0"/>
      <w:spacing w:line="240" w:lineRule="atLeast"/>
      <w:jc w:val="left"/>
    </w:pPr>
    <w:rPr>
      <w:rFonts w:ascii="Calibri" w:hAnsi="Calibri"/>
      <w:spacing w:val="6"/>
      <w:kern w:val="0"/>
      <w:sz w:val="18"/>
      <w:szCs w:val="18"/>
    </w:rPr>
  </w:style>
  <w:style w:type="paragraph" w:styleId="af0">
    <w:name w:val="header"/>
    <w:basedOn w:val="a"/>
    <w:link w:val="af1"/>
    <w:uiPriority w:val="99"/>
    <w:unhideWhenUsed/>
    <w:qFormat/>
    <w:pPr>
      <w:pBdr>
        <w:bottom w:val="single" w:sz="6" w:space="1" w:color="auto"/>
      </w:pBdr>
      <w:tabs>
        <w:tab w:val="center" w:pos="4153"/>
        <w:tab w:val="right" w:pos="8306"/>
      </w:tabs>
      <w:snapToGrid w:val="0"/>
      <w:spacing w:line="240" w:lineRule="atLeast"/>
      <w:jc w:val="center"/>
    </w:pPr>
    <w:rPr>
      <w:rFonts w:ascii="Calibri" w:hAnsi="Calibri"/>
      <w:spacing w:val="6"/>
      <w:kern w:val="0"/>
      <w:sz w:val="18"/>
      <w:szCs w:val="18"/>
    </w:rPr>
  </w:style>
  <w:style w:type="paragraph" w:styleId="TOC1">
    <w:name w:val="toc 1"/>
    <w:basedOn w:val="a"/>
    <w:next w:val="a"/>
    <w:autoRedefine/>
    <w:uiPriority w:val="39"/>
    <w:unhideWhenUsed/>
    <w:qFormat/>
    <w:pPr>
      <w:tabs>
        <w:tab w:val="right" w:leader="dot" w:pos="8664"/>
      </w:tabs>
      <w:spacing w:after="0" w:line="312" w:lineRule="auto"/>
      <w:ind w:firstLineChars="0" w:firstLine="0"/>
      <w:jc w:val="left"/>
      <w:textAlignment w:val="auto"/>
    </w:pPr>
    <w:rPr>
      <w:rFonts w:eastAsia="黑体"/>
      <w:color w:val="467886"/>
      <w:szCs w:val="21"/>
      <w:u w:val="single"/>
    </w:rPr>
  </w:style>
  <w:style w:type="paragraph" w:styleId="af2">
    <w:name w:val="footnote text"/>
    <w:basedOn w:val="a"/>
    <w:link w:val="af3"/>
    <w:unhideWhenUsed/>
    <w:qFormat/>
    <w:pPr>
      <w:snapToGrid w:val="0"/>
      <w:jc w:val="left"/>
    </w:pPr>
    <w:rPr>
      <w:sz w:val="18"/>
      <w:szCs w:val="18"/>
    </w:rPr>
  </w:style>
  <w:style w:type="paragraph" w:styleId="TOC2">
    <w:name w:val="toc 2"/>
    <w:basedOn w:val="a"/>
    <w:next w:val="a"/>
    <w:autoRedefine/>
    <w:uiPriority w:val="39"/>
    <w:unhideWhenUsed/>
    <w:qFormat/>
    <w:pPr>
      <w:tabs>
        <w:tab w:val="right" w:leader="dot" w:pos="8664"/>
      </w:tabs>
      <w:spacing w:after="0" w:line="312" w:lineRule="auto"/>
      <w:ind w:leftChars="200" w:left="480" w:firstLineChars="0" w:firstLine="0"/>
      <w:jc w:val="left"/>
      <w:textAlignment w:val="auto"/>
    </w:pPr>
    <w:rPr>
      <w:rFonts w:eastAsia="楷体"/>
      <w:color w:val="467886"/>
      <w:szCs w:val="21"/>
      <w:u w:val="single"/>
    </w:rPr>
  </w:style>
  <w:style w:type="paragraph" w:styleId="af4">
    <w:name w:val="annotation subject"/>
    <w:basedOn w:val="a6"/>
    <w:next w:val="a6"/>
    <w:link w:val="af5"/>
    <w:uiPriority w:val="99"/>
    <w:unhideWhenUsed/>
    <w:qFormat/>
    <w:rPr>
      <w:b/>
      <w:bCs/>
    </w:rPr>
  </w:style>
  <w:style w:type="table" w:styleId="af6">
    <w:name w:val="Table Grid"/>
    <w:basedOn w:val="a2"/>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7">
    <w:name w:val="Strong"/>
    <w:basedOn w:val="a1"/>
    <w:uiPriority w:val="22"/>
    <w:qFormat/>
    <w:rPr>
      <w:b/>
    </w:rPr>
  </w:style>
  <w:style w:type="character" w:styleId="af8">
    <w:name w:val="page number"/>
    <w:basedOn w:val="a1"/>
    <w:uiPriority w:val="99"/>
    <w:semiHidden/>
    <w:unhideWhenUsed/>
    <w:qFormat/>
  </w:style>
  <w:style w:type="character" w:styleId="af9">
    <w:name w:val="Hyperlink"/>
    <w:basedOn w:val="a1"/>
    <w:uiPriority w:val="99"/>
    <w:unhideWhenUsed/>
    <w:qFormat/>
    <w:rPr>
      <w:color w:val="0000FF" w:themeColor="hyperlink"/>
      <w:u w:val="single"/>
    </w:rPr>
  </w:style>
  <w:style w:type="character" w:styleId="afa">
    <w:name w:val="annotation reference"/>
    <w:basedOn w:val="a1"/>
    <w:unhideWhenUsed/>
    <w:qFormat/>
    <w:rPr>
      <w:sz w:val="21"/>
      <w:szCs w:val="21"/>
    </w:rPr>
  </w:style>
  <w:style w:type="character" w:styleId="afb">
    <w:name w:val="footnote reference"/>
    <w:basedOn w:val="a1"/>
    <w:uiPriority w:val="99"/>
    <w:unhideWhenUsed/>
    <w:qFormat/>
    <w:rPr>
      <w:vertAlign w:val="superscript"/>
    </w:rPr>
  </w:style>
  <w:style w:type="character" w:customStyle="1" w:styleId="10">
    <w:name w:val="标题 1 字符"/>
    <w:link w:val="1"/>
    <w:uiPriority w:val="9"/>
    <w:qFormat/>
    <w:rPr>
      <w:rFonts w:eastAsia="黑体"/>
      <w:kern w:val="44"/>
      <w:sz w:val="24"/>
      <w:szCs w:val="30"/>
    </w:rPr>
  </w:style>
  <w:style w:type="character" w:customStyle="1" w:styleId="20">
    <w:name w:val="标题 2 字符"/>
    <w:basedOn w:val="a1"/>
    <w:link w:val="2"/>
    <w:uiPriority w:val="9"/>
    <w:qFormat/>
    <w:rPr>
      <w:rFonts w:eastAsia="楷体"/>
      <w:kern w:val="2"/>
      <w:sz w:val="24"/>
      <w:szCs w:val="30"/>
    </w:rPr>
  </w:style>
  <w:style w:type="character" w:customStyle="1" w:styleId="30">
    <w:name w:val="标题 3 字符"/>
    <w:link w:val="3"/>
    <w:uiPriority w:val="9"/>
    <w:qFormat/>
    <w:rPr>
      <w:rFonts w:eastAsia="仿宋"/>
      <w:kern w:val="2"/>
      <w:sz w:val="24"/>
      <w:szCs w:val="30"/>
    </w:rPr>
  </w:style>
  <w:style w:type="character" w:customStyle="1" w:styleId="a9">
    <w:name w:val="正文文本 字符"/>
    <w:basedOn w:val="a1"/>
    <w:link w:val="a8"/>
    <w:uiPriority w:val="1"/>
    <w:qFormat/>
    <w:rPr>
      <w:rFonts w:eastAsia="仿宋"/>
      <w:sz w:val="24"/>
      <w:szCs w:val="28"/>
    </w:rPr>
  </w:style>
  <w:style w:type="character" w:customStyle="1" w:styleId="af1">
    <w:name w:val="页眉 字符"/>
    <w:link w:val="af0"/>
    <w:uiPriority w:val="99"/>
    <w:qFormat/>
    <w:rPr>
      <w:rFonts w:eastAsia="方正仿宋_GBK"/>
      <w:spacing w:val="6"/>
      <w:sz w:val="18"/>
      <w:szCs w:val="18"/>
    </w:rPr>
  </w:style>
  <w:style w:type="character" w:customStyle="1" w:styleId="af">
    <w:name w:val="页脚 字符"/>
    <w:link w:val="ae"/>
    <w:uiPriority w:val="99"/>
    <w:qFormat/>
    <w:rPr>
      <w:rFonts w:eastAsia="方正仿宋_GBK"/>
      <w:spacing w:val="6"/>
      <w:sz w:val="18"/>
      <w:szCs w:val="18"/>
    </w:rPr>
  </w:style>
  <w:style w:type="character" w:customStyle="1" w:styleId="ab">
    <w:name w:val="日期 字符"/>
    <w:basedOn w:val="a1"/>
    <w:link w:val="aa"/>
    <w:uiPriority w:val="99"/>
    <w:semiHidden/>
    <w:qFormat/>
    <w:rPr>
      <w:rFonts w:ascii="Times New Roman" w:eastAsia="方正仿宋_GBK" w:hAnsi="Times New Roman"/>
      <w:kern w:val="2"/>
      <w:sz w:val="30"/>
      <w:szCs w:val="22"/>
    </w:rPr>
  </w:style>
  <w:style w:type="character" w:customStyle="1" w:styleId="a7">
    <w:name w:val="批注文字 字符"/>
    <w:basedOn w:val="a1"/>
    <w:link w:val="a6"/>
    <w:qFormat/>
    <w:rPr>
      <w:rFonts w:ascii="Times New Roman" w:eastAsia="方正仿宋_GBK" w:hAnsi="Times New Roman"/>
      <w:kern w:val="2"/>
      <w:sz w:val="30"/>
      <w:szCs w:val="22"/>
    </w:rPr>
  </w:style>
  <w:style w:type="character" w:customStyle="1" w:styleId="af5">
    <w:name w:val="批注主题 字符"/>
    <w:basedOn w:val="a7"/>
    <w:link w:val="af4"/>
    <w:uiPriority w:val="99"/>
    <w:semiHidden/>
    <w:qFormat/>
    <w:rPr>
      <w:rFonts w:ascii="Times New Roman" w:eastAsia="方正仿宋_GBK" w:hAnsi="Times New Roman"/>
      <w:b/>
      <w:bCs/>
      <w:kern w:val="2"/>
      <w:sz w:val="30"/>
      <w:szCs w:val="22"/>
    </w:rPr>
  </w:style>
  <w:style w:type="paragraph" w:customStyle="1" w:styleId="11">
    <w:name w:val="修订1"/>
    <w:hidden/>
    <w:uiPriority w:val="99"/>
    <w:semiHidden/>
    <w:qFormat/>
    <w:pPr>
      <w:spacing w:after="160" w:line="278" w:lineRule="auto"/>
    </w:pPr>
    <w:rPr>
      <w:rFonts w:eastAsia="方正仿宋_GBK"/>
      <w:kern w:val="2"/>
      <w:sz w:val="30"/>
      <w:szCs w:val="22"/>
    </w:rPr>
  </w:style>
  <w:style w:type="character" w:customStyle="1" w:styleId="ad">
    <w:name w:val="批注框文本 字符"/>
    <w:basedOn w:val="a1"/>
    <w:link w:val="ac"/>
    <w:uiPriority w:val="99"/>
    <w:semiHidden/>
    <w:qFormat/>
    <w:rPr>
      <w:rFonts w:ascii="Times New Roman" w:eastAsia="方正仿宋_GBK" w:hAnsi="Times New Roman"/>
      <w:kern w:val="2"/>
      <w:sz w:val="18"/>
      <w:szCs w:val="18"/>
    </w:rPr>
  </w:style>
  <w:style w:type="paragraph" w:customStyle="1" w:styleId="afc">
    <w:name w:val="其他"/>
    <w:basedOn w:val="a"/>
    <w:qFormat/>
    <w:pPr>
      <w:spacing w:line="480" w:lineRule="auto"/>
      <w:ind w:firstLine="400"/>
    </w:pPr>
    <w:rPr>
      <w:rFonts w:ascii="宋体" w:eastAsia="宋体" w:hAnsi="宋体" w:cs="宋体"/>
      <w:sz w:val="26"/>
      <w:szCs w:val="26"/>
    </w:rPr>
  </w:style>
  <w:style w:type="paragraph" w:customStyle="1" w:styleId="21">
    <w:name w:val="页眉或页脚 (2)"/>
    <w:basedOn w:val="a"/>
    <w:qFormat/>
    <w:rPr>
      <w:rFonts w:eastAsia="Times New Roman"/>
      <w:sz w:val="20"/>
      <w:szCs w:val="20"/>
    </w:rPr>
  </w:style>
  <w:style w:type="paragraph" w:customStyle="1" w:styleId="22">
    <w:name w:val="修订2"/>
    <w:hidden/>
    <w:uiPriority w:val="99"/>
    <w:semiHidden/>
    <w:qFormat/>
    <w:pPr>
      <w:spacing w:after="160" w:line="278" w:lineRule="auto"/>
    </w:pPr>
    <w:rPr>
      <w:rFonts w:eastAsia="方正仿宋_GBK"/>
      <w:kern w:val="2"/>
      <w:sz w:val="30"/>
      <w:szCs w:val="22"/>
    </w:rPr>
  </w:style>
  <w:style w:type="paragraph" w:customStyle="1" w:styleId="12">
    <w:name w:val="正文文本1"/>
    <w:basedOn w:val="a"/>
    <w:qFormat/>
    <w:pPr>
      <w:ind w:firstLine="400"/>
    </w:pPr>
    <w:rPr>
      <w:rFonts w:eastAsia="方正仿宋_GBK"/>
      <w:sz w:val="30"/>
    </w:rPr>
  </w:style>
  <w:style w:type="paragraph" w:customStyle="1" w:styleId="WPSOffice1">
    <w:name w:val="WPSOffice手动目录 1"/>
    <w:qFormat/>
    <w:pPr>
      <w:spacing w:after="160" w:line="278" w:lineRule="auto"/>
    </w:pPr>
  </w:style>
  <w:style w:type="paragraph" w:customStyle="1" w:styleId="WPSOffice2">
    <w:name w:val="WPSOffice手动目录 2"/>
    <w:qFormat/>
    <w:pPr>
      <w:spacing w:after="160" w:line="278" w:lineRule="auto"/>
      <w:ind w:leftChars="200" w:left="200"/>
    </w:pPr>
  </w:style>
  <w:style w:type="paragraph" w:customStyle="1" w:styleId="WPSOffice3">
    <w:name w:val="WPSOffice手动目录 3"/>
    <w:qFormat/>
    <w:pPr>
      <w:spacing w:after="160" w:line="278" w:lineRule="auto"/>
      <w:ind w:leftChars="400" w:left="400"/>
    </w:pPr>
  </w:style>
  <w:style w:type="paragraph" w:customStyle="1" w:styleId="31">
    <w:name w:val="修订3"/>
    <w:hidden/>
    <w:uiPriority w:val="99"/>
    <w:unhideWhenUsed/>
    <w:qFormat/>
    <w:rPr>
      <w:rFonts w:eastAsia="仿宋"/>
      <w:kern w:val="2"/>
      <w:sz w:val="24"/>
      <w:szCs w:val="30"/>
    </w:rPr>
  </w:style>
  <w:style w:type="character" w:customStyle="1" w:styleId="a4">
    <w:name w:val="纯文本 字符"/>
    <w:basedOn w:val="a1"/>
    <w:link w:val="a0"/>
    <w:uiPriority w:val="99"/>
    <w:qFormat/>
    <w:rPr>
      <w:rFonts w:ascii="宋体" w:eastAsia="仿宋" w:hAnsi="Courier New"/>
      <w:kern w:val="2"/>
      <w:sz w:val="24"/>
      <w:szCs w:val="30"/>
    </w:rPr>
  </w:style>
  <w:style w:type="paragraph" w:styleId="afd">
    <w:name w:val="List Paragraph"/>
    <w:basedOn w:val="a"/>
    <w:uiPriority w:val="34"/>
    <w:unhideWhenUsed/>
    <w:qFormat/>
    <w:pPr>
      <w:ind w:firstLine="420"/>
    </w:pPr>
  </w:style>
  <w:style w:type="paragraph" w:customStyle="1" w:styleId="ListStyle">
    <w:name w:val="List Style"/>
    <w:qFormat/>
    <w:pPr>
      <w:spacing w:after="200" w:line="360" w:lineRule="auto"/>
      <w:ind w:left="480"/>
    </w:pPr>
    <w:rPr>
      <w:rFonts w:ascii="宋体" w:hAnsi="宋体" w:cstheme="minorBidi"/>
      <w:sz w:val="24"/>
      <w:szCs w:val="22"/>
      <w:lang w:eastAsia="en-US"/>
    </w:rPr>
  </w:style>
  <w:style w:type="paragraph" w:customStyle="1" w:styleId="DataStyle">
    <w:name w:val="Data Style"/>
    <w:qFormat/>
    <w:pPr>
      <w:spacing w:after="200" w:line="360" w:lineRule="auto"/>
      <w:jc w:val="center"/>
    </w:pPr>
    <w:rPr>
      <w:rFonts w:ascii="宋体" w:hAnsi="宋体" w:cstheme="minorBidi"/>
      <w:sz w:val="24"/>
      <w:szCs w:val="22"/>
      <w:lang w:eastAsia="en-US"/>
    </w:rPr>
  </w:style>
  <w:style w:type="paragraph" w:customStyle="1" w:styleId="Heading2Style">
    <w:name w:val="Heading2Style"/>
    <w:qFormat/>
    <w:pPr>
      <w:spacing w:before="240" w:after="120" w:line="276" w:lineRule="auto"/>
    </w:pPr>
    <w:rPr>
      <w:rFonts w:ascii="黑体" w:eastAsia="黑体" w:hAnsi="黑体" w:cstheme="minorBidi"/>
      <w:b/>
      <w:sz w:val="28"/>
      <w:szCs w:val="22"/>
      <w:lang w:eastAsia="en-US"/>
    </w:rPr>
  </w:style>
  <w:style w:type="paragraph" w:customStyle="1" w:styleId="QuoteStyle">
    <w:name w:val="QuoteStyle"/>
    <w:qFormat/>
    <w:pPr>
      <w:spacing w:after="200" w:line="360" w:lineRule="auto"/>
      <w:ind w:firstLine="480"/>
    </w:pPr>
    <w:rPr>
      <w:rFonts w:ascii="宋体" w:hAnsi="宋体" w:cstheme="minorBidi"/>
      <w:sz w:val="24"/>
      <w:szCs w:val="22"/>
      <w:lang w:eastAsia="en-US"/>
    </w:rPr>
  </w:style>
  <w:style w:type="paragraph" w:customStyle="1" w:styleId="4">
    <w:name w:val="修订4"/>
    <w:hidden/>
    <w:uiPriority w:val="99"/>
    <w:unhideWhenUsed/>
    <w:qFormat/>
    <w:rPr>
      <w:rFonts w:eastAsia="仿宋"/>
      <w:kern w:val="2"/>
      <w:sz w:val="24"/>
      <w:szCs w:val="30"/>
    </w:rPr>
  </w:style>
  <w:style w:type="character" w:customStyle="1" w:styleId="af3">
    <w:name w:val="脚注文本 字符"/>
    <w:basedOn w:val="a1"/>
    <w:link w:val="af2"/>
    <w:qFormat/>
    <w:rPr>
      <w:rFonts w:eastAsia="仿宋"/>
      <w:kern w:val="2"/>
      <w:sz w:val="18"/>
      <w:szCs w:val="18"/>
    </w:rPr>
  </w:style>
  <w:style w:type="character" w:customStyle="1" w:styleId="font21">
    <w:name w:val="font21"/>
    <w:basedOn w:val="a1"/>
    <w:qFormat/>
    <w:rPr>
      <w:rFonts w:ascii="Times New Roman" w:hAnsi="Times New Roman" w:cs="Times New Roman" w:hint="default"/>
      <w:color w:val="000000"/>
      <w:sz w:val="21"/>
      <w:szCs w:val="21"/>
      <w:u w:val="none"/>
    </w:rPr>
  </w:style>
  <w:style w:type="table" w:customStyle="1" w:styleId="TableGrid">
    <w:name w:val="TableGrid"/>
    <w:qFormat/>
    <w:rPr>
      <w:szCs w:val="24"/>
    </w:rPr>
    <w:tblPr>
      <w:tblCellMar>
        <w:top w:w="0" w:type="dxa"/>
        <w:left w:w="0" w:type="dxa"/>
        <w:bottom w:w="0" w:type="dxa"/>
        <w:right w:w="0" w:type="dxa"/>
      </w:tblCellMar>
    </w:tblPr>
  </w:style>
  <w:style w:type="paragraph" w:customStyle="1" w:styleId="5">
    <w:name w:val="修订5"/>
    <w:hidden/>
    <w:uiPriority w:val="99"/>
    <w:unhideWhenUsed/>
    <w:qFormat/>
    <w:rPr>
      <w:rFonts w:eastAsia="仿宋"/>
      <w:kern w:val="2"/>
      <w:sz w:val="24"/>
      <w:szCs w:val="30"/>
    </w:rPr>
  </w:style>
  <w:style w:type="paragraph" w:customStyle="1" w:styleId="6">
    <w:name w:val="修订6"/>
    <w:hidden/>
    <w:uiPriority w:val="99"/>
    <w:unhideWhenUsed/>
    <w:qFormat/>
    <w:rPr>
      <w:rFonts w:eastAsia="仿宋"/>
      <w:kern w:val="2"/>
      <w:sz w:val="24"/>
      <w:szCs w:val="30"/>
    </w:rPr>
  </w:style>
  <w:style w:type="paragraph" w:customStyle="1" w:styleId="7">
    <w:name w:val="修订7"/>
    <w:hidden/>
    <w:uiPriority w:val="99"/>
    <w:unhideWhenUsed/>
    <w:qFormat/>
    <w:rPr>
      <w:rFonts w:eastAsia="仿宋"/>
      <w:kern w:val="2"/>
      <w:sz w:val="24"/>
      <w:szCs w:val="30"/>
    </w:rPr>
  </w:style>
  <w:style w:type="paragraph" w:customStyle="1" w:styleId="8">
    <w:name w:val="修订8"/>
    <w:hidden/>
    <w:uiPriority w:val="99"/>
    <w:unhideWhenUsed/>
    <w:qFormat/>
    <w:rPr>
      <w:rFonts w:eastAsia="仿宋"/>
      <w:kern w:val="2"/>
      <w:sz w:val="24"/>
      <w:szCs w:val="30"/>
    </w:rPr>
  </w:style>
  <w:style w:type="paragraph" w:customStyle="1" w:styleId="9">
    <w:name w:val="修订9"/>
    <w:hidden/>
    <w:uiPriority w:val="99"/>
    <w:unhideWhenUsed/>
    <w:qFormat/>
    <w:rPr>
      <w:rFonts w:eastAsia="仿宋"/>
      <w:kern w:val="2"/>
      <w:sz w:val="24"/>
      <w:szCs w:val="30"/>
    </w:rPr>
  </w:style>
  <w:style w:type="paragraph" w:customStyle="1" w:styleId="100">
    <w:name w:val="修订10"/>
    <w:hidden/>
    <w:uiPriority w:val="99"/>
    <w:unhideWhenUsed/>
    <w:qFormat/>
    <w:rPr>
      <w:rFonts w:eastAsia="仿宋"/>
      <w:kern w:val="2"/>
      <w:sz w:val="24"/>
      <w:szCs w:val="30"/>
    </w:rPr>
  </w:style>
  <w:style w:type="paragraph" w:customStyle="1" w:styleId="110">
    <w:name w:val="修订11"/>
    <w:hidden/>
    <w:uiPriority w:val="99"/>
    <w:unhideWhenUsed/>
    <w:qFormat/>
    <w:rPr>
      <w:rFonts w:eastAsia="仿宋"/>
      <w:kern w:val="2"/>
      <w:sz w:val="24"/>
      <w:szCs w:val="30"/>
    </w:rPr>
  </w:style>
  <w:style w:type="paragraph" w:customStyle="1" w:styleId="120">
    <w:name w:val="修订12"/>
    <w:hidden/>
    <w:uiPriority w:val="99"/>
    <w:semiHidden/>
    <w:qFormat/>
    <w:rPr>
      <w:rFonts w:eastAsia="仿宋"/>
      <w:kern w:val="2"/>
      <w:sz w:val="24"/>
      <w:szCs w:val="30"/>
    </w:rPr>
  </w:style>
  <w:style w:type="paragraph" w:customStyle="1" w:styleId="13">
    <w:name w:val="修订13"/>
    <w:hidden/>
    <w:uiPriority w:val="99"/>
    <w:unhideWhenUsed/>
    <w:qFormat/>
    <w:rPr>
      <w:rFonts w:eastAsia="仿宋"/>
      <w:kern w:val="2"/>
      <w:sz w:val="24"/>
      <w:szCs w:val="30"/>
    </w:rPr>
  </w:style>
  <w:style w:type="paragraph" w:customStyle="1" w:styleId="14">
    <w:name w:val="修订14"/>
    <w:hidden/>
    <w:uiPriority w:val="99"/>
    <w:unhideWhenUsed/>
    <w:qFormat/>
    <w:rPr>
      <w:rFonts w:eastAsia="仿宋"/>
      <w:kern w:val="2"/>
      <w:sz w:val="24"/>
      <w:szCs w:val="30"/>
    </w:rPr>
  </w:style>
  <w:style w:type="paragraph" w:customStyle="1" w:styleId="15">
    <w:name w:val="修订15"/>
    <w:hidden/>
    <w:uiPriority w:val="99"/>
    <w:unhideWhenUsed/>
    <w:qFormat/>
    <w:rPr>
      <w:rFonts w:eastAsia="仿宋"/>
      <w:kern w:val="2"/>
      <w:sz w:val="24"/>
      <w:szCs w:val="30"/>
    </w:rPr>
  </w:style>
  <w:style w:type="paragraph" w:customStyle="1" w:styleId="16">
    <w:name w:val="修订16"/>
    <w:hidden/>
    <w:uiPriority w:val="99"/>
    <w:unhideWhenUsed/>
    <w:qFormat/>
    <w:rPr>
      <w:rFonts w:eastAsia="仿宋"/>
      <w:kern w:val="2"/>
      <w:sz w:val="24"/>
      <w:szCs w:val="30"/>
    </w:rPr>
  </w:style>
  <w:style w:type="paragraph" w:customStyle="1" w:styleId="17">
    <w:name w:val="修订17"/>
    <w:hidden/>
    <w:uiPriority w:val="99"/>
    <w:unhideWhenUsed/>
    <w:qFormat/>
    <w:rPr>
      <w:rFonts w:eastAsia="仿宋"/>
      <w:kern w:val="2"/>
      <w:sz w:val="24"/>
      <w:szCs w:val="30"/>
    </w:rPr>
  </w:style>
  <w:style w:type="paragraph" w:customStyle="1" w:styleId="18">
    <w:name w:val="修订18"/>
    <w:hidden/>
    <w:uiPriority w:val="99"/>
    <w:unhideWhenUsed/>
    <w:qFormat/>
    <w:rPr>
      <w:rFonts w:eastAsia="仿宋"/>
      <w:kern w:val="2"/>
      <w:sz w:val="24"/>
      <w:szCs w:val="30"/>
    </w:rPr>
  </w:style>
  <w:style w:type="paragraph" w:customStyle="1" w:styleId="19">
    <w:name w:val="修订19"/>
    <w:hidden/>
    <w:uiPriority w:val="99"/>
    <w:semiHidden/>
    <w:qFormat/>
    <w:rPr>
      <w:rFonts w:eastAsia="仿宋"/>
      <w:kern w:val="2"/>
      <w:sz w:val="24"/>
      <w:szCs w:val="30"/>
    </w:rPr>
  </w:style>
  <w:style w:type="paragraph" w:customStyle="1" w:styleId="200">
    <w:name w:val="修订20"/>
    <w:hidden/>
    <w:uiPriority w:val="99"/>
    <w:unhideWhenUsed/>
    <w:qFormat/>
    <w:rPr>
      <w:rFonts w:eastAsia="仿宋"/>
      <w:kern w:val="2"/>
      <w:sz w:val="24"/>
      <w:szCs w:val="30"/>
    </w:rPr>
  </w:style>
  <w:style w:type="paragraph" w:customStyle="1" w:styleId="210">
    <w:name w:val="修订21"/>
    <w:hidden/>
    <w:uiPriority w:val="99"/>
    <w:unhideWhenUsed/>
    <w:qFormat/>
    <w:rPr>
      <w:rFonts w:eastAsia="仿宋"/>
      <w:kern w:val="2"/>
      <w:sz w:val="24"/>
      <w:szCs w:val="30"/>
    </w:rPr>
  </w:style>
  <w:style w:type="paragraph" w:customStyle="1" w:styleId="220">
    <w:name w:val="修订22"/>
    <w:hidden/>
    <w:uiPriority w:val="99"/>
    <w:unhideWhenUsed/>
    <w:qFormat/>
    <w:rPr>
      <w:rFonts w:eastAsia="仿宋"/>
      <w:kern w:val="2"/>
      <w:sz w:val="24"/>
      <w:szCs w:val="30"/>
    </w:rPr>
  </w:style>
  <w:style w:type="paragraph" w:customStyle="1" w:styleId="23">
    <w:name w:val="修订23"/>
    <w:hidden/>
    <w:uiPriority w:val="99"/>
    <w:unhideWhenUsed/>
    <w:qFormat/>
    <w:rPr>
      <w:rFonts w:eastAsia="仿宋"/>
      <w:kern w:val="2"/>
      <w:sz w:val="24"/>
      <w:szCs w:val="30"/>
    </w:rPr>
  </w:style>
  <w:style w:type="paragraph" w:customStyle="1" w:styleId="24">
    <w:name w:val="修订24"/>
    <w:hidden/>
    <w:uiPriority w:val="99"/>
    <w:unhideWhenUsed/>
    <w:qFormat/>
    <w:rPr>
      <w:rFonts w:eastAsia="仿宋"/>
      <w:kern w:val="2"/>
      <w:sz w:val="24"/>
      <w:szCs w:val="30"/>
    </w:rPr>
  </w:style>
  <w:style w:type="paragraph" w:customStyle="1" w:styleId="25">
    <w:name w:val="修订25"/>
    <w:hidden/>
    <w:uiPriority w:val="99"/>
    <w:unhideWhenUsed/>
    <w:qFormat/>
    <w:rPr>
      <w:rFonts w:eastAsia="仿宋"/>
      <w:kern w:val="2"/>
      <w:sz w:val="24"/>
      <w:szCs w:val="30"/>
    </w:rPr>
  </w:style>
  <w:style w:type="paragraph" w:customStyle="1" w:styleId="26">
    <w:name w:val="修订26"/>
    <w:hidden/>
    <w:uiPriority w:val="99"/>
    <w:unhideWhenUsed/>
    <w:qFormat/>
    <w:rPr>
      <w:rFonts w:eastAsia="仿宋"/>
      <w:kern w:val="2"/>
      <w:sz w:val="24"/>
      <w:szCs w:val="30"/>
    </w:rPr>
  </w:style>
  <w:style w:type="paragraph" w:customStyle="1" w:styleId="27">
    <w:name w:val="修订27"/>
    <w:hidden/>
    <w:uiPriority w:val="99"/>
    <w:unhideWhenUsed/>
    <w:qFormat/>
    <w:rPr>
      <w:rFonts w:eastAsia="仿宋"/>
      <w:kern w:val="2"/>
      <w:sz w:val="24"/>
      <w:szCs w:val="30"/>
    </w:rPr>
  </w:style>
  <w:style w:type="paragraph" w:customStyle="1" w:styleId="28">
    <w:name w:val="修订28"/>
    <w:hidden/>
    <w:uiPriority w:val="99"/>
    <w:unhideWhenUsed/>
    <w:qFormat/>
    <w:rPr>
      <w:rFonts w:eastAsia="仿宋"/>
      <w:kern w:val="2"/>
      <w:sz w:val="24"/>
      <w:szCs w:val="30"/>
    </w:rPr>
  </w:style>
  <w:style w:type="paragraph" w:customStyle="1" w:styleId="29">
    <w:name w:val="修订29"/>
    <w:hidden/>
    <w:uiPriority w:val="99"/>
    <w:unhideWhenUsed/>
    <w:qFormat/>
    <w:rPr>
      <w:rFonts w:eastAsia="仿宋"/>
      <w:kern w:val="2"/>
      <w:sz w:val="24"/>
      <w:szCs w:val="30"/>
    </w:rPr>
  </w:style>
  <w:style w:type="paragraph" w:customStyle="1" w:styleId="300">
    <w:name w:val="修订30"/>
    <w:hidden/>
    <w:uiPriority w:val="99"/>
    <w:unhideWhenUsed/>
    <w:qFormat/>
    <w:rPr>
      <w:rFonts w:eastAsia="仿宋"/>
      <w:kern w:val="2"/>
      <w:sz w:val="24"/>
      <w:szCs w:val="30"/>
    </w:rPr>
  </w:style>
  <w:style w:type="paragraph" w:customStyle="1" w:styleId="310">
    <w:name w:val="修订31"/>
    <w:hidden/>
    <w:uiPriority w:val="99"/>
    <w:unhideWhenUsed/>
    <w:qFormat/>
    <w:rPr>
      <w:rFonts w:eastAsia="仿宋"/>
      <w:kern w:val="2"/>
      <w:sz w:val="24"/>
      <w:szCs w:val="30"/>
    </w:rPr>
  </w:style>
  <w:style w:type="paragraph" w:customStyle="1" w:styleId="32">
    <w:name w:val="修订32"/>
    <w:hidden/>
    <w:uiPriority w:val="99"/>
    <w:unhideWhenUsed/>
    <w:rPr>
      <w:rFonts w:eastAsia="仿宋"/>
      <w:kern w:val="2"/>
      <w:sz w:val="24"/>
      <w:szCs w:val="30"/>
    </w:rPr>
  </w:style>
  <w:style w:type="paragraph" w:customStyle="1" w:styleId="33">
    <w:name w:val="修订33"/>
    <w:hidden/>
    <w:uiPriority w:val="99"/>
    <w:unhideWhenUsed/>
    <w:rPr>
      <w:rFonts w:eastAsia="仿宋"/>
      <w:kern w:val="2"/>
      <w:sz w:val="24"/>
      <w:szCs w:val="30"/>
    </w:rPr>
  </w:style>
  <w:style w:type="paragraph" w:styleId="afe">
    <w:name w:val="Revision"/>
    <w:hidden/>
    <w:uiPriority w:val="99"/>
    <w:unhideWhenUsed/>
    <w:rsid w:val="004A5B2B"/>
    <w:rPr>
      <w:rFonts w:eastAsia="仿宋"/>
      <w:kern w:val="2"/>
      <w:sz w:val="24"/>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image" Target="media/image5.png"/><Relationship Id="rId39" Type="http://schemas.openxmlformats.org/officeDocument/2006/relationships/image" Target="media/image18.png"/><Relationship Id="rId21" Type="http://schemas.microsoft.com/office/2016/09/relationships/commentsIds" Target="commentsIds.xml"/><Relationship Id="rId34" Type="http://schemas.openxmlformats.org/officeDocument/2006/relationships/image" Target="media/image13.png"/><Relationship Id="rId42" Type="http://schemas.openxmlformats.org/officeDocument/2006/relationships/image" Target="media/image21.png"/><Relationship Id="rId47" Type="http://schemas.openxmlformats.org/officeDocument/2006/relationships/footer" Target="footer11.xml"/><Relationship Id="rId50"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2.xml"/><Relationship Id="rId29" Type="http://schemas.openxmlformats.org/officeDocument/2006/relationships/image" Target="media/image8.png"/><Relationship Id="rId11" Type="http://schemas.openxmlformats.org/officeDocument/2006/relationships/image" Target="media/image3.jpeg"/><Relationship Id="rId24" Type="http://schemas.openxmlformats.org/officeDocument/2006/relationships/footer" Target="footer6.xml"/><Relationship Id="rId32" Type="http://schemas.openxmlformats.org/officeDocument/2006/relationships/image" Target="media/image11.png"/><Relationship Id="rId37" Type="http://schemas.openxmlformats.org/officeDocument/2006/relationships/image" Target="media/image16.png"/><Relationship Id="rId40" Type="http://schemas.openxmlformats.org/officeDocument/2006/relationships/image" Target="media/image19.png"/><Relationship Id="rId45" Type="http://schemas.openxmlformats.org/officeDocument/2006/relationships/image" Target="media/image22.png"/><Relationship Id="rId5" Type="http://schemas.openxmlformats.org/officeDocument/2006/relationships/settings" Target="settings.xml"/><Relationship Id="rId15" Type="http://schemas.openxmlformats.org/officeDocument/2006/relationships/footer" Target="footer1.xml"/><Relationship Id="rId23" Type="http://schemas.openxmlformats.org/officeDocument/2006/relationships/footer" Target="footer5.xml"/><Relationship Id="rId28" Type="http://schemas.openxmlformats.org/officeDocument/2006/relationships/image" Target="media/image7.png"/><Relationship Id="rId36" Type="http://schemas.openxmlformats.org/officeDocument/2006/relationships/image" Target="media/image15.png"/><Relationship Id="rId49" Type="http://schemas.microsoft.com/office/2011/relationships/people" Target="people.xml"/><Relationship Id="rId10" Type="http://schemas.openxmlformats.org/officeDocument/2006/relationships/image" Target="media/image2.png"/><Relationship Id="rId19" Type="http://schemas.openxmlformats.org/officeDocument/2006/relationships/comments" Target="comments.xml"/><Relationship Id="rId31" Type="http://schemas.openxmlformats.org/officeDocument/2006/relationships/image" Target="media/image10.png"/><Relationship Id="rId44" Type="http://schemas.openxmlformats.org/officeDocument/2006/relationships/footer" Target="footer9.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 Id="rId22" Type="http://schemas.openxmlformats.org/officeDocument/2006/relationships/footer" Target="footer4.xml"/><Relationship Id="rId27" Type="http://schemas.openxmlformats.org/officeDocument/2006/relationships/image" Target="media/image6.png"/><Relationship Id="rId30" Type="http://schemas.openxmlformats.org/officeDocument/2006/relationships/image" Target="media/image9.png"/><Relationship Id="rId35" Type="http://schemas.openxmlformats.org/officeDocument/2006/relationships/image" Target="media/image14.png"/><Relationship Id="rId43" Type="http://schemas.openxmlformats.org/officeDocument/2006/relationships/footer" Target="footer8.xml"/><Relationship Id="rId48"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header" Target="header3.xml"/><Relationship Id="rId25" Type="http://schemas.openxmlformats.org/officeDocument/2006/relationships/footer" Target="footer7.xml"/><Relationship Id="rId33" Type="http://schemas.openxmlformats.org/officeDocument/2006/relationships/image" Target="media/image12.png"/><Relationship Id="rId38" Type="http://schemas.openxmlformats.org/officeDocument/2006/relationships/image" Target="media/image17.png"/><Relationship Id="rId46" Type="http://schemas.openxmlformats.org/officeDocument/2006/relationships/footer" Target="footer10.xml"/><Relationship Id="rId20" Type="http://schemas.microsoft.com/office/2011/relationships/commentsExtended" Target="commentsExtended.xml"/><Relationship Id="rId41"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844"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4B234AC-99FA-4013-B057-58AACD5D96A6}">
  <we:reference id="wa200010453" version="1.0.0.1" store="en-US" storeType="OMEX"/>
  <we:alternateReferences>
    <we:reference id="wa200010453" version="1.0.0.1" store="" storeType="OMEX"/>
  </we:alternateReferences>
  <we:properties>
    <we:property name="claude.fileId" value="&quot;8bdeb7e9-0a06-4fdb-905a-e5b9834a5fd8&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http://schemas.openxmlformats.org/officeDocument/2006/bibliography" xmlns:b="http://schemas.openxmlformats.org/officeDocument/2006/bibliography" SelectedStyle="\APASixthEditionOfficeOnline.xsl" Version="6" StyleName="APA"/>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customShpInfo spid="_x0000_s1025"/>
  </customShpExts>
</s:customData>
</file>

<file path=customXml/itemProps1.xml><?xml version="1.0" encoding="utf-8"?>
<ds:datastoreItem xmlns:ds="http://schemas.openxmlformats.org/officeDocument/2006/customXml" ds:itemID="{CD3BAAB2-7A9C-4150-83B1-0DC9AF0D8F8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1798</TotalTime>
  <Pages>1</Pages>
  <Words>15291</Words>
  <Characters>87163</Characters>
  <Application>Microsoft Office Word</Application>
  <DocSecurity>0</DocSecurity>
  <Lines>726</Lines>
  <Paragraphs>204</Paragraphs>
  <ScaleCrop>false</ScaleCrop>
  <Company>CICC</Company>
  <LinksUpToDate>false</LinksUpToDate>
  <CharactersWithSpaces>102250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zhy</dc:creator>
  <cp:lastModifiedBy>Si-yuan LIU</cp:lastModifiedBy>
  <cp:revision>361</cp:revision>
  <cp:lastPrinted>2024-08-12T05:15:00Z</cp:lastPrinted>
  <dcterms:created xsi:type="dcterms:W3CDTF">2026-02-18T02:17:00Z</dcterms:created>
  <dcterms:modified xsi:type="dcterms:W3CDTF">2026-07-24T06:27:00Z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2052-12.1.26026.26026</vt:lpwstr>
  </property>
  <property fmtid="{D5CDD505-2E9C-101B-9397-08002B2CF9AE}" pid="3" name="ICV">
    <vt:lpwstr>A03805C7805EB12E63ED68669829A2CE</vt:lpwstr>
  </property>
  <property fmtid="{D5CDD505-2E9C-101B-9397-08002B2CF9AE}" pid="4" name="KSOTemplateDocerSaveRecord">
    <vt:lpwstr>eyJoZGlkIjoiZDAwN2Q1NWEwOWNiNTNkZmM4ODY5ZDVlYmEyZmU4ZWMiLCJ1c2VySWQiOiIxNzc2OTg4OTQ0In0=</vt:lpwstr>
  </property>
  <property fmtid="{D5CDD505-2E9C-101B-9397-08002B2CF9AE}" pid="5" name="OfficeAIDocId">
    <vt:lpwstr>DOC_62e5192f24694a6a8170fbc56480bc5d</vt:lpwstr>
  </property>
</Properties>
</file>